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3CE502">
      <w:pPr>
        <w:rPr>
          <w:sz w:val="32"/>
          <w:szCs w:val="32"/>
        </w:rPr>
      </w:pPr>
    </w:p>
    <w:tbl>
      <w:tblPr>
        <w:tblStyle w:val="18"/>
        <w:tblW w:w="8789" w:type="dxa"/>
        <w:tblInd w:w="108" w:type="dxa"/>
        <w:tblLayout w:type="fixed"/>
        <w:tblCellMar>
          <w:top w:w="0" w:type="dxa"/>
          <w:left w:w="108" w:type="dxa"/>
          <w:bottom w:w="0" w:type="dxa"/>
          <w:right w:w="108" w:type="dxa"/>
        </w:tblCellMar>
      </w:tblPr>
      <w:tblGrid>
        <w:gridCol w:w="2366"/>
        <w:gridCol w:w="3721"/>
        <w:gridCol w:w="2702"/>
      </w:tblGrid>
      <w:tr w14:paraId="7D474046">
        <w:tblPrEx>
          <w:tblCellMar>
            <w:top w:w="0" w:type="dxa"/>
            <w:left w:w="108" w:type="dxa"/>
            <w:bottom w:w="0" w:type="dxa"/>
            <w:right w:w="108" w:type="dxa"/>
          </w:tblCellMar>
        </w:tblPrEx>
        <w:trPr>
          <w:trHeight w:val="510" w:hRule="atLeast"/>
        </w:trPr>
        <w:tc>
          <w:tcPr>
            <w:tcW w:w="2366" w:type="dxa"/>
            <w:vAlign w:val="center"/>
          </w:tcPr>
          <w:p w14:paraId="032A6941">
            <w:pPr>
              <w:jc w:val="left"/>
              <w:rPr>
                <w:rFonts w:ascii="黑体" w:eastAsia="黑体"/>
                <w:sz w:val="32"/>
                <w:szCs w:val="32"/>
              </w:rPr>
            </w:pPr>
            <w:r>
              <w:rPr>
                <w:rFonts w:hint="eastAsia" w:ascii="黑体" w:eastAsia="黑体"/>
                <w:color w:val="000000"/>
                <w:sz w:val="32"/>
                <w:szCs w:val="32"/>
              </w:rPr>
              <w:t>公开</w:t>
            </w:r>
          </w:p>
        </w:tc>
        <w:tc>
          <w:tcPr>
            <w:tcW w:w="3721" w:type="dxa"/>
            <w:vMerge w:val="restart"/>
            <w:vAlign w:val="center"/>
          </w:tcPr>
          <w:p w14:paraId="0D1488D5">
            <w:pPr>
              <w:jc w:val="center"/>
              <w:rPr>
                <w:rFonts w:ascii="黑体" w:eastAsia="黑体"/>
                <w:sz w:val="28"/>
                <w:szCs w:val="28"/>
              </w:rPr>
            </w:pPr>
          </w:p>
        </w:tc>
        <w:tc>
          <w:tcPr>
            <w:tcW w:w="2702" w:type="dxa"/>
            <w:vMerge w:val="restart"/>
            <w:vAlign w:val="center"/>
          </w:tcPr>
          <w:p w14:paraId="67D1F8EB">
            <w:pPr>
              <w:jc w:val="center"/>
              <w:rPr>
                <w:rFonts w:ascii="黑体" w:eastAsia="黑体"/>
                <w:sz w:val="32"/>
                <w:szCs w:val="32"/>
              </w:rPr>
            </w:pPr>
            <w:r>
              <w:rPr>
                <w:rFonts w:ascii="黑体" w:eastAsia="黑体"/>
                <w:sz w:val="32"/>
                <w:szCs w:val="32"/>
              </w:rPr>
              <w:pict>
                <v:shape id="_x0000_s1026" o:spid="_x0000_s1026" o:spt="75" type="#_x0000_t75" style="position:absolute;left:0pt;margin-left:1.55pt;margin-top:13.95pt;height:20.85pt;width:106.6pt;mso-wrap-distance-bottom:0pt;mso-wrap-distance-left:9pt;mso-wrap-distance-right:9pt;mso-wrap-distance-top:0pt;z-index:251659264;mso-width-relative:page;mso-height-relative:page;" o:ole="t" filled="f" o:preferrelative="t" stroked="f" coordsize="21600,21600">
                  <v:path/>
                  <v:fill on="f" focussize="0,0"/>
                  <v:stroke on="f" joinstyle="miter"/>
                  <v:imagedata r:id="rId13" o:title=""/>
                  <o:lock v:ext="edit" aspectratio="t"/>
                  <w10:wrap type="square"/>
                </v:shape>
                <o:OLEObject Type="Embed" ProgID="PBrush" ShapeID="_x0000_s1026" DrawAspect="Content" ObjectID="_1468075725" r:id="rId12">
                  <o:LockedField>false</o:LockedField>
                </o:OLEObject>
              </w:pict>
            </w:r>
          </w:p>
        </w:tc>
      </w:tr>
      <w:tr w14:paraId="5EC0E638">
        <w:tblPrEx>
          <w:tblCellMar>
            <w:top w:w="0" w:type="dxa"/>
            <w:left w:w="108" w:type="dxa"/>
            <w:bottom w:w="0" w:type="dxa"/>
            <w:right w:w="108" w:type="dxa"/>
          </w:tblCellMar>
        </w:tblPrEx>
        <w:trPr>
          <w:trHeight w:val="510" w:hRule="atLeast"/>
        </w:trPr>
        <w:tc>
          <w:tcPr>
            <w:tcW w:w="2366" w:type="dxa"/>
            <w:vAlign w:val="center"/>
          </w:tcPr>
          <w:p w14:paraId="3179CA72">
            <w:pPr>
              <w:rPr>
                <w:rFonts w:ascii="黑体" w:eastAsia="黑体"/>
                <w:sz w:val="32"/>
                <w:szCs w:val="32"/>
              </w:rPr>
            </w:pPr>
          </w:p>
        </w:tc>
        <w:tc>
          <w:tcPr>
            <w:tcW w:w="3721" w:type="dxa"/>
            <w:vMerge w:val="continue"/>
            <w:vAlign w:val="center"/>
          </w:tcPr>
          <w:p w14:paraId="28584B8F">
            <w:pPr>
              <w:jc w:val="center"/>
              <w:rPr>
                <w:rFonts w:ascii="黑体" w:eastAsia="黑体"/>
                <w:sz w:val="28"/>
                <w:szCs w:val="28"/>
              </w:rPr>
            </w:pPr>
          </w:p>
        </w:tc>
        <w:tc>
          <w:tcPr>
            <w:tcW w:w="2702" w:type="dxa"/>
            <w:vMerge w:val="continue"/>
            <w:vAlign w:val="center"/>
          </w:tcPr>
          <w:p w14:paraId="5E57861D">
            <w:pPr>
              <w:jc w:val="center"/>
              <w:rPr>
                <w:rFonts w:ascii="黑体" w:eastAsia="黑体"/>
                <w:sz w:val="32"/>
                <w:szCs w:val="32"/>
              </w:rPr>
            </w:pPr>
          </w:p>
        </w:tc>
      </w:tr>
      <w:tr w14:paraId="01FFDBBA">
        <w:tblPrEx>
          <w:tblCellMar>
            <w:top w:w="0" w:type="dxa"/>
            <w:left w:w="108" w:type="dxa"/>
            <w:bottom w:w="0" w:type="dxa"/>
            <w:right w:w="108" w:type="dxa"/>
          </w:tblCellMar>
        </w:tblPrEx>
        <w:trPr>
          <w:trHeight w:val="1582" w:hRule="atLeast"/>
        </w:trPr>
        <w:tc>
          <w:tcPr>
            <w:tcW w:w="8789" w:type="dxa"/>
            <w:gridSpan w:val="3"/>
          </w:tcPr>
          <w:p w14:paraId="294CCA76">
            <w:pPr>
              <w:spacing w:line="1440" w:lineRule="auto"/>
              <w:rPr>
                <w:sz w:val="28"/>
                <w:szCs w:val="28"/>
              </w:rPr>
            </w:pPr>
          </w:p>
        </w:tc>
      </w:tr>
      <w:tr w14:paraId="5713BBDB">
        <w:tblPrEx>
          <w:tblCellMar>
            <w:top w:w="0" w:type="dxa"/>
            <w:left w:w="108" w:type="dxa"/>
            <w:bottom w:w="0" w:type="dxa"/>
            <w:right w:w="108" w:type="dxa"/>
          </w:tblCellMar>
        </w:tblPrEx>
        <w:trPr>
          <w:trHeight w:val="435" w:hRule="atLeast"/>
        </w:trPr>
        <w:tc>
          <w:tcPr>
            <w:tcW w:w="8789" w:type="dxa"/>
            <w:gridSpan w:val="3"/>
            <w:vAlign w:val="center"/>
          </w:tcPr>
          <w:p w14:paraId="4F9D0D4A">
            <w:pPr>
              <w:spacing w:line="360" w:lineRule="auto"/>
              <w:jc w:val="center"/>
              <w:rPr>
                <w:rFonts w:ascii="黑体" w:eastAsia="黑体"/>
                <w:sz w:val="44"/>
                <w:szCs w:val="44"/>
              </w:rPr>
            </w:pPr>
            <w:r>
              <w:rPr>
                <w:rFonts w:hint="eastAsia" w:ascii="黑体" w:eastAsia="黑体"/>
                <w:sz w:val="44"/>
                <w:szCs w:val="44"/>
              </w:rPr>
              <w:t>CXF飞机机轮刹车系统刹车控制阀（单）</w:t>
            </w:r>
          </w:p>
        </w:tc>
      </w:tr>
      <w:tr w14:paraId="389BF5F7">
        <w:tblPrEx>
          <w:tblCellMar>
            <w:top w:w="0" w:type="dxa"/>
            <w:left w:w="108" w:type="dxa"/>
            <w:bottom w:w="0" w:type="dxa"/>
            <w:right w:w="108" w:type="dxa"/>
          </w:tblCellMar>
        </w:tblPrEx>
        <w:trPr>
          <w:trHeight w:val="619" w:hRule="atLeast"/>
        </w:trPr>
        <w:tc>
          <w:tcPr>
            <w:tcW w:w="8789" w:type="dxa"/>
            <w:gridSpan w:val="3"/>
            <w:vAlign w:val="center"/>
          </w:tcPr>
          <w:p w14:paraId="2B1AA796">
            <w:pPr>
              <w:spacing w:line="360" w:lineRule="auto"/>
              <w:jc w:val="center"/>
              <w:rPr>
                <w:rFonts w:ascii="黑体" w:eastAsia="黑体"/>
                <w:sz w:val="44"/>
                <w:szCs w:val="44"/>
              </w:rPr>
            </w:pPr>
            <w:r>
              <w:rPr>
                <w:rFonts w:hint="eastAsia" w:ascii="黑体" w:eastAsia="黑体"/>
                <w:sz w:val="44"/>
                <w:szCs w:val="44"/>
              </w:rPr>
              <w:t>自然环境鉴定试验大纲</w:t>
            </w:r>
          </w:p>
        </w:tc>
      </w:tr>
      <w:tr w14:paraId="44DB1347">
        <w:tblPrEx>
          <w:tblCellMar>
            <w:top w:w="0" w:type="dxa"/>
            <w:left w:w="108" w:type="dxa"/>
            <w:bottom w:w="0" w:type="dxa"/>
            <w:right w:w="108" w:type="dxa"/>
          </w:tblCellMar>
        </w:tblPrEx>
        <w:trPr>
          <w:trHeight w:val="456" w:hRule="atLeast"/>
        </w:trPr>
        <w:tc>
          <w:tcPr>
            <w:tcW w:w="8789" w:type="dxa"/>
            <w:gridSpan w:val="3"/>
          </w:tcPr>
          <w:p w14:paraId="5237E1B7">
            <w:pPr>
              <w:spacing w:line="360" w:lineRule="auto"/>
              <w:jc w:val="center"/>
              <w:rPr>
                <w:rFonts w:ascii="黑体" w:eastAsia="黑体"/>
                <w:sz w:val="32"/>
                <w:szCs w:val="32"/>
              </w:rPr>
            </w:pPr>
          </w:p>
        </w:tc>
      </w:tr>
      <w:tr w14:paraId="6C01CCF7">
        <w:tblPrEx>
          <w:tblCellMar>
            <w:top w:w="0" w:type="dxa"/>
            <w:left w:w="108" w:type="dxa"/>
            <w:bottom w:w="0" w:type="dxa"/>
            <w:right w:w="108" w:type="dxa"/>
          </w:tblCellMar>
        </w:tblPrEx>
        <w:trPr>
          <w:trHeight w:val="445" w:hRule="atLeast"/>
        </w:trPr>
        <w:tc>
          <w:tcPr>
            <w:tcW w:w="8789" w:type="dxa"/>
            <w:gridSpan w:val="3"/>
          </w:tcPr>
          <w:p w14:paraId="237F76EB">
            <w:pPr>
              <w:spacing w:line="360" w:lineRule="auto"/>
              <w:jc w:val="center"/>
              <w:rPr>
                <w:rFonts w:ascii="黑体" w:eastAsia="黑体"/>
                <w:color w:val="FF0000"/>
                <w:sz w:val="32"/>
                <w:szCs w:val="32"/>
              </w:rPr>
            </w:pPr>
            <w:r>
              <w:rPr>
                <w:rFonts w:hint="eastAsia" w:ascii="黑体" w:eastAsia="黑体"/>
                <w:sz w:val="32"/>
                <w:szCs w:val="32"/>
              </w:rPr>
              <w:t>文件编号：F324202ETO002</w:t>
            </w:r>
          </w:p>
        </w:tc>
      </w:tr>
      <w:tr w14:paraId="3C8B3451">
        <w:tblPrEx>
          <w:tblCellMar>
            <w:top w:w="0" w:type="dxa"/>
            <w:left w:w="108" w:type="dxa"/>
            <w:bottom w:w="0" w:type="dxa"/>
            <w:right w:w="108" w:type="dxa"/>
          </w:tblCellMar>
        </w:tblPrEx>
        <w:trPr>
          <w:trHeight w:val="456" w:hRule="atLeast"/>
        </w:trPr>
        <w:tc>
          <w:tcPr>
            <w:tcW w:w="8789" w:type="dxa"/>
            <w:gridSpan w:val="3"/>
          </w:tcPr>
          <w:p w14:paraId="1C211765">
            <w:pPr>
              <w:spacing w:line="360" w:lineRule="auto"/>
              <w:jc w:val="center"/>
              <w:rPr>
                <w:rFonts w:ascii="黑体" w:eastAsia="黑体"/>
                <w:sz w:val="32"/>
                <w:szCs w:val="32"/>
              </w:rPr>
            </w:pPr>
            <w:r>
              <w:rPr>
                <w:rFonts w:hint="eastAsia" w:ascii="黑体" w:eastAsia="黑体"/>
                <w:sz w:val="32"/>
                <w:szCs w:val="32"/>
              </w:rPr>
              <w:t>发布日期：2024.09.03</w:t>
            </w:r>
          </w:p>
        </w:tc>
      </w:tr>
      <w:tr w14:paraId="400D460B">
        <w:tblPrEx>
          <w:tblCellMar>
            <w:top w:w="0" w:type="dxa"/>
            <w:left w:w="108" w:type="dxa"/>
            <w:bottom w:w="0" w:type="dxa"/>
            <w:right w:w="108" w:type="dxa"/>
          </w:tblCellMar>
        </w:tblPrEx>
        <w:trPr>
          <w:trHeight w:val="445" w:hRule="atLeast"/>
        </w:trPr>
        <w:tc>
          <w:tcPr>
            <w:tcW w:w="8789" w:type="dxa"/>
            <w:gridSpan w:val="3"/>
          </w:tcPr>
          <w:p w14:paraId="4362CADD">
            <w:pPr>
              <w:spacing w:line="360" w:lineRule="auto"/>
              <w:jc w:val="center"/>
              <w:rPr>
                <w:rFonts w:ascii="宋体" w:hAnsi="宋体"/>
                <w:b/>
                <w:sz w:val="28"/>
                <w:szCs w:val="28"/>
              </w:rPr>
            </w:pPr>
            <w:r>
              <w:rPr>
                <w:rFonts w:hint="eastAsia" w:ascii="黑体" w:eastAsia="黑体"/>
                <w:sz w:val="32"/>
                <w:szCs w:val="32"/>
              </w:rPr>
              <w:t>页数：100</w:t>
            </w:r>
          </w:p>
        </w:tc>
      </w:tr>
      <w:tr w14:paraId="0E99D9B5">
        <w:tblPrEx>
          <w:tblCellMar>
            <w:top w:w="0" w:type="dxa"/>
            <w:left w:w="108" w:type="dxa"/>
            <w:bottom w:w="0" w:type="dxa"/>
            <w:right w:w="108" w:type="dxa"/>
          </w:tblCellMar>
        </w:tblPrEx>
        <w:trPr>
          <w:trHeight w:val="456" w:hRule="atLeast"/>
        </w:trPr>
        <w:tc>
          <w:tcPr>
            <w:tcW w:w="8789" w:type="dxa"/>
            <w:gridSpan w:val="3"/>
          </w:tcPr>
          <w:p w14:paraId="5844F1F4">
            <w:pPr>
              <w:spacing w:line="360" w:lineRule="auto"/>
              <w:jc w:val="center"/>
              <w:rPr>
                <w:rFonts w:ascii="黑体" w:eastAsia="黑体"/>
                <w:sz w:val="32"/>
                <w:szCs w:val="32"/>
              </w:rPr>
            </w:pPr>
          </w:p>
          <w:p w14:paraId="6803154D">
            <w:pPr>
              <w:spacing w:line="360" w:lineRule="auto"/>
              <w:rPr>
                <w:rFonts w:ascii="黑体" w:eastAsia="黑体"/>
                <w:sz w:val="32"/>
                <w:szCs w:val="32"/>
              </w:rPr>
            </w:pPr>
          </w:p>
          <w:p w14:paraId="595507E2">
            <w:pPr>
              <w:spacing w:line="360" w:lineRule="auto"/>
              <w:rPr>
                <w:rFonts w:ascii="黑体" w:eastAsia="黑体"/>
                <w:sz w:val="32"/>
                <w:szCs w:val="32"/>
              </w:rPr>
            </w:pPr>
          </w:p>
          <w:p w14:paraId="2E1C4BEF">
            <w:pPr>
              <w:spacing w:line="360" w:lineRule="auto"/>
              <w:rPr>
                <w:rFonts w:ascii="黑体" w:eastAsia="黑体"/>
                <w:sz w:val="32"/>
                <w:szCs w:val="32"/>
              </w:rPr>
            </w:pPr>
          </w:p>
        </w:tc>
      </w:tr>
      <w:tr w14:paraId="2E5AE0BC">
        <w:tblPrEx>
          <w:tblCellMar>
            <w:top w:w="0" w:type="dxa"/>
            <w:left w:w="108" w:type="dxa"/>
            <w:bottom w:w="0" w:type="dxa"/>
            <w:right w:w="108" w:type="dxa"/>
          </w:tblCellMar>
        </w:tblPrEx>
        <w:trPr>
          <w:trHeight w:val="1155" w:hRule="atLeast"/>
        </w:trPr>
        <w:tc>
          <w:tcPr>
            <w:tcW w:w="8789" w:type="dxa"/>
            <w:gridSpan w:val="3"/>
            <w:vAlign w:val="center"/>
          </w:tcPr>
          <w:p w14:paraId="3F41ABFA">
            <w:pPr>
              <w:tabs>
                <w:tab w:val="left" w:pos="1950"/>
                <w:tab w:val="center" w:pos="4324"/>
              </w:tabs>
              <w:spacing w:before="240" w:beforeLines="100" w:line="360" w:lineRule="auto"/>
              <w:jc w:val="center"/>
              <w:rPr>
                <w:rFonts w:ascii="黑体" w:eastAsia="黑体"/>
                <w:sz w:val="36"/>
                <w:szCs w:val="36"/>
              </w:rPr>
            </w:pPr>
          </w:p>
          <w:p w14:paraId="556F6AA3">
            <w:pPr>
              <w:tabs>
                <w:tab w:val="left" w:pos="1950"/>
                <w:tab w:val="center" w:pos="4324"/>
              </w:tabs>
              <w:spacing w:before="240" w:beforeLines="100" w:line="360" w:lineRule="auto"/>
              <w:jc w:val="center"/>
              <w:rPr>
                <w:rFonts w:ascii="黑体" w:hAnsi="宋体" w:eastAsia="黑体"/>
                <w:sz w:val="36"/>
                <w:szCs w:val="36"/>
              </w:rPr>
            </w:pPr>
            <w:r>
              <w:rPr>
                <w:rFonts w:hint="eastAsia" w:ascii="黑体" w:eastAsia="黑体"/>
                <w:sz w:val="36"/>
                <w:szCs w:val="36"/>
              </w:rPr>
              <w:t>西安航空制动科技有限公司</w:t>
            </w:r>
          </w:p>
        </w:tc>
      </w:tr>
      <w:tr w14:paraId="26A3CD9A">
        <w:tblPrEx>
          <w:tblCellMar>
            <w:top w:w="0" w:type="dxa"/>
            <w:left w:w="108" w:type="dxa"/>
            <w:bottom w:w="0" w:type="dxa"/>
            <w:right w:w="108" w:type="dxa"/>
          </w:tblCellMar>
        </w:tblPrEx>
        <w:trPr>
          <w:trHeight w:val="1695" w:hRule="atLeast"/>
        </w:trPr>
        <w:tc>
          <w:tcPr>
            <w:tcW w:w="8789" w:type="dxa"/>
            <w:gridSpan w:val="3"/>
          </w:tcPr>
          <w:p w14:paraId="6F6C46E3">
            <w:pPr>
              <w:tabs>
                <w:tab w:val="left" w:pos="1950"/>
                <w:tab w:val="center" w:pos="4324"/>
              </w:tabs>
              <w:spacing w:line="400" w:lineRule="exact"/>
              <w:ind w:right="-674" w:rightChars="-321"/>
              <w:jc w:val="left"/>
              <w:rPr>
                <w:rFonts w:ascii="Calibri" w:hAnsi="Calibri"/>
                <w:spacing w:val="-2"/>
                <w:sz w:val="18"/>
                <w:szCs w:val="18"/>
              </w:rPr>
            </w:pPr>
          </w:p>
          <w:p w14:paraId="27E87451">
            <w:pPr>
              <w:tabs>
                <w:tab w:val="left" w:pos="1950"/>
                <w:tab w:val="center" w:pos="4324"/>
              </w:tabs>
              <w:spacing w:line="400" w:lineRule="exact"/>
              <w:ind w:right="-674" w:rightChars="-321"/>
              <w:jc w:val="left"/>
              <w:rPr>
                <w:rFonts w:ascii="Calibri" w:hAnsi="Calibri"/>
                <w:spacing w:val="-2"/>
                <w:sz w:val="18"/>
                <w:szCs w:val="18"/>
              </w:rPr>
            </w:pPr>
            <w:r>
              <w:rPr>
                <w:rFonts w:hint="eastAsia" w:ascii="Calibri" w:hAnsi="Calibri"/>
                <w:spacing w:val="-2"/>
                <w:sz w:val="18"/>
                <w:szCs w:val="18"/>
              </w:rPr>
              <w:t>本文包含西安航空制动科技有限公司商业秘密，未经书面许可不得擅自持有、复制或泄露，违者追究法律责任。</w:t>
            </w:r>
          </w:p>
          <w:p w14:paraId="1BC31906">
            <w:pPr>
              <w:tabs>
                <w:tab w:val="left" w:pos="1950"/>
                <w:tab w:val="center" w:pos="4324"/>
              </w:tabs>
              <w:spacing w:line="400" w:lineRule="exact"/>
              <w:jc w:val="left"/>
              <w:rPr>
                <w:rFonts w:ascii="黑体" w:eastAsia="黑体"/>
                <w:spacing w:val="-2"/>
                <w:sz w:val="32"/>
                <w:szCs w:val="32"/>
              </w:rPr>
            </w:pPr>
          </w:p>
        </w:tc>
      </w:tr>
    </w:tbl>
    <w:p w14:paraId="41990C44"/>
    <w:p w14:paraId="2ED26BC6">
      <w:pPr>
        <w:spacing w:line="360" w:lineRule="auto"/>
        <w:rPr>
          <w:sz w:val="28"/>
          <w:szCs w:val="28"/>
        </w:rPr>
        <w:sectPr>
          <w:headerReference r:id="rId6" w:type="first"/>
          <w:headerReference r:id="rId5" w:type="default"/>
          <w:footerReference r:id="rId7" w:type="default"/>
          <w:footerReference r:id="rId8" w:type="even"/>
          <w:pgSz w:w="11906" w:h="16838"/>
          <w:pgMar w:top="1418" w:right="1701" w:bottom="1418" w:left="1701" w:header="851" w:footer="992" w:gutter="0"/>
          <w:pgBorders w:display="notFirstPage">
            <w:bottom w:val="single" w:color="auto" w:sz="8" w:space="1"/>
          </w:pgBorders>
          <w:pgNumType w:fmt="upperRoman" w:start="1"/>
          <w:cols w:space="425" w:num="1"/>
          <w:titlePg/>
          <w:docGrid w:linePitch="381" w:charSpace="0"/>
        </w:sectPr>
      </w:pPr>
    </w:p>
    <w:p w14:paraId="50369D59">
      <w:pPr>
        <w:spacing w:line="360" w:lineRule="exact"/>
        <w:jc w:val="left"/>
        <w:rPr>
          <w:rFonts w:ascii="宋体" w:hAnsi="宋体"/>
          <w:color w:val="000000"/>
          <w:sz w:val="24"/>
          <w:u w:val="single"/>
        </w:rPr>
      </w:pPr>
      <w:r>
        <w:rPr>
          <w:rFonts w:hint="eastAsia" w:hAnsi="宋体"/>
          <w:color w:val="000000"/>
          <w:sz w:val="24"/>
          <w:u w:val="single"/>
        </w:rPr>
        <w:t>更改</w:t>
      </w:r>
      <w:r>
        <w:rPr>
          <w:rFonts w:hint="eastAsia" w:ascii="宋体" w:hAnsi="宋体"/>
          <w:color w:val="000000"/>
          <w:sz w:val="24"/>
          <w:u w:val="single"/>
        </w:rPr>
        <w:t>页记录</w:t>
      </w:r>
    </w:p>
    <w:tbl>
      <w:tblPr>
        <w:tblStyle w:val="18"/>
        <w:tblpPr w:leftFromText="180" w:rightFromText="180" w:vertAnchor="page" w:horzAnchor="margin" w:tblpX="108" w:tblpY="18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237"/>
      </w:tblGrid>
      <w:tr w14:paraId="42148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93" w:type="dxa"/>
            <w:vAlign w:val="center"/>
          </w:tcPr>
          <w:p w14:paraId="1DD09231">
            <w:pPr>
              <w:jc w:val="center"/>
              <w:rPr>
                <w:rFonts w:hAnsi="宋体"/>
                <w:color w:val="000000"/>
                <w:szCs w:val="21"/>
              </w:rPr>
            </w:pPr>
            <w:r>
              <w:rPr>
                <w:rFonts w:hint="eastAsia" w:hAnsi="宋体"/>
                <w:color w:val="000000"/>
                <w:szCs w:val="21"/>
              </w:rPr>
              <w:t>发布日期</w:t>
            </w:r>
          </w:p>
        </w:tc>
        <w:tc>
          <w:tcPr>
            <w:tcW w:w="6237" w:type="dxa"/>
            <w:vAlign w:val="center"/>
          </w:tcPr>
          <w:p w14:paraId="65853378">
            <w:pPr>
              <w:jc w:val="center"/>
              <w:rPr>
                <w:rFonts w:hAnsi="宋体"/>
                <w:color w:val="000000"/>
                <w:szCs w:val="21"/>
              </w:rPr>
            </w:pPr>
            <w:r>
              <w:rPr>
                <w:rFonts w:hint="eastAsia" w:ascii="宋体"/>
              </w:rPr>
              <w:t>更改描述</w:t>
            </w:r>
          </w:p>
        </w:tc>
      </w:tr>
      <w:tr w14:paraId="711D4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93" w:type="dxa"/>
            <w:vAlign w:val="center"/>
          </w:tcPr>
          <w:p w14:paraId="27D95E8F">
            <w:pPr>
              <w:jc w:val="left"/>
              <w:rPr>
                <w:szCs w:val="21"/>
              </w:rPr>
            </w:pPr>
            <w:r>
              <w:rPr>
                <w:rFonts w:hint="eastAsia"/>
                <w:szCs w:val="21"/>
              </w:rPr>
              <w:t>2024.09.03</w:t>
            </w:r>
          </w:p>
        </w:tc>
        <w:tc>
          <w:tcPr>
            <w:tcW w:w="6237" w:type="dxa"/>
            <w:vAlign w:val="center"/>
          </w:tcPr>
          <w:p w14:paraId="590D5FB3">
            <w:pPr>
              <w:jc w:val="left"/>
              <w:rPr>
                <w:szCs w:val="21"/>
              </w:rPr>
            </w:pPr>
            <w:r>
              <w:rPr>
                <w:rFonts w:hint="eastAsia"/>
                <w:szCs w:val="21"/>
              </w:rPr>
              <w:t>初始发布</w:t>
            </w:r>
          </w:p>
        </w:tc>
      </w:tr>
      <w:tr w14:paraId="6B9BE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93" w:type="dxa"/>
            <w:vAlign w:val="center"/>
          </w:tcPr>
          <w:p w14:paraId="0B6E1F09">
            <w:pPr>
              <w:jc w:val="center"/>
              <w:rPr>
                <w:szCs w:val="21"/>
              </w:rPr>
            </w:pPr>
          </w:p>
        </w:tc>
        <w:tc>
          <w:tcPr>
            <w:tcW w:w="6237" w:type="dxa"/>
            <w:vAlign w:val="center"/>
          </w:tcPr>
          <w:p w14:paraId="1AA94A81">
            <w:pPr>
              <w:jc w:val="left"/>
              <w:rPr>
                <w:szCs w:val="21"/>
              </w:rPr>
            </w:pPr>
          </w:p>
        </w:tc>
      </w:tr>
      <w:tr w14:paraId="730C3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93" w:type="dxa"/>
            <w:vAlign w:val="center"/>
          </w:tcPr>
          <w:p w14:paraId="57E4387E">
            <w:pPr>
              <w:jc w:val="center"/>
              <w:rPr>
                <w:rFonts w:hAnsi="宋体"/>
                <w:color w:val="000000"/>
                <w:szCs w:val="21"/>
                <w:u w:val="single"/>
              </w:rPr>
            </w:pPr>
          </w:p>
        </w:tc>
        <w:tc>
          <w:tcPr>
            <w:tcW w:w="6237" w:type="dxa"/>
            <w:vAlign w:val="center"/>
          </w:tcPr>
          <w:p w14:paraId="69581436">
            <w:pPr>
              <w:jc w:val="center"/>
              <w:rPr>
                <w:rFonts w:hAnsi="宋体"/>
                <w:color w:val="000000"/>
                <w:szCs w:val="21"/>
                <w:u w:val="single"/>
              </w:rPr>
            </w:pPr>
          </w:p>
        </w:tc>
      </w:tr>
      <w:tr w14:paraId="404A1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2093" w:type="dxa"/>
            <w:vAlign w:val="center"/>
          </w:tcPr>
          <w:p w14:paraId="37CD2B45">
            <w:pPr>
              <w:jc w:val="center"/>
              <w:rPr>
                <w:rFonts w:hAnsi="宋体"/>
                <w:color w:val="000000"/>
                <w:szCs w:val="21"/>
                <w:u w:val="single"/>
              </w:rPr>
            </w:pPr>
          </w:p>
        </w:tc>
        <w:tc>
          <w:tcPr>
            <w:tcW w:w="6237" w:type="dxa"/>
            <w:vAlign w:val="center"/>
          </w:tcPr>
          <w:p w14:paraId="5501C75D">
            <w:pPr>
              <w:jc w:val="center"/>
              <w:rPr>
                <w:rFonts w:hAnsi="宋体"/>
                <w:color w:val="000000"/>
                <w:szCs w:val="21"/>
                <w:u w:val="single"/>
              </w:rPr>
            </w:pPr>
          </w:p>
        </w:tc>
      </w:tr>
      <w:tr w14:paraId="7ED57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93" w:type="dxa"/>
            <w:vAlign w:val="center"/>
          </w:tcPr>
          <w:p w14:paraId="757BEA7E">
            <w:pPr>
              <w:jc w:val="center"/>
              <w:rPr>
                <w:rFonts w:hAnsi="宋体"/>
                <w:color w:val="000000"/>
                <w:szCs w:val="21"/>
                <w:u w:val="single"/>
              </w:rPr>
            </w:pPr>
          </w:p>
        </w:tc>
        <w:tc>
          <w:tcPr>
            <w:tcW w:w="6237" w:type="dxa"/>
            <w:vAlign w:val="center"/>
          </w:tcPr>
          <w:p w14:paraId="2DDFD404">
            <w:pPr>
              <w:jc w:val="center"/>
              <w:rPr>
                <w:rFonts w:hAnsi="宋体"/>
                <w:color w:val="000000"/>
                <w:szCs w:val="21"/>
                <w:u w:val="single"/>
              </w:rPr>
            </w:pPr>
          </w:p>
        </w:tc>
      </w:tr>
      <w:tr w14:paraId="17E23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93" w:type="dxa"/>
            <w:vAlign w:val="center"/>
          </w:tcPr>
          <w:p w14:paraId="5EE3C331">
            <w:pPr>
              <w:jc w:val="center"/>
              <w:rPr>
                <w:rFonts w:hAnsi="宋体"/>
                <w:color w:val="000000"/>
                <w:szCs w:val="21"/>
                <w:u w:val="single"/>
              </w:rPr>
            </w:pPr>
          </w:p>
        </w:tc>
        <w:tc>
          <w:tcPr>
            <w:tcW w:w="6237" w:type="dxa"/>
            <w:vAlign w:val="center"/>
          </w:tcPr>
          <w:p w14:paraId="62C41839">
            <w:pPr>
              <w:jc w:val="center"/>
              <w:rPr>
                <w:rFonts w:hAnsi="宋体"/>
                <w:color w:val="000000"/>
                <w:szCs w:val="21"/>
                <w:u w:val="single"/>
              </w:rPr>
            </w:pPr>
          </w:p>
        </w:tc>
      </w:tr>
      <w:tr w14:paraId="4B085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2093" w:type="dxa"/>
            <w:vAlign w:val="center"/>
          </w:tcPr>
          <w:p w14:paraId="5BB272E5">
            <w:pPr>
              <w:jc w:val="center"/>
              <w:rPr>
                <w:rFonts w:hAnsi="宋体"/>
                <w:color w:val="000000"/>
                <w:szCs w:val="21"/>
                <w:u w:val="single"/>
              </w:rPr>
            </w:pPr>
          </w:p>
        </w:tc>
        <w:tc>
          <w:tcPr>
            <w:tcW w:w="6237" w:type="dxa"/>
            <w:vAlign w:val="center"/>
          </w:tcPr>
          <w:p w14:paraId="67EEB0FA">
            <w:pPr>
              <w:jc w:val="center"/>
              <w:rPr>
                <w:rFonts w:hAnsi="宋体"/>
                <w:color w:val="000000"/>
                <w:szCs w:val="21"/>
                <w:u w:val="single"/>
              </w:rPr>
            </w:pPr>
          </w:p>
        </w:tc>
      </w:tr>
      <w:tr w14:paraId="056BF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2093" w:type="dxa"/>
            <w:vAlign w:val="center"/>
          </w:tcPr>
          <w:p w14:paraId="19BEC160">
            <w:pPr>
              <w:jc w:val="center"/>
              <w:rPr>
                <w:rFonts w:hAnsi="宋体"/>
                <w:color w:val="000000"/>
                <w:szCs w:val="21"/>
                <w:u w:val="single"/>
              </w:rPr>
            </w:pPr>
          </w:p>
        </w:tc>
        <w:tc>
          <w:tcPr>
            <w:tcW w:w="6237" w:type="dxa"/>
            <w:vAlign w:val="center"/>
          </w:tcPr>
          <w:p w14:paraId="460D4063">
            <w:pPr>
              <w:jc w:val="center"/>
              <w:rPr>
                <w:rFonts w:hAnsi="宋体"/>
                <w:color w:val="000000"/>
                <w:szCs w:val="21"/>
                <w:u w:val="single"/>
              </w:rPr>
            </w:pPr>
          </w:p>
        </w:tc>
      </w:tr>
      <w:tr w14:paraId="2A56D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93" w:type="dxa"/>
            <w:vAlign w:val="center"/>
          </w:tcPr>
          <w:p w14:paraId="1B1D4984">
            <w:pPr>
              <w:jc w:val="center"/>
              <w:rPr>
                <w:rFonts w:hAnsi="宋体"/>
                <w:color w:val="000000"/>
                <w:szCs w:val="21"/>
                <w:u w:val="single"/>
              </w:rPr>
            </w:pPr>
          </w:p>
        </w:tc>
        <w:tc>
          <w:tcPr>
            <w:tcW w:w="6237" w:type="dxa"/>
            <w:vAlign w:val="center"/>
          </w:tcPr>
          <w:p w14:paraId="4D9A0FA4">
            <w:pPr>
              <w:jc w:val="center"/>
              <w:rPr>
                <w:rFonts w:hAnsi="宋体"/>
                <w:color w:val="000000"/>
                <w:szCs w:val="21"/>
                <w:u w:val="single"/>
              </w:rPr>
            </w:pPr>
          </w:p>
        </w:tc>
      </w:tr>
      <w:tr w14:paraId="4785B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93" w:type="dxa"/>
            <w:vAlign w:val="center"/>
          </w:tcPr>
          <w:p w14:paraId="5FF8110B">
            <w:pPr>
              <w:jc w:val="center"/>
              <w:rPr>
                <w:rFonts w:hAnsi="宋体"/>
                <w:color w:val="000000"/>
                <w:szCs w:val="21"/>
                <w:u w:val="single"/>
              </w:rPr>
            </w:pPr>
          </w:p>
        </w:tc>
        <w:tc>
          <w:tcPr>
            <w:tcW w:w="6237" w:type="dxa"/>
            <w:vAlign w:val="center"/>
          </w:tcPr>
          <w:p w14:paraId="4AB2C6E9">
            <w:pPr>
              <w:jc w:val="center"/>
              <w:rPr>
                <w:rFonts w:hAnsi="宋体"/>
                <w:color w:val="000000"/>
                <w:szCs w:val="21"/>
                <w:u w:val="single"/>
              </w:rPr>
            </w:pPr>
          </w:p>
        </w:tc>
      </w:tr>
      <w:tr w14:paraId="18224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93" w:type="dxa"/>
            <w:vAlign w:val="center"/>
          </w:tcPr>
          <w:p w14:paraId="6F1A30D8">
            <w:pPr>
              <w:jc w:val="center"/>
              <w:rPr>
                <w:rFonts w:hAnsi="宋体"/>
                <w:color w:val="000000"/>
                <w:szCs w:val="21"/>
                <w:u w:val="single"/>
              </w:rPr>
            </w:pPr>
          </w:p>
        </w:tc>
        <w:tc>
          <w:tcPr>
            <w:tcW w:w="6237" w:type="dxa"/>
            <w:vAlign w:val="center"/>
          </w:tcPr>
          <w:p w14:paraId="5AD0D257">
            <w:pPr>
              <w:jc w:val="center"/>
              <w:rPr>
                <w:rFonts w:hAnsi="宋体"/>
                <w:color w:val="000000"/>
                <w:szCs w:val="21"/>
                <w:u w:val="single"/>
              </w:rPr>
            </w:pPr>
          </w:p>
        </w:tc>
      </w:tr>
      <w:tr w14:paraId="583D7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93" w:type="dxa"/>
            <w:vAlign w:val="center"/>
          </w:tcPr>
          <w:p w14:paraId="762A128F">
            <w:pPr>
              <w:jc w:val="center"/>
              <w:rPr>
                <w:rFonts w:hAnsi="宋体"/>
                <w:color w:val="000000"/>
                <w:szCs w:val="21"/>
                <w:u w:val="single"/>
              </w:rPr>
            </w:pPr>
          </w:p>
        </w:tc>
        <w:tc>
          <w:tcPr>
            <w:tcW w:w="6237" w:type="dxa"/>
            <w:vAlign w:val="center"/>
          </w:tcPr>
          <w:p w14:paraId="4716FEE5">
            <w:pPr>
              <w:jc w:val="center"/>
              <w:rPr>
                <w:rFonts w:hAnsi="宋体"/>
                <w:color w:val="000000"/>
                <w:szCs w:val="21"/>
                <w:u w:val="single"/>
              </w:rPr>
            </w:pPr>
          </w:p>
        </w:tc>
      </w:tr>
      <w:tr w14:paraId="00249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93" w:type="dxa"/>
            <w:vAlign w:val="center"/>
          </w:tcPr>
          <w:p w14:paraId="48EF4886">
            <w:pPr>
              <w:jc w:val="center"/>
              <w:rPr>
                <w:rFonts w:hAnsi="宋体"/>
                <w:color w:val="000000"/>
                <w:szCs w:val="21"/>
                <w:u w:val="single"/>
              </w:rPr>
            </w:pPr>
          </w:p>
        </w:tc>
        <w:tc>
          <w:tcPr>
            <w:tcW w:w="6237" w:type="dxa"/>
            <w:vAlign w:val="center"/>
          </w:tcPr>
          <w:p w14:paraId="1EBE2881">
            <w:pPr>
              <w:jc w:val="center"/>
              <w:rPr>
                <w:rFonts w:hAnsi="宋体"/>
                <w:color w:val="000000"/>
                <w:szCs w:val="21"/>
                <w:u w:val="single"/>
              </w:rPr>
            </w:pPr>
          </w:p>
        </w:tc>
      </w:tr>
      <w:tr w14:paraId="767E2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2093" w:type="dxa"/>
            <w:vAlign w:val="center"/>
          </w:tcPr>
          <w:p w14:paraId="17F2B210">
            <w:pPr>
              <w:jc w:val="center"/>
              <w:rPr>
                <w:rFonts w:hAnsi="宋体"/>
                <w:color w:val="000000"/>
                <w:szCs w:val="21"/>
                <w:u w:val="single"/>
              </w:rPr>
            </w:pPr>
          </w:p>
        </w:tc>
        <w:tc>
          <w:tcPr>
            <w:tcW w:w="6237" w:type="dxa"/>
            <w:vAlign w:val="center"/>
          </w:tcPr>
          <w:p w14:paraId="54A5C4DD">
            <w:pPr>
              <w:jc w:val="center"/>
              <w:rPr>
                <w:rFonts w:hAnsi="宋体"/>
                <w:color w:val="000000"/>
                <w:szCs w:val="21"/>
                <w:u w:val="single"/>
              </w:rPr>
            </w:pPr>
          </w:p>
        </w:tc>
      </w:tr>
      <w:tr w14:paraId="6AAAB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2093" w:type="dxa"/>
            <w:vAlign w:val="center"/>
          </w:tcPr>
          <w:p w14:paraId="614C62E6">
            <w:pPr>
              <w:jc w:val="center"/>
              <w:rPr>
                <w:rFonts w:hAnsi="宋体"/>
                <w:color w:val="000000"/>
                <w:szCs w:val="21"/>
                <w:u w:val="single"/>
              </w:rPr>
            </w:pPr>
          </w:p>
        </w:tc>
        <w:tc>
          <w:tcPr>
            <w:tcW w:w="6237" w:type="dxa"/>
            <w:vAlign w:val="center"/>
          </w:tcPr>
          <w:p w14:paraId="4A7AF8E1">
            <w:pPr>
              <w:jc w:val="center"/>
              <w:rPr>
                <w:rFonts w:hAnsi="宋体"/>
                <w:color w:val="000000"/>
                <w:szCs w:val="21"/>
                <w:u w:val="single"/>
              </w:rPr>
            </w:pPr>
          </w:p>
        </w:tc>
      </w:tr>
      <w:tr w14:paraId="239B8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93" w:type="dxa"/>
            <w:vAlign w:val="center"/>
          </w:tcPr>
          <w:p w14:paraId="32FE647F">
            <w:pPr>
              <w:jc w:val="center"/>
              <w:rPr>
                <w:rFonts w:hAnsi="宋体"/>
                <w:color w:val="000000"/>
                <w:szCs w:val="21"/>
                <w:u w:val="single"/>
              </w:rPr>
            </w:pPr>
          </w:p>
        </w:tc>
        <w:tc>
          <w:tcPr>
            <w:tcW w:w="6237" w:type="dxa"/>
            <w:vAlign w:val="center"/>
          </w:tcPr>
          <w:p w14:paraId="64622112">
            <w:pPr>
              <w:jc w:val="center"/>
              <w:rPr>
                <w:rFonts w:hAnsi="宋体"/>
                <w:color w:val="000000"/>
                <w:szCs w:val="21"/>
                <w:u w:val="single"/>
              </w:rPr>
            </w:pPr>
          </w:p>
        </w:tc>
      </w:tr>
      <w:tr w14:paraId="0B2F3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2093" w:type="dxa"/>
            <w:vAlign w:val="center"/>
          </w:tcPr>
          <w:p w14:paraId="219318AC">
            <w:pPr>
              <w:jc w:val="center"/>
              <w:rPr>
                <w:rFonts w:hAnsi="宋体"/>
                <w:color w:val="000000"/>
                <w:szCs w:val="21"/>
                <w:u w:val="single"/>
              </w:rPr>
            </w:pPr>
          </w:p>
        </w:tc>
        <w:tc>
          <w:tcPr>
            <w:tcW w:w="6237" w:type="dxa"/>
            <w:vAlign w:val="center"/>
          </w:tcPr>
          <w:p w14:paraId="232630EA">
            <w:pPr>
              <w:jc w:val="center"/>
              <w:rPr>
                <w:rFonts w:hAnsi="宋体"/>
                <w:color w:val="000000"/>
                <w:szCs w:val="21"/>
                <w:u w:val="single"/>
              </w:rPr>
            </w:pPr>
          </w:p>
        </w:tc>
      </w:tr>
      <w:tr w14:paraId="1D914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93" w:type="dxa"/>
            <w:vAlign w:val="center"/>
          </w:tcPr>
          <w:p w14:paraId="2E649A8E">
            <w:pPr>
              <w:jc w:val="center"/>
              <w:rPr>
                <w:rFonts w:hAnsi="宋体"/>
                <w:color w:val="000000"/>
                <w:szCs w:val="21"/>
                <w:u w:val="single"/>
              </w:rPr>
            </w:pPr>
          </w:p>
        </w:tc>
        <w:tc>
          <w:tcPr>
            <w:tcW w:w="6237" w:type="dxa"/>
            <w:vAlign w:val="center"/>
          </w:tcPr>
          <w:p w14:paraId="648A0290">
            <w:pPr>
              <w:jc w:val="center"/>
              <w:rPr>
                <w:rFonts w:hAnsi="宋体"/>
                <w:color w:val="000000"/>
                <w:szCs w:val="21"/>
                <w:u w:val="single"/>
              </w:rPr>
            </w:pPr>
          </w:p>
        </w:tc>
      </w:tr>
      <w:tr w14:paraId="4BA1B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2093" w:type="dxa"/>
            <w:vAlign w:val="center"/>
          </w:tcPr>
          <w:p w14:paraId="6A05350E">
            <w:pPr>
              <w:jc w:val="center"/>
              <w:rPr>
                <w:rFonts w:hAnsi="宋体"/>
                <w:color w:val="000000"/>
                <w:szCs w:val="21"/>
                <w:u w:val="single"/>
              </w:rPr>
            </w:pPr>
          </w:p>
        </w:tc>
        <w:tc>
          <w:tcPr>
            <w:tcW w:w="6237" w:type="dxa"/>
            <w:vAlign w:val="center"/>
          </w:tcPr>
          <w:p w14:paraId="64D1471B">
            <w:pPr>
              <w:jc w:val="center"/>
              <w:rPr>
                <w:rFonts w:hAnsi="宋体"/>
                <w:color w:val="000000"/>
                <w:szCs w:val="21"/>
                <w:u w:val="single"/>
              </w:rPr>
            </w:pPr>
          </w:p>
        </w:tc>
      </w:tr>
      <w:tr w14:paraId="67FB6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93" w:type="dxa"/>
            <w:vAlign w:val="center"/>
          </w:tcPr>
          <w:p w14:paraId="16A92EF8">
            <w:pPr>
              <w:jc w:val="center"/>
              <w:rPr>
                <w:rFonts w:hAnsi="宋体"/>
                <w:color w:val="000000"/>
                <w:szCs w:val="21"/>
                <w:u w:val="single"/>
              </w:rPr>
            </w:pPr>
          </w:p>
        </w:tc>
        <w:tc>
          <w:tcPr>
            <w:tcW w:w="6237" w:type="dxa"/>
            <w:vAlign w:val="center"/>
          </w:tcPr>
          <w:p w14:paraId="737B9B22">
            <w:pPr>
              <w:jc w:val="center"/>
              <w:rPr>
                <w:rFonts w:hAnsi="宋体"/>
                <w:color w:val="000000"/>
                <w:szCs w:val="21"/>
                <w:u w:val="single"/>
              </w:rPr>
            </w:pPr>
          </w:p>
        </w:tc>
      </w:tr>
    </w:tbl>
    <w:p w14:paraId="508F2022">
      <w:pPr>
        <w:spacing w:line="480" w:lineRule="exact"/>
        <w:jc w:val="left"/>
        <w:rPr>
          <w:rFonts w:ascii="黑体" w:eastAsia="黑体"/>
          <w:sz w:val="32"/>
          <w:szCs w:val="32"/>
        </w:rPr>
      </w:pPr>
    </w:p>
    <w:p w14:paraId="7A40135E">
      <w:pPr>
        <w:spacing w:line="480" w:lineRule="exact"/>
        <w:jc w:val="left"/>
        <w:rPr>
          <w:rFonts w:ascii="宋体" w:hAnsi="宋体"/>
          <w:sz w:val="24"/>
          <w:u w:val="single"/>
        </w:rPr>
        <w:sectPr>
          <w:pgSz w:w="11906" w:h="16838"/>
          <w:pgMar w:top="1440" w:right="1800" w:bottom="1440" w:left="1800" w:header="851" w:footer="992" w:gutter="0"/>
          <w:pgNumType w:start="1"/>
          <w:cols w:space="425" w:num="1"/>
          <w:docGrid w:type="lines" w:linePitch="312" w:charSpace="0"/>
        </w:sectPr>
      </w:pPr>
    </w:p>
    <w:sdt>
      <w:sdtPr>
        <w:rPr>
          <w:rFonts w:hint="eastAsia" w:ascii="黑体" w:eastAsia="黑体"/>
          <w:kern w:val="0"/>
          <w:sz w:val="32"/>
          <w:szCs w:val="32"/>
        </w:rPr>
        <w:id w:val="147465813"/>
        <w:docPartObj>
          <w:docPartGallery w:val="Table of Contents"/>
          <w:docPartUnique/>
        </w:docPartObj>
      </w:sdtPr>
      <w:sdtEndPr>
        <w:rPr>
          <w:rFonts w:hint="default" w:ascii="Times New Roman" w:eastAsiaTheme="minorEastAsia"/>
          <w:kern w:val="2"/>
          <w:sz w:val="24"/>
          <w:szCs w:val="24"/>
        </w:rPr>
      </w:sdtEndPr>
      <w:sdtContent>
        <w:p w14:paraId="6CE46FC1">
          <w:pPr>
            <w:adjustRightInd w:val="0"/>
            <w:spacing w:line="480" w:lineRule="exact"/>
            <w:jc w:val="center"/>
            <w:textAlignment w:val="baseline"/>
            <w:rPr>
              <w:rFonts w:ascii="黑体" w:eastAsia="黑体"/>
              <w:kern w:val="0"/>
              <w:sz w:val="32"/>
              <w:szCs w:val="32"/>
            </w:rPr>
          </w:pPr>
          <w:r>
            <w:rPr>
              <w:rFonts w:hint="eastAsia" w:ascii="黑体" w:eastAsia="黑体"/>
              <w:kern w:val="0"/>
              <w:sz w:val="32"/>
              <w:szCs w:val="32"/>
            </w:rPr>
            <w:t>目    次</w:t>
          </w:r>
        </w:p>
        <w:p w14:paraId="4CF1D6AC">
          <w:pPr>
            <w:pStyle w:val="12"/>
            <w:tabs>
              <w:tab w:val="left" w:pos="420"/>
              <w:tab w:val="right" w:leader="dot" w:pos="8296"/>
            </w:tabs>
            <w:rPr>
              <w:rFonts w:ascii="Times New Roman" w:hAnsi="Times New Roman" w:cs="Times New Roman" w:eastAsiaTheme="minorEastAsia"/>
              <w:b w:val="0"/>
              <w:bCs w:val="0"/>
              <w:caps w:val="0"/>
              <w:sz w:val="21"/>
              <w:szCs w:val="22"/>
              <w14:ligatures w14:val="standardContextual"/>
            </w:rPr>
          </w:pPr>
          <w:r>
            <w:rPr>
              <w:rFonts w:ascii="Times New Roman" w:hAnsi="Times New Roman" w:cs="Times New Roman" w:eastAsiaTheme="minorEastAsia"/>
              <w:b w:val="0"/>
              <w:bCs w:val="0"/>
              <w:caps w:val="0"/>
              <w:sz w:val="28"/>
              <w:szCs w:val="28"/>
            </w:rPr>
            <w:fldChar w:fldCharType="begin"/>
          </w:r>
          <w:r>
            <w:rPr>
              <w:rFonts w:ascii="Times New Roman" w:hAnsi="Times New Roman" w:cs="Times New Roman" w:eastAsiaTheme="minorEastAsia"/>
              <w:b w:val="0"/>
              <w:bCs w:val="0"/>
              <w:caps w:val="0"/>
              <w:sz w:val="28"/>
              <w:szCs w:val="28"/>
            </w:rPr>
            <w:instrText xml:space="preserve"> TOC \o "1-3" \h \z \u </w:instrText>
          </w:r>
          <w:r>
            <w:rPr>
              <w:rFonts w:ascii="Times New Roman" w:hAnsi="Times New Roman" w:cs="Times New Roman" w:eastAsiaTheme="minorEastAsia"/>
              <w:b w:val="0"/>
              <w:bCs w:val="0"/>
              <w:caps w:val="0"/>
              <w:sz w:val="28"/>
              <w:szCs w:val="28"/>
            </w:rPr>
            <w:fldChar w:fldCharType="separate"/>
          </w:r>
          <w:r>
            <w:fldChar w:fldCharType="begin"/>
          </w:r>
          <w:r>
            <w:instrText xml:space="preserve"> HYPERLINK \l "_Toc176264318" </w:instrText>
          </w:r>
          <w:r>
            <w:fldChar w:fldCharType="separate"/>
          </w:r>
          <w:r>
            <w:rPr>
              <w:rStyle w:val="22"/>
              <w:rFonts w:ascii="Times New Roman" w:hAnsi="Times New Roman" w:cs="Times New Roman"/>
              <w:kern w:val="0"/>
            </w:rPr>
            <w:t>1</w:t>
          </w:r>
          <w:r>
            <w:rPr>
              <w:rFonts w:ascii="Times New Roman" w:hAnsi="Times New Roman" w:cs="Times New Roman" w:eastAsiaTheme="minorEastAsia"/>
              <w:b w:val="0"/>
              <w:bCs w:val="0"/>
              <w:caps w:val="0"/>
              <w:sz w:val="21"/>
              <w:szCs w:val="22"/>
              <w14:ligatures w14:val="standardContextual"/>
            </w:rPr>
            <w:tab/>
          </w:r>
          <w:r>
            <w:rPr>
              <w:rStyle w:val="22"/>
              <w:rFonts w:ascii="Times New Roman" w:hAnsi="Times New Roman" w:cs="Times New Roman"/>
              <w:kern w:val="0"/>
            </w:rPr>
            <w:t>目的</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_Toc176264318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74C55FE5">
          <w:pPr>
            <w:pStyle w:val="12"/>
            <w:tabs>
              <w:tab w:val="left" w:pos="420"/>
              <w:tab w:val="right" w:leader="dot" w:pos="8296"/>
            </w:tabs>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"_Toc176264319" </w:instrText>
          </w:r>
          <w:r>
            <w:fldChar w:fldCharType="separate"/>
          </w:r>
          <w:r>
            <w:rPr>
              <w:rStyle w:val="22"/>
              <w:rFonts w:ascii="Times New Roman" w:hAnsi="Times New Roman" w:cs="Times New Roman"/>
              <w:kern w:val="0"/>
            </w:rPr>
            <w:t>2</w:t>
          </w:r>
          <w:r>
            <w:rPr>
              <w:rFonts w:ascii="Times New Roman" w:hAnsi="Times New Roman" w:cs="Times New Roman" w:eastAsiaTheme="minorEastAsia"/>
              <w:b w:val="0"/>
              <w:bCs w:val="0"/>
              <w:caps w:val="0"/>
              <w:sz w:val="21"/>
              <w:szCs w:val="22"/>
              <w14:ligatures w14:val="standardContextual"/>
            </w:rPr>
            <w:tab/>
          </w:r>
          <w:r>
            <w:rPr>
              <w:rStyle w:val="22"/>
              <w:rFonts w:ascii="Times New Roman" w:hAnsi="Times New Roman" w:cs="Times New Roman"/>
              <w:kern w:val="0"/>
            </w:rPr>
            <w:t>范围</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_Toc176264319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52FCC51C">
          <w:pPr>
            <w:pStyle w:val="12"/>
            <w:tabs>
              <w:tab w:val="left" w:pos="420"/>
              <w:tab w:val="right" w:leader="dot" w:pos="8296"/>
            </w:tabs>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"_Toc176264320" </w:instrText>
          </w:r>
          <w:r>
            <w:fldChar w:fldCharType="separate"/>
          </w:r>
          <w:r>
            <w:rPr>
              <w:rStyle w:val="22"/>
              <w:rFonts w:ascii="Times New Roman" w:hAnsi="Times New Roman" w:cs="Times New Roman"/>
              <w:kern w:val="0"/>
            </w:rPr>
            <w:t>3</w:t>
          </w:r>
          <w:r>
            <w:rPr>
              <w:rFonts w:ascii="Times New Roman" w:hAnsi="Times New Roman" w:cs="Times New Roman" w:eastAsiaTheme="minorEastAsia"/>
              <w:b w:val="0"/>
              <w:bCs w:val="0"/>
              <w:caps w:val="0"/>
              <w:sz w:val="21"/>
              <w:szCs w:val="22"/>
              <w14:ligatures w14:val="standardContextual"/>
            </w:rPr>
            <w:tab/>
          </w:r>
          <w:r>
            <w:rPr>
              <w:rStyle w:val="22"/>
              <w:rFonts w:ascii="Times New Roman" w:hAnsi="Times New Roman" w:cs="Times New Roman"/>
              <w:kern w:val="0"/>
            </w:rPr>
            <w:t>依据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_Toc176264320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462292D2">
          <w:pPr>
            <w:pStyle w:val="12"/>
            <w:tabs>
              <w:tab w:val="left" w:pos="420"/>
              <w:tab w:val="right" w:leader="dot" w:pos="8296"/>
            </w:tabs>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"_Toc176264321" </w:instrText>
          </w:r>
          <w:r>
            <w:fldChar w:fldCharType="separate"/>
          </w:r>
          <w:r>
            <w:rPr>
              <w:rStyle w:val="22"/>
              <w:rFonts w:ascii="Times New Roman" w:hAnsi="Times New Roman" w:cs="Times New Roman"/>
              <w:kern w:val="0"/>
            </w:rPr>
            <w:t>4</w:t>
          </w:r>
          <w:r>
            <w:rPr>
              <w:rFonts w:ascii="Times New Roman" w:hAnsi="Times New Roman" w:cs="Times New Roman" w:eastAsiaTheme="minorEastAsia"/>
              <w:b w:val="0"/>
              <w:bCs w:val="0"/>
              <w:caps w:val="0"/>
              <w:sz w:val="21"/>
              <w:szCs w:val="22"/>
              <w14:ligatures w14:val="standardContextual"/>
            </w:rPr>
            <w:tab/>
          </w:r>
          <w:r>
            <w:rPr>
              <w:rStyle w:val="22"/>
              <w:rFonts w:ascii="Times New Roman" w:hAnsi="Times New Roman" w:cs="Times New Roman"/>
              <w:kern w:val="0"/>
            </w:rPr>
            <w:t>术语和缩略语</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_Toc176264321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37675F5A">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"_Toc176264322" </w:instrText>
          </w:r>
          <w:r>
            <w:fldChar w:fldCharType="separate"/>
          </w:r>
          <w:r>
            <w:rPr>
              <w:rStyle w:val="22"/>
              <w:rFonts w:ascii="Times New Roman" w:hAnsi="Times New Roman" w:cs="Times New Roman"/>
            </w:rPr>
            <w:t>4.1</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缩略语</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_Toc176264322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13C1CA1A">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"_Toc176264323" </w:instrText>
          </w:r>
          <w:r>
            <w:fldChar w:fldCharType="separate"/>
          </w:r>
          <w:r>
            <w:rPr>
              <w:rStyle w:val="22"/>
              <w:rFonts w:ascii="Times New Roman" w:hAnsi="Times New Roman" w:cs="Times New Roman"/>
            </w:rPr>
            <w:t>4.2</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术语和定义</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_Toc176264323 \h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fldChar w:fldCharType="end"/>
          </w:r>
        </w:p>
        <w:p w14:paraId="0C730916">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"_Toc176264324" </w:instrText>
          </w:r>
          <w:r>
            <w:fldChar w:fldCharType="separate"/>
          </w:r>
          <w:r>
            <w:rPr>
              <w:rStyle w:val="22"/>
              <w:rFonts w:ascii="Times New Roman" w:hAnsi="Times New Roman" w:cs="Times New Roman"/>
              <w:i w:val="0"/>
            </w:rPr>
            <w:t>4.2.1</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设备温度稳定</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_Toc176264324 \h </w:instrText>
          </w:r>
          <w:r>
            <w:rPr>
              <w:rFonts w:ascii="Times New Roman" w:hAnsi="Times New Roman" w:cs="Times New Roman"/>
              <w:i w:val="0"/>
            </w:rPr>
            <w:fldChar w:fldCharType="separate"/>
          </w:r>
          <w:r>
            <w:rPr>
              <w:rFonts w:ascii="Times New Roman" w:hAnsi="Times New Roman" w:cs="Times New Roman"/>
              <w:i w:val="0"/>
            </w:rPr>
            <w:t>2</w:t>
          </w:r>
          <w:r>
            <w:rPr>
              <w:rFonts w:ascii="Times New Roman" w:hAnsi="Times New Roman" w:cs="Times New Roman"/>
              <w:i w:val="0"/>
            </w:rPr>
            <w:fldChar w:fldCharType="end"/>
          </w:r>
          <w:r>
            <w:rPr>
              <w:rFonts w:ascii="Times New Roman" w:hAnsi="Times New Roman" w:cs="Times New Roman"/>
              <w:i w:val="0"/>
            </w:rPr>
            <w:fldChar w:fldCharType="end"/>
          </w:r>
        </w:p>
        <w:p w14:paraId="343048F7">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"_Toc176264325" </w:instrText>
          </w:r>
          <w:r>
            <w:fldChar w:fldCharType="separate"/>
          </w:r>
          <w:r>
            <w:rPr>
              <w:rStyle w:val="22"/>
              <w:rFonts w:ascii="Times New Roman" w:hAnsi="Times New Roman" w:cs="Times New Roman"/>
              <w:i w:val="0"/>
            </w:rPr>
            <w:t>4.2.2</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不工作</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_Toc176264325 \h </w:instrText>
          </w:r>
          <w:r>
            <w:rPr>
              <w:rFonts w:ascii="Times New Roman" w:hAnsi="Times New Roman" w:cs="Times New Roman"/>
              <w:i w:val="0"/>
            </w:rPr>
            <w:fldChar w:fldCharType="separate"/>
          </w:r>
          <w:r>
            <w:rPr>
              <w:rFonts w:ascii="Times New Roman" w:hAnsi="Times New Roman" w:cs="Times New Roman"/>
              <w:i w:val="0"/>
            </w:rPr>
            <w:t>2</w:t>
          </w:r>
          <w:r>
            <w:rPr>
              <w:rFonts w:ascii="Times New Roman" w:hAnsi="Times New Roman" w:cs="Times New Roman"/>
              <w:i w:val="0"/>
            </w:rPr>
            <w:fldChar w:fldCharType="end"/>
          </w:r>
          <w:r>
            <w:rPr>
              <w:rFonts w:ascii="Times New Roman" w:hAnsi="Times New Roman" w:cs="Times New Roman"/>
              <w:i w:val="0"/>
            </w:rPr>
            <w:fldChar w:fldCharType="end"/>
          </w:r>
        </w:p>
        <w:p w14:paraId="3B6BF982">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"_Toc176264326" </w:instrText>
          </w:r>
          <w:r>
            <w:fldChar w:fldCharType="separate"/>
          </w:r>
          <w:r>
            <w:rPr>
              <w:rStyle w:val="22"/>
              <w:rFonts w:ascii="Times New Roman" w:hAnsi="Times New Roman" w:cs="Times New Roman"/>
              <w:i w:val="0"/>
            </w:rPr>
            <w:t>4.2.3</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总偏差</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_Toc176264326 \h </w:instrText>
          </w:r>
          <w:r>
            <w:rPr>
              <w:rFonts w:ascii="Times New Roman" w:hAnsi="Times New Roman" w:cs="Times New Roman"/>
              <w:i w:val="0"/>
            </w:rPr>
            <w:fldChar w:fldCharType="separate"/>
          </w:r>
          <w:r>
            <w:rPr>
              <w:rFonts w:ascii="Times New Roman" w:hAnsi="Times New Roman" w:cs="Times New Roman"/>
              <w:i w:val="0"/>
            </w:rPr>
            <w:t>2</w:t>
          </w:r>
          <w:r>
            <w:rPr>
              <w:rFonts w:ascii="Times New Roman" w:hAnsi="Times New Roman" w:cs="Times New Roman"/>
              <w:i w:val="0"/>
            </w:rPr>
            <w:fldChar w:fldCharType="end"/>
          </w:r>
          <w:r>
            <w:rPr>
              <w:rFonts w:ascii="Times New Roman" w:hAnsi="Times New Roman" w:cs="Times New Roman"/>
              <w:i w:val="0"/>
            </w:rPr>
            <w:fldChar w:fldCharType="end"/>
          </w:r>
        </w:p>
        <w:p w14:paraId="384FB888">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"_Toc176264327" </w:instrText>
          </w:r>
          <w:r>
            <w:fldChar w:fldCharType="separate"/>
          </w:r>
          <w:r>
            <w:rPr>
              <w:rStyle w:val="22"/>
              <w:rFonts w:ascii="Times New Roman" w:hAnsi="Times New Roman" w:cs="Times New Roman"/>
              <w:i w:val="0"/>
            </w:rPr>
            <w:t>4.2.4</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设备</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_Toc176264327 \h </w:instrText>
          </w:r>
          <w:r>
            <w:rPr>
              <w:rFonts w:ascii="Times New Roman" w:hAnsi="Times New Roman" w:cs="Times New Roman"/>
              <w:i w:val="0"/>
            </w:rPr>
            <w:fldChar w:fldCharType="separate"/>
          </w:r>
          <w:r>
            <w:rPr>
              <w:rFonts w:ascii="Times New Roman" w:hAnsi="Times New Roman" w:cs="Times New Roman"/>
              <w:i w:val="0"/>
            </w:rPr>
            <w:t>2</w:t>
          </w:r>
          <w:r>
            <w:rPr>
              <w:rFonts w:ascii="Times New Roman" w:hAnsi="Times New Roman" w:cs="Times New Roman"/>
              <w:i w:val="0"/>
            </w:rPr>
            <w:fldChar w:fldCharType="end"/>
          </w:r>
          <w:r>
            <w:rPr>
              <w:rFonts w:ascii="Times New Roman" w:hAnsi="Times New Roman" w:cs="Times New Roman"/>
              <w:i w:val="0"/>
            </w:rPr>
            <w:fldChar w:fldCharType="end"/>
          </w:r>
        </w:p>
        <w:p w14:paraId="65671E1C">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"_Toc176264328" </w:instrText>
          </w:r>
          <w:r>
            <w:fldChar w:fldCharType="separate"/>
          </w:r>
          <w:r>
            <w:rPr>
              <w:rStyle w:val="22"/>
              <w:rFonts w:ascii="Times New Roman" w:hAnsi="Times New Roman" w:cs="Times New Roman"/>
              <w:i w:val="0"/>
            </w:rPr>
            <w:t>4.2.5</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高度</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_Toc176264328 \h </w:instrText>
          </w:r>
          <w:r>
            <w:rPr>
              <w:rFonts w:ascii="Times New Roman" w:hAnsi="Times New Roman" w:cs="Times New Roman"/>
              <w:i w:val="0"/>
            </w:rPr>
            <w:fldChar w:fldCharType="separate"/>
          </w:r>
          <w:r>
            <w:rPr>
              <w:rFonts w:ascii="Times New Roman" w:hAnsi="Times New Roman" w:cs="Times New Roman"/>
              <w:i w:val="0"/>
            </w:rPr>
            <w:t>2</w:t>
          </w:r>
          <w:r>
            <w:rPr>
              <w:rFonts w:ascii="Times New Roman" w:hAnsi="Times New Roman" w:cs="Times New Roman"/>
              <w:i w:val="0"/>
            </w:rPr>
            <w:fldChar w:fldCharType="end"/>
          </w:r>
          <w:r>
            <w:rPr>
              <w:rFonts w:ascii="Times New Roman" w:hAnsi="Times New Roman" w:cs="Times New Roman"/>
              <w:i w:val="0"/>
            </w:rPr>
            <w:fldChar w:fldCharType="end"/>
          </w:r>
        </w:p>
        <w:p w14:paraId="3FFAF6CE">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"_Toc176264329" </w:instrText>
          </w:r>
          <w:r>
            <w:fldChar w:fldCharType="separate"/>
          </w:r>
          <w:r>
            <w:rPr>
              <w:rStyle w:val="22"/>
              <w:rFonts w:ascii="Times New Roman" w:hAnsi="Times New Roman" w:cs="Times New Roman"/>
              <w:i w:val="0"/>
            </w:rPr>
            <w:t>4.2.6</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试验类别和说明</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_Toc176264329 \h </w:instrText>
          </w:r>
          <w:r>
            <w:rPr>
              <w:rFonts w:ascii="Times New Roman" w:hAnsi="Times New Roman" w:cs="Times New Roman"/>
              <w:i w:val="0"/>
            </w:rPr>
            <w:fldChar w:fldCharType="separate"/>
          </w:r>
          <w:r>
            <w:rPr>
              <w:rFonts w:ascii="Times New Roman" w:hAnsi="Times New Roman" w:cs="Times New Roman"/>
              <w:i w:val="0"/>
            </w:rPr>
            <w:t>2</w:t>
          </w:r>
          <w:r>
            <w:rPr>
              <w:rFonts w:ascii="Times New Roman" w:hAnsi="Times New Roman" w:cs="Times New Roman"/>
              <w:i w:val="0"/>
            </w:rPr>
            <w:fldChar w:fldCharType="end"/>
          </w:r>
          <w:r>
            <w:rPr>
              <w:rFonts w:ascii="Times New Roman" w:hAnsi="Times New Roman" w:cs="Times New Roman"/>
              <w:i w:val="0"/>
            </w:rPr>
            <w:fldChar w:fldCharType="end"/>
          </w:r>
        </w:p>
        <w:p w14:paraId="19DB267D">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"_Toc176264330" </w:instrText>
          </w:r>
          <w:r>
            <w:fldChar w:fldCharType="separate"/>
          </w:r>
          <w:r>
            <w:rPr>
              <w:rStyle w:val="22"/>
              <w:rFonts w:ascii="Times New Roman" w:hAnsi="Times New Roman" w:cs="Times New Roman"/>
              <w:i w:val="0"/>
            </w:rPr>
            <w:t>4.2.7</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试验结果的适用性</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_Toc176264330 \h </w:instrText>
          </w:r>
          <w:r>
            <w:rPr>
              <w:rFonts w:ascii="Times New Roman" w:hAnsi="Times New Roman" w:cs="Times New Roman"/>
              <w:i w:val="0"/>
            </w:rPr>
            <w:fldChar w:fldCharType="separate"/>
          </w:r>
          <w:r>
            <w:rPr>
              <w:rFonts w:ascii="Times New Roman" w:hAnsi="Times New Roman" w:cs="Times New Roman"/>
              <w:i w:val="0"/>
            </w:rPr>
            <w:t>2</w:t>
          </w:r>
          <w:r>
            <w:rPr>
              <w:rFonts w:ascii="Times New Roman" w:hAnsi="Times New Roman" w:cs="Times New Roman"/>
              <w:i w:val="0"/>
            </w:rPr>
            <w:fldChar w:fldCharType="end"/>
          </w:r>
          <w:r>
            <w:rPr>
              <w:rFonts w:ascii="Times New Roman" w:hAnsi="Times New Roman" w:cs="Times New Roman"/>
              <w:i w:val="0"/>
            </w:rPr>
            <w:fldChar w:fldCharType="end"/>
          </w:r>
        </w:p>
        <w:p w14:paraId="0760413C">
          <w:pPr>
            <w:pStyle w:val="12"/>
            <w:tabs>
              <w:tab w:val="left" w:pos="420"/>
              <w:tab w:val="right" w:leader="dot" w:pos="8296"/>
            </w:tabs>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"_Toc176264331" </w:instrText>
          </w:r>
          <w:r>
            <w:fldChar w:fldCharType="separate"/>
          </w:r>
          <w:r>
            <w:rPr>
              <w:rStyle w:val="22"/>
              <w:rFonts w:ascii="Times New Roman" w:hAnsi="Times New Roman" w:cs="Times New Roman"/>
              <w:kern w:val="0"/>
            </w:rPr>
            <w:t>5</w:t>
          </w:r>
          <w:r>
            <w:rPr>
              <w:rFonts w:ascii="Times New Roman" w:hAnsi="Times New Roman" w:cs="Times New Roman" w:eastAsiaTheme="minorEastAsia"/>
              <w:b w:val="0"/>
              <w:bCs w:val="0"/>
              <w:caps w:val="0"/>
              <w:sz w:val="21"/>
              <w:szCs w:val="22"/>
              <w14:ligatures w14:val="standardContextual"/>
            </w:rPr>
            <w:tab/>
          </w:r>
          <w:r>
            <w:rPr>
              <w:rStyle w:val="22"/>
              <w:rFonts w:ascii="Times New Roman" w:hAnsi="Times New Roman" w:cs="Times New Roman"/>
              <w:kern w:val="0"/>
            </w:rPr>
            <w:t>相关验证条款</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_Toc176264331 \h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fldChar w:fldCharType="end"/>
          </w:r>
        </w:p>
        <w:p w14:paraId="12B35AA4">
          <w:pPr>
            <w:pStyle w:val="12"/>
            <w:tabs>
              <w:tab w:val="left" w:pos="420"/>
              <w:tab w:val="right" w:leader="dot" w:pos="8296"/>
            </w:tabs>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"_Toc176264332" </w:instrText>
          </w:r>
          <w:r>
            <w:fldChar w:fldCharType="separate"/>
          </w:r>
          <w:r>
            <w:rPr>
              <w:rStyle w:val="22"/>
              <w:rFonts w:ascii="Times New Roman" w:hAnsi="Times New Roman" w:cs="Times New Roman"/>
              <w:kern w:val="0"/>
            </w:rPr>
            <w:t>6</w:t>
          </w:r>
          <w:r>
            <w:rPr>
              <w:rFonts w:ascii="Times New Roman" w:hAnsi="Times New Roman" w:cs="Times New Roman" w:eastAsiaTheme="minorEastAsia"/>
              <w:b w:val="0"/>
              <w:bCs w:val="0"/>
              <w:caps w:val="0"/>
              <w:sz w:val="21"/>
              <w:szCs w:val="22"/>
              <w14:ligatures w14:val="standardContextual"/>
            </w:rPr>
            <w:tab/>
          </w:r>
          <w:r>
            <w:rPr>
              <w:rStyle w:val="22"/>
              <w:rFonts w:ascii="Times New Roman" w:hAnsi="Times New Roman" w:cs="Times New Roman"/>
              <w:kern w:val="0"/>
            </w:rPr>
            <w:t>试验产品概述</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_Toc176264332 \h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fldChar w:fldCharType="end"/>
          </w:r>
        </w:p>
        <w:p w14:paraId="05A8EFC4">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"_Toc176264333" </w:instrText>
          </w:r>
          <w:r>
            <w:fldChar w:fldCharType="separate"/>
          </w:r>
          <w:r>
            <w:rPr>
              <w:rStyle w:val="22"/>
              <w:rFonts w:ascii="Times New Roman" w:hAnsi="Times New Roman" w:cs="Times New Roman"/>
            </w:rPr>
            <w:t>6.1</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功能及受试设备信息描述</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_Toc176264333 \h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fldChar w:fldCharType="end"/>
          </w:r>
        </w:p>
        <w:p w14:paraId="3D02EFCB">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"_Toc176264334" </w:instrText>
          </w:r>
          <w:r>
            <w:fldChar w:fldCharType="separate"/>
          </w:r>
          <w:r>
            <w:rPr>
              <w:rStyle w:val="22"/>
              <w:rFonts w:ascii="Times New Roman" w:hAnsi="Times New Roman" w:cs="Times New Roman"/>
              <w:lang w:val="zh-CN"/>
            </w:rPr>
            <w:t>6.2</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受试设备物理状态</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_Toc176264334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14:paraId="34B6246D">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"_Toc176264335" </w:instrText>
          </w:r>
          <w:r>
            <w:fldChar w:fldCharType="separate"/>
          </w:r>
          <w:r>
            <w:rPr>
              <w:rStyle w:val="22"/>
              <w:rFonts w:ascii="Times New Roman" w:hAnsi="Times New Roman" w:cs="Times New Roman"/>
              <w:lang w:val="zh-CN"/>
            </w:rPr>
            <w:t>6.3</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受试设备交联关系描述</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_Toc176264335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14:paraId="4AA02FBB">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"_Toc176264336" </w:instrText>
          </w:r>
          <w:r>
            <w:fldChar w:fldCharType="separate"/>
          </w:r>
          <w:r>
            <w:rPr>
              <w:rStyle w:val="22"/>
              <w:rFonts w:ascii="Times New Roman" w:hAnsi="Times New Roman" w:cs="Times New Roman"/>
            </w:rPr>
            <w:t>6.4</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受试设备试验状态描述</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_Toc176264336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14:paraId="7E53F35E">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"_Toc176264337" </w:instrText>
          </w:r>
          <w:r>
            <w:fldChar w:fldCharType="separate"/>
          </w:r>
          <w:r>
            <w:rPr>
              <w:rStyle w:val="22"/>
              <w:rFonts w:ascii="Times New Roman" w:hAnsi="Times New Roman" w:cs="Times New Roman"/>
            </w:rPr>
            <w:t>6.5</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陪试设备</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_Toc176264337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14:paraId="75AC6690">
          <w:pPr>
            <w:pStyle w:val="12"/>
            <w:tabs>
              <w:tab w:val="left" w:pos="420"/>
              <w:tab w:val="right" w:leader="dot" w:pos="8296"/>
            </w:tabs>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"_Toc176264338" </w:instrText>
          </w:r>
          <w:r>
            <w:fldChar w:fldCharType="separate"/>
          </w:r>
          <w:r>
            <w:rPr>
              <w:rStyle w:val="22"/>
              <w:rFonts w:ascii="Times New Roman" w:hAnsi="Times New Roman" w:cs="Times New Roman"/>
              <w:kern w:val="0"/>
            </w:rPr>
            <w:t>7</w:t>
          </w:r>
          <w:r>
            <w:rPr>
              <w:rFonts w:ascii="Times New Roman" w:hAnsi="Times New Roman" w:cs="Times New Roman" w:eastAsiaTheme="minorEastAsia"/>
              <w:b w:val="0"/>
              <w:bCs w:val="0"/>
              <w:caps w:val="0"/>
              <w:sz w:val="21"/>
              <w:szCs w:val="22"/>
              <w14:ligatures w14:val="standardContextual"/>
            </w:rPr>
            <w:tab/>
          </w:r>
          <w:r>
            <w:rPr>
              <w:rStyle w:val="22"/>
              <w:rFonts w:ascii="Times New Roman" w:hAnsi="Times New Roman" w:cs="Times New Roman"/>
              <w:kern w:val="0"/>
            </w:rPr>
            <w:t>试验概述</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_Toc176264338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14:paraId="71E7A79B">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"_Toc176264339" </w:instrText>
          </w:r>
          <w:r>
            <w:fldChar w:fldCharType="separate"/>
          </w:r>
          <w:r>
            <w:rPr>
              <w:rStyle w:val="22"/>
              <w:rFonts w:ascii="Times New Roman" w:hAnsi="Times New Roman" w:cs="Times New Roman"/>
              <w:lang w:val="zh-CN"/>
            </w:rPr>
            <w:t>7.1</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试验概述</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_Toc176264339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14:paraId="5F15EAE7">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"_Toc176264340" </w:instrText>
          </w:r>
          <w:r>
            <w:fldChar w:fldCharType="separate"/>
          </w:r>
          <w:r>
            <w:rPr>
              <w:rStyle w:val="22"/>
              <w:rFonts w:ascii="Times New Roman" w:hAnsi="Times New Roman" w:cs="Times New Roman"/>
              <w:lang w:val="zh-CN"/>
            </w:rPr>
            <w:t>7.2</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预期试验周期</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_Toc176264340 \h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r>
            <w:rPr>
              <w:rFonts w:ascii="Times New Roman" w:hAnsi="Times New Roman" w:cs="Times New Roman"/>
            </w:rPr>
            <w:fldChar w:fldCharType="end"/>
          </w:r>
        </w:p>
        <w:p w14:paraId="66E19B06">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"_Toc176264341" </w:instrText>
          </w:r>
          <w:r>
            <w:fldChar w:fldCharType="separate"/>
          </w:r>
          <w:r>
            <w:rPr>
              <w:rStyle w:val="22"/>
              <w:rFonts w:ascii="Times New Roman" w:hAnsi="Times New Roman" w:cs="Times New Roman"/>
              <w:lang w:val="zh-CN"/>
            </w:rPr>
            <w:t>7.3</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鉴定试验项目试验顺序</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_Toc176264341 \h </w:instrText>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r>
            <w:rPr>
              <w:rFonts w:ascii="Times New Roman" w:hAnsi="Times New Roman" w:cs="Times New Roman"/>
            </w:rPr>
            <w:fldChar w:fldCharType="end"/>
          </w:r>
        </w:p>
        <w:p w14:paraId="78051FBA">
          <w:pPr>
            <w:pStyle w:val="12"/>
            <w:tabs>
              <w:tab w:val="left" w:pos="420"/>
              <w:tab w:val="right" w:leader="dot" w:pos="8296"/>
            </w:tabs>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"_Toc176264342" </w:instrText>
          </w:r>
          <w:r>
            <w:fldChar w:fldCharType="separate"/>
          </w:r>
          <w:r>
            <w:rPr>
              <w:rStyle w:val="22"/>
              <w:rFonts w:ascii="Times New Roman" w:hAnsi="Times New Roman" w:cs="Times New Roman"/>
              <w:kern w:val="0"/>
            </w:rPr>
            <w:t>8</w:t>
          </w:r>
          <w:r>
            <w:rPr>
              <w:rFonts w:ascii="Times New Roman" w:hAnsi="Times New Roman" w:cs="Times New Roman" w:eastAsiaTheme="minorEastAsia"/>
              <w:b w:val="0"/>
              <w:bCs w:val="0"/>
              <w:caps w:val="0"/>
              <w:sz w:val="21"/>
              <w:szCs w:val="22"/>
              <w14:ligatures w14:val="standardContextual"/>
            </w:rPr>
            <w:tab/>
          </w:r>
          <w:r>
            <w:rPr>
              <w:rStyle w:val="22"/>
              <w:rFonts w:ascii="Times New Roman" w:hAnsi="Times New Roman" w:cs="Times New Roman"/>
              <w:kern w:val="0"/>
            </w:rPr>
            <w:t>试验通用要求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_Toc176264342 \h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r>
            <w:rPr>
              <w:rFonts w:ascii="Times New Roman" w:hAnsi="Times New Roman" w:cs="Times New Roman"/>
            </w:rPr>
            <w:fldChar w:fldCharType="end"/>
          </w:r>
        </w:p>
        <w:p w14:paraId="779F07A5">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"_Toc176264343" </w:instrText>
          </w:r>
          <w:r>
            <w:fldChar w:fldCharType="separate"/>
          </w:r>
          <w:r>
            <w:rPr>
              <w:rStyle w:val="22"/>
              <w:rFonts w:ascii="Times New Roman" w:hAnsi="Times New Roman" w:cs="Times New Roman"/>
              <w:lang w:val="zh-CN"/>
            </w:rPr>
            <w:t>8.1</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试验环境条件</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_Toc176264343 \h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r>
            <w:rPr>
              <w:rFonts w:ascii="Times New Roman" w:hAnsi="Times New Roman" w:cs="Times New Roman"/>
            </w:rPr>
            <w:fldChar w:fldCharType="end"/>
          </w:r>
        </w:p>
        <w:p w14:paraId="2AF5467E">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"_Toc176264344" </w:instrText>
          </w:r>
          <w:r>
            <w:fldChar w:fldCharType="separate"/>
          </w:r>
          <w:r>
            <w:rPr>
              <w:rStyle w:val="22"/>
              <w:rFonts w:ascii="Times New Roman" w:hAnsi="Times New Roman" w:cs="Times New Roman"/>
              <w:lang w:val="zh-CN"/>
            </w:rPr>
            <w:t>8.2</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试验条件允许误差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_Toc176264344 \h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r>
            <w:rPr>
              <w:rFonts w:ascii="Times New Roman" w:hAnsi="Times New Roman" w:cs="Times New Roman"/>
            </w:rPr>
            <w:fldChar w:fldCharType="end"/>
          </w:r>
        </w:p>
        <w:p w14:paraId="1E9E2BDD">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"_Toc176264345" </w:instrText>
          </w:r>
          <w:r>
            <w:fldChar w:fldCharType="separate"/>
          </w:r>
          <w:r>
            <w:rPr>
              <w:rStyle w:val="22"/>
              <w:rFonts w:ascii="Times New Roman" w:hAnsi="Times New Roman" w:cs="Times New Roman"/>
              <w:lang w:val="zh-CN"/>
            </w:rPr>
            <w:t>8.3</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试验夹具要求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_Toc176264345 \h </w:instrText>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r>
            <w:rPr>
              <w:rFonts w:ascii="Times New Roman" w:hAnsi="Times New Roman" w:cs="Times New Roman"/>
            </w:rPr>
            <w:fldChar w:fldCharType="end"/>
          </w:r>
        </w:p>
        <w:p w14:paraId="350579D4">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"_Toc176264346" </w:instrText>
          </w:r>
          <w:r>
            <w:fldChar w:fldCharType="separate"/>
          </w:r>
          <w:r>
            <w:rPr>
              <w:rStyle w:val="22"/>
              <w:rFonts w:ascii="Times New Roman" w:hAnsi="Times New Roman" w:cs="Times New Roman"/>
              <w:lang w:val="zh-CN"/>
            </w:rPr>
            <w:t>8.4</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试验装置要求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_Toc176264346 \h </w:instrText>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r>
            <w:rPr>
              <w:rFonts w:ascii="Times New Roman" w:hAnsi="Times New Roman" w:cs="Times New Roman"/>
            </w:rPr>
            <w:fldChar w:fldCharType="end"/>
          </w:r>
        </w:p>
        <w:p w14:paraId="2E1F8ADD">
          <w:pPr>
            <w:pStyle w:val="12"/>
            <w:tabs>
              <w:tab w:val="left" w:pos="420"/>
              <w:tab w:val="right" w:leader="dot" w:pos="8296"/>
            </w:tabs>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"_Toc176264347" </w:instrText>
          </w:r>
          <w:r>
            <w:fldChar w:fldCharType="separate"/>
          </w:r>
          <w:r>
            <w:rPr>
              <w:rStyle w:val="22"/>
              <w:rFonts w:ascii="Times New Roman" w:hAnsi="Times New Roman" w:cs="Times New Roman"/>
              <w:kern w:val="0"/>
            </w:rPr>
            <w:t>9</w:t>
          </w:r>
          <w:r>
            <w:rPr>
              <w:rFonts w:ascii="Times New Roman" w:hAnsi="Times New Roman" w:cs="Times New Roman" w:eastAsiaTheme="minorEastAsia"/>
              <w:b w:val="0"/>
              <w:bCs w:val="0"/>
              <w:caps w:val="0"/>
              <w:sz w:val="21"/>
              <w:szCs w:val="22"/>
              <w14:ligatures w14:val="standardContextual"/>
            </w:rPr>
            <w:tab/>
          </w:r>
          <w:r>
            <w:rPr>
              <w:rStyle w:val="22"/>
              <w:rFonts w:ascii="Times New Roman" w:hAnsi="Times New Roman" w:cs="Times New Roman"/>
              <w:kern w:val="0"/>
            </w:rPr>
            <w:t>试验承试单位</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_Toc176264347 \h </w:instrText>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r>
            <w:rPr>
              <w:rFonts w:ascii="Times New Roman" w:hAnsi="Times New Roman" w:cs="Times New Roman"/>
            </w:rPr>
            <w:fldChar w:fldCharType="end"/>
          </w:r>
        </w:p>
        <w:p w14:paraId="0B1F19C1">
          <w:pPr>
            <w:pStyle w:val="12"/>
            <w:tabs>
              <w:tab w:val="left" w:pos="630"/>
              <w:tab w:val="right" w:leader="dot" w:pos="8296"/>
            </w:tabs>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"_Toc176264348" </w:instrText>
          </w:r>
          <w:r>
            <w:fldChar w:fldCharType="separate"/>
          </w:r>
          <w:r>
            <w:rPr>
              <w:rStyle w:val="22"/>
              <w:rFonts w:ascii="Times New Roman" w:hAnsi="Times New Roman" w:cs="Times New Roman"/>
              <w:kern w:val="0"/>
            </w:rPr>
            <w:t>10</w:t>
          </w:r>
          <w:r>
            <w:rPr>
              <w:rFonts w:ascii="Times New Roman" w:hAnsi="Times New Roman" w:cs="Times New Roman" w:eastAsiaTheme="minorEastAsia"/>
              <w:b w:val="0"/>
              <w:bCs w:val="0"/>
              <w:caps w:val="0"/>
              <w:sz w:val="21"/>
              <w:szCs w:val="22"/>
              <w14:ligatures w14:val="standardContextual"/>
            </w:rPr>
            <w:tab/>
          </w:r>
          <w:r>
            <w:rPr>
              <w:rStyle w:val="22"/>
              <w:rFonts w:ascii="Times New Roman" w:hAnsi="Times New Roman" w:cs="Times New Roman"/>
              <w:kern w:val="0"/>
            </w:rPr>
            <w:t>试验人员</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_Toc176264348 \h </w:instrText>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r>
            <w:rPr>
              <w:rFonts w:ascii="Times New Roman" w:hAnsi="Times New Roman" w:cs="Times New Roman"/>
            </w:rPr>
            <w:fldChar w:fldCharType="end"/>
          </w:r>
        </w:p>
        <w:p w14:paraId="432BAFF2">
          <w:pPr>
            <w:pStyle w:val="12"/>
            <w:tabs>
              <w:tab w:val="left" w:pos="630"/>
              <w:tab w:val="right" w:leader="dot" w:pos="8296"/>
            </w:tabs>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"_Toc176264349" </w:instrText>
          </w:r>
          <w:r>
            <w:fldChar w:fldCharType="separate"/>
          </w:r>
          <w:r>
            <w:rPr>
              <w:rStyle w:val="22"/>
              <w:rFonts w:ascii="Times New Roman" w:hAnsi="Times New Roman" w:cs="Times New Roman"/>
              <w:kern w:val="0"/>
            </w:rPr>
            <w:t>11</w:t>
          </w:r>
          <w:r>
            <w:rPr>
              <w:rFonts w:ascii="Times New Roman" w:hAnsi="Times New Roman" w:cs="Times New Roman" w:eastAsiaTheme="minorEastAsia"/>
              <w:b w:val="0"/>
              <w:bCs w:val="0"/>
              <w:caps w:val="0"/>
              <w:sz w:val="21"/>
              <w:szCs w:val="22"/>
              <w14:ligatures w14:val="standardContextual"/>
            </w:rPr>
            <w:tab/>
          </w:r>
          <w:r>
            <w:rPr>
              <w:rStyle w:val="22"/>
              <w:rFonts w:ascii="Times New Roman" w:hAnsi="Times New Roman" w:cs="Times New Roman"/>
              <w:kern w:val="0"/>
            </w:rPr>
            <w:t>试验现场组织</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_Toc176264349 \h </w:instrText>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r>
            <w:rPr>
              <w:rFonts w:ascii="Times New Roman" w:hAnsi="Times New Roman" w:cs="Times New Roman"/>
            </w:rPr>
            <w:fldChar w:fldCharType="end"/>
          </w:r>
        </w:p>
        <w:p w14:paraId="7E099E8B">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"_Toc176264350" </w:instrText>
          </w:r>
          <w:r>
            <w:fldChar w:fldCharType="separate"/>
          </w:r>
          <w:r>
            <w:rPr>
              <w:rStyle w:val="22"/>
              <w:rFonts w:ascii="Times New Roman" w:hAnsi="Times New Roman" w:cs="Times New Roman"/>
              <w:lang w:val="zh-CN"/>
            </w:rPr>
            <w:t>11.1</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设备承制单位的主要职责：</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_Toc176264350 \h </w:instrText>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r>
            <w:rPr>
              <w:rFonts w:ascii="Times New Roman" w:hAnsi="Times New Roman" w:cs="Times New Roman"/>
            </w:rPr>
            <w:fldChar w:fldCharType="end"/>
          </w:r>
        </w:p>
        <w:p w14:paraId="52142D36">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"_Toc176264351" </w:instrText>
          </w:r>
          <w:r>
            <w:fldChar w:fldCharType="separate"/>
          </w:r>
          <w:r>
            <w:rPr>
              <w:rStyle w:val="22"/>
              <w:rFonts w:ascii="Times New Roman" w:hAnsi="Times New Roman" w:cs="Times New Roman"/>
              <w:lang w:val="zh-CN"/>
            </w:rPr>
            <w:t>11.2</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试验承试单位的主要职责：</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_Toc176264351 \h </w:instrText>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r>
            <w:rPr>
              <w:rFonts w:ascii="Times New Roman" w:hAnsi="Times New Roman" w:cs="Times New Roman"/>
            </w:rPr>
            <w:fldChar w:fldCharType="end"/>
          </w:r>
        </w:p>
        <w:p w14:paraId="6B174E0D">
          <w:pPr>
            <w:pStyle w:val="12"/>
            <w:tabs>
              <w:tab w:val="left" w:pos="630"/>
              <w:tab w:val="right" w:leader="dot" w:pos="8296"/>
            </w:tabs>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"_Toc176264352" </w:instrText>
          </w:r>
          <w:r>
            <w:fldChar w:fldCharType="separate"/>
          </w:r>
          <w:r>
            <w:rPr>
              <w:rStyle w:val="22"/>
              <w:rFonts w:ascii="Times New Roman" w:hAnsi="Times New Roman" w:cs="Times New Roman"/>
              <w:kern w:val="0"/>
            </w:rPr>
            <w:t>12</w:t>
          </w:r>
          <w:r>
            <w:rPr>
              <w:rFonts w:ascii="Times New Roman" w:hAnsi="Times New Roman" w:cs="Times New Roman" w:eastAsiaTheme="minorEastAsia"/>
              <w:b w:val="0"/>
              <w:bCs w:val="0"/>
              <w:caps w:val="0"/>
              <w:sz w:val="21"/>
              <w:szCs w:val="22"/>
              <w14:ligatures w14:val="standardContextual"/>
            </w:rPr>
            <w:tab/>
          </w:r>
          <w:r>
            <w:rPr>
              <w:rStyle w:val="22"/>
              <w:rFonts w:ascii="Times New Roman" w:hAnsi="Times New Roman" w:cs="Times New Roman"/>
              <w:kern w:val="0"/>
            </w:rPr>
            <w:t>设备功能检查</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_Toc176264352 \h </w:instrText>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r>
            <w:rPr>
              <w:rFonts w:ascii="Times New Roman" w:hAnsi="Times New Roman" w:cs="Times New Roman"/>
            </w:rPr>
            <w:fldChar w:fldCharType="end"/>
          </w:r>
        </w:p>
        <w:p w14:paraId="781A35F7">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"_Toc176264353" </w:instrText>
          </w:r>
          <w:r>
            <w:fldChar w:fldCharType="separate"/>
          </w:r>
          <w:r>
            <w:rPr>
              <w:rStyle w:val="22"/>
              <w:rFonts w:ascii="Times New Roman" w:hAnsi="Times New Roman" w:cs="Times New Roman"/>
              <w:lang w:val="zh-CN"/>
            </w:rPr>
            <w:t>12.1</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产品验收测试（ATP）</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_Toc176264353 \h </w:instrText>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r>
            <w:rPr>
              <w:rFonts w:ascii="Times New Roman" w:hAnsi="Times New Roman" w:cs="Times New Roman"/>
            </w:rPr>
            <w:fldChar w:fldCharType="end"/>
          </w:r>
        </w:p>
        <w:p w14:paraId="20953EA4">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"_Toc176264354" </w:instrText>
          </w:r>
          <w:r>
            <w:fldChar w:fldCharType="separate"/>
          </w:r>
          <w:r>
            <w:rPr>
              <w:rStyle w:val="22"/>
              <w:rFonts w:ascii="Times New Roman" w:hAnsi="Times New Roman" w:cs="Times New Roman"/>
              <w:lang w:val="zh-CN"/>
            </w:rPr>
            <w:t>12.2</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鉴定性能接收试验（QPAT）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_Toc176264354 \h </w:instrText>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r>
            <w:rPr>
              <w:rFonts w:ascii="Times New Roman" w:hAnsi="Times New Roman" w:cs="Times New Roman"/>
            </w:rPr>
            <w:fldChar w:fldCharType="end"/>
          </w:r>
        </w:p>
        <w:p w14:paraId="1890E170">
          <w:pPr>
            <w:pStyle w:val="12"/>
            <w:tabs>
              <w:tab w:val="left" w:pos="630"/>
              <w:tab w:val="right" w:leader="dot" w:pos="8296"/>
            </w:tabs>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"_Toc176264355" </w:instrText>
          </w:r>
          <w:r>
            <w:fldChar w:fldCharType="separate"/>
          </w:r>
          <w:r>
            <w:rPr>
              <w:rStyle w:val="22"/>
              <w:rFonts w:ascii="Times New Roman" w:hAnsi="Times New Roman" w:cs="Times New Roman"/>
            </w:rPr>
            <w:t>13</w:t>
          </w:r>
          <w:r>
            <w:rPr>
              <w:rFonts w:ascii="Times New Roman" w:hAnsi="Times New Roman" w:cs="Times New Roman" w:eastAsiaTheme="minorEastAsia"/>
              <w:b w:val="0"/>
              <w:bCs w:val="0"/>
              <w:caps w:val="0"/>
              <w:sz w:val="21"/>
              <w:szCs w:val="22"/>
              <w14:ligatures w14:val="standardContextual"/>
            </w:rPr>
            <w:tab/>
          </w:r>
          <w:r>
            <w:rPr>
              <w:rStyle w:val="22"/>
              <w:rFonts w:ascii="Times New Roman" w:hAnsi="Times New Roman" w:cs="Times New Roman"/>
            </w:rPr>
            <w:t>温度/高度试验</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_Toc176264355 \h </w:instrText>
          </w:r>
          <w:r>
            <w:rPr>
              <w:rFonts w:ascii="Times New Roman" w:hAnsi="Times New Roman" w:cs="Times New Roman"/>
            </w:rPr>
            <w:fldChar w:fldCharType="separate"/>
          </w:r>
          <w:r>
            <w:rPr>
              <w:rFonts w:ascii="Times New Roman" w:hAnsi="Times New Roman" w:cs="Times New Roman"/>
            </w:rPr>
            <w:t>15</w:t>
          </w:r>
          <w:r>
            <w:rPr>
              <w:rFonts w:ascii="Times New Roman" w:hAnsi="Times New Roman" w:cs="Times New Roman"/>
            </w:rPr>
            <w:fldChar w:fldCharType="end"/>
          </w:r>
          <w:r>
            <w:rPr>
              <w:rFonts w:ascii="Times New Roman" w:hAnsi="Times New Roman" w:cs="Times New Roman"/>
            </w:rPr>
            <w:fldChar w:fldCharType="end"/>
          </w:r>
        </w:p>
        <w:p w14:paraId="09254096">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"_Toc176264356" </w:instrText>
          </w:r>
          <w:r>
            <w:fldChar w:fldCharType="separate"/>
          </w:r>
          <w:r>
            <w:rPr>
              <w:rStyle w:val="22"/>
              <w:rFonts w:ascii="Times New Roman" w:hAnsi="Times New Roman" w:cs="Times New Roman"/>
            </w:rPr>
            <w:t>13.1</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试验目的</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_Toc176264356 \h </w:instrText>
          </w:r>
          <w:r>
            <w:rPr>
              <w:rFonts w:ascii="Times New Roman" w:hAnsi="Times New Roman" w:cs="Times New Roman"/>
            </w:rPr>
            <w:fldChar w:fldCharType="separate"/>
          </w:r>
          <w:r>
            <w:rPr>
              <w:rFonts w:ascii="Times New Roman" w:hAnsi="Times New Roman" w:cs="Times New Roman"/>
            </w:rPr>
            <w:t>15</w:t>
          </w:r>
          <w:r>
            <w:rPr>
              <w:rFonts w:ascii="Times New Roman" w:hAnsi="Times New Roman" w:cs="Times New Roman"/>
            </w:rPr>
            <w:fldChar w:fldCharType="end"/>
          </w:r>
          <w:r>
            <w:rPr>
              <w:rFonts w:ascii="Times New Roman" w:hAnsi="Times New Roman" w:cs="Times New Roman"/>
            </w:rPr>
            <w:fldChar w:fldCharType="end"/>
          </w:r>
        </w:p>
        <w:p w14:paraId="752B6520">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"_Toc176264357" </w:instrText>
          </w:r>
          <w:r>
            <w:fldChar w:fldCharType="separate"/>
          </w:r>
          <w:r>
            <w:rPr>
              <w:rStyle w:val="22"/>
              <w:rFonts w:ascii="Times New Roman" w:hAnsi="Times New Roman" w:cs="Times New Roman"/>
            </w:rPr>
            <w:t>13.2</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_Toc176264357 \h </w:instrText>
          </w:r>
          <w:r>
            <w:rPr>
              <w:rFonts w:ascii="Times New Roman" w:hAnsi="Times New Roman" w:cs="Times New Roman"/>
            </w:rPr>
            <w:fldChar w:fldCharType="separate"/>
          </w:r>
          <w:r>
            <w:rPr>
              <w:rFonts w:ascii="Times New Roman" w:hAnsi="Times New Roman" w:cs="Times New Roman"/>
            </w:rPr>
            <w:t>15</w:t>
          </w:r>
          <w:r>
            <w:rPr>
              <w:rFonts w:ascii="Times New Roman" w:hAnsi="Times New Roman" w:cs="Times New Roman"/>
            </w:rPr>
            <w:fldChar w:fldCharType="end"/>
          </w:r>
          <w:r>
            <w:rPr>
              <w:rFonts w:ascii="Times New Roman" w:hAnsi="Times New Roman" w:cs="Times New Roman"/>
            </w:rPr>
            <w:fldChar w:fldCharType="end"/>
          </w:r>
        </w:p>
        <w:p w14:paraId="1CD36407">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"_Toc176264358" </w:instrText>
          </w:r>
          <w:r>
            <w:fldChar w:fldCharType="separate"/>
          </w:r>
          <w:r>
            <w:rPr>
              <w:rStyle w:val="22"/>
              <w:rFonts w:ascii="Times New Roman" w:hAnsi="Times New Roman" w:cs="Times New Roman"/>
              <w:lang w:val="zh-CN"/>
            </w:rPr>
            <w:t>13.3</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受试/陪试设备</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_Toc176264358 \h </w:instrText>
          </w:r>
          <w:r>
            <w:rPr>
              <w:rFonts w:ascii="Times New Roman" w:hAnsi="Times New Roman" w:cs="Times New Roman"/>
            </w:rPr>
            <w:fldChar w:fldCharType="separate"/>
          </w:r>
          <w:r>
            <w:rPr>
              <w:rFonts w:ascii="Times New Roman" w:hAnsi="Times New Roman" w:cs="Times New Roman"/>
            </w:rPr>
            <w:t>15</w:t>
          </w:r>
          <w:r>
            <w:rPr>
              <w:rFonts w:ascii="Times New Roman" w:hAnsi="Times New Roman" w:cs="Times New Roman"/>
            </w:rPr>
            <w:fldChar w:fldCharType="end"/>
          </w:r>
          <w:r>
            <w:rPr>
              <w:rFonts w:ascii="Times New Roman" w:hAnsi="Times New Roman" w:cs="Times New Roman"/>
            </w:rPr>
            <w:fldChar w:fldCharType="end"/>
          </w:r>
        </w:p>
        <w:p w14:paraId="74B12D7E">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"_Toc176264359" </w:instrText>
          </w:r>
          <w:r>
            <w:fldChar w:fldCharType="separate"/>
          </w:r>
          <w:r>
            <w:rPr>
              <w:rStyle w:val="22"/>
              <w:rFonts w:ascii="Times New Roman" w:hAnsi="Times New Roman" w:cs="Times New Roman"/>
              <w:lang w:val="zh-CN"/>
            </w:rPr>
            <w:t>13.4</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试验设备、测试设备及要求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_Toc176264359 \h </w:instrText>
          </w:r>
          <w:r>
            <w:rPr>
              <w:rFonts w:ascii="Times New Roman" w:hAnsi="Times New Roman" w:cs="Times New Roman"/>
            </w:rPr>
            <w:fldChar w:fldCharType="separate"/>
          </w:r>
          <w:r>
            <w:rPr>
              <w:rFonts w:ascii="Times New Roman" w:hAnsi="Times New Roman" w:cs="Times New Roman"/>
            </w:rPr>
            <w:t>15</w:t>
          </w:r>
          <w:r>
            <w:rPr>
              <w:rFonts w:ascii="Times New Roman" w:hAnsi="Times New Roman" w:cs="Times New Roman"/>
            </w:rPr>
            <w:fldChar w:fldCharType="end"/>
          </w:r>
          <w:r>
            <w:rPr>
              <w:rFonts w:ascii="Times New Roman" w:hAnsi="Times New Roman" w:cs="Times New Roman"/>
            </w:rPr>
            <w:fldChar w:fldCharType="end"/>
          </w:r>
        </w:p>
        <w:p w14:paraId="4C2B2984">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"_Toc176264360" </w:instrText>
          </w:r>
          <w:r>
            <w:fldChar w:fldCharType="separate"/>
          </w:r>
          <w:r>
            <w:rPr>
              <w:rStyle w:val="22"/>
              <w:rFonts w:ascii="Times New Roman" w:hAnsi="Times New Roman" w:cs="Times New Roman"/>
              <w:lang w:val="zh-CN"/>
            </w:rPr>
            <w:t>13.5</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试验布置和连接</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_Toc176264360 \h </w:instrText>
          </w:r>
          <w:r>
            <w:rPr>
              <w:rFonts w:ascii="Times New Roman" w:hAnsi="Times New Roman" w:cs="Times New Roman"/>
            </w:rPr>
            <w:fldChar w:fldCharType="separate"/>
          </w:r>
          <w:r>
            <w:rPr>
              <w:rFonts w:ascii="Times New Roman" w:hAnsi="Times New Roman" w:cs="Times New Roman"/>
            </w:rPr>
            <w:t>16</w:t>
          </w:r>
          <w:r>
            <w:rPr>
              <w:rFonts w:ascii="Times New Roman" w:hAnsi="Times New Roman" w:cs="Times New Roman"/>
            </w:rPr>
            <w:fldChar w:fldCharType="end"/>
          </w:r>
          <w:r>
            <w:rPr>
              <w:rFonts w:ascii="Times New Roman" w:hAnsi="Times New Roman" w:cs="Times New Roman"/>
            </w:rPr>
            <w:fldChar w:fldCharType="end"/>
          </w:r>
        </w:p>
        <w:p w14:paraId="2EE498C7">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"_Toc176264361" </w:instrText>
          </w:r>
          <w:r>
            <w:fldChar w:fldCharType="separate"/>
          </w:r>
          <w:r>
            <w:rPr>
              <w:rStyle w:val="22"/>
              <w:rFonts w:ascii="Times New Roman" w:hAnsi="Times New Roman" w:cs="Times New Roman"/>
              <w:lang w:val="zh-CN"/>
            </w:rPr>
            <w:t>13.6</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试验件、试验装置（试验前）的制造符合性要求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_Toc176264361 \h </w:instrText>
          </w:r>
          <w:r>
            <w:rPr>
              <w:rFonts w:ascii="Times New Roman" w:hAnsi="Times New Roman" w:cs="Times New Roman"/>
            </w:rPr>
            <w:fldChar w:fldCharType="separate"/>
          </w:r>
          <w:r>
            <w:rPr>
              <w:rFonts w:ascii="Times New Roman" w:hAnsi="Times New Roman" w:cs="Times New Roman"/>
            </w:rPr>
            <w:t>18</w:t>
          </w:r>
          <w:r>
            <w:rPr>
              <w:rFonts w:ascii="Times New Roman" w:hAnsi="Times New Roman" w:cs="Times New Roman"/>
            </w:rPr>
            <w:fldChar w:fldCharType="end"/>
          </w:r>
          <w:r>
            <w:rPr>
              <w:rFonts w:ascii="Times New Roman" w:hAnsi="Times New Roman" w:cs="Times New Roman"/>
            </w:rPr>
            <w:fldChar w:fldCharType="end"/>
          </w:r>
        </w:p>
        <w:p w14:paraId="12C5CC62">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"_Toc176264362" </w:instrText>
          </w:r>
          <w:r>
            <w:fldChar w:fldCharType="separate"/>
          </w:r>
          <w:r>
            <w:rPr>
              <w:rStyle w:val="22"/>
              <w:rFonts w:ascii="Times New Roman" w:hAnsi="Times New Roman" w:cs="Times New Roman"/>
            </w:rPr>
            <w:t>13.7</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试验程序</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_Toc176264362 \h </w:instrText>
          </w:r>
          <w:r>
            <w:rPr>
              <w:rFonts w:ascii="Times New Roman" w:hAnsi="Times New Roman" w:cs="Times New Roman"/>
            </w:rPr>
            <w:fldChar w:fldCharType="separate"/>
          </w:r>
          <w:r>
            <w:rPr>
              <w:rFonts w:ascii="Times New Roman" w:hAnsi="Times New Roman" w:cs="Times New Roman"/>
            </w:rPr>
            <w:t>18</w:t>
          </w:r>
          <w:r>
            <w:rPr>
              <w:rFonts w:ascii="Times New Roman" w:hAnsi="Times New Roman" w:cs="Times New Roman"/>
            </w:rPr>
            <w:fldChar w:fldCharType="end"/>
          </w:r>
          <w:r>
            <w:rPr>
              <w:rFonts w:ascii="Times New Roman" w:hAnsi="Times New Roman" w:cs="Times New Roman"/>
            </w:rPr>
            <w:fldChar w:fldCharType="end"/>
          </w:r>
        </w:p>
        <w:p w14:paraId="493E8705">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"_Toc176264363" </w:instrText>
          </w:r>
          <w:r>
            <w:fldChar w:fldCharType="separate"/>
          </w:r>
          <w:r>
            <w:rPr>
              <w:rStyle w:val="22"/>
              <w:rFonts w:ascii="Times New Roman" w:hAnsi="Times New Roman" w:cs="Times New Roman"/>
              <w:i w:val="0"/>
            </w:rPr>
            <w:t>13.7.1</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地面耐受低温试验和低温工作试验</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_Toc176264363 \h </w:instrText>
          </w:r>
          <w:r>
            <w:rPr>
              <w:rFonts w:ascii="Times New Roman" w:hAnsi="Times New Roman" w:cs="Times New Roman"/>
              <w:i w:val="0"/>
            </w:rPr>
            <w:fldChar w:fldCharType="separate"/>
          </w:r>
          <w:r>
            <w:rPr>
              <w:rFonts w:ascii="Times New Roman" w:hAnsi="Times New Roman" w:cs="Times New Roman"/>
              <w:i w:val="0"/>
            </w:rPr>
            <w:t>18</w:t>
          </w:r>
          <w:r>
            <w:rPr>
              <w:rFonts w:ascii="Times New Roman" w:hAnsi="Times New Roman" w:cs="Times New Roman"/>
              <w:i w:val="0"/>
            </w:rPr>
            <w:fldChar w:fldCharType="end"/>
          </w:r>
          <w:r>
            <w:rPr>
              <w:rFonts w:ascii="Times New Roman" w:hAnsi="Times New Roman" w:cs="Times New Roman"/>
              <w:i w:val="0"/>
            </w:rPr>
            <w:fldChar w:fldCharType="end"/>
          </w:r>
        </w:p>
        <w:p w14:paraId="7ECEA63A">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"_Toc176264364" </w:instrText>
          </w:r>
          <w:r>
            <w:fldChar w:fldCharType="separate"/>
          </w:r>
          <w:r>
            <w:rPr>
              <w:rStyle w:val="22"/>
              <w:rFonts w:ascii="Times New Roman" w:hAnsi="Times New Roman" w:cs="Times New Roman"/>
              <w:i w:val="0"/>
            </w:rPr>
            <w:t>13.7.2</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地面耐受高温试验和高温工作温度试验程序</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_Toc176264364 \h </w:instrText>
          </w:r>
          <w:r>
            <w:rPr>
              <w:rFonts w:ascii="Times New Roman" w:hAnsi="Times New Roman" w:cs="Times New Roman"/>
              <w:i w:val="0"/>
            </w:rPr>
            <w:fldChar w:fldCharType="separate"/>
          </w:r>
          <w:r>
            <w:rPr>
              <w:rFonts w:ascii="Times New Roman" w:hAnsi="Times New Roman" w:cs="Times New Roman"/>
              <w:i w:val="0"/>
            </w:rPr>
            <w:t>19</w:t>
          </w:r>
          <w:r>
            <w:rPr>
              <w:rFonts w:ascii="Times New Roman" w:hAnsi="Times New Roman" w:cs="Times New Roman"/>
              <w:i w:val="0"/>
            </w:rPr>
            <w:fldChar w:fldCharType="end"/>
          </w:r>
          <w:r>
            <w:rPr>
              <w:rFonts w:ascii="Times New Roman" w:hAnsi="Times New Roman" w:cs="Times New Roman"/>
              <w:i w:val="0"/>
            </w:rPr>
            <w:fldChar w:fldCharType="end"/>
          </w:r>
        </w:p>
        <w:p w14:paraId="58CBEFFC">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"_Toc176264365" </w:instrText>
          </w:r>
          <w:r>
            <w:fldChar w:fldCharType="separate"/>
          </w:r>
          <w:r>
            <w:rPr>
              <w:rStyle w:val="22"/>
              <w:rFonts w:ascii="Times New Roman" w:hAnsi="Times New Roman" w:cs="Times New Roman"/>
              <w:i w:val="0"/>
            </w:rPr>
            <w:t>13.7.3</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飞行中冷却能力损失试验程序</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_Toc176264365 \h </w:instrText>
          </w:r>
          <w:r>
            <w:rPr>
              <w:rFonts w:ascii="Times New Roman" w:hAnsi="Times New Roman" w:cs="Times New Roman"/>
              <w:i w:val="0"/>
            </w:rPr>
            <w:fldChar w:fldCharType="separate"/>
          </w:r>
          <w:r>
            <w:rPr>
              <w:rFonts w:ascii="Times New Roman" w:hAnsi="Times New Roman" w:cs="Times New Roman"/>
              <w:i w:val="0"/>
            </w:rPr>
            <w:t>20</w:t>
          </w:r>
          <w:r>
            <w:rPr>
              <w:rFonts w:ascii="Times New Roman" w:hAnsi="Times New Roman" w:cs="Times New Roman"/>
              <w:i w:val="0"/>
            </w:rPr>
            <w:fldChar w:fldCharType="end"/>
          </w:r>
          <w:r>
            <w:rPr>
              <w:rFonts w:ascii="Times New Roman" w:hAnsi="Times New Roman" w:cs="Times New Roman"/>
              <w:i w:val="0"/>
            </w:rPr>
            <w:fldChar w:fldCharType="end"/>
          </w:r>
        </w:p>
        <w:p w14:paraId="22C28C90">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"_Toc176264366" </w:instrText>
          </w:r>
          <w:r>
            <w:fldChar w:fldCharType="separate"/>
          </w:r>
          <w:r>
            <w:rPr>
              <w:rStyle w:val="22"/>
              <w:rFonts w:ascii="Times New Roman" w:hAnsi="Times New Roman" w:cs="Times New Roman"/>
              <w:i w:val="0"/>
            </w:rPr>
            <w:t>13.7.4</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高度试验</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_Toc176264366 \h </w:instrText>
          </w:r>
          <w:r>
            <w:rPr>
              <w:rFonts w:ascii="Times New Roman" w:hAnsi="Times New Roman" w:cs="Times New Roman"/>
              <w:i w:val="0"/>
            </w:rPr>
            <w:fldChar w:fldCharType="separate"/>
          </w:r>
          <w:r>
            <w:rPr>
              <w:rFonts w:ascii="Times New Roman" w:hAnsi="Times New Roman" w:cs="Times New Roman"/>
              <w:i w:val="0"/>
            </w:rPr>
            <w:t>21</w:t>
          </w:r>
          <w:r>
            <w:rPr>
              <w:rFonts w:ascii="Times New Roman" w:hAnsi="Times New Roman" w:cs="Times New Roman"/>
              <w:i w:val="0"/>
            </w:rPr>
            <w:fldChar w:fldCharType="end"/>
          </w:r>
          <w:r>
            <w:rPr>
              <w:rFonts w:ascii="Times New Roman" w:hAnsi="Times New Roman" w:cs="Times New Roman"/>
              <w:i w:val="0"/>
            </w:rPr>
            <w:fldChar w:fldCharType="end"/>
          </w:r>
        </w:p>
        <w:p w14:paraId="1C972703">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"_Toc176264367" </w:instrText>
          </w:r>
          <w:r>
            <w:fldChar w:fldCharType="separate"/>
          </w:r>
          <w:r>
            <w:rPr>
              <w:rStyle w:val="22"/>
              <w:rFonts w:ascii="Times New Roman" w:hAnsi="Times New Roman" w:cs="Times New Roman"/>
            </w:rPr>
            <w:t>13.8</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试验合格判据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_Toc176264367 \h </w:instrText>
          </w:r>
          <w:r>
            <w:rPr>
              <w:rFonts w:ascii="Times New Roman" w:hAnsi="Times New Roman" w:cs="Times New Roman"/>
            </w:rPr>
            <w:fldChar w:fldCharType="separate"/>
          </w:r>
          <w:r>
            <w:rPr>
              <w:rFonts w:ascii="Times New Roman" w:hAnsi="Times New Roman" w:cs="Times New Roman"/>
            </w:rPr>
            <w:t>21</w:t>
          </w:r>
          <w:r>
            <w:rPr>
              <w:rFonts w:ascii="Times New Roman" w:hAnsi="Times New Roman" w:cs="Times New Roman"/>
            </w:rPr>
            <w:fldChar w:fldCharType="end"/>
          </w:r>
          <w:r>
            <w:rPr>
              <w:rFonts w:ascii="Times New Roman" w:hAnsi="Times New Roman" w:cs="Times New Roman"/>
            </w:rPr>
            <w:fldChar w:fldCharType="end"/>
          </w:r>
        </w:p>
        <w:p w14:paraId="6DC0687E">
          <w:pPr>
            <w:pStyle w:val="12"/>
            <w:tabs>
              <w:tab w:val="left" w:pos="630"/>
              <w:tab w:val="right" w:leader="dot" w:pos="8296"/>
            </w:tabs>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"_Toc176264368" </w:instrText>
          </w:r>
          <w:r>
            <w:fldChar w:fldCharType="separate"/>
          </w:r>
          <w:r>
            <w:rPr>
              <w:rStyle w:val="22"/>
              <w:rFonts w:ascii="Times New Roman" w:hAnsi="Times New Roman" w:cs="Times New Roman"/>
            </w:rPr>
            <w:t>14</w:t>
          </w:r>
          <w:r>
            <w:rPr>
              <w:rFonts w:ascii="Times New Roman" w:hAnsi="Times New Roman" w:cs="Times New Roman" w:eastAsiaTheme="minorEastAsia"/>
              <w:b w:val="0"/>
              <w:bCs w:val="0"/>
              <w:caps w:val="0"/>
              <w:sz w:val="21"/>
              <w:szCs w:val="22"/>
              <w14:ligatures w14:val="standardContextual"/>
            </w:rPr>
            <w:tab/>
          </w:r>
          <w:r>
            <w:rPr>
              <w:rStyle w:val="22"/>
              <w:rFonts w:ascii="Times New Roman" w:hAnsi="Times New Roman" w:cs="Times New Roman"/>
            </w:rPr>
            <w:t>温度变化试验</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_Toc176264368 \h </w:instrText>
          </w:r>
          <w:r>
            <w:rPr>
              <w:rFonts w:ascii="Times New Roman" w:hAnsi="Times New Roman" w:cs="Times New Roman"/>
            </w:rPr>
            <w:fldChar w:fldCharType="separate"/>
          </w:r>
          <w:r>
            <w:rPr>
              <w:rFonts w:ascii="Times New Roman" w:hAnsi="Times New Roman" w:cs="Times New Roman"/>
            </w:rPr>
            <w:t>22</w:t>
          </w:r>
          <w:r>
            <w:rPr>
              <w:rFonts w:ascii="Times New Roman" w:hAnsi="Times New Roman" w:cs="Times New Roman"/>
            </w:rPr>
            <w:fldChar w:fldCharType="end"/>
          </w:r>
          <w:r>
            <w:rPr>
              <w:rFonts w:ascii="Times New Roman" w:hAnsi="Times New Roman" w:cs="Times New Roman"/>
            </w:rPr>
            <w:fldChar w:fldCharType="end"/>
          </w:r>
        </w:p>
        <w:p w14:paraId="097591C7">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"_Toc176264369" </w:instrText>
          </w:r>
          <w:r>
            <w:fldChar w:fldCharType="separate"/>
          </w:r>
          <w:r>
            <w:rPr>
              <w:rStyle w:val="22"/>
              <w:rFonts w:ascii="Times New Roman" w:hAnsi="Times New Roman" w:cs="Times New Roman"/>
              <w:lang w:val="zh-CN"/>
            </w:rPr>
            <w:t>14.1</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试验目的</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_Toc176264369 \h </w:instrText>
          </w:r>
          <w:r>
            <w:rPr>
              <w:rFonts w:ascii="Times New Roman" w:hAnsi="Times New Roman" w:cs="Times New Roman"/>
            </w:rPr>
            <w:fldChar w:fldCharType="separate"/>
          </w:r>
          <w:r>
            <w:rPr>
              <w:rFonts w:ascii="Times New Roman" w:hAnsi="Times New Roman" w:cs="Times New Roman"/>
            </w:rPr>
            <w:t>22</w:t>
          </w:r>
          <w:r>
            <w:rPr>
              <w:rFonts w:ascii="Times New Roman" w:hAnsi="Times New Roman" w:cs="Times New Roman"/>
            </w:rPr>
            <w:fldChar w:fldCharType="end"/>
          </w:r>
          <w:r>
            <w:rPr>
              <w:rFonts w:ascii="Times New Roman" w:hAnsi="Times New Roman" w:cs="Times New Roman"/>
            </w:rPr>
            <w:fldChar w:fldCharType="end"/>
          </w:r>
        </w:p>
        <w:p w14:paraId="7E663743">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"_Toc176264370" </w:instrText>
          </w:r>
          <w:r>
            <w:fldChar w:fldCharType="separate"/>
          </w:r>
          <w:r>
            <w:rPr>
              <w:rStyle w:val="22"/>
              <w:rFonts w:ascii="Times New Roman" w:hAnsi="Times New Roman" w:cs="Times New Roman"/>
              <w:lang w:val="zh-CN"/>
            </w:rPr>
            <w:t>14.2</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_Toc176264370 \h </w:instrText>
          </w:r>
          <w:r>
            <w:rPr>
              <w:rFonts w:ascii="Times New Roman" w:hAnsi="Times New Roman" w:cs="Times New Roman"/>
            </w:rPr>
            <w:fldChar w:fldCharType="separate"/>
          </w:r>
          <w:r>
            <w:rPr>
              <w:rFonts w:ascii="Times New Roman" w:hAnsi="Times New Roman" w:cs="Times New Roman"/>
            </w:rPr>
            <w:t>22</w:t>
          </w:r>
          <w:r>
            <w:rPr>
              <w:rFonts w:ascii="Times New Roman" w:hAnsi="Times New Roman" w:cs="Times New Roman"/>
            </w:rPr>
            <w:fldChar w:fldCharType="end"/>
          </w:r>
          <w:r>
            <w:rPr>
              <w:rFonts w:ascii="Times New Roman" w:hAnsi="Times New Roman" w:cs="Times New Roman"/>
            </w:rPr>
            <w:fldChar w:fldCharType="end"/>
          </w:r>
        </w:p>
        <w:p w14:paraId="3262F97B">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"_Toc176264371" </w:instrText>
          </w:r>
          <w:r>
            <w:fldChar w:fldCharType="separate"/>
          </w:r>
          <w:r>
            <w:rPr>
              <w:rStyle w:val="22"/>
              <w:rFonts w:ascii="Times New Roman" w:hAnsi="Times New Roman" w:cs="Times New Roman"/>
              <w:lang w:val="zh-CN"/>
            </w:rPr>
            <w:t>14.3</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受试/陪试设备</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_Toc176264371 \h </w:instrText>
          </w:r>
          <w:r>
            <w:rPr>
              <w:rFonts w:ascii="Times New Roman" w:hAnsi="Times New Roman" w:cs="Times New Roman"/>
            </w:rPr>
            <w:fldChar w:fldCharType="separate"/>
          </w:r>
          <w:r>
            <w:rPr>
              <w:rFonts w:ascii="Times New Roman" w:hAnsi="Times New Roman" w:cs="Times New Roman"/>
            </w:rPr>
            <w:t>22</w:t>
          </w:r>
          <w:r>
            <w:rPr>
              <w:rFonts w:ascii="Times New Roman" w:hAnsi="Times New Roman" w:cs="Times New Roman"/>
            </w:rPr>
            <w:fldChar w:fldCharType="end"/>
          </w:r>
          <w:r>
            <w:rPr>
              <w:rFonts w:ascii="Times New Roman" w:hAnsi="Times New Roman" w:cs="Times New Roman"/>
            </w:rPr>
            <w:fldChar w:fldCharType="end"/>
          </w:r>
        </w:p>
        <w:p w14:paraId="1A09AC24">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"_Toc176264372" </w:instrText>
          </w:r>
          <w:r>
            <w:fldChar w:fldCharType="separate"/>
          </w:r>
          <w:r>
            <w:rPr>
              <w:rStyle w:val="22"/>
              <w:rFonts w:ascii="Times New Roman" w:hAnsi="Times New Roman" w:cs="Times New Roman"/>
              <w:lang w:val="zh-CN"/>
            </w:rPr>
            <w:t>14.4</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试验设备、测试设备及要求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_Toc176264372 \h </w:instrText>
          </w:r>
          <w:r>
            <w:rPr>
              <w:rFonts w:ascii="Times New Roman" w:hAnsi="Times New Roman" w:cs="Times New Roman"/>
            </w:rPr>
            <w:fldChar w:fldCharType="separate"/>
          </w:r>
          <w:r>
            <w:rPr>
              <w:rFonts w:ascii="Times New Roman" w:hAnsi="Times New Roman" w:cs="Times New Roman"/>
            </w:rPr>
            <w:t>22</w:t>
          </w:r>
          <w:r>
            <w:rPr>
              <w:rFonts w:ascii="Times New Roman" w:hAnsi="Times New Roman" w:cs="Times New Roman"/>
            </w:rPr>
            <w:fldChar w:fldCharType="end"/>
          </w:r>
          <w:r>
            <w:rPr>
              <w:rFonts w:ascii="Times New Roman" w:hAnsi="Times New Roman" w:cs="Times New Roman"/>
            </w:rPr>
            <w:fldChar w:fldCharType="end"/>
          </w:r>
        </w:p>
        <w:p w14:paraId="001DAD5C">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"_Toc176264373" </w:instrText>
          </w:r>
          <w:r>
            <w:fldChar w:fldCharType="separate"/>
          </w:r>
          <w:r>
            <w:rPr>
              <w:rStyle w:val="22"/>
              <w:rFonts w:ascii="Times New Roman" w:hAnsi="Times New Roman" w:cs="Times New Roman"/>
              <w:lang w:val="zh-CN"/>
            </w:rPr>
            <w:t>14.5</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试验布置和连接</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_Toc176264373 \h </w:instrText>
          </w:r>
          <w:r>
            <w:rPr>
              <w:rFonts w:ascii="Times New Roman" w:hAnsi="Times New Roman" w:cs="Times New Roman"/>
            </w:rPr>
            <w:fldChar w:fldCharType="separate"/>
          </w:r>
          <w:r>
            <w:rPr>
              <w:rFonts w:ascii="Times New Roman" w:hAnsi="Times New Roman" w:cs="Times New Roman"/>
            </w:rPr>
            <w:t>23</w:t>
          </w:r>
          <w:r>
            <w:rPr>
              <w:rFonts w:ascii="Times New Roman" w:hAnsi="Times New Roman" w:cs="Times New Roman"/>
            </w:rPr>
            <w:fldChar w:fldCharType="end"/>
          </w:r>
          <w:r>
            <w:rPr>
              <w:rFonts w:ascii="Times New Roman" w:hAnsi="Times New Roman" w:cs="Times New Roman"/>
            </w:rPr>
            <w:fldChar w:fldCharType="end"/>
          </w:r>
        </w:p>
        <w:p w14:paraId="0D905274">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"_Toc176264374" </w:instrText>
          </w:r>
          <w:r>
            <w:fldChar w:fldCharType="separate"/>
          </w:r>
          <w:r>
            <w:rPr>
              <w:rStyle w:val="22"/>
              <w:rFonts w:ascii="Times New Roman" w:hAnsi="Times New Roman" w:cs="Times New Roman"/>
              <w:lang w:val="zh-CN"/>
            </w:rPr>
            <w:t>14.6</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试验件、试验装置（试验前）的制造符合性要求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_Toc176264374 \h </w:instrText>
          </w:r>
          <w:r>
            <w:rPr>
              <w:rFonts w:ascii="Times New Roman" w:hAnsi="Times New Roman" w:cs="Times New Roman"/>
            </w:rPr>
            <w:fldChar w:fldCharType="separate"/>
          </w:r>
          <w:r>
            <w:rPr>
              <w:rFonts w:ascii="Times New Roman" w:hAnsi="Times New Roman" w:cs="Times New Roman"/>
            </w:rPr>
            <w:t>24</w:t>
          </w:r>
          <w:r>
            <w:rPr>
              <w:rFonts w:ascii="Times New Roman" w:hAnsi="Times New Roman" w:cs="Times New Roman"/>
            </w:rPr>
            <w:fldChar w:fldCharType="end"/>
          </w:r>
          <w:r>
            <w:rPr>
              <w:rFonts w:ascii="Times New Roman" w:hAnsi="Times New Roman" w:cs="Times New Roman"/>
            </w:rPr>
            <w:fldChar w:fldCharType="end"/>
          </w:r>
        </w:p>
        <w:p w14:paraId="74B7F02D">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"_Toc176264375" </w:instrText>
          </w:r>
          <w:r>
            <w:fldChar w:fldCharType="separate"/>
          </w:r>
          <w:r>
            <w:rPr>
              <w:rStyle w:val="22"/>
              <w:rFonts w:ascii="Times New Roman" w:hAnsi="Times New Roman" w:cs="Times New Roman"/>
              <w:lang w:val="zh-CN"/>
            </w:rPr>
            <w:t>14.7</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试验程序</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_Toc176264375 \h </w:instrText>
          </w:r>
          <w:r>
            <w:rPr>
              <w:rFonts w:ascii="Times New Roman" w:hAnsi="Times New Roman" w:cs="Times New Roman"/>
            </w:rPr>
            <w:fldChar w:fldCharType="separate"/>
          </w:r>
          <w:r>
            <w:rPr>
              <w:rFonts w:ascii="Times New Roman" w:hAnsi="Times New Roman" w:cs="Times New Roman"/>
            </w:rPr>
            <w:t>25</w:t>
          </w:r>
          <w:r>
            <w:rPr>
              <w:rFonts w:ascii="Times New Roman" w:hAnsi="Times New Roman" w:cs="Times New Roman"/>
            </w:rPr>
            <w:fldChar w:fldCharType="end"/>
          </w:r>
          <w:r>
            <w:rPr>
              <w:rFonts w:ascii="Times New Roman" w:hAnsi="Times New Roman" w:cs="Times New Roman"/>
            </w:rPr>
            <w:fldChar w:fldCharType="end"/>
          </w:r>
        </w:p>
        <w:p w14:paraId="4F85D3DB">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"_Toc176264376" </w:instrText>
          </w:r>
          <w:r>
            <w:fldChar w:fldCharType="separate"/>
          </w:r>
          <w:r>
            <w:rPr>
              <w:rStyle w:val="22"/>
              <w:rFonts w:ascii="Times New Roman" w:hAnsi="Times New Roman" w:cs="Times New Roman"/>
              <w:lang w:val="zh-CN"/>
            </w:rPr>
            <w:t>14.8</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试验判据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_Toc176264376 \h </w:instrText>
          </w:r>
          <w:r>
            <w:rPr>
              <w:rFonts w:ascii="Times New Roman" w:hAnsi="Times New Roman" w:cs="Times New Roman"/>
            </w:rPr>
            <w:fldChar w:fldCharType="separate"/>
          </w:r>
          <w:r>
            <w:rPr>
              <w:rFonts w:ascii="Times New Roman" w:hAnsi="Times New Roman" w:cs="Times New Roman"/>
            </w:rPr>
            <w:t>26</w:t>
          </w:r>
          <w:r>
            <w:rPr>
              <w:rFonts w:ascii="Times New Roman" w:hAnsi="Times New Roman" w:cs="Times New Roman"/>
            </w:rPr>
            <w:fldChar w:fldCharType="end"/>
          </w:r>
          <w:r>
            <w:rPr>
              <w:rFonts w:ascii="Times New Roman" w:hAnsi="Times New Roman" w:cs="Times New Roman"/>
            </w:rPr>
            <w:fldChar w:fldCharType="end"/>
          </w:r>
        </w:p>
        <w:p w14:paraId="5C1D5EFC">
          <w:pPr>
            <w:pStyle w:val="12"/>
            <w:tabs>
              <w:tab w:val="left" w:pos="630"/>
              <w:tab w:val="right" w:leader="dot" w:pos="8296"/>
            </w:tabs>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"_Toc176264377" </w:instrText>
          </w:r>
          <w:r>
            <w:fldChar w:fldCharType="separate"/>
          </w:r>
          <w:r>
            <w:rPr>
              <w:rStyle w:val="22"/>
              <w:rFonts w:ascii="Times New Roman" w:hAnsi="Times New Roman" w:cs="Times New Roman"/>
              <w:kern w:val="0"/>
            </w:rPr>
            <w:t>15</w:t>
          </w:r>
          <w:r>
            <w:rPr>
              <w:rFonts w:ascii="Times New Roman" w:hAnsi="Times New Roman" w:cs="Times New Roman" w:eastAsiaTheme="minorEastAsia"/>
              <w:b w:val="0"/>
              <w:bCs w:val="0"/>
              <w:caps w:val="0"/>
              <w:sz w:val="21"/>
              <w:szCs w:val="22"/>
              <w14:ligatures w14:val="standardContextual"/>
            </w:rPr>
            <w:tab/>
          </w:r>
          <w:r>
            <w:rPr>
              <w:rStyle w:val="22"/>
              <w:rFonts w:ascii="Times New Roman" w:hAnsi="Times New Roman" w:cs="Times New Roman"/>
              <w:kern w:val="0"/>
            </w:rPr>
            <w:t>湿热试验</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_Toc176264377 \h </w:instrText>
          </w:r>
          <w:r>
            <w:rPr>
              <w:rFonts w:ascii="Times New Roman" w:hAnsi="Times New Roman" w:cs="Times New Roman"/>
            </w:rPr>
            <w:fldChar w:fldCharType="separate"/>
          </w:r>
          <w:r>
            <w:rPr>
              <w:rFonts w:ascii="Times New Roman" w:hAnsi="Times New Roman" w:cs="Times New Roman"/>
            </w:rPr>
            <w:t>26</w:t>
          </w:r>
          <w:r>
            <w:rPr>
              <w:rFonts w:ascii="Times New Roman" w:hAnsi="Times New Roman" w:cs="Times New Roman"/>
            </w:rPr>
            <w:fldChar w:fldCharType="end"/>
          </w:r>
          <w:r>
            <w:rPr>
              <w:rFonts w:ascii="Times New Roman" w:hAnsi="Times New Roman" w:cs="Times New Roman"/>
            </w:rPr>
            <w:fldChar w:fldCharType="end"/>
          </w:r>
        </w:p>
        <w:p w14:paraId="6DD1CEFF">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"_Toc176264378" </w:instrText>
          </w:r>
          <w:r>
            <w:fldChar w:fldCharType="separate"/>
          </w:r>
          <w:r>
            <w:rPr>
              <w:rStyle w:val="22"/>
              <w:rFonts w:ascii="Times New Roman" w:hAnsi="Times New Roman" w:cs="Times New Roman"/>
              <w:lang w:val="zh-CN"/>
            </w:rPr>
            <w:t>15.1</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试验目的</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_Toc176264378 \h </w:instrText>
          </w:r>
          <w:r>
            <w:rPr>
              <w:rFonts w:ascii="Times New Roman" w:hAnsi="Times New Roman" w:cs="Times New Roman"/>
            </w:rPr>
            <w:fldChar w:fldCharType="separate"/>
          </w:r>
          <w:r>
            <w:rPr>
              <w:rFonts w:ascii="Times New Roman" w:hAnsi="Times New Roman" w:cs="Times New Roman"/>
            </w:rPr>
            <w:t>26</w:t>
          </w:r>
          <w:r>
            <w:rPr>
              <w:rFonts w:ascii="Times New Roman" w:hAnsi="Times New Roman" w:cs="Times New Roman"/>
            </w:rPr>
            <w:fldChar w:fldCharType="end"/>
          </w:r>
          <w:r>
            <w:rPr>
              <w:rFonts w:ascii="Times New Roman" w:hAnsi="Times New Roman" w:cs="Times New Roman"/>
            </w:rPr>
            <w:fldChar w:fldCharType="end"/>
          </w:r>
        </w:p>
        <w:p w14:paraId="24FF0A98">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"_Toc176264379" </w:instrText>
          </w:r>
          <w:r>
            <w:fldChar w:fldCharType="separate"/>
          </w:r>
          <w:r>
            <w:rPr>
              <w:rStyle w:val="22"/>
              <w:rFonts w:ascii="Times New Roman" w:hAnsi="Times New Roman" w:cs="Times New Roman"/>
              <w:lang w:val="zh-CN"/>
            </w:rPr>
            <w:t>15.2</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_Toc176264379 \h </w:instrText>
          </w:r>
          <w:r>
            <w:rPr>
              <w:rFonts w:ascii="Times New Roman" w:hAnsi="Times New Roman" w:cs="Times New Roman"/>
            </w:rPr>
            <w:fldChar w:fldCharType="separate"/>
          </w:r>
          <w:r>
            <w:rPr>
              <w:rFonts w:ascii="Times New Roman" w:hAnsi="Times New Roman" w:cs="Times New Roman"/>
            </w:rPr>
            <w:t>26</w:t>
          </w:r>
          <w:r>
            <w:rPr>
              <w:rFonts w:ascii="Times New Roman" w:hAnsi="Times New Roman" w:cs="Times New Roman"/>
            </w:rPr>
            <w:fldChar w:fldCharType="end"/>
          </w:r>
          <w:r>
            <w:rPr>
              <w:rFonts w:ascii="Times New Roman" w:hAnsi="Times New Roman" w:cs="Times New Roman"/>
            </w:rPr>
            <w:fldChar w:fldCharType="end"/>
          </w:r>
        </w:p>
        <w:p w14:paraId="674629BB">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"_Toc176264380" </w:instrText>
          </w:r>
          <w:r>
            <w:fldChar w:fldCharType="separate"/>
          </w:r>
          <w:r>
            <w:rPr>
              <w:rStyle w:val="22"/>
              <w:rFonts w:ascii="Times New Roman" w:hAnsi="Times New Roman" w:cs="Times New Roman"/>
              <w:lang w:val="zh-CN"/>
            </w:rPr>
            <w:t>15.3</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受试/陪试设备</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_Toc176264380 \h </w:instrText>
          </w:r>
          <w:r>
            <w:rPr>
              <w:rFonts w:ascii="Times New Roman" w:hAnsi="Times New Roman" w:cs="Times New Roman"/>
            </w:rPr>
            <w:fldChar w:fldCharType="separate"/>
          </w:r>
          <w:r>
            <w:rPr>
              <w:rFonts w:ascii="Times New Roman" w:hAnsi="Times New Roman" w:cs="Times New Roman"/>
            </w:rPr>
            <w:t>26</w:t>
          </w:r>
          <w:r>
            <w:rPr>
              <w:rFonts w:ascii="Times New Roman" w:hAnsi="Times New Roman" w:cs="Times New Roman"/>
            </w:rPr>
            <w:fldChar w:fldCharType="end"/>
          </w:r>
          <w:r>
            <w:rPr>
              <w:rFonts w:ascii="Times New Roman" w:hAnsi="Times New Roman" w:cs="Times New Roman"/>
            </w:rPr>
            <w:fldChar w:fldCharType="end"/>
          </w:r>
        </w:p>
        <w:p w14:paraId="09BBD3D6">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"_Toc176264381" </w:instrText>
          </w:r>
          <w:r>
            <w:fldChar w:fldCharType="separate"/>
          </w:r>
          <w:r>
            <w:rPr>
              <w:rStyle w:val="22"/>
              <w:rFonts w:ascii="Times New Roman" w:hAnsi="Times New Roman" w:cs="Times New Roman"/>
              <w:lang w:val="zh-CN"/>
            </w:rPr>
            <w:t>15.4</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试验设备、测试设备及要求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_Toc176264381 \h </w:instrText>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r>
            <w:rPr>
              <w:rFonts w:ascii="Times New Roman" w:hAnsi="Times New Roman" w:cs="Times New Roman"/>
            </w:rPr>
            <w:fldChar w:fldCharType="end"/>
          </w:r>
        </w:p>
        <w:p w14:paraId="05BA779C">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"_Toc176264382" </w:instrText>
          </w:r>
          <w:r>
            <w:fldChar w:fldCharType="separate"/>
          </w:r>
          <w:r>
            <w:rPr>
              <w:rStyle w:val="22"/>
              <w:rFonts w:ascii="Times New Roman" w:hAnsi="Times New Roman" w:cs="Times New Roman"/>
              <w:lang w:val="zh-CN"/>
            </w:rPr>
            <w:t>15.5</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试验布置和连接</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_Toc176264382 \h </w:instrText>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r>
            <w:rPr>
              <w:rFonts w:ascii="Times New Roman" w:hAnsi="Times New Roman" w:cs="Times New Roman"/>
            </w:rPr>
            <w:fldChar w:fldCharType="end"/>
          </w:r>
        </w:p>
        <w:p w14:paraId="5D8B5E5B">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"_Toc176264383" </w:instrText>
          </w:r>
          <w:r>
            <w:fldChar w:fldCharType="separate"/>
          </w:r>
          <w:r>
            <w:rPr>
              <w:rStyle w:val="22"/>
              <w:rFonts w:ascii="Times New Roman" w:hAnsi="Times New Roman" w:cs="Times New Roman"/>
              <w:lang w:val="zh-CN"/>
            </w:rPr>
            <w:t>15.6</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试验件、试验装置（试验前）的制造符合性要求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_Toc176264383 \h </w:instrText>
          </w:r>
          <w:r>
            <w:rPr>
              <w:rFonts w:ascii="Times New Roman" w:hAnsi="Times New Roman" w:cs="Times New Roman"/>
            </w:rPr>
            <w:fldChar w:fldCharType="separate"/>
          </w:r>
          <w:r>
            <w:rPr>
              <w:rFonts w:ascii="Times New Roman" w:hAnsi="Times New Roman" w:cs="Times New Roman"/>
            </w:rPr>
            <w:t>28</w:t>
          </w:r>
          <w:r>
            <w:rPr>
              <w:rFonts w:ascii="Times New Roman" w:hAnsi="Times New Roman" w:cs="Times New Roman"/>
            </w:rPr>
            <w:fldChar w:fldCharType="end"/>
          </w:r>
          <w:r>
            <w:rPr>
              <w:rFonts w:ascii="Times New Roman" w:hAnsi="Times New Roman" w:cs="Times New Roman"/>
            </w:rPr>
            <w:fldChar w:fldCharType="end"/>
          </w:r>
        </w:p>
        <w:p w14:paraId="46AFBC39">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"_Toc176264384" </w:instrText>
          </w:r>
          <w:r>
            <w:fldChar w:fldCharType="separate"/>
          </w:r>
          <w:r>
            <w:rPr>
              <w:rStyle w:val="22"/>
              <w:rFonts w:ascii="Times New Roman" w:hAnsi="Times New Roman" w:cs="Times New Roman"/>
              <w:lang w:val="zh-CN"/>
            </w:rPr>
            <w:t>15.7</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试验程序</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_Toc176264384 \h </w:instrText>
          </w:r>
          <w:r>
            <w:rPr>
              <w:rFonts w:ascii="Times New Roman" w:hAnsi="Times New Roman" w:cs="Times New Roman"/>
            </w:rPr>
            <w:fldChar w:fldCharType="separate"/>
          </w:r>
          <w:r>
            <w:rPr>
              <w:rFonts w:ascii="Times New Roman" w:hAnsi="Times New Roman" w:cs="Times New Roman"/>
            </w:rPr>
            <w:t>29</w:t>
          </w:r>
          <w:r>
            <w:rPr>
              <w:rFonts w:ascii="Times New Roman" w:hAnsi="Times New Roman" w:cs="Times New Roman"/>
            </w:rPr>
            <w:fldChar w:fldCharType="end"/>
          </w:r>
          <w:r>
            <w:rPr>
              <w:rFonts w:ascii="Times New Roman" w:hAnsi="Times New Roman" w:cs="Times New Roman"/>
            </w:rPr>
            <w:fldChar w:fldCharType="end"/>
          </w:r>
        </w:p>
        <w:p w14:paraId="5ED4B783">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"_Toc176264385" </w:instrText>
          </w:r>
          <w:r>
            <w:fldChar w:fldCharType="separate"/>
          </w:r>
          <w:r>
            <w:rPr>
              <w:rStyle w:val="22"/>
              <w:rFonts w:ascii="Times New Roman" w:hAnsi="Times New Roman" w:cs="Times New Roman"/>
              <w:lang w:val="zh-CN"/>
            </w:rPr>
            <w:t>15.8</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试验判据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_Toc176264385 \h </w:instrText>
          </w:r>
          <w:r>
            <w:rPr>
              <w:rFonts w:ascii="Times New Roman" w:hAnsi="Times New Roman" w:cs="Times New Roman"/>
            </w:rPr>
            <w:fldChar w:fldCharType="separate"/>
          </w:r>
          <w:r>
            <w:rPr>
              <w:rFonts w:ascii="Times New Roman" w:hAnsi="Times New Roman" w:cs="Times New Roman"/>
            </w:rPr>
            <w:t>30</w:t>
          </w:r>
          <w:r>
            <w:rPr>
              <w:rFonts w:ascii="Times New Roman" w:hAnsi="Times New Roman" w:cs="Times New Roman"/>
            </w:rPr>
            <w:fldChar w:fldCharType="end"/>
          </w:r>
          <w:r>
            <w:rPr>
              <w:rFonts w:ascii="Times New Roman" w:hAnsi="Times New Roman" w:cs="Times New Roman"/>
            </w:rPr>
            <w:fldChar w:fldCharType="end"/>
          </w:r>
        </w:p>
        <w:p w14:paraId="21911082">
          <w:pPr>
            <w:pStyle w:val="12"/>
            <w:tabs>
              <w:tab w:val="left" w:pos="630"/>
              <w:tab w:val="right" w:leader="dot" w:pos="8296"/>
            </w:tabs>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"_Toc176264386" </w:instrText>
          </w:r>
          <w:r>
            <w:fldChar w:fldCharType="separate"/>
          </w:r>
          <w:r>
            <w:rPr>
              <w:rStyle w:val="22"/>
              <w:rFonts w:ascii="Times New Roman" w:hAnsi="Times New Roman" w:cs="Times New Roman"/>
              <w:kern w:val="0"/>
            </w:rPr>
            <w:t>16</w:t>
          </w:r>
          <w:r>
            <w:rPr>
              <w:rFonts w:ascii="Times New Roman" w:hAnsi="Times New Roman" w:cs="Times New Roman" w:eastAsiaTheme="minorEastAsia"/>
              <w:b w:val="0"/>
              <w:bCs w:val="0"/>
              <w:caps w:val="0"/>
              <w:sz w:val="21"/>
              <w:szCs w:val="22"/>
              <w14:ligatures w14:val="standardContextual"/>
            </w:rPr>
            <w:tab/>
          </w:r>
          <w:r>
            <w:rPr>
              <w:rStyle w:val="22"/>
              <w:rFonts w:ascii="Times New Roman" w:hAnsi="Times New Roman" w:cs="Times New Roman"/>
              <w:kern w:val="0"/>
            </w:rPr>
            <w:t>工作冲击和坠撞安全</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_Toc176264386 \h </w:instrText>
          </w:r>
          <w:r>
            <w:rPr>
              <w:rFonts w:ascii="Times New Roman" w:hAnsi="Times New Roman" w:cs="Times New Roman"/>
            </w:rPr>
            <w:fldChar w:fldCharType="separate"/>
          </w:r>
          <w:r>
            <w:rPr>
              <w:rFonts w:ascii="Times New Roman" w:hAnsi="Times New Roman" w:cs="Times New Roman"/>
            </w:rPr>
            <w:t>30</w:t>
          </w:r>
          <w:r>
            <w:rPr>
              <w:rFonts w:ascii="Times New Roman" w:hAnsi="Times New Roman" w:cs="Times New Roman"/>
            </w:rPr>
            <w:fldChar w:fldCharType="end"/>
          </w:r>
          <w:r>
            <w:rPr>
              <w:rFonts w:ascii="Times New Roman" w:hAnsi="Times New Roman" w:cs="Times New Roman"/>
            </w:rPr>
            <w:fldChar w:fldCharType="end"/>
          </w:r>
        </w:p>
        <w:p w14:paraId="5532FEA0">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"_Toc176264387" </w:instrText>
          </w:r>
          <w:r>
            <w:fldChar w:fldCharType="separate"/>
          </w:r>
          <w:r>
            <w:rPr>
              <w:rStyle w:val="22"/>
              <w:rFonts w:ascii="Times New Roman" w:hAnsi="Times New Roman" w:cs="Times New Roman"/>
              <w:lang w:val="zh-CN"/>
            </w:rPr>
            <w:t>16.1</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工作冲击</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_Toc176264387 \h </w:instrText>
          </w:r>
          <w:r>
            <w:rPr>
              <w:rFonts w:ascii="Times New Roman" w:hAnsi="Times New Roman" w:cs="Times New Roman"/>
            </w:rPr>
            <w:fldChar w:fldCharType="separate"/>
          </w:r>
          <w:r>
            <w:rPr>
              <w:rFonts w:ascii="Times New Roman" w:hAnsi="Times New Roman" w:cs="Times New Roman"/>
            </w:rPr>
            <w:t>30</w:t>
          </w:r>
          <w:r>
            <w:rPr>
              <w:rFonts w:ascii="Times New Roman" w:hAnsi="Times New Roman" w:cs="Times New Roman"/>
            </w:rPr>
            <w:fldChar w:fldCharType="end"/>
          </w:r>
          <w:r>
            <w:rPr>
              <w:rFonts w:ascii="Times New Roman" w:hAnsi="Times New Roman" w:cs="Times New Roman"/>
            </w:rPr>
            <w:fldChar w:fldCharType="end"/>
          </w:r>
        </w:p>
        <w:p w14:paraId="205F3132">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"_Toc176264388" </w:instrText>
          </w:r>
          <w:r>
            <w:fldChar w:fldCharType="separate"/>
          </w:r>
          <w:r>
            <w:rPr>
              <w:rStyle w:val="22"/>
              <w:rFonts w:ascii="Times New Roman" w:hAnsi="Times New Roman" w:cs="Times New Roman"/>
              <w:i w:val="0"/>
            </w:rPr>
            <w:t>16.1.1</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试验目的</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_Toc176264388 \h </w:instrText>
          </w:r>
          <w:r>
            <w:rPr>
              <w:rFonts w:ascii="Times New Roman" w:hAnsi="Times New Roman" w:cs="Times New Roman"/>
              <w:i w:val="0"/>
            </w:rPr>
            <w:fldChar w:fldCharType="separate"/>
          </w:r>
          <w:r>
            <w:rPr>
              <w:rFonts w:ascii="Times New Roman" w:hAnsi="Times New Roman" w:cs="Times New Roman"/>
              <w:i w:val="0"/>
            </w:rPr>
            <w:t>30</w:t>
          </w:r>
          <w:r>
            <w:rPr>
              <w:rFonts w:ascii="Times New Roman" w:hAnsi="Times New Roman" w:cs="Times New Roman"/>
              <w:i w:val="0"/>
            </w:rPr>
            <w:fldChar w:fldCharType="end"/>
          </w:r>
          <w:r>
            <w:rPr>
              <w:rFonts w:ascii="Times New Roman" w:hAnsi="Times New Roman" w:cs="Times New Roman"/>
              <w:i w:val="0"/>
            </w:rPr>
            <w:fldChar w:fldCharType="end"/>
          </w:r>
        </w:p>
        <w:p w14:paraId="7EEF024F">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"_Toc176264389" </w:instrText>
          </w:r>
          <w:r>
            <w:fldChar w:fldCharType="separate"/>
          </w:r>
          <w:r>
            <w:rPr>
              <w:rStyle w:val="22"/>
              <w:rFonts w:ascii="Times New Roman" w:hAnsi="Times New Roman" w:cs="Times New Roman"/>
              <w:i w:val="0"/>
            </w:rPr>
            <w:t>16.1.2</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试验要求</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_Toc176264389 \h </w:instrText>
          </w:r>
          <w:r>
            <w:rPr>
              <w:rFonts w:ascii="Times New Roman" w:hAnsi="Times New Roman" w:cs="Times New Roman"/>
              <w:i w:val="0"/>
            </w:rPr>
            <w:fldChar w:fldCharType="separate"/>
          </w:r>
          <w:r>
            <w:rPr>
              <w:rFonts w:ascii="Times New Roman" w:hAnsi="Times New Roman" w:cs="Times New Roman"/>
              <w:i w:val="0"/>
            </w:rPr>
            <w:t>30</w:t>
          </w:r>
          <w:r>
            <w:rPr>
              <w:rFonts w:ascii="Times New Roman" w:hAnsi="Times New Roman" w:cs="Times New Roman"/>
              <w:i w:val="0"/>
            </w:rPr>
            <w:fldChar w:fldCharType="end"/>
          </w:r>
          <w:r>
            <w:rPr>
              <w:rFonts w:ascii="Times New Roman" w:hAnsi="Times New Roman" w:cs="Times New Roman"/>
              <w:i w:val="0"/>
            </w:rPr>
            <w:fldChar w:fldCharType="end"/>
          </w:r>
        </w:p>
        <w:p w14:paraId="323884EA">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"_Toc176264390" </w:instrText>
          </w:r>
          <w:r>
            <w:fldChar w:fldCharType="separate"/>
          </w:r>
          <w:r>
            <w:rPr>
              <w:rStyle w:val="22"/>
              <w:rFonts w:ascii="Times New Roman" w:hAnsi="Times New Roman" w:cs="Times New Roman"/>
              <w:i w:val="0"/>
            </w:rPr>
            <w:t>16.1.3</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受试/陪试设备</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_Toc176264390 \h </w:instrText>
          </w:r>
          <w:r>
            <w:rPr>
              <w:rFonts w:ascii="Times New Roman" w:hAnsi="Times New Roman" w:cs="Times New Roman"/>
              <w:i w:val="0"/>
            </w:rPr>
            <w:fldChar w:fldCharType="separate"/>
          </w:r>
          <w:r>
            <w:rPr>
              <w:rFonts w:ascii="Times New Roman" w:hAnsi="Times New Roman" w:cs="Times New Roman"/>
              <w:i w:val="0"/>
            </w:rPr>
            <w:t>31</w:t>
          </w:r>
          <w:r>
            <w:rPr>
              <w:rFonts w:ascii="Times New Roman" w:hAnsi="Times New Roman" w:cs="Times New Roman"/>
              <w:i w:val="0"/>
            </w:rPr>
            <w:fldChar w:fldCharType="end"/>
          </w:r>
          <w:r>
            <w:rPr>
              <w:rFonts w:ascii="Times New Roman" w:hAnsi="Times New Roman" w:cs="Times New Roman"/>
              <w:i w:val="0"/>
            </w:rPr>
            <w:fldChar w:fldCharType="end"/>
          </w:r>
        </w:p>
        <w:p w14:paraId="3D4FD45B">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"_Toc176264391" </w:instrText>
          </w:r>
          <w:r>
            <w:fldChar w:fldCharType="separate"/>
          </w:r>
          <w:r>
            <w:rPr>
              <w:rStyle w:val="22"/>
              <w:rFonts w:ascii="Times New Roman" w:hAnsi="Times New Roman" w:cs="Times New Roman"/>
              <w:i w:val="0"/>
            </w:rPr>
            <w:t>16.1.4</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试验设备、测试设备及要求</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_Toc176264391 \h </w:instrText>
          </w:r>
          <w:r>
            <w:rPr>
              <w:rFonts w:ascii="Times New Roman" w:hAnsi="Times New Roman" w:cs="Times New Roman"/>
              <w:i w:val="0"/>
            </w:rPr>
            <w:fldChar w:fldCharType="separate"/>
          </w:r>
          <w:r>
            <w:rPr>
              <w:rFonts w:ascii="Times New Roman" w:hAnsi="Times New Roman" w:cs="Times New Roman"/>
              <w:i w:val="0"/>
            </w:rPr>
            <w:t>31</w:t>
          </w:r>
          <w:r>
            <w:rPr>
              <w:rFonts w:ascii="Times New Roman" w:hAnsi="Times New Roman" w:cs="Times New Roman"/>
              <w:i w:val="0"/>
            </w:rPr>
            <w:fldChar w:fldCharType="end"/>
          </w:r>
          <w:r>
            <w:rPr>
              <w:rFonts w:ascii="Times New Roman" w:hAnsi="Times New Roman" w:cs="Times New Roman"/>
              <w:i w:val="0"/>
            </w:rPr>
            <w:fldChar w:fldCharType="end"/>
          </w:r>
        </w:p>
        <w:p w14:paraId="3A928E9C">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"_Toc176264392" </w:instrText>
          </w:r>
          <w:r>
            <w:fldChar w:fldCharType="separate"/>
          </w:r>
          <w:r>
            <w:rPr>
              <w:rStyle w:val="22"/>
              <w:rFonts w:ascii="Times New Roman" w:hAnsi="Times New Roman" w:cs="Times New Roman"/>
              <w:i w:val="0"/>
            </w:rPr>
            <w:t>16.1.5</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试验布置和连接</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_Toc176264392 \h </w:instrText>
          </w:r>
          <w:r>
            <w:rPr>
              <w:rFonts w:ascii="Times New Roman" w:hAnsi="Times New Roman" w:cs="Times New Roman"/>
              <w:i w:val="0"/>
            </w:rPr>
            <w:fldChar w:fldCharType="separate"/>
          </w:r>
          <w:r>
            <w:rPr>
              <w:rFonts w:ascii="Times New Roman" w:hAnsi="Times New Roman" w:cs="Times New Roman"/>
              <w:i w:val="0"/>
            </w:rPr>
            <w:t>32</w:t>
          </w:r>
          <w:r>
            <w:rPr>
              <w:rFonts w:ascii="Times New Roman" w:hAnsi="Times New Roman" w:cs="Times New Roman"/>
              <w:i w:val="0"/>
            </w:rPr>
            <w:fldChar w:fldCharType="end"/>
          </w:r>
          <w:r>
            <w:rPr>
              <w:rFonts w:ascii="Times New Roman" w:hAnsi="Times New Roman" w:cs="Times New Roman"/>
              <w:i w:val="0"/>
            </w:rPr>
            <w:fldChar w:fldCharType="end"/>
          </w:r>
        </w:p>
        <w:p w14:paraId="2375D190">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"_Toc176264393" </w:instrText>
          </w:r>
          <w:r>
            <w:fldChar w:fldCharType="separate"/>
          </w:r>
          <w:r>
            <w:rPr>
              <w:rStyle w:val="22"/>
              <w:rFonts w:ascii="Times New Roman" w:hAnsi="Times New Roman" w:cs="Times New Roman"/>
              <w:i w:val="0"/>
            </w:rPr>
            <w:t>16.1.6</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试验件、试验装置（试验前）的制造符合性要求</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_Toc176264393 \h </w:instrText>
          </w:r>
          <w:r>
            <w:rPr>
              <w:rFonts w:ascii="Times New Roman" w:hAnsi="Times New Roman" w:cs="Times New Roman"/>
              <w:i w:val="0"/>
            </w:rPr>
            <w:fldChar w:fldCharType="separate"/>
          </w:r>
          <w:r>
            <w:rPr>
              <w:rFonts w:ascii="Times New Roman" w:hAnsi="Times New Roman" w:cs="Times New Roman"/>
              <w:i w:val="0"/>
            </w:rPr>
            <w:t>33</w:t>
          </w:r>
          <w:r>
            <w:rPr>
              <w:rFonts w:ascii="Times New Roman" w:hAnsi="Times New Roman" w:cs="Times New Roman"/>
              <w:i w:val="0"/>
            </w:rPr>
            <w:fldChar w:fldCharType="end"/>
          </w:r>
          <w:r>
            <w:rPr>
              <w:rFonts w:ascii="Times New Roman" w:hAnsi="Times New Roman" w:cs="Times New Roman"/>
              <w:i w:val="0"/>
            </w:rPr>
            <w:fldChar w:fldCharType="end"/>
          </w:r>
        </w:p>
        <w:p w14:paraId="79F54173">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"_Toc176264394" </w:instrText>
          </w:r>
          <w:r>
            <w:fldChar w:fldCharType="separate"/>
          </w:r>
          <w:r>
            <w:rPr>
              <w:rStyle w:val="22"/>
              <w:rFonts w:ascii="Times New Roman" w:hAnsi="Times New Roman" w:cs="Times New Roman"/>
              <w:i w:val="0"/>
            </w:rPr>
            <w:t>16.1.7</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试验程序</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_Toc176264394 \h </w:instrText>
          </w:r>
          <w:r>
            <w:rPr>
              <w:rFonts w:ascii="Times New Roman" w:hAnsi="Times New Roman" w:cs="Times New Roman"/>
              <w:i w:val="0"/>
            </w:rPr>
            <w:fldChar w:fldCharType="separate"/>
          </w:r>
          <w:r>
            <w:rPr>
              <w:rFonts w:ascii="Times New Roman" w:hAnsi="Times New Roman" w:cs="Times New Roman"/>
              <w:i w:val="0"/>
            </w:rPr>
            <w:t>33</w:t>
          </w:r>
          <w:r>
            <w:rPr>
              <w:rFonts w:ascii="Times New Roman" w:hAnsi="Times New Roman" w:cs="Times New Roman"/>
              <w:i w:val="0"/>
            </w:rPr>
            <w:fldChar w:fldCharType="end"/>
          </w:r>
          <w:r>
            <w:rPr>
              <w:rFonts w:ascii="Times New Roman" w:hAnsi="Times New Roman" w:cs="Times New Roman"/>
              <w:i w:val="0"/>
            </w:rPr>
            <w:fldChar w:fldCharType="end"/>
          </w:r>
        </w:p>
        <w:p w14:paraId="50DCC533">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"_Toc176264395" </w:instrText>
          </w:r>
          <w:r>
            <w:fldChar w:fldCharType="separate"/>
          </w:r>
          <w:r>
            <w:rPr>
              <w:rStyle w:val="22"/>
              <w:rFonts w:ascii="Times New Roman" w:hAnsi="Times New Roman" w:cs="Times New Roman"/>
              <w:i w:val="0"/>
            </w:rPr>
            <w:t>16.1.8</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试验判据</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_Toc176264395 \h </w:instrText>
          </w:r>
          <w:r>
            <w:rPr>
              <w:rFonts w:ascii="Times New Roman" w:hAnsi="Times New Roman" w:cs="Times New Roman"/>
              <w:i w:val="0"/>
            </w:rPr>
            <w:fldChar w:fldCharType="separate"/>
          </w:r>
          <w:r>
            <w:rPr>
              <w:rFonts w:ascii="Times New Roman" w:hAnsi="Times New Roman" w:cs="Times New Roman"/>
              <w:i w:val="0"/>
            </w:rPr>
            <w:t>34</w:t>
          </w:r>
          <w:r>
            <w:rPr>
              <w:rFonts w:ascii="Times New Roman" w:hAnsi="Times New Roman" w:cs="Times New Roman"/>
              <w:i w:val="0"/>
            </w:rPr>
            <w:fldChar w:fldCharType="end"/>
          </w:r>
          <w:r>
            <w:rPr>
              <w:rFonts w:ascii="Times New Roman" w:hAnsi="Times New Roman" w:cs="Times New Roman"/>
              <w:i w:val="0"/>
            </w:rPr>
            <w:fldChar w:fldCharType="end"/>
          </w:r>
        </w:p>
        <w:p w14:paraId="40860913">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"_Toc176264396" </w:instrText>
          </w:r>
          <w:r>
            <w:fldChar w:fldCharType="separate"/>
          </w:r>
          <w:r>
            <w:rPr>
              <w:rStyle w:val="22"/>
              <w:rFonts w:ascii="Times New Roman" w:hAnsi="Times New Roman" w:cs="Times New Roman"/>
              <w:lang w:val="zh-CN"/>
            </w:rPr>
            <w:t>16.2</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坠撞安全</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_Toc176264396 \h </w:instrText>
          </w:r>
          <w:r>
            <w:rPr>
              <w:rFonts w:ascii="Times New Roman" w:hAnsi="Times New Roman" w:cs="Times New Roman"/>
            </w:rPr>
            <w:fldChar w:fldCharType="separate"/>
          </w:r>
          <w:r>
            <w:rPr>
              <w:rFonts w:ascii="Times New Roman" w:hAnsi="Times New Roman" w:cs="Times New Roman"/>
            </w:rPr>
            <w:t>34</w:t>
          </w:r>
          <w:r>
            <w:rPr>
              <w:rFonts w:ascii="Times New Roman" w:hAnsi="Times New Roman" w:cs="Times New Roman"/>
            </w:rPr>
            <w:fldChar w:fldCharType="end"/>
          </w:r>
          <w:r>
            <w:rPr>
              <w:rFonts w:ascii="Times New Roman" w:hAnsi="Times New Roman" w:cs="Times New Roman"/>
            </w:rPr>
            <w:fldChar w:fldCharType="end"/>
          </w:r>
        </w:p>
        <w:p w14:paraId="7116E5AE">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"_Toc176264397" </w:instrText>
          </w:r>
          <w:r>
            <w:fldChar w:fldCharType="separate"/>
          </w:r>
          <w:r>
            <w:rPr>
              <w:rStyle w:val="22"/>
              <w:rFonts w:ascii="Times New Roman" w:hAnsi="Times New Roman" w:cs="Times New Roman"/>
              <w:i w:val="0"/>
            </w:rPr>
            <w:t>16.2.1</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试验目的</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_Toc176264397 \h </w:instrText>
          </w:r>
          <w:r>
            <w:rPr>
              <w:rFonts w:ascii="Times New Roman" w:hAnsi="Times New Roman" w:cs="Times New Roman"/>
              <w:i w:val="0"/>
            </w:rPr>
            <w:fldChar w:fldCharType="separate"/>
          </w:r>
          <w:r>
            <w:rPr>
              <w:rFonts w:ascii="Times New Roman" w:hAnsi="Times New Roman" w:cs="Times New Roman"/>
              <w:i w:val="0"/>
            </w:rPr>
            <w:t>34</w:t>
          </w:r>
          <w:r>
            <w:rPr>
              <w:rFonts w:ascii="Times New Roman" w:hAnsi="Times New Roman" w:cs="Times New Roman"/>
              <w:i w:val="0"/>
            </w:rPr>
            <w:fldChar w:fldCharType="end"/>
          </w:r>
          <w:r>
            <w:rPr>
              <w:rFonts w:ascii="Times New Roman" w:hAnsi="Times New Roman" w:cs="Times New Roman"/>
              <w:i w:val="0"/>
            </w:rPr>
            <w:fldChar w:fldCharType="end"/>
          </w:r>
        </w:p>
        <w:p w14:paraId="167644DE">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"_Toc176264398" </w:instrText>
          </w:r>
          <w:r>
            <w:fldChar w:fldCharType="separate"/>
          </w:r>
          <w:r>
            <w:rPr>
              <w:rStyle w:val="22"/>
              <w:rFonts w:ascii="Times New Roman" w:hAnsi="Times New Roman" w:cs="Times New Roman"/>
              <w:i w:val="0"/>
            </w:rPr>
            <w:t>16.2.2</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试验要求</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_Toc176264398 \h </w:instrText>
          </w:r>
          <w:r>
            <w:rPr>
              <w:rFonts w:ascii="Times New Roman" w:hAnsi="Times New Roman" w:cs="Times New Roman"/>
              <w:i w:val="0"/>
            </w:rPr>
            <w:fldChar w:fldCharType="separate"/>
          </w:r>
          <w:r>
            <w:rPr>
              <w:rFonts w:ascii="Times New Roman" w:hAnsi="Times New Roman" w:cs="Times New Roman"/>
              <w:i w:val="0"/>
            </w:rPr>
            <w:t>34</w:t>
          </w:r>
          <w:r>
            <w:rPr>
              <w:rFonts w:ascii="Times New Roman" w:hAnsi="Times New Roman" w:cs="Times New Roman"/>
              <w:i w:val="0"/>
            </w:rPr>
            <w:fldChar w:fldCharType="end"/>
          </w:r>
          <w:r>
            <w:rPr>
              <w:rFonts w:ascii="Times New Roman" w:hAnsi="Times New Roman" w:cs="Times New Roman"/>
              <w:i w:val="0"/>
            </w:rPr>
            <w:fldChar w:fldCharType="end"/>
          </w:r>
        </w:p>
        <w:p w14:paraId="523CA77A">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"_Toc176264399" </w:instrText>
          </w:r>
          <w:r>
            <w:fldChar w:fldCharType="separate"/>
          </w:r>
          <w:r>
            <w:rPr>
              <w:rStyle w:val="22"/>
              <w:rFonts w:ascii="Times New Roman" w:hAnsi="Times New Roman" w:cs="Times New Roman"/>
              <w:i w:val="0"/>
            </w:rPr>
            <w:t>16.2.3</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受试/陪试设备</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_Toc176264399 \h </w:instrText>
          </w:r>
          <w:r>
            <w:rPr>
              <w:rFonts w:ascii="Times New Roman" w:hAnsi="Times New Roman" w:cs="Times New Roman"/>
              <w:i w:val="0"/>
            </w:rPr>
            <w:fldChar w:fldCharType="separate"/>
          </w:r>
          <w:r>
            <w:rPr>
              <w:rFonts w:ascii="Times New Roman" w:hAnsi="Times New Roman" w:cs="Times New Roman"/>
              <w:i w:val="0"/>
            </w:rPr>
            <w:t>34</w:t>
          </w:r>
          <w:r>
            <w:rPr>
              <w:rFonts w:ascii="Times New Roman" w:hAnsi="Times New Roman" w:cs="Times New Roman"/>
              <w:i w:val="0"/>
            </w:rPr>
            <w:fldChar w:fldCharType="end"/>
          </w:r>
          <w:r>
            <w:rPr>
              <w:rFonts w:ascii="Times New Roman" w:hAnsi="Times New Roman" w:cs="Times New Roman"/>
              <w:i w:val="0"/>
            </w:rPr>
            <w:fldChar w:fldCharType="end"/>
          </w:r>
        </w:p>
        <w:p w14:paraId="7BF1E150">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"_Toc176264400" </w:instrText>
          </w:r>
          <w:r>
            <w:fldChar w:fldCharType="separate"/>
          </w:r>
          <w:r>
            <w:rPr>
              <w:rStyle w:val="22"/>
              <w:rFonts w:ascii="Times New Roman" w:hAnsi="Times New Roman" w:cs="Times New Roman"/>
              <w:i w:val="0"/>
            </w:rPr>
            <w:t>16.2.4</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试验设备、测试设备及要求</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_Toc176264400 \h </w:instrText>
          </w:r>
          <w:r>
            <w:rPr>
              <w:rFonts w:ascii="Times New Roman" w:hAnsi="Times New Roman" w:cs="Times New Roman"/>
              <w:i w:val="0"/>
            </w:rPr>
            <w:fldChar w:fldCharType="separate"/>
          </w:r>
          <w:r>
            <w:rPr>
              <w:rFonts w:ascii="Times New Roman" w:hAnsi="Times New Roman" w:cs="Times New Roman"/>
              <w:i w:val="0"/>
            </w:rPr>
            <w:t>35</w:t>
          </w:r>
          <w:r>
            <w:rPr>
              <w:rFonts w:ascii="Times New Roman" w:hAnsi="Times New Roman" w:cs="Times New Roman"/>
              <w:i w:val="0"/>
            </w:rPr>
            <w:fldChar w:fldCharType="end"/>
          </w:r>
          <w:r>
            <w:rPr>
              <w:rFonts w:ascii="Times New Roman" w:hAnsi="Times New Roman" w:cs="Times New Roman"/>
              <w:i w:val="0"/>
            </w:rPr>
            <w:fldChar w:fldCharType="end"/>
          </w:r>
        </w:p>
        <w:p w14:paraId="095DACC8">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"_Toc176264401" </w:instrText>
          </w:r>
          <w:r>
            <w:fldChar w:fldCharType="separate"/>
          </w:r>
          <w:r>
            <w:rPr>
              <w:rStyle w:val="22"/>
              <w:rFonts w:ascii="Times New Roman" w:hAnsi="Times New Roman" w:cs="Times New Roman"/>
              <w:i w:val="0"/>
            </w:rPr>
            <w:t>16.2.5</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试验布置和连接</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_Toc176264401 \h </w:instrText>
          </w:r>
          <w:r>
            <w:rPr>
              <w:rFonts w:ascii="Times New Roman" w:hAnsi="Times New Roman" w:cs="Times New Roman"/>
              <w:i w:val="0"/>
            </w:rPr>
            <w:fldChar w:fldCharType="separate"/>
          </w:r>
          <w:r>
            <w:rPr>
              <w:rFonts w:ascii="Times New Roman" w:hAnsi="Times New Roman" w:cs="Times New Roman"/>
              <w:i w:val="0"/>
            </w:rPr>
            <w:t>36</w:t>
          </w:r>
          <w:r>
            <w:rPr>
              <w:rFonts w:ascii="Times New Roman" w:hAnsi="Times New Roman" w:cs="Times New Roman"/>
              <w:i w:val="0"/>
            </w:rPr>
            <w:fldChar w:fldCharType="end"/>
          </w:r>
          <w:r>
            <w:rPr>
              <w:rFonts w:ascii="Times New Roman" w:hAnsi="Times New Roman" w:cs="Times New Roman"/>
              <w:i w:val="0"/>
            </w:rPr>
            <w:fldChar w:fldCharType="end"/>
          </w:r>
        </w:p>
        <w:p w14:paraId="69BA2BBA">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"_Toc176264402" </w:instrText>
          </w:r>
          <w:r>
            <w:fldChar w:fldCharType="separate"/>
          </w:r>
          <w:r>
            <w:rPr>
              <w:rStyle w:val="22"/>
              <w:rFonts w:ascii="Times New Roman" w:hAnsi="Times New Roman" w:cs="Times New Roman"/>
              <w:i w:val="0"/>
            </w:rPr>
            <w:t>16.2.6</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试验件、试验装置（试验前）的制造符合性要求</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_Toc176264402 \h </w:instrText>
          </w:r>
          <w:r>
            <w:rPr>
              <w:rFonts w:ascii="Times New Roman" w:hAnsi="Times New Roman" w:cs="Times New Roman"/>
              <w:i w:val="0"/>
            </w:rPr>
            <w:fldChar w:fldCharType="separate"/>
          </w:r>
          <w:r>
            <w:rPr>
              <w:rFonts w:ascii="Times New Roman" w:hAnsi="Times New Roman" w:cs="Times New Roman"/>
              <w:i w:val="0"/>
            </w:rPr>
            <w:t>36</w:t>
          </w:r>
          <w:r>
            <w:rPr>
              <w:rFonts w:ascii="Times New Roman" w:hAnsi="Times New Roman" w:cs="Times New Roman"/>
              <w:i w:val="0"/>
            </w:rPr>
            <w:fldChar w:fldCharType="end"/>
          </w:r>
          <w:r>
            <w:rPr>
              <w:rFonts w:ascii="Times New Roman" w:hAnsi="Times New Roman" w:cs="Times New Roman"/>
              <w:i w:val="0"/>
            </w:rPr>
            <w:fldChar w:fldCharType="end"/>
          </w:r>
        </w:p>
        <w:p w14:paraId="262C6BD1">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"_Toc176264403" </w:instrText>
          </w:r>
          <w:r>
            <w:fldChar w:fldCharType="separate"/>
          </w:r>
          <w:r>
            <w:rPr>
              <w:rStyle w:val="22"/>
              <w:rFonts w:ascii="Times New Roman" w:hAnsi="Times New Roman" w:cs="Times New Roman"/>
              <w:i w:val="0"/>
            </w:rPr>
            <w:t>16.2.7</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试验程序</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_Toc176264403 \h </w:instrText>
          </w:r>
          <w:r>
            <w:rPr>
              <w:rFonts w:ascii="Times New Roman" w:hAnsi="Times New Roman" w:cs="Times New Roman"/>
              <w:i w:val="0"/>
            </w:rPr>
            <w:fldChar w:fldCharType="separate"/>
          </w:r>
          <w:r>
            <w:rPr>
              <w:rFonts w:ascii="Times New Roman" w:hAnsi="Times New Roman" w:cs="Times New Roman"/>
              <w:i w:val="0"/>
            </w:rPr>
            <w:t>37</w:t>
          </w:r>
          <w:r>
            <w:rPr>
              <w:rFonts w:ascii="Times New Roman" w:hAnsi="Times New Roman" w:cs="Times New Roman"/>
              <w:i w:val="0"/>
            </w:rPr>
            <w:fldChar w:fldCharType="end"/>
          </w:r>
          <w:r>
            <w:rPr>
              <w:rFonts w:ascii="Times New Roman" w:hAnsi="Times New Roman" w:cs="Times New Roman"/>
              <w:i w:val="0"/>
            </w:rPr>
            <w:fldChar w:fldCharType="end"/>
          </w:r>
        </w:p>
        <w:p w14:paraId="11310453">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"_Toc176264404" </w:instrText>
          </w:r>
          <w:r>
            <w:fldChar w:fldCharType="separate"/>
          </w:r>
          <w:r>
            <w:rPr>
              <w:rStyle w:val="22"/>
              <w:rFonts w:ascii="Times New Roman" w:hAnsi="Times New Roman" w:cs="Times New Roman"/>
              <w:i w:val="0"/>
            </w:rPr>
            <w:t>16.2.8</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试验判据</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_Toc176264404 \h </w:instrText>
          </w:r>
          <w:r>
            <w:rPr>
              <w:rFonts w:ascii="Times New Roman" w:hAnsi="Times New Roman" w:cs="Times New Roman"/>
              <w:i w:val="0"/>
            </w:rPr>
            <w:fldChar w:fldCharType="separate"/>
          </w:r>
          <w:r>
            <w:rPr>
              <w:rFonts w:ascii="Times New Roman" w:hAnsi="Times New Roman" w:cs="Times New Roman"/>
              <w:i w:val="0"/>
            </w:rPr>
            <w:t>37</w:t>
          </w:r>
          <w:r>
            <w:rPr>
              <w:rFonts w:ascii="Times New Roman" w:hAnsi="Times New Roman" w:cs="Times New Roman"/>
              <w:i w:val="0"/>
            </w:rPr>
            <w:fldChar w:fldCharType="end"/>
          </w:r>
          <w:r>
            <w:rPr>
              <w:rFonts w:ascii="Times New Roman" w:hAnsi="Times New Roman" w:cs="Times New Roman"/>
              <w:i w:val="0"/>
            </w:rPr>
            <w:fldChar w:fldCharType="end"/>
          </w:r>
        </w:p>
        <w:p w14:paraId="207F9E00">
          <w:pPr>
            <w:pStyle w:val="12"/>
            <w:tabs>
              <w:tab w:val="left" w:pos="630"/>
              <w:tab w:val="right" w:leader="dot" w:pos="8296"/>
            </w:tabs>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"_Toc176264405" </w:instrText>
          </w:r>
          <w:r>
            <w:fldChar w:fldCharType="separate"/>
          </w:r>
          <w:r>
            <w:rPr>
              <w:rStyle w:val="22"/>
              <w:rFonts w:ascii="Times New Roman" w:hAnsi="Times New Roman" w:cs="Times New Roman"/>
              <w:kern w:val="0"/>
            </w:rPr>
            <w:t>17</w:t>
          </w:r>
          <w:r>
            <w:rPr>
              <w:rFonts w:ascii="Times New Roman" w:hAnsi="Times New Roman" w:cs="Times New Roman" w:eastAsiaTheme="minorEastAsia"/>
              <w:b w:val="0"/>
              <w:bCs w:val="0"/>
              <w:caps w:val="0"/>
              <w:sz w:val="21"/>
              <w:szCs w:val="22"/>
              <w14:ligatures w14:val="standardContextual"/>
            </w:rPr>
            <w:tab/>
          </w:r>
          <w:r>
            <w:rPr>
              <w:rStyle w:val="22"/>
              <w:rFonts w:ascii="Times New Roman" w:hAnsi="Times New Roman" w:cs="Times New Roman"/>
              <w:kern w:val="0"/>
            </w:rPr>
            <w:t>振动</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_Toc176264405 \h </w:instrText>
          </w:r>
          <w:r>
            <w:rPr>
              <w:rFonts w:ascii="Times New Roman" w:hAnsi="Times New Roman" w:cs="Times New Roman"/>
            </w:rPr>
            <w:fldChar w:fldCharType="separate"/>
          </w:r>
          <w:r>
            <w:rPr>
              <w:rFonts w:ascii="Times New Roman" w:hAnsi="Times New Roman" w:cs="Times New Roman"/>
            </w:rPr>
            <w:t>37</w:t>
          </w:r>
          <w:r>
            <w:rPr>
              <w:rFonts w:ascii="Times New Roman" w:hAnsi="Times New Roman" w:cs="Times New Roman"/>
            </w:rPr>
            <w:fldChar w:fldCharType="end"/>
          </w:r>
          <w:r>
            <w:rPr>
              <w:rFonts w:ascii="Times New Roman" w:hAnsi="Times New Roman" w:cs="Times New Roman"/>
            </w:rPr>
            <w:fldChar w:fldCharType="end"/>
          </w:r>
        </w:p>
        <w:p w14:paraId="5ADD222B">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"_Toc176264406" </w:instrText>
          </w:r>
          <w:r>
            <w:fldChar w:fldCharType="separate"/>
          </w:r>
          <w:r>
            <w:rPr>
              <w:rStyle w:val="22"/>
              <w:rFonts w:ascii="Times New Roman" w:hAnsi="Times New Roman" w:cs="Times New Roman"/>
              <w:lang w:val="zh-CN"/>
            </w:rPr>
            <w:t>17.1</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标准振动</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_Toc176264406 \h </w:instrText>
          </w:r>
          <w:r>
            <w:rPr>
              <w:rFonts w:ascii="Times New Roman" w:hAnsi="Times New Roman" w:cs="Times New Roman"/>
            </w:rPr>
            <w:fldChar w:fldCharType="separate"/>
          </w:r>
          <w:r>
            <w:rPr>
              <w:rFonts w:ascii="Times New Roman" w:hAnsi="Times New Roman" w:cs="Times New Roman"/>
            </w:rPr>
            <w:t>37</w:t>
          </w:r>
          <w:r>
            <w:rPr>
              <w:rFonts w:ascii="Times New Roman" w:hAnsi="Times New Roman" w:cs="Times New Roman"/>
            </w:rPr>
            <w:fldChar w:fldCharType="end"/>
          </w:r>
          <w:r>
            <w:rPr>
              <w:rFonts w:ascii="Times New Roman" w:hAnsi="Times New Roman" w:cs="Times New Roman"/>
            </w:rPr>
            <w:fldChar w:fldCharType="end"/>
          </w:r>
        </w:p>
        <w:p w14:paraId="70749FFD">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"_Toc176264407" </w:instrText>
          </w:r>
          <w:r>
            <w:fldChar w:fldCharType="separate"/>
          </w:r>
          <w:r>
            <w:rPr>
              <w:rStyle w:val="22"/>
              <w:rFonts w:ascii="Times New Roman" w:hAnsi="Times New Roman" w:cs="Times New Roman"/>
              <w:i w:val="0"/>
            </w:rPr>
            <w:t>17.1.1</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试验目的</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_Toc176264407 \h </w:instrText>
          </w:r>
          <w:r>
            <w:rPr>
              <w:rFonts w:ascii="Times New Roman" w:hAnsi="Times New Roman" w:cs="Times New Roman"/>
              <w:i w:val="0"/>
            </w:rPr>
            <w:fldChar w:fldCharType="separate"/>
          </w:r>
          <w:r>
            <w:rPr>
              <w:rFonts w:ascii="Times New Roman" w:hAnsi="Times New Roman" w:cs="Times New Roman"/>
              <w:i w:val="0"/>
            </w:rPr>
            <w:t>38</w:t>
          </w:r>
          <w:r>
            <w:rPr>
              <w:rFonts w:ascii="Times New Roman" w:hAnsi="Times New Roman" w:cs="Times New Roman"/>
              <w:i w:val="0"/>
            </w:rPr>
            <w:fldChar w:fldCharType="end"/>
          </w:r>
          <w:r>
            <w:rPr>
              <w:rFonts w:ascii="Times New Roman" w:hAnsi="Times New Roman" w:cs="Times New Roman"/>
              <w:i w:val="0"/>
            </w:rPr>
            <w:fldChar w:fldCharType="end"/>
          </w:r>
        </w:p>
        <w:p w14:paraId="452A9AFB">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"_Toc176264408" </w:instrText>
          </w:r>
          <w:r>
            <w:fldChar w:fldCharType="separate"/>
          </w:r>
          <w:r>
            <w:rPr>
              <w:rStyle w:val="22"/>
              <w:rFonts w:ascii="Times New Roman" w:hAnsi="Times New Roman" w:cs="Times New Roman"/>
              <w:i w:val="0"/>
            </w:rPr>
            <w:t>17.1.2</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试验要求</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_Toc176264408 \h </w:instrText>
          </w:r>
          <w:r>
            <w:rPr>
              <w:rFonts w:ascii="Times New Roman" w:hAnsi="Times New Roman" w:cs="Times New Roman"/>
              <w:i w:val="0"/>
            </w:rPr>
            <w:fldChar w:fldCharType="separate"/>
          </w:r>
          <w:r>
            <w:rPr>
              <w:rFonts w:ascii="Times New Roman" w:hAnsi="Times New Roman" w:cs="Times New Roman"/>
              <w:i w:val="0"/>
            </w:rPr>
            <w:t>38</w:t>
          </w:r>
          <w:r>
            <w:rPr>
              <w:rFonts w:ascii="Times New Roman" w:hAnsi="Times New Roman" w:cs="Times New Roman"/>
              <w:i w:val="0"/>
            </w:rPr>
            <w:fldChar w:fldCharType="end"/>
          </w:r>
          <w:r>
            <w:rPr>
              <w:rFonts w:ascii="Times New Roman" w:hAnsi="Times New Roman" w:cs="Times New Roman"/>
              <w:i w:val="0"/>
            </w:rPr>
            <w:fldChar w:fldCharType="end"/>
          </w:r>
        </w:p>
        <w:p w14:paraId="0E886295">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"_Toc176264409" </w:instrText>
          </w:r>
          <w:r>
            <w:fldChar w:fldCharType="separate"/>
          </w:r>
          <w:r>
            <w:rPr>
              <w:rStyle w:val="22"/>
              <w:rFonts w:ascii="Times New Roman" w:hAnsi="Times New Roman" w:cs="Times New Roman"/>
              <w:i w:val="0"/>
            </w:rPr>
            <w:t>17.1.3</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受试/陪试设备</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_Toc176264409 \h </w:instrText>
          </w:r>
          <w:r>
            <w:rPr>
              <w:rFonts w:ascii="Times New Roman" w:hAnsi="Times New Roman" w:cs="Times New Roman"/>
              <w:i w:val="0"/>
            </w:rPr>
            <w:fldChar w:fldCharType="separate"/>
          </w:r>
          <w:r>
            <w:rPr>
              <w:rFonts w:ascii="Times New Roman" w:hAnsi="Times New Roman" w:cs="Times New Roman"/>
              <w:i w:val="0"/>
            </w:rPr>
            <w:t>38</w:t>
          </w:r>
          <w:r>
            <w:rPr>
              <w:rFonts w:ascii="Times New Roman" w:hAnsi="Times New Roman" w:cs="Times New Roman"/>
              <w:i w:val="0"/>
            </w:rPr>
            <w:fldChar w:fldCharType="end"/>
          </w:r>
          <w:r>
            <w:rPr>
              <w:rFonts w:ascii="Times New Roman" w:hAnsi="Times New Roman" w:cs="Times New Roman"/>
              <w:i w:val="0"/>
            </w:rPr>
            <w:fldChar w:fldCharType="end"/>
          </w:r>
        </w:p>
        <w:p w14:paraId="213AA7FA">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"_Toc176264410" </w:instrText>
          </w:r>
          <w:r>
            <w:fldChar w:fldCharType="separate"/>
          </w:r>
          <w:r>
            <w:rPr>
              <w:rStyle w:val="22"/>
              <w:rFonts w:ascii="Times New Roman" w:hAnsi="Times New Roman" w:cs="Times New Roman"/>
              <w:i w:val="0"/>
            </w:rPr>
            <w:t>17.1.4</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试验设备、测试设备及要求</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_Toc176264410 \h </w:instrText>
          </w:r>
          <w:r>
            <w:rPr>
              <w:rFonts w:ascii="Times New Roman" w:hAnsi="Times New Roman" w:cs="Times New Roman"/>
              <w:i w:val="0"/>
            </w:rPr>
            <w:fldChar w:fldCharType="separate"/>
          </w:r>
          <w:r>
            <w:rPr>
              <w:rFonts w:ascii="Times New Roman" w:hAnsi="Times New Roman" w:cs="Times New Roman"/>
              <w:i w:val="0"/>
            </w:rPr>
            <w:t>38</w:t>
          </w:r>
          <w:r>
            <w:rPr>
              <w:rFonts w:ascii="Times New Roman" w:hAnsi="Times New Roman" w:cs="Times New Roman"/>
              <w:i w:val="0"/>
            </w:rPr>
            <w:fldChar w:fldCharType="end"/>
          </w:r>
          <w:r>
            <w:rPr>
              <w:rFonts w:ascii="Times New Roman" w:hAnsi="Times New Roman" w:cs="Times New Roman"/>
              <w:i w:val="0"/>
            </w:rPr>
            <w:fldChar w:fldCharType="end"/>
          </w:r>
        </w:p>
        <w:p w14:paraId="624ADDFC">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"_Toc176264411" </w:instrText>
          </w:r>
          <w:r>
            <w:fldChar w:fldCharType="separate"/>
          </w:r>
          <w:r>
            <w:rPr>
              <w:rStyle w:val="22"/>
              <w:rFonts w:ascii="Times New Roman" w:hAnsi="Times New Roman" w:cs="Times New Roman"/>
              <w:i w:val="0"/>
            </w:rPr>
            <w:t>17.1.5</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试验布置和连接</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_Toc176264411 \h </w:instrText>
          </w:r>
          <w:r>
            <w:rPr>
              <w:rFonts w:ascii="Times New Roman" w:hAnsi="Times New Roman" w:cs="Times New Roman"/>
              <w:i w:val="0"/>
            </w:rPr>
            <w:fldChar w:fldCharType="separate"/>
          </w:r>
          <w:r>
            <w:rPr>
              <w:rFonts w:ascii="Times New Roman" w:hAnsi="Times New Roman" w:cs="Times New Roman"/>
              <w:i w:val="0"/>
            </w:rPr>
            <w:t>39</w:t>
          </w:r>
          <w:r>
            <w:rPr>
              <w:rFonts w:ascii="Times New Roman" w:hAnsi="Times New Roman" w:cs="Times New Roman"/>
              <w:i w:val="0"/>
            </w:rPr>
            <w:fldChar w:fldCharType="end"/>
          </w:r>
          <w:r>
            <w:rPr>
              <w:rFonts w:ascii="Times New Roman" w:hAnsi="Times New Roman" w:cs="Times New Roman"/>
              <w:i w:val="0"/>
            </w:rPr>
            <w:fldChar w:fldCharType="end"/>
          </w:r>
        </w:p>
        <w:p w14:paraId="6D330747">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"_Toc176264412" </w:instrText>
          </w:r>
          <w:r>
            <w:fldChar w:fldCharType="separate"/>
          </w:r>
          <w:r>
            <w:rPr>
              <w:rStyle w:val="22"/>
              <w:rFonts w:ascii="Times New Roman" w:hAnsi="Times New Roman" w:cs="Times New Roman"/>
              <w:i w:val="0"/>
            </w:rPr>
            <w:t>17.1.6</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试验件、试验装置（试验前）的制造符合性要求</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_Toc176264412 \h </w:instrText>
          </w:r>
          <w:r>
            <w:rPr>
              <w:rFonts w:ascii="Times New Roman" w:hAnsi="Times New Roman" w:cs="Times New Roman"/>
              <w:i w:val="0"/>
            </w:rPr>
            <w:fldChar w:fldCharType="separate"/>
          </w:r>
          <w:r>
            <w:rPr>
              <w:rFonts w:ascii="Times New Roman" w:hAnsi="Times New Roman" w:cs="Times New Roman"/>
              <w:i w:val="0"/>
            </w:rPr>
            <w:t>40</w:t>
          </w:r>
          <w:r>
            <w:rPr>
              <w:rFonts w:ascii="Times New Roman" w:hAnsi="Times New Roman" w:cs="Times New Roman"/>
              <w:i w:val="0"/>
            </w:rPr>
            <w:fldChar w:fldCharType="end"/>
          </w:r>
          <w:r>
            <w:rPr>
              <w:rFonts w:ascii="Times New Roman" w:hAnsi="Times New Roman" w:cs="Times New Roman"/>
              <w:i w:val="0"/>
            </w:rPr>
            <w:fldChar w:fldCharType="end"/>
          </w:r>
        </w:p>
        <w:p w14:paraId="59AB1CDD">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"_Toc176264413" </w:instrText>
          </w:r>
          <w:r>
            <w:fldChar w:fldCharType="separate"/>
          </w:r>
          <w:r>
            <w:rPr>
              <w:rStyle w:val="22"/>
              <w:rFonts w:ascii="Times New Roman" w:hAnsi="Times New Roman" w:cs="Times New Roman"/>
              <w:i w:val="0"/>
            </w:rPr>
            <w:t>17.1.7</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试验程序</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_Toc176264413 \h </w:instrText>
          </w:r>
          <w:r>
            <w:rPr>
              <w:rFonts w:ascii="Times New Roman" w:hAnsi="Times New Roman" w:cs="Times New Roman"/>
              <w:i w:val="0"/>
            </w:rPr>
            <w:fldChar w:fldCharType="separate"/>
          </w:r>
          <w:r>
            <w:rPr>
              <w:rFonts w:ascii="Times New Roman" w:hAnsi="Times New Roman" w:cs="Times New Roman"/>
              <w:i w:val="0"/>
            </w:rPr>
            <w:t>40</w:t>
          </w:r>
          <w:r>
            <w:rPr>
              <w:rFonts w:ascii="Times New Roman" w:hAnsi="Times New Roman" w:cs="Times New Roman"/>
              <w:i w:val="0"/>
            </w:rPr>
            <w:fldChar w:fldCharType="end"/>
          </w:r>
          <w:r>
            <w:rPr>
              <w:rFonts w:ascii="Times New Roman" w:hAnsi="Times New Roman" w:cs="Times New Roman"/>
              <w:i w:val="0"/>
            </w:rPr>
            <w:fldChar w:fldCharType="end"/>
          </w:r>
        </w:p>
        <w:p w14:paraId="147F1DAF">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"_Toc176264414" </w:instrText>
          </w:r>
          <w:r>
            <w:fldChar w:fldCharType="separate"/>
          </w:r>
          <w:r>
            <w:rPr>
              <w:rStyle w:val="22"/>
              <w:rFonts w:ascii="Times New Roman" w:hAnsi="Times New Roman" w:cs="Times New Roman"/>
              <w:i w:val="0"/>
            </w:rPr>
            <w:t>17.1.8</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试验判据</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_Toc176264414 \h </w:instrText>
          </w:r>
          <w:r>
            <w:rPr>
              <w:rFonts w:ascii="Times New Roman" w:hAnsi="Times New Roman" w:cs="Times New Roman"/>
              <w:i w:val="0"/>
            </w:rPr>
            <w:fldChar w:fldCharType="separate"/>
          </w:r>
          <w:r>
            <w:rPr>
              <w:rFonts w:ascii="Times New Roman" w:hAnsi="Times New Roman" w:cs="Times New Roman"/>
              <w:i w:val="0"/>
            </w:rPr>
            <w:t>41</w:t>
          </w:r>
          <w:r>
            <w:rPr>
              <w:rFonts w:ascii="Times New Roman" w:hAnsi="Times New Roman" w:cs="Times New Roman"/>
              <w:i w:val="0"/>
            </w:rPr>
            <w:fldChar w:fldCharType="end"/>
          </w:r>
          <w:r>
            <w:rPr>
              <w:rFonts w:ascii="Times New Roman" w:hAnsi="Times New Roman" w:cs="Times New Roman"/>
              <w:i w:val="0"/>
            </w:rPr>
            <w:fldChar w:fldCharType="end"/>
          </w:r>
        </w:p>
        <w:p w14:paraId="6BA27C6B">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"_Toc176264415" </w:instrText>
          </w:r>
          <w:r>
            <w:fldChar w:fldCharType="separate"/>
          </w:r>
          <w:r>
            <w:rPr>
              <w:rStyle w:val="22"/>
              <w:rFonts w:ascii="Times New Roman" w:hAnsi="Times New Roman" w:cs="Times New Roman"/>
              <w:lang w:val="zh-CN"/>
            </w:rPr>
            <w:t>17.2</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强化振动</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_Toc176264415 \h </w:instrText>
          </w:r>
          <w:r>
            <w:rPr>
              <w:rFonts w:ascii="Times New Roman" w:hAnsi="Times New Roman" w:cs="Times New Roman"/>
            </w:rPr>
            <w:fldChar w:fldCharType="separate"/>
          </w:r>
          <w:r>
            <w:rPr>
              <w:rFonts w:ascii="Times New Roman" w:hAnsi="Times New Roman" w:cs="Times New Roman"/>
            </w:rPr>
            <w:t>41</w:t>
          </w:r>
          <w:r>
            <w:rPr>
              <w:rFonts w:ascii="Times New Roman" w:hAnsi="Times New Roman" w:cs="Times New Roman"/>
            </w:rPr>
            <w:fldChar w:fldCharType="end"/>
          </w:r>
          <w:r>
            <w:rPr>
              <w:rFonts w:ascii="Times New Roman" w:hAnsi="Times New Roman" w:cs="Times New Roman"/>
            </w:rPr>
            <w:fldChar w:fldCharType="end"/>
          </w:r>
        </w:p>
        <w:p w14:paraId="538BF767">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"_Toc176264416" </w:instrText>
          </w:r>
          <w:r>
            <w:fldChar w:fldCharType="separate"/>
          </w:r>
          <w:r>
            <w:rPr>
              <w:rStyle w:val="22"/>
              <w:rFonts w:ascii="Times New Roman" w:hAnsi="Times New Roman" w:cs="Times New Roman"/>
              <w:i w:val="0"/>
            </w:rPr>
            <w:t>17.2.1</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试验目的</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_Toc176264416 \h </w:instrText>
          </w:r>
          <w:r>
            <w:rPr>
              <w:rFonts w:ascii="Times New Roman" w:hAnsi="Times New Roman" w:cs="Times New Roman"/>
              <w:i w:val="0"/>
            </w:rPr>
            <w:fldChar w:fldCharType="separate"/>
          </w:r>
          <w:r>
            <w:rPr>
              <w:rFonts w:ascii="Times New Roman" w:hAnsi="Times New Roman" w:cs="Times New Roman"/>
              <w:i w:val="0"/>
            </w:rPr>
            <w:t>41</w:t>
          </w:r>
          <w:r>
            <w:rPr>
              <w:rFonts w:ascii="Times New Roman" w:hAnsi="Times New Roman" w:cs="Times New Roman"/>
              <w:i w:val="0"/>
            </w:rPr>
            <w:fldChar w:fldCharType="end"/>
          </w:r>
          <w:r>
            <w:rPr>
              <w:rFonts w:ascii="Times New Roman" w:hAnsi="Times New Roman" w:cs="Times New Roman"/>
              <w:i w:val="0"/>
            </w:rPr>
            <w:fldChar w:fldCharType="end"/>
          </w:r>
        </w:p>
        <w:p w14:paraId="3B9EFEDD">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"_Toc176264417" </w:instrText>
          </w:r>
          <w:r>
            <w:fldChar w:fldCharType="separate"/>
          </w:r>
          <w:r>
            <w:rPr>
              <w:rStyle w:val="22"/>
              <w:rFonts w:ascii="Times New Roman" w:hAnsi="Times New Roman" w:cs="Times New Roman"/>
              <w:i w:val="0"/>
            </w:rPr>
            <w:t>17.2.2</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试验要求</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_Toc176264417 \h </w:instrText>
          </w:r>
          <w:r>
            <w:rPr>
              <w:rFonts w:ascii="Times New Roman" w:hAnsi="Times New Roman" w:cs="Times New Roman"/>
              <w:i w:val="0"/>
            </w:rPr>
            <w:fldChar w:fldCharType="separate"/>
          </w:r>
          <w:r>
            <w:rPr>
              <w:rFonts w:ascii="Times New Roman" w:hAnsi="Times New Roman" w:cs="Times New Roman"/>
              <w:i w:val="0"/>
            </w:rPr>
            <w:t>41</w:t>
          </w:r>
          <w:r>
            <w:rPr>
              <w:rFonts w:ascii="Times New Roman" w:hAnsi="Times New Roman" w:cs="Times New Roman"/>
              <w:i w:val="0"/>
            </w:rPr>
            <w:fldChar w:fldCharType="end"/>
          </w:r>
          <w:r>
            <w:rPr>
              <w:rFonts w:ascii="Times New Roman" w:hAnsi="Times New Roman" w:cs="Times New Roman"/>
              <w:i w:val="0"/>
            </w:rPr>
            <w:fldChar w:fldCharType="end"/>
          </w:r>
        </w:p>
        <w:p w14:paraId="5DA432F5">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"_Toc176264418" </w:instrText>
          </w:r>
          <w:r>
            <w:fldChar w:fldCharType="separate"/>
          </w:r>
          <w:r>
            <w:rPr>
              <w:rStyle w:val="22"/>
              <w:rFonts w:ascii="Times New Roman" w:hAnsi="Times New Roman" w:cs="Times New Roman"/>
              <w:i w:val="0"/>
            </w:rPr>
            <w:t>17.2.3</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受试/陪试设备</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_Toc176264418 \h </w:instrText>
          </w:r>
          <w:r>
            <w:rPr>
              <w:rFonts w:ascii="Times New Roman" w:hAnsi="Times New Roman" w:cs="Times New Roman"/>
              <w:i w:val="0"/>
            </w:rPr>
            <w:fldChar w:fldCharType="separate"/>
          </w:r>
          <w:r>
            <w:rPr>
              <w:rFonts w:ascii="Times New Roman" w:hAnsi="Times New Roman" w:cs="Times New Roman"/>
              <w:i w:val="0"/>
            </w:rPr>
            <w:t>42</w:t>
          </w:r>
          <w:r>
            <w:rPr>
              <w:rFonts w:ascii="Times New Roman" w:hAnsi="Times New Roman" w:cs="Times New Roman"/>
              <w:i w:val="0"/>
            </w:rPr>
            <w:fldChar w:fldCharType="end"/>
          </w:r>
          <w:r>
            <w:rPr>
              <w:rFonts w:ascii="Times New Roman" w:hAnsi="Times New Roman" w:cs="Times New Roman"/>
              <w:i w:val="0"/>
            </w:rPr>
            <w:fldChar w:fldCharType="end"/>
          </w:r>
        </w:p>
        <w:p w14:paraId="7F43D690">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"_Toc176264419" </w:instrText>
          </w:r>
          <w:r>
            <w:fldChar w:fldCharType="separate"/>
          </w:r>
          <w:r>
            <w:rPr>
              <w:rStyle w:val="22"/>
              <w:rFonts w:ascii="Times New Roman" w:hAnsi="Times New Roman" w:cs="Times New Roman"/>
              <w:i w:val="0"/>
            </w:rPr>
            <w:t>17.2.4</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试验设备、测试设备及要求</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_Toc176264419 \h </w:instrText>
          </w:r>
          <w:r>
            <w:rPr>
              <w:rFonts w:ascii="Times New Roman" w:hAnsi="Times New Roman" w:cs="Times New Roman"/>
              <w:i w:val="0"/>
            </w:rPr>
            <w:fldChar w:fldCharType="separate"/>
          </w:r>
          <w:r>
            <w:rPr>
              <w:rFonts w:ascii="Times New Roman" w:hAnsi="Times New Roman" w:cs="Times New Roman"/>
              <w:i w:val="0"/>
            </w:rPr>
            <w:t>43</w:t>
          </w:r>
          <w:r>
            <w:rPr>
              <w:rFonts w:ascii="Times New Roman" w:hAnsi="Times New Roman" w:cs="Times New Roman"/>
              <w:i w:val="0"/>
            </w:rPr>
            <w:fldChar w:fldCharType="end"/>
          </w:r>
          <w:r>
            <w:rPr>
              <w:rFonts w:ascii="Times New Roman" w:hAnsi="Times New Roman" w:cs="Times New Roman"/>
              <w:i w:val="0"/>
            </w:rPr>
            <w:fldChar w:fldCharType="end"/>
          </w:r>
        </w:p>
        <w:p w14:paraId="688B524A">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"_Toc176264420" </w:instrText>
          </w:r>
          <w:r>
            <w:fldChar w:fldCharType="separate"/>
          </w:r>
          <w:r>
            <w:rPr>
              <w:rStyle w:val="22"/>
              <w:rFonts w:ascii="Times New Roman" w:hAnsi="Times New Roman" w:cs="Times New Roman"/>
              <w:i w:val="0"/>
            </w:rPr>
            <w:t>17.2.5</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试验布置和连接</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_Toc176264420 \h </w:instrText>
          </w:r>
          <w:r>
            <w:rPr>
              <w:rFonts w:ascii="Times New Roman" w:hAnsi="Times New Roman" w:cs="Times New Roman"/>
              <w:i w:val="0"/>
            </w:rPr>
            <w:fldChar w:fldCharType="separate"/>
          </w:r>
          <w:r>
            <w:rPr>
              <w:rFonts w:ascii="Times New Roman" w:hAnsi="Times New Roman" w:cs="Times New Roman"/>
              <w:i w:val="0"/>
            </w:rPr>
            <w:t>43</w:t>
          </w:r>
          <w:r>
            <w:rPr>
              <w:rFonts w:ascii="Times New Roman" w:hAnsi="Times New Roman" w:cs="Times New Roman"/>
              <w:i w:val="0"/>
            </w:rPr>
            <w:fldChar w:fldCharType="end"/>
          </w:r>
          <w:r>
            <w:rPr>
              <w:rFonts w:ascii="Times New Roman" w:hAnsi="Times New Roman" w:cs="Times New Roman"/>
              <w:i w:val="0"/>
            </w:rPr>
            <w:fldChar w:fldCharType="end"/>
          </w:r>
        </w:p>
        <w:p w14:paraId="43E0C403">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"_Toc176264421" </w:instrText>
          </w:r>
          <w:r>
            <w:fldChar w:fldCharType="separate"/>
          </w:r>
          <w:r>
            <w:rPr>
              <w:rStyle w:val="22"/>
              <w:rFonts w:ascii="Times New Roman" w:hAnsi="Times New Roman" w:cs="Times New Roman"/>
              <w:i w:val="0"/>
            </w:rPr>
            <w:t>17.2.6</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试验件、试验装置（试验前）的制造符合性要求</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_Toc176264421 \h </w:instrText>
          </w:r>
          <w:r>
            <w:rPr>
              <w:rFonts w:ascii="Times New Roman" w:hAnsi="Times New Roman" w:cs="Times New Roman"/>
              <w:i w:val="0"/>
            </w:rPr>
            <w:fldChar w:fldCharType="separate"/>
          </w:r>
          <w:r>
            <w:rPr>
              <w:rFonts w:ascii="Times New Roman" w:hAnsi="Times New Roman" w:cs="Times New Roman"/>
              <w:i w:val="0"/>
            </w:rPr>
            <w:t>44</w:t>
          </w:r>
          <w:r>
            <w:rPr>
              <w:rFonts w:ascii="Times New Roman" w:hAnsi="Times New Roman" w:cs="Times New Roman"/>
              <w:i w:val="0"/>
            </w:rPr>
            <w:fldChar w:fldCharType="end"/>
          </w:r>
          <w:r>
            <w:rPr>
              <w:rFonts w:ascii="Times New Roman" w:hAnsi="Times New Roman" w:cs="Times New Roman"/>
              <w:i w:val="0"/>
            </w:rPr>
            <w:fldChar w:fldCharType="end"/>
          </w:r>
        </w:p>
        <w:p w14:paraId="20CC8CD8">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"_Toc176264422" </w:instrText>
          </w:r>
          <w:r>
            <w:fldChar w:fldCharType="separate"/>
          </w:r>
          <w:r>
            <w:rPr>
              <w:rStyle w:val="22"/>
              <w:rFonts w:ascii="Times New Roman" w:hAnsi="Times New Roman" w:cs="Times New Roman"/>
              <w:i w:val="0"/>
            </w:rPr>
            <w:t>17.2.7</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试验程序</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_Toc176264422 \h </w:instrText>
          </w:r>
          <w:r>
            <w:rPr>
              <w:rFonts w:ascii="Times New Roman" w:hAnsi="Times New Roman" w:cs="Times New Roman"/>
              <w:i w:val="0"/>
            </w:rPr>
            <w:fldChar w:fldCharType="separate"/>
          </w:r>
          <w:r>
            <w:rPr>
              <w:rFonts w:ascii="Times New Roman" w:hAnsi="Times New Roman" w:cs="Times New Roman"/>
              <w:i w:val="0"/>
            </w:rPr>
            <w:t>44</w:t>
          </w:r>
          <w:r>
            <w:rPr>
              <w:rFonts w:ascii="Times New Roman" w:hAnsi="Times New Roman" w:cs="Times New Roman"/>
              <w:i w:val="0"/>
            </w:rPr>
            <w:fldChar w:fldCharType="end"/>
          </w:r>
          <w:r>
            <w:rPr>
              <w:rFonts w:ascii="Times New Roman" w:hAnsi="Times New Roman" w:cs="Times New Roman"/>
              <w:i w:val="0"/>
            </w:rPr>
            <w:fldChar w:fldCharType="end"/>
          </w:r>
        </w:p>
        <w:p w14:paraId="62440791">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"_Toc176264423" </w:instrText>
          </w:r>
          <w:r>
            <w:fldChar w:fldCharType="separate"/>
          </w:r>
          <w:r>
            <w:rPr>
              <w:rStyle w:val="22"/>
              <w:rFonts w:ascii="Times New Roman" w:hAnsi="Times New Roman" w:cs="Times New Roman"/>
              <w:i w:val="0"/>
            </w:rPr>
            <w:t>17.2.8</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试验判据</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_Toc176264423 \h </w:instrText>
          </w:r>
          <w:r>
            <w:rPr>
              <w:rFonts w:ascii="Times New Roman" w:hAnsi="Times New Roman" w:cs="Times New Roman"/>
              <w:i w:val="0"/>
            </w:rPr>
            <w:fldChar w:fldCharType="separate"/>
          </w:r>
          <w:r>
            <w:rPr>
              <w:rFonts w:ascii="Times New Roman" w:hAnsi="Times New Roman" w:cs="Times New Roman"/>
              <w:i w:val="0"/>
            </w:rPr>
            <w:t>45</w:t>
          </w:r>
          <w:r>
            <w:rPr>
              <w:rFonts w:ascii="Times New Roman" w:hAnsi="Times New Roman" w:cs="Times New Roman"/>
              <w:i w:val="0"/>
            </w:rPr>
            <w:fldChar w:fldCharType="end"/>
          </w:r>
          <w:r>
            <w:rPr>
              <w:rFonts w:ascii="Times New Roman" w:hAnsi="Times New Roman" w:cs="Times New Roman"/>
              <w:i w:val="0"/>
            </w:rPr>
            <w:fldChar w:fldCharType="end"/>
          </w:r>
        </w:p>
        <w:p w14:paraId="66E3425B">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"_Toc176264424" </w:instrText>
          </w:r>
          <w:r>
            <w:fldChar w:fldCharType="separate"/>
          </w:r>
          <w:r>
            <w:rPr>
              <w:rStyle w:val="22"/>
              <w:rFonts w:ascii="Times New Roman" w:hAnsi="Times New Roman" w:cs="Times New Roman"/>
            </w:rPr>
            <w:t>17.3</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短时高量值振动</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_Toc176264424 \h </w:instrText>
          </w:r>
          <w:r>
            <w:rPr>
              <w:rFonts w:ascii="Times New Roman" w:hAnsi="Times New Roman" w:cs="Times New Roman"/>
            </w:rPr>
            <w:fldChar w:fldCharType="separate"/>
          </w:r>
          <w:r>
            <w:rPr>
              <w:rFonts w:ascii="Times New Roman" w:hAnsi="Times New Roman" w:cs="Times New Roman"/>
            </w:rPr>
            <w:t>45</w:t>
          </w:r>
          <w:r>
            <w:rPr>
              <w:rFonts w:ascii="Times New Roman" w:hAnsi="Times New Roman" w:cs="Times New Roman"/>
            </w:rPr>
            <w:fldChar w:fldCharType="end"/>
          </w:r>
          <w:r>
            <w:rPr>
              <w:rFonts w:ascii="Times New Roman" w:hAnsi="Times New Roman" w:cs="Times New Roman"/>
            </w:rPr>
            <w:fldChar w:fldCharType="end"/>
          </w:r>
        </w:p>
        <w:p w14:paraId="3775807D">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"_Toc176264425" </w:instrText>
          </w:r>
          <w:r>
            <w:fldChar w:fldCharType="separate"/>
          </w:r>
          <w:r>
            <w:rPr>
              <w:rStyle w:val="22"/>
              <w:rFonts w:ascii="Times New Roman" w:hAnsi="Times New Roman" w:cs="Times New Roman"/>
              <w:i w:val="0"/>
            </w:rPr>
            <w:t>17.3.1</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试验目的</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_Toc176264425 \h </w:instrText>
          </w:r>
          <w:r>
            <w:rPr>
              <w:rFonts w:ascii="Times New Roman" w:hAnsi="Times New Roman" w:cs="Times New Roman"/>
              <w:i w:val="0"/>
            </w:rPr>
            <w:fldChar w:fldCharType="separate"/>
          </w:r>
          <w:r>
            <w:rPr>
              <w:rFonts w:ascii="Times New Roman" w:hAnsi="Times New Roman" w:cs="Times New Roman"/>
              <w:i w:val="0"/>
            </w:rPr>
            <w:t>45</w:t>
          </w:r>
          <w:r>
            <w:rPr>
              <w:rFonts w:ascii="Times New Roman" w:hAnsi="Times New Roman" w:cs="Times New Roman"/>
              <w:i w:val="0"/>
            </w:rPr>
            <w:fldChar w:fldCharType="end"/>
          </w:r>
          <w:r>
            <w:rPr>
              <w:rFonts w:ascii="Times New Roman" w:hAnsi="Times New Roman" w:cs="Times New Roman"/>
              <w:i w:val="0"/>
            </w:rPr>
            <w:fldChar w:fldCharType="end"/>
          </w:r>
        </w:p>
        <w:p w14:paraId="31CF16AD">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"_Toc176264426" </w:instrText>
          </w:r>
          <w:r>
            <w:fldChar w:fldCharType="separate"/>
          </w:r>
          <w:r>
            <w:rPr>
              <w:rStyle w:val="22"/>
              <w:rFonts w:ascii="Times New Roman" w:hAnsi="Times New Roman" w:cs="Times New Roman"/>
              <w:i w:val="0"/>
            </w:rPr>
            <w:t>17.3.2</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试验要求</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_Toc176264426 \h </w:instrText>
          </w:r>
          <w:r>
            <w:rPr>
              <w:rFonts w:ascii="Times New Roman" w:hAnsi="Times New Roman" w:cs="Times New Roman"/>
              <w:i w:val="0"/>
            </w:rPr>
            <w:fldChar w:fldCharType="separate"/>
          </w:r>
          <w:r>
            <w:rPr>
              <w:rFonts w:ascii="Times New Roman" w:hAnsi="Times New Roman" w:cs="Times New Roman"/>
              <w:i w:val="0"/>
            </w:rPr>
            <w:t>45</w:t>
          </w:r>
          <w:r>
            <w:rPr>
              <w:rFonts w:ascii="Times New Roman" w:hAnsi="Times New Roman" w:cs="Times New Roman"/>
              <w:i w:val="0"/>
            </w:rPr>
            <w:fldChar w:fldCharType="end"/>
          </w:r>
          <w:r>
            <w:rPr>
              <w:rFonts w:ascii="Times New Roman" w:hAnsi="Times New Roman" w:cs="Times New Roman"/>
              <w:i w:val="0"/>
            </w:rPr>
            <w:fldChar w:fldCharType="end"/>
          </w:r>
        </w:p>
        <w:p w14:paraId="70A5A776">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"_Toc176264427" </w:instrText>
          </w:r>
          <w:r>
            <w:fldChar w:fldCharType="separate"/>
          </w:r>
          <w:r>
            <w:rPr>
              <w:rStyle w:val="22"/>
              <w:rFonts w:ascii="Times New Roman" w:hAnsi="Times New Roman" w:cs="Times New Roman"/>
              <w:i w:val="0"/>
            </w:rPr>
            <w:t>17.3.3</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受试/陪试设备</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_Toc176264427 \h </w:instrText>
          </w:r>
          <w:r>
            <w:rPr>
              <w:rFonts w:ascii="Times New Roman" w:hAnsi="Times New Roman" w:cs="Times New Roman"/>
              <w:i w:val="0"/>
            </w:rPr>
            <w:fldChar w:fldCharType="separate"/>
          </w:r>
          <w:r>
            <w:rPr>
              <w:rFonts w:ascii="Times New Roman" w:hAnsi="Times New Roman" w:cs="Times New Roman"/>
              <w:i w:val="0"/>
            </w:rPr>
            <w:t>46</w:t>
          </w:r>
          <w:r>
            <w:rPr>
              <w:rFonts w:ascii="Times New Roman" w:hAnsi="Times New Roman" w:cs="Times New Roman"/>
              <w:i w:val="0"/>
            </w:rPr>
            <w:fldChar w:fldCharType="end"/>
          </w:r>
          <w:r>
            <w:rPr>
              <w:rFonts w:ascii="Times New Roman" w:hAnsi="Times New Roman" w:cs="Times New Roman"/>
              <w:i w:val="0"/>
            </w:rPr>
            <w:fldChar w:fldCharType="end"/>
          </w:r>
        </w:p>
        <w:p w14:paraId="1E16580C">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"_Toc176264428" </w:instrText>
          </w:r>
          <w:r>
            <w:fldChar w:fldCharType="separate"/>
          </w:r>
          <w:r>
            <w:rPr>
              <w:rStyle w:val="22"/>
              <w:rFonts w:ascii="Times New Roman" w:hAnsi="Times New Roman" w:cs="Times New Roman"/>
              <w:i w:val="0"/>
            </w:rPr>
            <w:t>17.3.4</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试验设备、测试设备及要求</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_Toc176264428 \h </w:instrText>
          </w:r>
          <w:r>
            <w:rPr>
              <w:rFonts w:ascii="Times New Roman" w:hAnsi="Times New Roman" w:cs="Times New Roman"/>
              <w:i w:val="0"/>
            </w:rPr>
            <w:fldChar w:fldCharType="separate"/>
          </w:r>
          <w:r>
            <w:rPr>
              <w:rFonts w:ascii="Times New Roman" w:hAnsi="Times New Roman" w:cs="Times New Roman"/>
              <w:i w:val="0"/>
            </w:rPr>
            <w:t>46</w:t>
          </w:r>
          <w:r>
            <w:rPr>
              <w:rFonts w:ascii="Times New Roman" w:hAnsi="Times New Roman" w:cs="Times New Roman"/>
              <w:i w:val="0"/>
            </w:rPr>
            <w:fldChar w:fldCharType="end"/>
          </w:r>
          <w:r>
            <w:rPr>
              <w:rFonts w:ascii="Times New Roman" w:hAnsi="Times New Roman" w:cs="Times New Roman"/>
              <w:i w:val="0"/>
            </w:rPr>
            <w:fldChar w:fldCharType="end"/>
          </w:r>
        </w:p>
        <w:p w14:paraId="5A3C99B4">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"_Toc176264429" </w:instrText>
          </w:r>
          <w:r>
            <w:fldChar w:fldCharType="separate"/>
          </w:r>
          <w:r>
            <w:rPr>
              <w:rStyle w:val="22"/>
              <w:rFonts w:ascii="Times New Roman" w:hAnsi="Times New Roman" w:cs="Times New Roman"/>
              <w:i w:val="0"/>
            </w:rPr>
            <w:t>17.3.5</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试验布置和连接</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_Toc176264429 \h </w:instrText>
          </w:r>
          <w:r>
            <w:rPr>
              <w:rFonts w:ascii="Times New Roman" w:hAnsi="Times New Roman" w:cs="Times New Roman"/>
              <w:i w:val="0"/>
            </w:rPr>
            <w:fldChar w:fldCharType="separate"/>
          </w:r>
          <w:r>
            <w:rPr>
              <w:rFonts w:ascii="Times New Roman" w:hAnsi="Times New Roman" w:cs="Times New Roman"/>
              <w:i w:val="0"/>
            </w:rPr>
            <w:t>47</w:t>
          </w:r>
          <w:r>
            <w:rPr>
              <w:rFonts w:ascii="Times New Roman" w:hAnsi="Times New Roman" w:cs="Times New Roman"/>
              <w:i w:val="0"/>
            </w:rPr>
            <w:fldChar w:fldCharType="end"/>
          </w:r>
          <w:r>
            <w:rPr>
              <w:rFonts w:ascii="Times New Roman" w:hAnsi="Times New Roman" w:cs="Times New Roman"/>
              <w:i w:val="0"/>
            </w:rPr>
            <w:fldChar w:fldCharType="end"/>
          </w:r>
        </w:p>
        <w:p w14:paraId="61E163F5">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"_Toc176264430" </w:instrText>
          </w:r>
          <w:r>
            <w:fldChar w:fldCharType="separate"/>
          </w:r>
          <w:r>
            <w:rPr>
              <w:rStyle w:val="22"/>
              <w:rFonts w:ascii="Times New Roman" w:hAnsi="Times New Roman" w:cs="Times New Roman"/>
              <w:i w:val="0"/>
            </w:rPr>
            <w:t>17.3.6</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试验件、试验装置（试验前）的制造符合性要求</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_Toc176264430 \h </w:instrText>
          </w:r>
          <w:r>
            <w:rPr>
              <w:rFonts w:ascii="Times New Roman" w:hAnsi="Times New Roman" w:cs="Times New Roman"/>
              <w:i w:val="0"/>
            </w:rPr>
            <w:fldChar w:fldCharType="separate"/>
          </w:r>
          <w:r>
            <w:rPr>
              <w:rFonts w:ascii="Times New Roman" w:hAnsi="Times New Roman" w:cs="Times New Roman"/>
              <w:i w:val="0"/>
            </w:rPr>
            <w:t>48</w:t>
          </w:r>
          <w:r>
            <w:rPr>
              <w:rFonts w:ascii="Times New Roman" w:hAnsi="Times New Roman" w:cs="Times New Roman"/>
              <w:i w:val="0"/>
            </w:rPr>
            <w:fldChar w:fldCharType="end"/>
          </w:r>
          <w:r>
            <w:rPr>
              <w:rFonts w:ascii="Times New Roman" w:hAnsi="Times New Roman" w:cs="Times New Roman"/>
              <w:i w:val="0"/>
            </w:rPr>
            <w:fldChar w:fldCharType="end"/>
          </w:r>
        </w:p>
        <w:p w14:paraId="1EC4987B">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"_Toc176264431" </w:instrText>
          </w:r>
          <w:r>
            <w:fldChar w:fldCharType="separate"/>
          </w:r>
          <w:r>
            <w:rPr>
              <w:rStyle w:val="22"/>
              <w:rFonts w:ascii="Times New Roman" w:hAnsi="Times New Roman" w:cs="Times New Roman"/>
              <w:i w:val="0"/>
            </w:rPr>
            <w:t>17.3.7</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试验程序</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_Toc176264431 \h </w:instrText>
          </w:r>
          <w:r>
            <w:rPr>
              <w:rFonts w:ascii="Times New Roman" w:hAnsi="Times New Roman" w:cs="Times New Roman"/>
              <w:i w:val="0"/>
            </w:rPr>
            <w:fldChar w:fldCharType="separate"/>
          </w:r>
          <w:r>
            <w:rPr>
              <w:rFonts w:ascii="Times New Roman" w:hAnsi="Times New Roman" w:cs="Times New Roman"/>
              <w:i w:val="0"/>
            </w:rPr>
            <w:t>48</w:t>
          </w:r>
          <w:r>
            <w:rPr>
              <w:rFonts w:ascii="Times New Roman" w:hAnsi="Times New Roman" w:cs="Times New Roman"/>
              <w:i w:val="0"/>
            </w:rPr>
            <w:fldChar w:fldCharType="end"/>
          </w:r>
          <w:r>
            <w:rPr>
              <w:rFonts w:ascii="Times New Roman" w:hAnsi="Times New Roman" w:cs="Times New Roman"/>
              <w:i w:val="0"/>
            </w:rPr>
            <w:fldChar w:fldCharType="end"/>
          </w:r>
        </w:p>
        <w:p w14:paraId="771A5E6D">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"_Toc176264432" </w:instrText>
          </w:r>
          <w:r>
            <w:fldChar w:fldCharType="separate"/>
          </w:r>
          <w:r>
            <w:rPr>
              <w:rStyle w:val="22"/>
              <w:rFonts w:ascii="Times New Roman" w:hAnsi="Times New Roman" w:cs="Times New Roman"/>
              <w:i w:val="0"/>
            </w:rPr>
            <w:t>17.3.8</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试验判据</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_Toc176264432 \h </w:instrText>
          </w:r>
          <w:r>
            <w:rPr>
              <w:rFonts w:ascii="Times New Roman" w:hAnsi="Times New Roman" w:cs="Times New Roman"/>
              <w:i w:val="0"/>
            </w:rPr>
            <w:fldChar w:fldCharType="separate"/>
          </w:r>
          <w:r>
            <w:rPr>
              <w:rFonts w:ascii="Times New Roman" w:hAnsi="Times New Roman" w:cs="Times New Roman"/>
              <w:i w:val="0"/>
            </w:rPr>
            <w:t>48</w:t>
          </w:r>
          <w:r>
            <w:rPr>
              <w:rFonts w:ascii="Times New Roman" w:hAnsi="Times New Roman" w:cs="Times New Roman"/>
              <w:i w:val="0"/>
            </w:rPr>
            <w:fldChar w:fldCharType="end"/>
          </w:r>
          <w:r>
            <w:rPr>
              <w:rFonts w:ascii="Times New Roman" w:hAnsi="Times New Roman" w:cs="Times New Roman"/>
              <w:i w:val="0"/>
            </w:rPr>
            <w:fldChar w:fldCharType="end"/>
          </w:r>
        </w:p>
        <w:p w14:paraId="49A58132">
          <w:pPr>
            <w:pStyle w:val="12"/>
            <w:tabs>
              <w:tab w:val="left" w:pos="630"/>
              <w:tab w:val="right" w:leader="dot" w:pos="8296"/>
            </w:tabs>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"_Toc176264433" </w:instrText>
          </w:r>
          <w:r>
            <w:fldChar w:fldCharType="separate"/>
          </w:r>
          <w:r>
            <w:rPr>
              <w:rStyle w:val="22"/>
              <w:rFonts w:ascii="Times New Roman" w:hAnsi="Times New Roman" w:cs="Times New Roman"/>
              <w:kern w:val="0"/>
            </w:rPr>
            <w:t>18</w:t>
          </w:r>
          <w:r>
            <w:rPr>
              <w:rFonts w:ascii="Times New Roman" w:hAnsi="Times New Roman" w:cs="Times New Roman" w:eastAsiaTheme="minorEastAsia"/>
              <w:b w:val="0"/>
              <w:bCs w:val="0"/>
              <w:caps w:val="0"/>
              <w:sz w:val="21"/>
              <w:szCs w:val="22"/>
              <w14:ligatures w14:val="standardContextual"/>
            </w:rPr>
            <w:tab/>
          </w:r>
          <w:r>
            <w:rPr>
              <w:rStyle w:val="22"/>
              <w:rFonts w:ascii="Times New Roman" w:hAnsi="Times New Roman" w:cs="Times New Roman"/>
              <w:kern w:val="0"/>
            </w:rPr>
            <w:t>爆炸大气试验</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_Toc176264433 \h </w:instrText>
          </w:r>
          <w:r>
            <w:rPr>
              <w:rFonts w:ascii="Times New Roman" w:hAnsi="Times New Roman" w:cs="Times New Roman"/>
            </w:rPr>
            <w:fldChar w:fldCharType="separate"/>
          </w:r>
          <w:r>
            <w:rPr>
              <w:rFonts w:ascii="Times New Roman" w:hAnsi="Times New Roman" w:cs="Times New Roman"/>
            </w:rPr>
            <w:t>49</w:t>
          </w:r>
          <w:r>
            <w:rPr>
              <w:rFonts w:ascii="Times New Roman" w:hAnsi="Times New Roman" w:cs="Times New Roman"/>
            </w:rPr>
            <w:fldChar w:fldCharType="end"/>
          </w:r>
          <w:r>
            <w:rPr>
              <w:rFonts w:ascii="Times New Roman" w:hAnsi="Times New Roman" w:cs="Times New Roman"/>
            </w:rPr>
            <w:fldChar w:fldCharType="end"/>
          </w:r>
        </w:p>
        <w:p w14:paraId="6D5A2FE8">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"_Toc176264434" </w:instrText>
          </w:r>
          <w:r>
            <w:fldChar w:fldCharType="separate"/>
          </w:r>
          <w:r>
            <w:rPr>
              <w:rStyle w:val="22"/>
              <w:rFonts w:ascii="Times New Roman" w:hAnsi="Times New Roman" w:cs="Times New Roman"/>
            </w:rPr>
            <w:t>18.1</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试验目的</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_Toc176264434 \h </w:instrText>
          </w:r>
          <w:r>
            <w:rPr>
              <w:rFonts w:ascii="Times New Roman" w:hAnsi="Times New Roman" w:cs="Times New Roman"/>
            </w:rPr>
            <w:fldChar w:fldCharType="separate"/>
          </w:r>
          <w:r>
            <w:rPr>
              <w:rFonts w:ascii="Times New Roman" w:hAnsi="Times New Roman" w:cs="Times New Roman"/>
            </w:rPr>
            <w:t>49</w:t>
          </w:r>
          <w:r>
            <w:rPr>
              <w:rFonts w:ascii="Times New Roman" w:hAnsi="Times New Roman" w:cs="Times New Roman"/>
            </w:rPr>
            <w:fldChar w:fldCharType="end"/>
          </w:r>
          <w:r>
            <w:rPr>
              <w:rFonts w:ascii="Times New Roman" w:hAnsi="Times New Roman" w:cs="Times New Roman"/>
            </w:rPr>
            <w:fldChar w:fldCharType="end"/>
          </w:r>
        </w:p>
        <w:p w14:paraId="37ECC1D5">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"_Toc176264435" </w:instrText>
          </w:r>
          <w:r>
            <w:fldChar w:fldCharType="separate"/>
          </w:r>
          <w:r>
            <w:rPr>
              <w:rStyle w:val="22"/>
              <w:rFonts w:ascii="Times New Roman" w:hAnsi="Times New Roman" w:cs="Times New Roman"/>
            </w:rPr>
            <w:t>18.2</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_Toc176264435 \h </w:instrText>
          </w:r>
          <w:r>
            <w:rPr>
              <w:rFonts w:ascii="Times New Roman" w:hAnsi="Times New Roman" w:cs="Times New Roman"/>
            </w:rPr>
            <w:fldChar w:fldCharType="separate"/>
          </w:r>
          <w:r>
            <w:rPr>
              <w:rFonts w:ascii="Times New Roman" w:hAnsi="Times New Roman" w:cs="Times New Roman"/>
            </w:rPr>
            <w:t>49</w:t>
          </w:r>
          <w:r>
            <w:rPr>
              <w:rFonts w:ascii="Times New Roman" w:hAnsi="Times New Roman" w:cs="Times New Roman"/>
            </w:rPr>
            <w:fldChar w:fldCharType="end"/>
          </w:r>
          <w:r>
            <w:rPr>
              <w:rFonts w:ascii="Times New Roman" w:hAnsi="Times New Roman" w:cs="Times New Roman"/>
            </w:rPr>
            <w:fldChar w:fldCharType="end"/>
          </w:r>
        </w:p>
        <w:p w14:paraId="10D4C73F">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"_Toc176264436" </w:instrText>
          </w:r>
          <w:r>
            <w:fldChar w:fldCharType="separate"/>
          </w:r>
          <w:r>
            <w:rPr>
              <w:rStyle w:val="22"/>
              <w:rFonts w:ascii="Times New Roman" w:hAnsi="Times New Roman" w:cs="Times New Roman"/>
              <w:lang w:val="zh-CN"/>
            </w:rPr>
            <w:t>18.3</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受试/陪试设备</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_Toc176264436 \h </w:instrText>
          </w:r>
          <w:r>
            <w:rPr>
              <w:rFonts w:ascii="Times New Roman" w:hAnsi="Times New Roman" w:cs="Times New Roman"/>
            </w:rPr>
            <w:fldChar w:fldCharType="separate"/>
          </w:r>
          <w:r>
            <w:rPr>
              <w:rFonts w:ascii="Times New Roman" w:hAnsi="Times New Roman" w:cs="Times New Roman"/>
            </w:rPr>
            <w:t>49</w:t>
          </w:r>
          <w:r>
            <w:rPr>
              <w:rFonts w:ascii="Times New Roman" w:hAnsi="Times New Roman" w:cs="Times New Roman"/>
            </w:rPr>
            <w:fldChar w:fldCharType="end"/>
          </w:r>
          <w:r>
            <w:rPr>
              <w:rFonts w:ascii="Times New Roman" w:hAnsi="Times New Roman" w:cs="Times New Roman"/>
            </w:rPr>
            <w:fldChar w:fldCharType="end"/>
          </w:r>
        </w:p>
        <w:p w14:paraId="4DEC7E93">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"_Toc176264437" </w:instrText>
          </w:r>
          <w:r>
            <w:fldChar w:fldCharType="separate"/>
          </w:r>
          <w:r>
            <w:rPr>
              <w:rStyle w:val="22"/>
              <w:rFonts w:ascii="Times New Roman" w:hAnsi="Times New Roman" w:cs="Times New Roman"/>
              <w:lang w:val="zh-CN"/>
            </w:rPr>
            <w:t>18.4</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试验设备、测试设备及要求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_Toc176264437 \h </w:instrText>
          </w:r>
          <w:r>
            <w:rPr>
              <w:rFonts w:ascii="Times New Roman" w:hAnsi="Times New Roman" w:cs="Times New Roman"/>
            </w:rPr>
            <w:fldChar w:fldCharType="separate"/>
          </w:r>
          <w:r>
            <w:rPr>
              <w:rFonts w:ascii="Times New Roman" w:hAnsi="Times New Roman" w:cs="Times New Roman"/>
            </w:rPr>
            <w:t>49</w:t>
          </w:r>
          <w:r>
            <w:rPr>
              <w:rFonts w:ascii="Times New Roman" w:hAnsi="Times New Roman" w:cs="Times New Roman"/>
            </w:rPr>
            <w:fldChar w:fldCharType="end"/>
          </w:r>
          <w:r>
            <w:rPr>
              <w:rFonts w:ascii="Times New Roman" w:hAnsi="Times New Roman" w:cs="Times New Roman"/>
            </w:rPr>
            <w:fldChar w:fldCharType="end"/>
          </w:r>
        </w:p>
        <w:p w14:paraId="04C09A35">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"_Toc176264438" </w:instrText>
          </w:r>
          <w:r>
            <w:fldChar w:fldCharType="separate"/>
          </w:r>
          <w:r>
            <w:rPr>
              <w:rStyle w:val="22"/>
              <w:rFonts w:ascii="Times New Roman" w:hAnsi="Times New Roman" w:cs="Times New Roman"/>
              <w:lang w:val="zh-CN"/>
            </w:rPr>
            <w:t>18.5</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试验布置和连接</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_Toc176264438 \h </w:instrText>
          </w:r>
          <w:r>
            <w:rPr>
              <w:rFonts w:ascii="Times New Roman" w:hAnsi="Times New Roman" w:cs="Times New Roman"/>
            </w:rPr>
            <w:fldChar w:fldCharType="separate"/>
          </w:r>
          <w:r>
            <w:rPr>
              <w:rFonts w:ascii="Times New Roman" w:hAnsi="Times New Roman" w:cs="Times New Roman"/>
            </w:rPr>
            <w:t>50</w:t>
          </w:r>
          <w:r>
            <w:rPr>
              <w:rFonts w:ascii="Times New Roman" w:hAnsi="Times New Roman" w:cs="Times New Roman"/>
            </w:rPr>
            <w:fldChar w:fldCharType="end"/>
          </w:r>
          <w:r>
            <w:rPr>
              <w:rFonts w:ascii="Times New Roman" w:hAnsi="Times New Roman" w:cs="Times New Roman"/>
            </w:rPr>
            <w:fldChar w:fldCharType="end"/>
          </w:r>
        </w:p>
        <w:p w14:paraId="6BE89DB2">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"_Toc176264439" </w:instrText>
          </w:r>
          <w:r>
            <w:fldChar w:fldCharType="separate"/>
          </w:r>
          <w:r>
            <w:rPr>
              <w:rStyle w:val="22"/>
              <w:rFonts w:ascii="Times New Roman" w:hAnsi="Times New Roman" w:cs="Times New Roman"/>
              <w:lang w:val="zh-CN"/>
            </w:rPr>
            <w:t>18.6</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试验件、试验装置（试验前）的制造符合性要求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_Toc176264439 \h </w:instrText>
          </w:r>
          <w:r>
            <w:rPr>
              <w:rFonts w:ascii="Times New Roman" w:hAnsi="Times New Roman" w:cs="Times New Roman"/>
            </w:rPr>
            <w:fldChar w:fldCharType="separate"/>
          </w:r>
          <w:r>
            <w:rPr>
              <w:rFonts w:ascii="Times New Roman" w:hAnsi="Times New Roman" w:cs="Times New Roman"/>
            </w:rPr>
            <w:t>52</w:t>
          </w:r>
          <w:r>
            <w:rPr>
              <w:rFonts w:ascii="Times New Roman" w:hAnsi="Times New Roman" w:cs="Times New Roman"/>
            </w:rPr>
            <w:fldChar w:fldCharType="end"/>
          </w:r>
          <w:r>
            <w:rPr>
              <w:rFonts w:ascii="Times New Roman" w:hAnsi="Times New Roman" w:cs="Times New Roman"/>
            </w:rPr>
            <w:fldChar w:fldCharType="end"/>
          </w:r>
        </w:p>
        <w:p w14:paraId="55F6A994">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"_Toc176264440" </w:instrText>
          </w:r>
          <w:r>
            <w:fldChar w:fldCharType="separate"/>
          </w:r>
          <w:r>
            <w:rPr>
              <w:rStyle w:val="22"/>
              <w:rFonts w:ascii="Times New Roman" w:hAnsi="Times New Roman" w:cs="Times New Roman"/>
              <w:lang w:val="zh-CN"/>
            </w:rPr>
            <w:t>18.7</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试验程序</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_Toc176264440 \h </w:instrText>
          </w:r>
          <w:r>
            <w:rPr>
              <w:rFonts w:ascii="Times New Roman" w:hAnsi="Times New Roman" w:cs="Times New Roman"/>
            </w:rPr>
            <w:fldChar w:fldCharType="separate"/>
          </w:r>
          <w:r>
            <w:rPr>
              <w:rFonts w:ascii="Times New Roman" w:hAnsi="Times New Roman" w:cs="Times New Roman"/>
            </w:rPr>
            <w:t>52</w:t>
          </w:r>
          <w:r>
            <w:rPr>
              <w:rFonts w:ascii="Times New Roman" w:hAnsi="Times New Roman" w:cs="Times New Roman"/>
            </w:rPr>
            <w:fldChar w:fldCharType="end"/>
          </w:r>
          <w:r>
            <w:rPr>
              <w:rFonts w:ascii="Times New Roman" w:hAnsi="Times New Roman" w:cs="Times New Roman"/>
            </w:rPr>
            <w:fldChar w:fldCharType="end"/>
          </w:r>
        </w:p>
        <w:p w14:paraId="72D46C9A">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"_Toc176264441" </w:instrText>
          </w:r>
          <w:r>
            <w:fldChar w:fldCharType="separate"/>
          </w:r>
          <w:r>
            <w:rPr>
              <w:rStyle w:val="22"/>
              <w:rFonts w:ascii="Times New Roman" w:hAnsi="Times New Roman" w:cs="Times New Roman"/>
              <w:lang w:val="zh-CN"/>
            </w:rPr>
            <w:t>18.8</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试验判据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_Toc176264441 \h </w:instrText>
          </w:r>
          <w:r>
            <w:rPr>
              <w:rFonts w:ascii="Times New Roman" w:hAnsi="Times New Roman" w:cs="Times New Roman"/>
            </w:rPr>
            <w:fldChar w:fldCharType="separate"/>
          </w:r>
          <w:r>
            <w:rPr>
              <w:rFonts w:ascii="Times New Roman" w:hAnsi="Times New Roman" w:cs="Times New Roman"/>
            </w:rPr>
            <w:t>53</w:t>
          </w:r>
          <w:r>
            <w:rPr>
              <w:rFonts w:ascii="Times New Roman" w:hAnsi="Times New Roman" w:cs="Times New Roman"/>
            </w:rPr>
            <w:fldChar w:fldCharType="end"/>
          </w:r>
          <w:r>
            <w:rPr>
              <w:rFonts w:ascii="Times New Roman" w:hAnsi="Times New Roman" w:cs="Times New Roman"/>
            </w:rPr>
            <w:fldChar w:fldCharType="end"/>
          </w:r>
        </w:p>
        <w:p w14:paraId="5A5747FB">
          <w:pPr>
            <w:pStyle w:val="12"/>
            <w:tabs>
              <w:tab w:val="left" w:pos="630"/>
              <w:tab w:val="right" w:leader="dot" w:pos="8296"/>
            </w:tabs>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"_Toc176264442" </w:instrText>
          </w:r>
          <w:r>
            <w:fldChar w:fldCharType="separate"/>
          </w:r>
          <w:r>
            <w:rPr>
              <w:rStyle w:val="22"/>
              <w:rFonts w:ascii="Times New Roman" w:hAnsi="Times New Roman" w:cs="Times New Roman"/>
            </w:rPr>
            <w:t>19</w:t>
          </w:r>
          <w:r>
            <w:rPr>
              <w:rFonts w:ascii="Times New Roman" w:hAnsi="Times New Roman" w:cs="Times New Roman" w:eastAsiaTheme="minorEastAsia"/>
              <w:b w:val="0"/>
              <w:bCs w:val="0"/>
              <w:caps w:val="0"/>
              <w:sz w:val="21"/>
              <w:szCs w:val="22"/>
              <w14:ligatures w14:val="standardContextual"/>
            </w:rPr>
            <w:tab/>
          </w:r>
          <w:r>
            <w:rPr>
              <w:rStyle w:val="22"/>
              <w:rFonts w:ascii="Times New Roman" w:hAnsi="Times New Roman" w:cs="Times New Roman"/>
            </w:rPr>
            <w:t>防水性</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_Toc176264442 \h </w:instrText>
          </w:r>
          <w:r>
            <w:rPr>
              <w:rFonts w:ascii="Times New Roman" w:hAnsi="Times New Roman" w:cs="Times New Roman"/>
            </w:rPr>
            <w:fldChar w:fldCharType="separate"/>
          </w:r>
          <w:r>
            <w:rPr>
              <w:rFonts w:ascii="Times New Roman" w:hAnsi="Times New Roman" w:cs="Times New Roman"/>
            </w:rPr>
            <w:t>53</w:t>
          </w:r>
          <w:r>
            <w:rPr>
              <w:rFonts w:ascii="Times New Roman" w:hAnsi="Times New Roman" w:cs="Times New Roman"/>
            </w:rPr>
            <w:fldChar w:fldCharType="end"/>
          </w:r>
          <w:r>
            <w:rPr>
              <w:rFonts w:ascii="Times New Roman" w:hAnsi="Times New Roman" w:cs="Times New Roman"/>
            </w:rPr>
            <w:fldChar w:fldCharType="end"/>
          </w:r>
        </w:p>
        <w:p w14:paraId="617141B9">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"_Toc176264443" </w:instrText>
          </w:r>
          <w:r>
            <w:fldChar w:fldCharType="separate"/>
          </w:r>
          <w:r>
            <w:rPr>
              <w:rStyle w:val="22"/>
              <w:rFonts w:ascii="Times New Roman" w:hAnsi="Times New Roman" w:cs="Times New Roman"/>
            </w:rPr>
            <w:t>19.1</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防冷凝试验</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_Toc176264443 \h </w:instrText>
          </w:r>
          <w:r>
            <w:rPr>
              <w:rFonts w:ascii="Times New Roman" w:hAnsi="Times New Roman" w:cs="Times New Roman"/>
            </w:rPr>
            <w:fldChar w:fldCharType="separate"/>
          </w:r>
          <w:r>
            <w:rPr>
              <w:rFonts w:ascii="Times New Roman" w:hAnsi="Times New Roman" w:cs="Times New Roman"/>
            </w:rPr>
            <w:t>53</w:t>
          </w:r>
          <w:r>
            <w:rPr>
              <w:rFonts w:ascii="Times New Roman" w:hAnsi="Times New Roman" w:cs="Times New Roman"/>
            </w:rPr>
            <w:fldChar w:fldCharType="end"/>
          </w:r>
          <w:r>
            <w:rPr>
              <w:rFonts w:ascii="Times New Roman" w:hAnsi="Times New Roman" w:cs="Times New Roman"/>
            </w:rPr>
            <w:fldChar w:fldCharType="end"/>
          </w:r>
        </w:p>
        <w:p w14:paraId="50F3325E">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"_Toc176264444" </w:instrText>
          </w:r>
          <w:r>
            <w:fldChar w:fldCharType="separate"/>
          </w:r>
          <w:r>
            <w:rPr>
              <w:rStyle w:val="22"/>
              <w:rFonts w:ascii="Times New Roman" w:hAnsi="Times New Roman" w:cs="Times New Roman"/>
              <w:i w:val="0"/>
            </w:rPr>
            <w:t>19.1.1</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试验目的</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_Toc176264444 \h </w:instrText>
          </w:r>
          <w:r>
            <w:rPr>
              <w:rFonts w:ascii="Times New Roman" w:hAnsi="Times New Roman" w:cs="Times New Roman"/>
              <w:i w:val="0"/>
            </w:rPr>
            <w:fldChar w:fldCharType="separate"/>
          </w:r>
          <w:r>
            <w:rPr>
              <w:rFonts w:ascii="Times New Roman" w:hAnsi="Times New Roman" w:cs="Times New Roman"/>
              <w:i w:val="0"/>
            </w:rPr>
            <w:t>53</w:t>
          </w:r>
          <w:r>
            <w:rPr>
              <w:rFonts w:ascii="Times New Roman" w:hAnsi="Times New Roman" w:cs="Times New Roman"/>
              <w:i w:val="0"/>
            </w:rPr>
            <w:fldChar w:fldCharType="end"/>
          </w:r>
          <w:r>
            <w:rPr>
              <w:rFonts w:ascii="Times New Roman" w:hAnsi="Times New Roman" w:cs="Times New Roman"/>
              <w:i w:val="0"/>
            </w:rPr>
            <w:fldChar w:fldCharType="end"/>
          </w:r>
        </w:p>
        <w:p w14:paraId="1CE02A06">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"_Toc176264445" </w:instrText>
          </w:r>
          <w:r>
            <w:fldChar w:fldCharType="separate"/>
          </w:r>
          <w:r>
            <w:rPr>
              <w:rStyle w:val="22"/>
              <w:rFonts w:ascii="Times New Roman" w:hAnsi="Times New Roman" w:cs="Times New Roman"/>
              <w:i w:val="0"/>
            </w:rPr>
            <w:t>19.1.2</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试验要求</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_Toc176264445 \h </w:instrText>
          </w:r>
          <w:r>
            <w:rPr>
              <w:rFonts w:ascii="Times New Roman" w:hAnsi="Times New Roman" w:cs="Times New Roman"/>
              <w:i w:val="0"/>
            </w:rPr>
            <w:fldChar w:fldCharType="separate"/>
          </w:r>
          <w:r>
            <w:rPr>
              <w:rFonts w:ascii="Times New Roman" w:hAnsi="Times New Roman" w:cs="Times New Roman"/>
              <w:i w:val="0"/>
            </w:rPr>
            <w:t>53</w:t>
          </w:r>
          <w:r>
            <w:rPr>
              <w:rFonts w:ascii="Times New Roman" w:hAnsi="Times New Roman" w:cs="Times New Roman"/>
              <w:i w:val="0"/>
            </w:rPr>
            <w:fldChar w:fldCharType="end"/>
          </w:r>
          <w:r>
            <w:rPr>
              <w:rFonts w:ascii="Times New Roman" w:hAnsi="Times New Roman" w:cs="Times New Roman"/>
              <w:i w:val="0"/>
            </w:rPr>
            <w:fldChar w:fldCharType="end"/>
          </w:r>
        </w:p>
        <w:p w14:paraId="5EB8F4E8">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"_Toc176264446" </w:instrText>
          </w:r>
          <w:r>
            <w:fldChar w:fldCharType="separate"/>
          </w:r>
          <w:r>
            <w:rPr>
              <w:rStyle w:val="22"/>
              <w:rFonts w:ascii="Times New Roman" w:hAnsi="Times New Roman" w:cs="Times New Roman"/>
              <w:i w:val="0"/>
            </w:rPr>
            <w:t>19.1.3</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受试/陪试设备</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_Toc176264446 \h </w:instrText>
          </w:r>
          <w:r>
            <w:rPr>
              <w:rFonts w:ascii="Times New Roman" w:hAnsi="Times New Roman" w:cs="Times New Roman"/>
              <w:i w:val="0"/>
            </w:rPr>
            <w:fldChar w:fldCharType="separate"/>
          </w:r>
          <w:r>
            <w:rPr>
              <w:rFonts w:ascii="Times New Roman" w:hAnsi="Times New Roman" w:cs="Times New Roman"/>
              <w:i w:val="0"/>
            </w:rPr>
            <w:t>53</w:t>
          </w:r>
          <w:r>
            <w:rPr>
              <w:rFonts w:ascii="Times New Roman" w:hAnsi="Times New Roman" w:cs="Times New Roman"/>
              <w:i w:val="0"/>
            </w:rPr>
            <w:fldChar w:fldCharType="end"/>
          </w:r>
          <w:r>
            <w:rPr>
              <w:rFonts w:ascii="Times New Roman" w:hAnsi="Times New Roman" w:cs="Times New Roman"/>
              <w:i w:val="0"/>
            </w:rPr>
            <w:fldChar w:fldCharType="end"/>
          </w:r>
        </w:p>
        <w:p w14:paraId="7898421E">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"_Toc176264447" </w:instrText>
          </w:r>
          <w:r>
            <w:fldChar w:fldCharType="separate"/>
          </w:r>
          <w:r>
            <w:rPr>
              <w:rStyle w:val="22"/>
              <w:rFonts w:ascii="Times New Roman" w:hAnsi="Times New Roman" w:cs="Times New Roman"/>
              <w:i w:val="0"/>
            </w:rPr>
            <w:t>19.1.4</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试验设备、测试设备及要求</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_Toc176264447 \h </w:instrText>
          </w:r>
          <w:r>
            <w:rPr>
              <w:rFonts w:ascii="Times New Roman" w:hAnsi="Times New Roman" w:cs="Times New Roman"/>
              <w:i w:val="0"/>
            </w:rPr>
            <w:fldChar w:fldCharType="separate"/>
          </w:r>
          <w:r>
            <w:rPr>
              <w:rFonts w:ascii="Times New Roman" w:hAnsi="Times New Roman" w:cs="Times New Roman"/>
              <w:i w:val="0"/>
            </w:rPr>
            <w:t>53</w:t>
          </w:r>
          <w:r>
            <w:rPr>
              <w:rFonts w:ascii="Times New Roman" w:hAnsi="Times New Roman" w:cs="Times New Roman"/>
              <w:i w:val="0"/>
            </w:rPr>
            <w:fldChar w:fldCharType="end"/>
          </w:r>
          <w:r>
            <w:rPr>
              <w:rFonts w:ascii="Times New Roman" w:hAnsi="Times New Roman" w:cs="Times New Roman"/>
              <w:i w:val="0"/>
            </w:rPr>
            <w:fldChar w:fldCharType="end"/>
          </w:r>
        </w:p>
        <w:p w14:paraId="042D70F0">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"_Toc176264448" </w:instrText>
          </w:r>
          <w:r>
            <w:fldChar w:fldCharType="separate"/>
          </w:r>
          <w:r>
            <w:rPr>
              <w:rStyle w:val="22"/>
              <w:rFonts w:ascii="Times New Roman" w:hAnsi="Times New Roman" w:cs="Times New Roman"/>
              <w:i w:val="0"/>
            </w:rPr>
            <w:t>19.1.5</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试验布置和连接</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_Toc176264448 \h </w:instrText>
          </w:r>
          <w:r>
            <w:rPr>
              <w:rFonts w:ascii="Times New Roman" w:hAnsi="Times New Roman" w:cs="Times New Roman"/>
              <w:i w:val="0"/>
            </w:rPr>
            <w:fldChar w:fldCharType="separate"/>
          </w:r>
          <w:r>
            <w:rPr>
              <w:rFonts w:ascii="Times New Roman" w:hAnsi="Times New Roman" w:cs="Times New Roman"/>
              <w:i w:val="0"/>
            </w:rPr>
            <w:t>54</w:t>
          </w:r>
          <w:r>
            <w:rPr>
              <w:rFonts w:ascii="Times New Roman" w:hAnsi="Times New Roman" w:cs="Times New Roman"/>
              <w:i w:val="0"/>
            </w:rPr>
            <w:fldChar w:fldCharType="end"/>
          </w:r>
          <w:r>
            <w:rPr>
              <w:rFonts w:ascii="Times New Roman" w:hAnsi="Times New Roman" w:cs="Times New Roman"/>
              <w:i w:val="0"/>
            </w:rPr>
            <w:fldChar w:fldCharType="end"/>
          </w:r>
        </w:p>
        <w:p w14:paraId="5E525A5D">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"_Toc176264449" </w:instrText>
          </w:r>
          <w:r>
            <w:fldChar w:fldCharType="separate"/>
          </w:r>
          <w:r>
            <w:rPr>
              <w:rStyle w:val="22"/>
              <w:rFonts w:ascii="Times New Roman" w:hAnsi="Times New Roman" w:cs="Times New Roman"/>
              <w:i w:val="0"/>
            </w:rPr>
            <w:t>19.1.6</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试验件、试验装置（试验前）的制造符合性要求</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_Toc176264449 \h </w:instrText>
          </w:r>
          <w:r>
            <w:rPr>
              <w:rFonts w:ascii="Times New Roman" w:hAnsi="Times New Roman" w:cs="Times New Roman"/>
              <w:i w:val="0"/>
            </w:rPr>
            <w:fldChar w:fldCharType="separate"/>
          </w:r>
          <w:r>
            <w:rPr>
              <w:rFonts w:ascii="Times New Roman" w:hAnsi="Times New Roman" w:cs="Times New Roman"/>
              <w:i w:val="0"/>
            </w:rPr>
            <w:t>56</w:t>
          </w:r>
          <w:r>
            <w:rPr>
              <w:rFonts w:ascii="Times New Roman" w:hAnsi="Times New Roman" w:cs="Times New Roman"/>
              <w:i w:val="0"/>
            </w:rPr>
            <w:fldChar w:fldCharType="end"/>
          </w:r>
          <w:r>
            <w:rPr>
              <w:rFonts w:ascii="Times New Roman" w:hAnsi="Times New Roman" w:cs="Times New Roman"/>
              <w:i w:val="0"/>
            </w:rPr>
            <w:fldChar w:fldCharType="end"/>
          </w:r>
        </w:p>
        <w:p w14:paraId="18617DF3">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"_Toc176264450" </w:instrText>
          </w:r>
          <w:r>
            <w:fldChar w:fldCharType="separate"/>
          </w:r>
          <w:r>
            <w:rPr>
              <w:rStyle w:val="22"/>
              <w:rFonts w:ascii="Times New Roman" w:hAnsi="Times New Roman" w:cs="Times New Roman"/>
              <w:i w:val="0"/>
            </w:rPr>
            <w:t>19.1.7</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试验程序</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_Toc176264450 \h </w:instrText>
          </w:r>
          <w:r>
            <w:rPr>
              <w:rFonts w:ascii="Times New Roman" w:hAnsi="Times New Roman" w:cs="Times New Roman"/>
              <w:i w:val="0"/>
            </w:rPr>
            <w:fldChar w:fldCharType="separate"/>
          </w:r>
          <w:r>
            <w:rPr>
              <w:rFonts w:ascii="Times New Roman" w:hAnsi="Times New Roman" w:cs="Times New Roman"/>
              <w:i w:val="0"/>
            </w:rPr>
            <w:t>56</w:t>
          </w:r>
          <w:r>
            <w:rPr>
              <w:rFonts w:ascii="Times New Roman" w:hAnsi="Times New Roman" w:cs="Times New Roman"/>
              <w:i w:val="0"/>
            </w:rPr>
            <w:fldChar w:fldCharType="end"/>
          </w:r>
          <w:r>
            <w:rPr>
              <w:rFonts w:ascii="Times New Roman" w:hAnsi="Times New Roman" w:cs="Times New Roman"/>
              <w:i w:val="0"/>
            </w:rPr>
            <w:fldChar w:fldCharType="end"/>
          </w:r>
        </w:p>
        <w:p w14:paraId="6F2996C9">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"_Toc176264451" </w:instrText>
          </w:r>
          <w:r>
            <w:fldChar w:fldCharType="separate"/>
          </w:r>
          <w:r>
            <w:rPr>
              <w:rStyle w:val="22"/>
              <w:rFonts w:ascii="Times New Roman" w:hAnsi="Times New Roman" w:cs="Times New Roman"/>
              <w:i w:val="0"/>
            </w:rPr>
            <w:t>19.1.8</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试验判据</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_Toc176264451 \h </w:instrText>
          </w:r>
          <w:r>
            <w:rPr>
              <w:rFonts w:ascii="Times New Roman" w:hAnsi="Times New Roman" w:cs="Times New Roman"/>
              <w:i w:val="0"/>
            </w:rPr>
            <w:fldChar w:fldCharType="separate"/>
          </w:r>
          <w:r>
            <w:rPr>
              <w:rFonts w:ascii="Times New Roman" w:hAnsi="Times New Roman" w:cs="Times New Roman"/>
              <w:i w:val="0"/>
            </w:rPr>
            <w:t>57</w:t>
          </w:r>
          <w:r>
            <w:rPr>
              <w:rFonts w:ascii="Times New Roman" w:hAnsi="Times New Roman" w:cs="Times New Roman"/>
              <w:i w:val="0"/>
            </w:rPr>
            <w:fldChar w:fldCharType="end"/>
          </w:r>
          <w:r>
            <w:rPr>
              <w:rFonts w:ascii="Times New Roman" w:hAnsi="Times New Roman" w:cs="Times New Roman"/>
              <w:i w:val="0"/>
            </w:rPr>
            <w:fldChar w:fldCharType="end"/>
          </w:r>
        </w:p>
        <w:p w14:paraId="298A901C">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"_Toc176264452" </w:instrText>
          </w:r>
          <w:r>
            <w:fldChar w:fldCharType="separate"/>
          </w:r>
          <w:r>
            <w:rPr>
              <w:rStyle w:val="22"/>
              <w:rFonts w:ascii="Times New Roman" w:hAnsi="Times New Roman" w:cs="Times New Roman"/>
            </w:rPr>
            <w:t>19.2</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防滴水试验</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_Toc176264452 \h </w:instrText>
          </w:r>
          <w:r>
            <w:rPr>
              <w:rFonts w:ascii="Times New Roman" w:hAnsi="Times New Roman" w:cs="Times New Roman"/>
            </w:rPr>
            <w:fldChar w:fldCharType="separate"/>
          </w:r>
          <w:r>
            <w:rPr>
              <w:rFonts w:ascii="Times New Roman" w:hAnsi="Times New Roman" w:cs="Times New Roman"/>
            </w:rPr>
            <w:t>57</w:t>
          </w:r>
          <w:r>
            <w:rPr>
              <w:rFonts w:ascii="Times New Roman" w:hAnsi="Times New Roman" w:cs="Times New Roman"/>
            </w:rPr>
            <w:fldChar w:fldCharType="end"/>
          </w:r>
          <w:r>
            <w:rPr>
              <w:rFonts w:ascii="Times New Roman" w:hAnsi="Times New Roman" w:cs="Times New Roman"/>
            </w:rPr>
            <w:fldChar w:fldCharType="end"/>
          </w:r>
        </w:p>
        <w:p w14:paraId="43C75C03">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"_Toc176264453" </w:instrText>
          </w:r>
          <w:r>
            <w:fldChar w:fldCharType="separate"/>
          </w:r>
          <w:r>
            <w:rPr>
              <w:rStyle w:val="22"/>
              <w:rFonts w:ascii="Times New Roman" w:hAnsi="Times New Roman" w:cs="Times New Roman"/>
              <w:i w:val="0"/>
            </w:rPr>
            <w:t>19.2.1</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试验目的</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_Toc176264453 \h </w:instrText>
          </w:r>
          <w:r>
            <w:rPr>
              <w:rFonts w:ascii="Times New Roman" w:hAnsi="Times New Roman" w:cs="Times New Roman"/>
              <w:i w:val="0"/>
            </w:rPr>
            <w:fldChar w:fldCharType="separate"/>
          </w:r>
          <w:r>
            <w:rPr>
              <w:rFonts w:ascii="Times New Roman" w:hAnsi="Times New Roman" w:cs="Times New Roman"/>
              <w:i w:val="0"/>
            </w:rPr>
            <w:t>57</w:t>
          </w:r>
          <w:r>
            <w:rPr>
              <w:rFonts w:ascii="Times New Roman" w:hAnsi="Times New Roman" w:cs="Times New Roman"/>
              <w:i w:val="0"/>
            </w:rPr>
            <w:fldChar w:fldCharType="end"/>
          </w:r>
          <w:r>
            <w:rPr>
              <w:rFonts w:ascii="Times New Roman" w:hAnsi="Times New Roman" w:cs="Times New Roman"/>
              <w:i w:val="0"/>
            </w:rPr>
            <w:fldChar w:fldCharType="end"/>
          </w:r>
        </w:p>
        <w:p w14:paraId="5221B0C3">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"_Toc176264454" </w:instrText>
          </w:r>
          <w:r>
            <w:fldChar w:fldCharType="separate"/>
          </w:r>
          <w:r>
            <w:rPr>
              <w:rStyle w:val="22"/>
              <w:rFonts w:ascii="Times New Roman" w:hAnsi="Times New Roman" w:cs="Times New Roman"/>
              <w:i w:val="0"/>
            </w:rPr>
            <w:t>19.2.2</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试验要求</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_Toc176264454 \h </w:instrText>
          </w:r>
          <w:r>
            <w:rPr>
              <w:rFonts w:ascii="Times New Roman" w:hAnsi="Times New Roman" w:cs="Times New Roman"/>
              <w:i w:val="0"/>
            </w:rPr>
            <w:fldChar w:fldCharType="separate"/>
          </w:r>
          <w:r>
            <w:rPr>
              <w:rFonts w:ascii="Times New Roman" w:hAnsi="Times New Roman" w:cs="Times New Roman"/>
              <w:i w:val="0"/>
            </w:rPr>
            <w:t>57</w:t>
          </w:r>
          <w:r>
            <w:rPr>
              <w:rFonts w:ascii="Times New Roman" w:hAnsi="Times New Roman" w:cs="Times New Roman"/>
              <w:i w:val="0"/>
            </w:rPr>
            <w:fldChar w:fldCharType="end"/>
          </w:r>
          <w:r>
            <w:rPr>
              <w:rFonts w:ascii="Times New Roman" w:hAnsi="Times New Roman" w:cs="Times New Roman"/>
              <w:i w:val="0"/>
            </w:rPr>
            <w:fldChar w:fldCharType="end"/>
          </w:r>
        </w:p>
        <w:p w14:paraId="7187023A">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"_Toc176264455" </w:instrText>
          </w:r>
          <w:r>
            <w:fldChar w:fldCharType="separate"/>
          </w:r>
          <w:r>
            <w:rPr>
              <w:rStyle w:val="22"/>
              <w:rFonts w:ascii="Times New Roman" w:hAnsi="Times New Roman" w:cs="Times New Roman"/>
              <w:i w:val="0"/>
            </w:rPr>
            <w:t>19.2.3</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受试/陪试设备</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_Toc176264455 \h </w:instrText>
          </w:r>
          <w:r>
            <w:rPr>
              <w:rFonts w:ascii="Times New Roman" w:hAnsi="Times New Roman" w:cs="Times New Roman"/>
              <w:i w:val="0"/>
            </w:rPr>
            <w:fldChar w:fldCharType="separate"/>
          </w:r>
          <w:r>
            <w:rPr>
              <w:rFonts w:ascii="Times New Roman" w:hAnsi="Times New Roman" w:cs="Times New Roman"/>
              <w:i w:val="0"/>
            </w:rPr>
            <w:t>57</w:t>
          </w:r>
          <w:r>
            <w:rPr>
              <w:rFonts w:ascii="Times New Roman" w:hAnsi="Times New Roman" w:cs="Times New Roman"/>
              <w:i w:val="0"/>
            </w:rPr>
            <w:fldChar w:fldCharType="end"/>
          </w:r>
          <w:r>
            <w:rPr>
              <w:rFonts w:ascii="Times New Roman" w:hAnsi="Times New Roman" w:cs="Times New Roman"/>
              <w:i w:val="0"/>
            </w:rPr>
            <w:fldChar w:fldCharType="end"/>
          </w:r>
        </w:p>
        <w:p w14:paraId="636D5FA8">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"_Toc176264456" </w:instrText>
          </w:r>
          <w:r>
            <w:fldChar w:fldCharType="separate"/>
          </w:r>
          <w:r>
            <w:rPr>
              <w:rStyle w:val="22"/>
              <w:rFonts w:ascii="Times New Roman" w:hAnsi="Times New Roman" w:cs="Times New Roman"/>
              <w:i w:val="0"/>
            </w:rPr>
            <w:t>19.2.4</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试验设备、测试设备及要求</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_Toc176264456 \h </w:instrText>
          </w:r>
          <w:r>
            <w:rPr>
              <w:rFonts w:ascii="Times New Roman" w:hAnsi="Times New Roman" w:cs="Times New Roman"/>
              <w:i w:val="0"/>
            </w:rPr>
            <w:fldChar w:fldCharType="separate"/>
          </w:r>
          <w:r>
            <w:rPr>
              <w:rFonts w:ascii="Times New Roman" w:hAnsi="Times New Roman" w:cs="Times New Roman"/>
              <w:i w:val="0"/>
            </w:rPr>
            <w:t>57</w:t>
          </w:r>
          <w:r>
            <w:rPr>
              <w:rFonts w:ascii="Times New Roman" w:hAnsi="Times New Roman" w:cs="Times New Roman"/>
              <w:i w:val="0"/>
            </w:rPr>
            <w:fldChar w:fldCharType="end"/>
          </w:r>
          <w:r>
            <w:rPr>
              <w:rFonts w:ascii="Times New Roman" w:hAnsi="Times New Roman" w:cs="Times New Roman"/>
              <w:i w:val="0"/>
            </w:rPr>
            <w:fldChar w:fldCharType="end"/>
          </w:r>
        </w:p>
        <w:p w14:paraId="75FBA225">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"_Toc176264457" </w:instrText>
          </w:r>
          <w:r>
            <w:fldChar w:fldCharType="separate"/>
          </w:r>
          <w:r>
            <w:rPr>
              <w:rStyle w:val="22"/>
              <w:rFonts w:ascii="Times New Roman" w:hAnsi="Times New Roman" w:cs="Times New Roman"/>
              <w:i w:val="0"/>
            </w:rPr>
            <w:t>19.2.5</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试验布置和连接</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_Toc176264457 \h </w:instrText>
          </w:r>
          <w:r>
            <w:rPr>
              <w:rFonts w:ascii="Times New Roman" w:hAnsi="Times New Roman" w:cs="Times New Roman"/>
              <w:i w:val="0"/>
            </w:rPr>
            <w:fldChar w:fldCharType="separate"/>
          </w:r>
          <w:r>
            <w:rPr>
              <w:rFonts w:ascii="Times New Roman" w:hAnsi="Times New Roman" w:cs="Times New Roman"/>
              <w:i w:val="0"/>
            </w:rPr>
            <w:t>58</w:t>
          </w:r>
          <w:r>
            <w:rPr>
              <w:rFonts w:ascii="Times New Roman" w:hAnsi="Times New Roman" w:cs="Times New Roman"/>
              <w:i w:val="0"/>
            </w:rPr>
            <w:fldChar w:fldCharType="end"/>
          </w:r>
          <w:r>
            <w:rPr>
              <w:rFonts w:ascii="Times New Roman" w:hAnsi="Times New Roman" w:cs="Times New Roman"/>
              <w:i w:val="0"/>
            </w:rPr>
            <w:fldChar w:fldCharType="end"/>
          </w:r>
        </w:p>
        <w:p w14:paraId="518857C8">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"_Toc176264458" </w:instrText>
          </w:r>
          <w:r>
            <w:fldChar w:fldCharType="separate"/>
          </w:r>
          <w:r>
            <w:rPr>
              <w:rStyle w:val="22"/>
              <w:rFonts w:ascii="Times New Roman" w:hAnsi="Times New Roman" w:cs="Times New Roman"/>
              <w:i w:val="0"/>
              <w:lang w:val="zh-CN"/>
            </w:rPr>
            <w:t>19.2.6</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rPr>
            <w:t>试验</w:t>
          </w:r>
          <w:r>
            <w:rPr>
              <w:rStyle w:val="22"/>
              <w:rFonts w:ascii="Times New Roman" w:hAnsi="Times New Roman" w:cs="Times New Roman"/>
              <w:i w:val="0"/>
              <w:lang w:val="zh-CN"/>
            </w:rPr>
            <w:t>件、试验装置（试验前）的制造符合性要求</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_Toc176264458 \h </w:instrText>
          </w:r>
          <w:r>
            <w:rPr>
              <w:rFonts w:ascii="Times New Roman" w:hAnsi="Times New Roman" w:cs="Times New Roman"/>
              <w:i w:val="0"/>
            </w:rPr>
            <w:fldChar w:fldCharType="separate"/>
          </w:r>
          <w:r>
            <w:rPr>
              <w:rFonts w:ascii="Times New Roman" w:hAnsi="Times New Roman" w:cs="Times New Roman"/>
              <w:i w:val="0"/>
            </w:rPr>
            <w:t>60</w:t>
          </w:r>
          <w:r>
            <w:rPr>
              <w:rFonts w:ascii="Times New Roman" w:hAnsi="Times New Roman" w:cs="Times New Roman"/>
              <w:i w:val="0"/>
            </w:rPr>
            <w:fldChar w:fldCharType="end"/>
          </w:r>
          <w:r>
            <w:rPr>
              <w:rFonts w:ascii="Times New Roman" w:hAnsi="Times New Roman" w:cs="Times New Roman"/>
              <w:i w:val="0"/>
            </w:rPr>
            <w:fldChar w:fldCharType="end"/>
          </w:r>
        </w:p>
        <w:p w14:paraId="769C74AF">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"_Toc176264459" </w:instrText>
          </w:r>
          <w:r>
            <w:fldChar w:fldCharType="separate"/>
          </w:r>
          <w:r>
            <w:rPr>
              <w:rStyle w:val="22"/>
              <w:rFonts w:ascii="Times New Roman" w:hAnsi="Times New Roman" w:cs="Times New Roman"/>
              <w:i w:val="0"/>
              <w:lang w:val="zh-CN"/>
            </w:rPr>
            <w:t>19.2.7</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lang w:val="zh-CN"/>
            </w:rPr>
            <w:t>试验程序</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_Toc176264459 \h </w:instrText>
          </w:r>
          <w:r>
            <w:rPr>
              <w:rFonts w:ascii="Times New Roman" w:hAnsi="Times New Roman" w:cs="Times New Roman"/>
              <w:i w:val="0"/>
            </w:rPr>
            <w:fldChar w:fldCharType="separate"/>
          </w:r>
          <w:r>
            <w:rPr>
              <w:rFonts w:ascii="Times New Roman" w:hAnsi="Times New Roman" w:cs="Times New Roman"/>
              <w:i w:val="0"/>
            </w:rPr>
            <w:t>60</w:t>
          </w:r>
          <w:r>
            <w:rPr>
              <w:rFonts w:ascii="Times New Roman" w:hAnsi="Times New Roman" w:cs="Times New Roman"/>
              <w:i w:val="0"/>
            </w:rPr>
            <w:fldChar w:fldCharType="end"/>
          </w:r>
          <w:r>
            <w:rPr>
              <w:rFonts w:ascii="Times New Roman" w:hAnsi="Times New Roman" w:cs="Times New Roman"/>
              <w:i w:val="0"/>
            </w:rPr>
            <w:fldChar w:fldCharType="end"/>
          </w:r>
        </w:p>
        <w:p w14:paraId="6B356664">
          <w:pPr>
            <w:pStyle w:val="7"/>
            <w:tabs>
              <w:tab w:val="left" w:pos="1260"/>
              <w:tab w:val="right" w:leader="dot" w:pos="8296"/>
            </w:tabs>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"_Toc176264460" </w:instrText>
          </w:r>
          <w:r>
            <w:fldChar w:fldCharType="separate"/>
          </w:r>
          <w:r>
            <w:rPr>
              <w:rStyle w:val="22"/>
              <w:rFonts w:ascii="Times New Roman" w:hAnsi="Times New Roman" w:cs="Times New Roman"/>
              <w:i w:val="0"/>
              <w:lang w:val="zh-CN"/>
            </w:rPr>
            <w:t>19.2.8</w:t>
          </w:r>
          <w:r>
            <w:rPr>
              <w:rFonts w:ascii="Times New Roman" w:hAnsi="Times New Roman" w:cs="Times New Roman" w:eastAsiaTheme="minorEastAsia"/>
              <w:i w:val="0"/>
              <w:iCs w:val="0"/>
              <w:sz w:val="21"/>
              <w:szCs w:val="22"/>
              <w14:ligatures w14:val="standardContextual"/>
            </w:rPr>
            <w:tab/>
          </w:r>
          <w:r>
            <w:rPr>
              <w:rStyle w:val="22"/>
              <w:rFonts w:ascii="Times New Roman" w:hAnsi="Times New Roman" w:cs="Times New Roman"/>
              <w:i w:val="0"/>
              <w:lang w:val="zh-CN"/>
            </w:rPr>
            <w:t>试验判据</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_Toc176264460 \h </w:instrText>
          </w:r>
          <w:r>
            <w:rPr>
              <w:rFonts w:ascii="Times New Roman" w:hAnsi="Times New Roman" w:cs="Times New Roman"/>
              <w:i w:val="0"/>
            </w:rPr>
            <w:fldChar w:fldCharType="separate"/>
          </w:r>
          <w:r>
            <w:rPr>
              <w:rFonts w:ascii="Times New Roman" w:hAnsi="Times New Roman" w:cs="Times New Roman"/>
              <w:i w:val="0"/>
            </w:rPr>
            <w:t>61</w:t>
          </w:r>
          <w:r>
            <w:rPr>
              <w:rFonts w:ascii="Times New Roman" w:hAnsi="Times New Roman" w:cs="Times New Roman"/>
              <w:i w:val="0"/>
            </w:rPr>
            <w:fldChar w:fldCharType="end"/>
          </w:r>
          <w:r>
            <w:rPr>
              <w:rFonts w:ascii="Times New Roman" w:hAnsi="Times New Roman" w:cs="Times New Roman"/>
              <w:i w:val="0"/>
            </w:rPr>
            <w:fldChar w:fldCharType="end"/>
          </w:r>
        </w:p>
        <w:p w14:paraId="7AA5FE3D">
          <w:pPr>
            <w:pStyle w:val="12"/>
            <w:tabs>
              <w:tab w:val="left" w:pos="630"/>
              <w:tab w:val="right" w:leader="dot" w:pos="8296"/>
            </w:tabs>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"_Toc176264461" </w:instrText>
          </w:r>
          <w:r>
            <w:fldChar w:fldCharType="separate"/>
          </w:r>
          <w:r>
            <w:rPr>
              <w:rStyle w:val="22"/>
              <w:rFonts w:ascii="Times New Roman" w:hAnsi="Times New Roman" w:cs="Times New Roman"/>
            </w:rPr>
            <w:t>20</w:t>
          </w:r>
          <w:r>
            <w:rPr>
              <w:rFonts w:ascii="Times New Roman" w:hAnsi="Times New Roman" w:cs="Times New Roman" w:eastAsiaTheme="minorEastAsia"/>
              <w:b w:val="0"/>
              <w:bCs w:val="0"/>
              <w:caps w:val="0"/>
              <w:sz w:val="21"/>
              <w:szCs w:val="22"/>
              <w14:ligatures w14:val="standardContextual"/>
            </w:rPr>
            <w:tab/>
          </w:r>
          <w:r>
            <w:rPr>
              <w:rStyle w:val="22"/>
              <w:rFonts w:ascii="Times New Roman" w:hAnsi="Times New Roman" w:cs="Times New Roman"/>
            </w:rPr>
            <w:t>流体敏感性试验</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_Toc176264461 \h </w:instrText>
          </w:r>
          <w:r>
            <w:rPr>
              <w:rFonts w:ascii="Times New Roman" w:hAnsi="Times New Roman" w:cs="Times New Roman"/>
            </w:rPr>
            <w:fldChar w:fldCharType="separate"/>
          </w:r>
          <w:r>
            <w:rPr>
              <w:rFonts w:ascii="Times New Roman" w:hAnsi="Times New Roman" w:cs="Times New Roman"/>
            </w:rPr>
            <w:t>61</w:t>
          </w:r>
          <w:r>
            <w:rPr>
              <w:rFonts w:ascii="Times New Roman" w:hAnsi="Times New Roman" w:cs="Times New Roman"/>
            </w:rPr>
            <w:fldChar w:fldCharType="end"/>
          </w:r>
          <w:r>
            <w:rPr>
              <w:rFonts w:ascii="Times New Roman" w:hAnsi="Times New Roman" w:cs="Times New Roman"/>
            </w:rPr>
            <w:fldChar w:fldCharType="end"/>
          </w:r>
        </w:p>
        <w:p w14:paraId="4D176A5D">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"_Toc176264462" </w:instrText>
          </w:r>
          <w:r>
            <w:fldChar w:fldCharType="separate"/>
          </w:r>
          <w:r>
            <w:rPr>
              <w:rStyle w:val="22"/>
              <w:rFonts w:ascii="Times New Roman" w:hAnsi="Times New Roman" w:cs="Times New Roman"/>
            </w:rPr>
            <w:t>20.1</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试验目的</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_Toc176264462 \h </w:instrText>
          </w:r>
          <w:r>
            <w:rPr>
              <w:rFonts w:ascii="Times New Roman" w:hAnsi="Times New Roman" w:cs="Times New Roman"/>
            </w:rPr>
            <w:fldChar w:fldCharType="separate"/>
          </w:r>
          <w:r>
            <w:rPr>
              <w:rFonts w:ascii="Times New Roman" w:hAnsi="Times New Roman" w:cs="Times New Roman"/>
            </w:rPr>
            <w:t>61</w:t>
          </w:r>
          <w:r>
            <w:rPr>
              <w:rFonts w:ascii="Times New Roman" w:hAnsi="Times New Roman" w:cs="Times New Roman"/>
            </w:rPr>
            <w:fldChar w:fldCharType="end"/>
          </w:r>
          <w:r>
            <w:rPr>
              <w:rFonts w:ascii="Times New Roman" w:hAnsi="Times New Roman" w:cs="Times New Roman"/>
            </w:rPr>
            <w:fldChar w:fldCharType="end"/>
          </w:r>
        </w:p>
        <w:p w14:paraId="16584389">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"_Toc176264463" </w:instrText>
          </w:r>
          <w:r>
            <w:fldChar w:fldCharType="separate"/>
          </w:r>
          <w:r>
            <w:rPr>
              <w:rStyle w:val="22"/>
              <w:rFonts w:ascii="Times New Roman" w:hAnsi="Times New Roman" w:cs="Times New Roman"/>
            </w:rPr>
            <w:t>20.2</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_Toc176264463 \h </w:instrText>
          </w:r>
          <w:r>
            <w:rPr>
              <w:rFonts w:ascii="Times New Roman" w:hAnsi="Times New Roman" w:cs="Times New Roman"/>
            </w:rPr>
            <w:fldChar w:fldCharType="separate"/>
          </w:r>
          <w:r>
            <w:rPr>
              <w:rFonts w:ascii="Times New Roman" w:hAnsi="Times New Roman" w:cs="Times New Roman"/>
            </w:rPr>
            <w:t>61</w:t>
          </w:r>
          <w:r>
            <w:rPr>
              <w:rFonts w:ascii="Times New Roman" w:hAnsi="Times New Roman" w:cs="Times New Roman"/>
            </w:rPr>
            <w:fldChar w:fldCharType="end"/>
          </w:r>
          <w:r>
            <w:rPr>
              <w:rFonts w:ascii="Times New Roman" w:hAnsi="Times New Roman" w:cs="Times New Roman"/>
            </w:rPr>
            <w:fldChar w:fldCharType="end"/>
          </w:r>
        </w:p>
        <w:p w14:paraId="532398C3">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"_Toc176264464" </w:instrText>
          </w:r>
          <w:r>
            <w:fldChar w:fldCharType="separate"/>
          </w:r>
          <w:r>
            <w:rPr>
              <w:rStyle w:val="22"/>
              <w:rFonts w:ascii="Times New Roman" w:hAnsi="Times New Roman" w:cs="Times New Roman"/>
              <w:lang w:val="zh-CN"/>
            </w:rPr>
            <w:t>20.3</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受试/陪试设备</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_Toc176264464 \h </w:instrText>
          </w:r>
          <w:r>
            <w:rPr>
              <w:rFonts w:ascii="Times New Roman" w:hAnsi="Times New Roman" w:cs="Times New Roman"/>
            </w:rPr>
            <w:fldChar w:fldCharType="separate"/>
          </w:r>
          <w:r>
            <w:rPr>
              <w:rFonts w:ascii="Times New Roman" w:hAnsi="Times New Roman" w:cs="Times New Roman"/>
            </w:rPr>
            <w:t>61</w:t>
          </w:r>
          <w:r>
            <w:rPr>
              <w:rFonts w:ascii="Times New Roman" w:hAnsi="Times New Roman" w:cs="Times New Roman"/>
            </w:rPr>
            <w:fldChar w:fldCharType="end"/>
          </w:r>
          <w:r>
            <w:rPr>
              <w:rFonts w:ascii="Times New Roman" w:hAnsi="Times New Roman" w:cs="Times New Roman"/>
            </w:rPr>
            <w:fldChar w:fldCharType="end"/>
          </w:r>
        </w:p>
        <w:p w14:paraId="17A8614F">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"_Toc176264465" </w:instrText>
          </w:r>
          <w:r>
            <w:fldChar w:fldCharType="separate"/>
          </w:r>
          <w:r>
            <w:rPr>
              <w:rStyle w:val="22"/>
              <w:rFonts w:ascii="Times New Roman" w:hAnsi="Times New Roman" w:cs="Times New Roman"/>
              <w:lang w:val="zh-CN"/>
            </w:rPr>
            <w:t>20.4</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试验设备、测试设备及要求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_Toc176264465 \h </w:instrText>
          </w:r>
          <w:r>
            <w:rPr>
              <w:rFonts w:ascii="Times New Roman" w:hAnsi="Times New Roman" w:cs="Times New Roman"/>
            </w:rPr>
            <w:fldChar w:fldCharType="separate"/>
          </w:r>
          <w:r>
            <w:rPr>
              <w:rFonts w:ascii="Times New Roman" w:hAnsi="Times New Roman" w:cs="Times New Roman"/>
            </w:rPr>
            <w:t>62</w:t>
          </w:r>
          <w:r>
            <w:rPr>
              <w:rFonts w:ascii="Times New Roman" w:hAnsi="Times New Roman" w:cs="Times New Roman"/>
            </w:rPr>
            <w:fldChar w:fldCharType="end"/>
          </w:r>
          <w:r>
            <w:rPr>
              <w:rFonts w:ascii="Times New Roman" w:hAnsi="Times New Roman" w:cs="Times New Roman"/>
            </w:rPr>
            <w:fldChar w:fldCharType="end"/>
          </w:r>
        </w:p>
        <w:p w14:paraId="31A9DFD4">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"_Toc176264466" </w:instrText>
          </w:r>
          <w:r>
            <w:fldChar w:fldCharType="separate"/>
          </w:r>
          <w:r>
            <w:rPr>
              <w:rStyle w:val="22"/>
              <w:rFonts w:ascii="Times New Roman" w:hAnsi="Times New Roman" w:cs="Times New Roman"/>
              <w:lang w:val="zh-CN"/>
            </w:rPr>
            <w:t>20.5</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试验布置和连接</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_Toc176264466 \h </w:instrText>
          </w:r>
          <w:r>
            <w:rPr>
              <w:rFonts w:ascii="Times New Roman" w:hAnsi="Times New Roman" w:cs="Times New Roman"/>
            </w:rPr>
            <w:fldChar w:fldCharType="separate"/>
          </w:r>
          <w:r>
            <w:rPr>
              <w:rFonts w:ascii="Times New Roman" w:hAnsi="Times New Roman" w:cs="Times New Roman"/>
            </w:rPr>
            <w:t>62</w:t>
          </w:r>
          <w:r>
            <w:rPr>
              <w:rFonts w:ascii="Times New Roman" w:hAnsi="Times New Roman" w:cs="Times New Roman"/>
            </w:rPr>
            <w:fldChar w:fldCharType="end"/>
          </w:r>
          <w:r>
            <w:rPr>
              <w:rFonts w:ascii="Times New Roman" w:hAnsi="Times New Roman" w:cs="Times New Roman"/>
            </w:rPr>
            <w:fldChar w:fldCharType="end"/>
          </w:r>
        </w:p>
        <w:p w14:paraId="5CFC9078">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"_Toc176264467" </w:instrText>
          </w:r>
          <w:r>
            <w:fldChar w:fldCharType="separate"/>
          </w:r>
          <w:r>
            <w:rPr>
              <w:rStyle w:val="22"/>
              <w:rFonts w:ascii="Times New Roman" w:hAnsi="Times New Roman" w:cs="Times New Roman"/>
              <w:lang w:val="zh-CN"/>
            </w:rPr>
            <w:t>20.6</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试验件、试验装置（试验前）的制造符合性要求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_Toc176264467 \h </w:instrText>
          </w:r>
          <w:r>
            <w:rPr>
              <w:rFonts w:ascii="Times New Roman" w:hAnsi="Times New Roman" w:cs="Times New Roman"/>
            </w:rPr>
            <w:fldChar w:fldCharType="separate"/>
          </w:r>
          <w:r>
            <w:rPr>
              <w:rFonts w:ascii="Times New Roman" w:hAnsi="Times New Roman" w:cs="Times New Roman"/>
            </w:rPr>
            <w:t>63</w:t>
          </w:r>
          <w:r>
            <w:rPr>
              <w:rFonts w:ascii="Times New Roman" w:hAnsi="Times New Roman" w:cs="Times New Roman"/>
            </w:rPr>
            <w:fldChar w:fldCharType="end"/>
          </w:r>
          <w:r>
            <w:rPr>
              <w:rFonts w:ascii="Times New Roman" w:hAnsi="Times New Roman" w:cs="Times New Roman"/>
            </w:rPr>
            <w:fldChar w:fldCharType="end"/>
          </w:r>
        </w:p>
        <w:p w14:paraId="603F3E3B">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"_Toc176264468" </w:instrText>
          </w:r>
          <w:r>
            <w:fldChar w:fldCharType="separate"/>
          </w:r>
          <w:r>
            <w:rPr>
              <w:rStyle w:val="22"/>
              <w:rFonts w:ascii="Times New Roman" w:hAnsi="Times New Roman" w:cs="Times New Roman"/>
              <w:lang w:val="zh-CN"/>
            </w:rPr>
            <w:t>20.7</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试验程序</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_Toc176264468 \h </w:instrText>
          </w:r>
          <w:r>
            <w:rPr>
              <w:rFonts w:ascii="Times New Roman" w:hAnsi="Times New Roman" w:cs="Times New Roman"/>
            </w:rPr>
            <w:fldChar w:fldCharType="separate"/>
          </w:r>
          <w:r>
            <w:rPr>
              <w:rFonts w:ascii="Times New Roman" w:hAnsi="Times New Roman" w:cs="Times New Roman"/>
            </w:rPr>
            <w:t>64</w:t>
          </w:r>
          <w:r>
            <w:rPr>
              <w:rFonts w:ascii="Times New Roman" w:hAnsi="Times New Roman" w:cs="Times New Roman"/>
            </w:rPr>
            <w:fldChar w:fldCharType="end"/>
          </w:r>
          <w:r>
            <w:rPr>
              <w:rFonts w:ascii="Times New Roman" w:hAnsi="Times New Roman" w:cs="Times New Roman"/>
            </w:rPr>
            <w:fldChar w:fldCharType="end"/>
          </w:r>
        </w:p>
        <w:p w14:paraId="75435A30">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"_Toc176264469" </w:instrText>
          </w:r>
          <w:r>
            <w:fldChar w:fldCharType="separate"/>
          </w:r>
          <w:r>
            <w:rPr>
              <w:rStyle w:val="22"/>
              <w:rFonts w:ascii="Times New Roman" w:hAnsi="Times New Roman" w:cs="Times New Roman"/>
              <w:lang w:val="zh-CN"/>
            </w:rPr>
            <w:t>20.8</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试验判据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_Toc176264469 \h </w:instrText>
          </w:r>
          <w:r>
            <w:rPr>
              <w:rFonts w:ascii="Times New Roman" w:hAnsi="Times New Roman" w:cs="Times New Roman"/>
            </w:rPr>
            <w:fldChar w:fldCharType="separate"/>
          </w:r>
          <w:r>
            <w:rPr>
              <w:rFonts w:ascii="Times New Roman" w:hAnsi="Times New Roman" w:cs="Times New Roman"/>
            </w:rPr>
            <w:t>64</w:t>
          </w:r>
          <w:r>
            <w:rPr>
              <w:rFonts w:ascii="Times New Roman" w:hAnsi="Times New Roman" w:cs="Times New Roman"/>
            </w:rPr>
            <w:fldChar w:fldCharType="end"/>
          </w:r>
          <w:r>
            <w:rPr>
              <w:rFonts w:ascii="Times New Roman" w:hAnsi="Times New Roman" w:cs="Times New Roman"/>
            </w:rPr>
            <w:fldChar w:fldCharType="end"/>
          </w:r>
        </w:p>
        <w:p w14:paraId="33E7CDD6">
          <w:pPr>
            <w:pStyle w:val="12"/>
            <w:tabs>
              <w:tab w:val="left" w:pos="630"/>
              <w:tab w:val="right" w:leader="dot" w:pos="8296"/>
            </w:tabs>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"_Toc176264470" </w:instrText>
          </w:r>
          <w:r>
            <w:fldChar w:fldCharType="separate"/>
          </w:r>
          <w:r>
            <w:rPr>
              <w:rStyle w:val="22"/>
              <w:rFonts w:ascii="Times New Roman" w:hAnsi="Times New Roman" w:cs="Times New Roman"/>
              <w:kern w:val="0"/>
            </w:rPr>
            <w:t>21</w:t>
          </w:r>
          <w:r>
            <w:rPr>
              <w:rFonts w:ascii="Times New Roman" w:hAnsi="Times New Roman" w:cs="Times New Roman" w:eastAsiaTheme="minorEastAsia"/>
              <w:b w:val="0"/>
              <w:bCs w:val="0"/>
              <w:caps w:val="0"/>
              <w:sz w:val="21"/>
              <w:szCs w:val="22"/>
              <w14:ligatures w14:val="standardContextual"/>
            </w:rPr>
            <w:tab/>
          </w:r>
          <w:r>
            <w:rPr>
              <w:rStyle w:val="22"/>
              <w:rFonts w:ascii="Times New Roman" w:hAnsi="Times New Roman" w:cs="Times New Roman"/>
              <w:kern w:val="0"/>
            </w:rPr>
            <w:t>砂尘</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_Toc176264470 \h </w:instrText>
          </w:r>
          <w:r>
            <w:rPr>
              <w:rFonts w:ascii="Times New Roman" w:hAnsi="Times New Roman" w:cs="Times New Roman"/>
            </w:rPr>
            <w:fldChar w:fldCharType="separate"/>
          </w:r>
          <w:r>
            <w:rPr>
              <w:rFonts w:ascii="Times New Roman" w:hAnsi="Times New Roman" w:cs="Times New Roman"/>
            </w:rPr>
            <w:t>65</w:t>
          </w:r>
          <w:r>
            <w:rPr>
              <w:rFonts w:ascii="Times New Roman" w:hAnsi="Times New Roman" w:cs="Times New Roman"/>
            </w:rPr>
            <w:fldChar w:fldCharType="end"/>
          </w:r>
          <w:r>
            <w:rPr>
              <w:rFonts w:ascii="Times New Roman" w:hAnsi="Times New Roman" w:cs="Times New Roman"/>
            </w:rPr>
            <w:fldChar w:fldCharType="end"/>
          </w:r>
        </w:p>
        <w:p w14:paraId="5ED061E2">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"_Toc176264471" </w:instrText>
          </w:r>
          <w:r>
            <w:fldChar w:fldCharType="separate"/>
          </w:r>
          <w:r>
            <w:rPr>
              <w:rStyle w:val="22"/>
              <w:rFonts w:ascii="Times New Roman" w:hAnsi="Times New Roman" w:cs="Times New Roman"/>
              <w:lang w:val="zh-CN"/>
            </w:rPr>
            <w:t>21.1</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试验目的</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_Toc176264471 \h </w:instrText>
          </w:r>
          <w:r>
            <w:rPr>
              <w:rFonts w:ascii="Times New Roman" w:hAnsi="Times New Roman" w:cs="Times New Roman"/>
            </w:rPr>
            <w:fldChar w:fldCharType="separate"/>
          </w:r>
          <w:r>
            <w:rPr>
              <w:rFonts w:ascii="Times New Roman" w:hAnsi="Times New Roman" w:cs="Times New Roman"/>
            </w:rPr>
            <w:t>65</w:t>
          </w:r>
          <w:r>
            <w:rPr>
              <w:rFonts w:ascii="Times New Roman" w:hAnsi="Times New Roman" w:cs="Times New Roman"/>
            </w:rPr>
            <w:fldChar w:fldCharType="end"/>
          </w:r>
          <w:r>
            <w:rPr>
              <w:rFonts w:ascii="Times New Roman" w:hAnsi="Times New Roman" w:cs="Times New Roman"/>
            </w:rPr>
            <w:fldChar w:fldCharType="end"/>
          </w:r>
        </w:p>
        <w:p w14:paraId="7B47FE74">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"_Toc176264472" </w:instrText>
          </w:r>
          <w:r>
            <w:fldChar w:fldCharType="separate"/>
          </w:r>
          <w:r>
            <w:rPr>
              <w:rStyle w:val="22"/>
              <w:rFonts w:ascii="Times New Roman" w:hAnsi="Times New Roman" w:cs="Times New Roman"/>
              <w:lang w:val="zh-CN"/>
            </w:rPr>
            <w:t>21.2</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_Toc176264472 \h </w:instrText>
          </w:r>
          <w:r>
            <w:rPr>
              <w:rFonts w:ascii="Times New Roman" w:hAnsi="Times New Roman" w:cs="Times New Roman"/>
            </w:rPr>
            <w:fldChar w:fldCharType="separate"/>
          </w:r>
          <w:r>
            <w:rPr>
              <w:rFonts w:ascii="Times New Roman" w:hAnsi="Times New Roman" w:cs="Times New Roman"/>
            </w:rPr>
            <w:t>65</w:t>
          </w:r>
          <w:r>
            <w:rPr>
              <w:rFonts w:ascii="Times New Roman" w:hAnsi="Times New Roman" w:cs="Times New Roman"/>
            </w:rPr>
            <w:fldChar w:fldCharType="end"/>
          </w:r>
          <w:r>
            <w:rPr>
              <w:rFonts w:ascii="Times New Roman" w:hAnsi="Times New Roman" w:cs="Times New Roman"/>
            </w:rPr>
            <w:fldChar w:fldCharType="end"/>
          </w:r>
        </w:p>
        <w:p w14:paraId="13F9A2CD">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"_Toc176264473" </w:instrText>
          </w:r>
          <w:r>
            <w:fldChar w:fldCharType="separate"/>
          </w:r>
          <w:r>
            <w:rPr>
              <w:rStyle w:val="22"/>
              <w:rFonts w:ascii="Times New Roman" w:hAnsi="Times New Roman" w:cs="Times New Roman"/>
              <w:lang w:val="zh-CN"/>
            </w:rPr>
            <w:t>21.3</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受试/陪试设备</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_Toc176264473 \h </w:instrText>
          </w:r>
          <w:r>
            <w:rPr>
              <w:rFonts w:ascii="Times New Roman" w:hAnsi="Times New Roman" w:cs="Times New Roman"/>
            </w:rPr>
            <w:fldChar w:fldCharType="separate"/>
          </w:r>
          <w:r>
            <w:rPr>
              <w:rFonts w:ascii="Times New Roman" w:hAnsi="Times New Roman" w:cs="Times New Roman"/>
            </w:rPr>
            <w:t>65</w:t>
          </w:r>
          <w:r>
            <w:rPr>
              <w:rFonts w:ascii="Times New Roman" w:hAnsi="Times New Roman" w:cs="Times New Roman"/>
            </w:rPr>
            <w:fldChar w:fldCharType="end"/>
          </w:r>
          <w:r>
            <w:rPr>
              <w:rFonts w:ascii="Times New Roman" w:hAnsi="Times New Roman" w:cs="Times New Roman"/>
            </w:rPr>
            <w:fldChar w:fldCharType="end"/>
          </w:r>
        </w:p>
        <w:p w14:paraId="6AE75349">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"_Toc176264474" </w:instrText>
          </w:r>
          <w:r>
            <w:fldChar w:fldCharType="separate"/>
          </w:r>
          <w:r>
            <w:rPr>
              <w:rStyle w:val="22"/>
              <w:rFonts w:ascii="Times New Roman" w:hAnsi="Times New Roman" w:cs="Times New Roman"/>
              <w:lang w:val="zh-CN"/>
            </w:rPr>
            <w:t>21.4</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试验设备、测试设备及要求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_Toc176264474 \h </w:instrText>
          </w:r>
          <w:r>
            <w:rPr>
              <w:rFonts w:ascii="Times New Roman" w:hAnsi="Times New Roman" w:cs="Times New Roman"/>
            </w:rPr>
            <w:fldChar w:fldCharType="separate"/>
          </w:r>
          <w:r>
            <w:rPr>
              <w:rFonts w:ascii="Times New Roman" w:hAnsi="Times New Roman" w:cs="Times New Roman"/>
            </w:rPr>
            <w:t>65</w:t>
          </w:r>
          <w:r>
            <w:rPr>
              <w:rFonts w:ascii="Times New Roman" w:hAnsi="Times New Roman" w:cs="Times New Roman"/>
            </w:rPr>
            <w:fldChar w:fldCharType="end"/>
          </w:r>
          <w:r>
            <w:rPr>
              <w:rFonts w:ascii="Times New Roman" w:hAnsi="Times New Roman" w:cs="Times New Roman"/>
            </w:rPr>
            <w:fldChar w:fldCharType="end"/>
          </w:r>
        </w:p>
        <w:p w14:paraId="4772F5EE">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"_Toc176264475" </w:instrText>
          </w:r>
          <w:r>
            <w:fldChar w:fldCharType="separate"/>
          </w:r>
          <w:r>
            <w:rPr>
              <w:rStyle w:val="22"/>
              <w:rFonts w:ascii="Times New Roman" w:hAnsi="Times New Roman" w:cs="Times New Roman"/>
              <w:lang w:val="zh-CN"/>
            </w:rPr>
            <w:t>21.5</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试验布置和连接</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_Toc176264475 \h </w:instrText>
          </w:r>
          <w:r>
            <w:rPr>
              <w:rFonts w:ascii="Times New Roman" w:hAnsi="Times New Roman" w:cs="Times New Roman"/>
            </w:rPr>
            <w:fldChar w:fldCharType="separate"/>
          </w:r>
          <w:r>
            <w:rPr>
              <w:rFonts w:ascii="Times New Roman" w:hAnsi="Times New Roman" w:cs="Times New Roman"/>
            </w:rPr>
            <w:t>66</w:t>
          </w:r>
          <w:r>
            <w:rPr>
              <w:rFonts w:ascii="Times New Roman" w:hAnsi="Times New Roman" w:cs="Times New Roman"/>
            </w:rPr>
            <w:fldChar w:fldCharType="end"/>
          </w:r>
          <w:r>
            <w:rPr>
              <w:rFonts w:ascii="Times New Roman" w:hAnsi="Times New Roman" w:cs="Times New Roman"/>
            </w:rPr>
            <w:fldChar w:fldCharType="end"/>
          </w:r>
        </w:p>
        <w:p w14:paraId="20518035">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"_Toc176264476" </w:instrText>
          </w:r>
          <w:r>
            <w:fldChar w:fldCharType="separate"/>
          </w:r>
          <w:r>
            <w:rPr>
              <w:rStyle w:val="22"/>
              <w:rFonts w:ascii="Times New Roman" w:hAnsi="Times New Roman" w:cs="Times New Roman"/>
              <w:lang w:val="zh-CN"/>
            </w:rPr>
            <w:t>21.6</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试验件、试验装置（试验前）的制造符合性要求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_Toc176264476 \h </w:instrText>
          </w:r>
          <w:r>
            <w:rPr>
              <w:rFonts w:ascii="Times New Roman" w:hAnsi="Times New Roman" w:cs="Times New Roman"/>
            </w:rPr>
            <w:fldChar w:fldCharType="separate"/>
          </w:r>
          <w:r>
            <w:rPr>
              <w:rFonts w:ascii="Times New Roman" w:hAnsi="Times New Roman" w:cs="Times New Roman"/>
            </w:rPr>
            <w:t>67</w:t>
          </w:r>
          <w:r>
            <w:rPr>
              <w:rFonts w:ascii="Times New Roman" w:hAnsi="Times New Roman" w:cs="Times New Roman"/>
            </w:rPr>
            <w:fldChar w:fldCharType="end"/>
          </w:r>
          <w:r>
            <w:rPr>
              <w:rFonts w:ascii="Times New Roman" w:hAnsi="Times New Roman" w:cs="Times New Roman"/>
            </w:rPr>
            <w:fldChar w:fldCharType="end"/>
          </w:r>
        </w:p>
        <w:p w14:paraId="71B03570">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"_Toc176264477" </w:instrText>
          </w:r>
          <w:r>
            <w:fldChar w:fldCharType="separate"/>
          </w:r>
          <w:r>
            <w:rPr>
              <w:rStyle w:val="22"/>
              <w:rFonts w:ascii="Times New Roman" w:hAnsi="Times New Roman" w:cs="Times New Roman"/>
              <w:lang w:val="zh-CN"/>
            </w:rPr>
            <w:t>21.7</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试验程序</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_Toc176264477 \h </w:instrText>
          </w:r>
          <w:r>
            <w:rPr>
              <w:rFonts w:ascii="Times New Roman" w:hAnsi="Times New Roman" w:cs="Times New Roman"/>
            </w:rPr>
            <w:fldChar w:fldCharType="separate"/>
          </w:r>
          <w:r>
            <w:rPr>
              <w:rFonts w:ascii="Times New Roman" w:hAnsi="Times New Roman" w:cs="Times New Roman"/>
            </w:rPr>
            <w:t>68</w:t>
          </w:r>
          <w:r>
            <w:rPr>
              <w:rFonts w:ascii="Times New Roman" w:hAnsi="Times New Roman" w:cs="Times New Roman"/>
            </w:rPr>
            <w:fldChar w:fldCharType="end"/>
          </w:r>
          <w:r>
            <w:rPr>
              <w:rFonts w:ascii="Times New Roman" w:hAnsi="Times New Roman" w:cs="Times New Roman"/>
            </w:rPr>
            <w:fldChar w:fldCharType="end"/>
          </w:r>
        </w:p>
        <w:p w14:paraId="0FFEEEC5">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"_Toc176264478" </w:instrText>
          </w:r>
          <w:r>
            <w:fldChar w:fldCharType="separate"/>
          </w:r>
          <w:r>
            <w:rPr>
              <w:rStyle w:val="22"/>
              <w:rFonts w:ascii="Times New Roman" w:hAnsi="Times New Roman" w:cs="Times New Roman"/>
              <w:lang w:val="zh-CN"/>
            </w:rPr>
            <w:t>21.8</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试验判据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_Toc176264478 \h </w:instrText>
          </w:r>
          <w:r>
            <w:rPr>
              <w:rFonts w:ascii="Times New Roman" w:hAnsi="Times New Roman" w:cs="Times New Roman"/>
            </w:rPr>
            <w:fldChar w:fldCharType="separate"/>
          </w:r>
          <w:r>
            <w:rPr>
              <w:rFonts w:ascii="Times New Roman" w:hAnsi="Times New Roman" w:cs="Times New Roman"/>
            </w:rPr>
            <w:t>68</w:t>
          </w:r>
          <w:r>
            <w:rPr>
              <w:rFonts w:ascii="Times New Roman" w:hAnsi="Times New Roman" w:cs="Times New Roman"/>
            </w:rPr>
            <w:fldChar w:fldCharType="end"/>
          </w:r>
          <w:r>
            <w:rPr>
              <w:rFonts w:ascii="Times New Roman" w:hAnsi="Times New Roman" w:cs="Times New Roman"/>
            </w:rPr>
            <w:fldChar w:fldCharType="end"/>
          </w:r>
        </w:p>
        <w:p w14:paraId="421AB064">
          <w:pPr>
            <w:pStyle w:val="12"/>
            <w:tabs>
              <w:tab w:val="left" w:pos="630"/>
              <w:tab w:val="right" w:leader="dot" w:pos="8296"/>
            </w:tabs>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"_Toc176264479" </w:instrText>
          </w:r>
          <w:r>
            <w:fldChar w:fldCharType="separate"/>
          </w:r>
          <w:r>
            <w:rPr>
              <w:rStyle w:val="22"/>
              <w:rFonts w:ascii="Times New Roman" w:hAnsi="Times New Roman" w:cs="Times New Roman"/>
              <w:kern w:val="0"/>
            </w:rPr>
            <w:t>22</w:t>
          </w:r>
          <w:r>
            <w:rPr>
              <w:rFonts w:ascii="Times New Roman" w:hAnsi="Times New Roman" w:cs="Times New Roman" w:eastAsiaTheme="minorEastAsia"/>
              <w:b w:val="0"/>
              <w:bCs w:val="0"/>
              <w:caps w:val="0"/>
              <w:sz w:val="21"/>
              <w:szCs w:val="22"/>
              <w14:ligatures w14:val="standardContextual"/>
            </w:rPr>
            <w:tab/>
          </w:r>
          <w:r>
            <w:rPr>
              <w:rStyle w:val="22"/>
              <w:rFonts w:ascii="Times New Roman" w:hAnsi="Times New Roman" w:cs="Times New Roman"/>
              <w:kern w:val="0"/>
            </w:rPr>
            <w:t>霉菌</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_Toc176264479 \h </w:instrText>
          </w:r>
          <w:r>
            <w:rPr>
              <w:rFonts w:ascii="Times New Roman" w:hAnsi="Times New Roman" w:cs="Times New Roman"/>
            </w:rPr>
            <w:fldChar w:fldCharType="separate"/>
          </w:r>
          <w:r>
            <w:rPr>
              <w:rFonts w:ascii="Times New Roman" w:hAnsi="Times New Roman" w:cs="Times New Roman"/>
            </w:rPr>
            <w:t>68</w:t>
          </w:r>
          <w:r>
            <w:rPr>
              <w:rFonts w:ascii="Times New Roman" w:hAnsi="Times New Roman" w:cs="Times New Roman"/>
            </w:rPr>
            <w:fldChar w:fldCharType="end"/>
          </w:r>
          <w:r>
            <w:rPr>
              <w:rFonts w:ascii="Times New Roman" w:hAnsi="Times New Roman" w:cs="Times New Roman"/>
            </w:rPr>
            <w:fldChar w:fldCharType="end"/>
          </w:r>
        </w:p>
        <w:p w14:paraId="14EDC858">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"_Toc176264480" </w:instrText>
          </w:r>
          <w:r>
            <w:fldChar w:fldCharType="separate"/>
          </w:r>
          <w:r>
            <w:rPr>
              <w:rStyle w:val="22"/>
              <w:rFonts w:ascii="Times New Roman" w:hAnsi="Times New Roman" w:cs="Times New Roman"/>
              <w:lang w:val="zh-CN"/>
            </w:rPr>
            <w:t>22.1</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试验目的</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_Toc176264480 \h </w:instrText>
          </w:r>
          <w:r>
            <w:rPr>
              <w:rFonts w:ascii="Times New Roman" w:hAnsi="Times New Roman" w:cs="Times New Roman"/>
            </w:rPr>
            <w:fldChar w:fldCharType="separate"/>
          </w:r>
          <w:r>
            <w:rPr>
              <w:rFonts w:ascii="Times New Roman" w:hAnsi="Times New Roman" w:cs="Times New Roman"/>
            </w:rPr>
            <w:t>68</w:t>
          </w:r>
          <w:r>
            <w:rPr>
              <w:rFonts w:ascii="Times New Roman" w:hAnsi="Times New Roman" w:cs="Times New Roman"/>
            </w:rPr>
            <w:fldChar w:fldCharType="end"/>
          </w:r>
          <w:r>
            <w:rPr>
              <w:rFonts w:ascii="Times New Roman" w:hAnsi="Times New Roman" w:cs="Times New Roman"/>
            </w:rPr>
            <w:fldChar w:fldCharType="end"/>
          </w:r>
        </w:p>
        <w:p w14:paraId="012B8D8C">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"_Toc176264481" </w:instrText>
          </w:r>
          <w:r>
            <w:fldChar w:fldCharType="separate"/>
          </w:r>
          <w:r>
            <w:rPr>
              <w:rStyle w:val="22"/>
              <w:rFonts w:ascii="Times New Roman" w:hAnsi="Times New Roman" w:cs="Times New Roman"/>
              <w:lang w:val="zh-CN"/>
            </w:rPr>
            <w:t>22.2</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_Toc176264481 \h </w:instrText>
          </w:r>
          <w:r>
            <w:rPr>
              <w:rFonts w:ascii="Times New Roman" w:hAnsi="Times New Roman" w:cs="Times New Roman"/>
            </w:rPr>
            <w:fldChar w:fldCharType="separate"/>
          </w:r>
          <w:r>
            <w:rPr>
              <w:rFonts w:ascii="Times New Roman" w:hAnsi="Times New Roman" w:cs="Times New Roman"/>
            </w:rPr>
            <w:t>68</w:t>
          </w:r>
          <w:r>
            <w:rPr>
              <w:rFonts w:ascii="Times New Roman" w:hAnsi="Times New Roman" w:cs="Times New Roman"/>
            </w:rPr>
            <w:fldChar w:fldCharType="end"/>
          </w:r>
          <w:r>
            <w:rPr>
              <w:rFonts w:ascii="Times New Roman" w:hAnsi="Times New Roman" w:cs="Times New Roman"/>
            </w:rPr>
            <w:fldChar w:fldCharType="end"/>
          </w:r>
        </w:p>
        <w:p w14:paraId="7EE1E276">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"_Toc176264482" </w:instrText>
          </w:r>
          <w:r>
            <w:fldChar w:fldCharType="separate"/>
          </w:r>
          <w:r>
            <w:rPr>
              <w:rStyle w:val="22"/>
              <w:rFonts w:ascii="Times New Roman" w:hAnsi="Times New Roman" w:cs="Times New Roman"/>
              <w:lang w:val="zh-CN"/>
            </w:rPr>
            <w:t>22.3</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受试/陪试设备</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_Toc176264482 \h </w:instrText>
          </w:r>
          <w:r>
            <w:rPr>
              <w:rFonts w:ascii="Times New Roman" w:hAnsi="Times New Roman" w:cs="Times New Roman"/>
            </w:rPr>
            <w:fldChar w:fldCharType="separate"/>
          </w:r>
          <w:r>
            <w:rPr>
              <w:rFonts w:ascii="Times New Roman" w:hAnsi="Times New Roman" w:cs="Times New Roman"/>
            </w:rPr>
            <w:t>69</w:t>
          </w:r>
          <w:r>
            <w:rPr>
              <w:rFonts w:ascii="Times New Roman" w:hAnsi="Times New Roman" w:cs="Times New Roman"/>
            </w:rPr>
            <w:fldChar w:fldCharType="end"/>
          </w:r>
          <w:r>
            <w:rPr>
              <w:rFonts w:ascii="Times New Roman" w:hAnsi="Times New Roman" w:cs="Times New Roman"/>
            </w:rPr>
            <w:fldChar w:fldCharType="end"/>
          </w:r>
        </w:p>
        <w:p w14:paraId="3AB9C852">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"_Toc176264483" </w:instrText>
          </w:r>
          <w:r>
            <w:fldChar w:fldCharType="separate"/>
          </w:r>
          <w:r>
            <w:rPr>
              <w:rStyle w:val="22"/>
              <w:rFonts w:ascii="Times New Roman" w:hAnsi="Times New Roman" w:cs="Times New Roman"/>
              <w:lang w:val="zh-CN"/>
            </w:rPr>
            <w:t>22.4</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试验设备、测试设备及要求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_Toc176264483 \h </w:instrText>
          </w:r>
          <w:r>
            <w:rPr>
              <w:rFonts w:ascii="Times New Roman" w:hAnsi="Times New Roman" w:cs="Times New Roman"/>
            </w:rPr>
            <w:fldChar w:fldCharType="separate"/>
          </w:r>
          <w:r>
            <w:rPr>
              <w:rFonts w:ascii="Times New Roman" w:hAnsi="Times New Roman" w:cs="Times New Roman"/>
            </w:rPr>
            <w:t>69</w:t>
          </w:r>
          <w:r>
            <w:rPr>
              <w:rFonts w:ascii="Times New Roman" w:hAnsi="Times New Roman" w:cs="Times New Roman"/>
            </w:rPr>
            <w:fldChar w:fldCharType="end"/>
          </w:r>
          <w:r>
            <w:rPr>
              <w:rFonts w:ascii="Times New Roman" w:hAnsi="Times New Roman" w:cs="Times New Roman"/>
            </w:rPr>
            <w:fldChar w:fldCharType="end"/>
          </w:r>
        </w:p>
        <w:p w14:paraId="0446D61F">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"_Toc176264484" </w:instrText>
          </w:r>
          <w:r>
            <w:fldChar w:fldCharType="separate"/>
          </w:r>
          <w:r>
            <w:rPr>
              <w:rStyle w:val="22"/>
              <w:rFonts w:ascii="Times New Roman" w:hAnsi="Times New Roman" w:cs="Times New Roman"/>
              <w:lang w:val="zh-CN"/>
            </w:rPr>
            <w:t>22.5</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试验布置和连接</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_Toc176264484 \h </w:instrText>
          </w:r>
          <w:r>
            <w:rPr>
              <w:rFonts w:ascii="Times New Roman" w:hAnsi="Times New Roman" w:cs="Times New Roman"/>
            </w:rPr>
            <w:fldChar w:fldCharType="separate"/>
          </w:r>
          <w:r>
            <w:rPr>
              <w:rFonts w:ascii="Times New Roman" w:hAnsi="Times New Roman" w:cs="Times New Roman"/>
            </w:rPr>
            <w:t>70</w:t>
          </w:r>
          <w:r>
            <w:rPr>
              <w:rFonts w:ascii="Times New Roman" w:hAnsi="Times New Roman" w:cs="Times New Roman"/>
            </w:rPr>
            <w:fldChar w:fldCharType="end"/>
          </w:r>
          <w:r>
            <w:rPr>
              <w:rFonts w:ascii="Times New Roman" w:hAnsi="Times New Roman" w:cs="Times New Roman"/>
            </w:rPr>
            <w:fldChar w:fldCharType="end"/>
          </w:r>
        </w:p>
        <w:p w14:paraId="2C911F0E">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"_Toc176264485" </w:instrText>
          </w:r>
          <w:r>
            <w:fldChar w:fldCharType="separate"/>
          </w:r>
          <w:r>
            <w:rPr>
              <w:rStyle w:val="22"/>
              <w:rFonts w:ascii="Times New Roman" w:hAnsi="Times New Roman" w:cs="Times New Roman"/>
              <w:lang w:val="zh-CN"/>
            </w:rPr>
            <w:t>22.6</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试验件、试验装置（试验前）的制造符合性要求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_Toc176264485 \h </w:instrText>
          </w:r>
          <w:r>
            <w:rPr>
              <w:rFonts w:ascii="Times New Roman" w:hAnsi="Times New Roman" w:cs="Times New Roman"/>
            </w:rPr>
            <w:fldChar w:fldCharType="separate"/>
          </w:r>
          <w:r>
            <w:rPr>
              <w:rFonts w:ascii="Times New Roman" w:hAnsi="Times New Roman" w:cs="Times New Roman"/>
            </w:rPr>
            <w:t>72</w:t>
          </w:r>
          <w:r>
            <w:rPr>
              <w:rFonts w:ascii="Times New Roman" w:hAnsi="Times New Roman" w:cs="Times New Roman"/>
            </w:rPr>
            <w:fldChar w:fldCharType="end"/>
          </w:r>
          <w:r>
            <w:rPr>
              <w:rFonts w:ascii="Times New Roman" w:hAnsi="Times New Roman" w:cs="Times New Roman"/>
            </w:rPr>
            <w:fldChar w:fldCharType="end"/>
          </w:r>
        </w:p>
        <w:p w14:paraId="566133FA">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"_Toc176264486" </w:instrText>
          </w:r>
          <w:r>
            <w:fldChar w:fldCharType="separate"/>
          </w:r>
          <w:r>
            <w:rPr>
              <w:rStyle w:val="22"/>
              <w:rFonts w:ascii="Times New Roman" w:hAnsi="Times New Roman" w:cs="Times New Roman"/>
              <w:lang w:val="zh-CN"/>
            </w:rPr>
            <w:t>22.7</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试验程序</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_Toc176264486 \h </w:instrText>
          </w:r>
          <w:r>
            <w:rPr>
              <w:rFonts w:ascii="Times New Roman" w:hAnsi="Times New Roman" w:cs="Times New Roman"/>
            </w:rPr>
            <w:fldChar w:fldCharType="separate"/>
          </w:r>
          <w:r>
            <w:rPr>
              <w:rFonts w:ascii="Times New Roman" w:hAnsi="Times New Roman" w:cs="Times New Roman"/>
            </w:rPr>
            <w:t>72</w:t>
          </w:r>
          <w:r>
            <w:rPr>
              <w:rFonts w:ascii="Times New Roman" w:hAnsi="Times New Roman" w:cs="Times New Roman"/>
            </w:rPr>
            <w:fldChar w:fldCharType="end"/>
          </w:r>
          <w:r>
            <w:rPr>
              <w:rFonts w:ascii="Times New Roman" w:hAnsi="Times New Roman" w:cs="Times New Roman"/>
            </w:rPr>
            <w:fldChar w:fldCharType="end"/>
          </w:r>
        </w:p>
        <w:p w14:paraId="6A13DA21">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"_Toc176264487" </w:instrText>
          </w:r>
          <w:r>
            <w:fldChar w:fldCharType="separate"/>
          </w:r>
          <w:r>
            <w:rPr>
              <w:rStyle w:val="22"/>
              <w:rFonts w:ascii="Times New Roman" w:hAnsi="Times New Roman" w:cs="Times New Roman"/>
              <w:lang w:val="zh-CN"/>
            </w:rPr>
            <w:t>22.8</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试验判据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_Toc176264487 \h </w:instrText>
          </w:r>
          <w:r>
            <w:rPr>
              <w:rFonts w:ascii="Times New Roman" w:hAnsi="Times New Roman" w:cs="Times New Roman"/>
            </w:rPr>
            <w:fldChar w:fldCharType="separate"/>
          </w:r>
          <w:r>
            <w:rPr>
              <w:rFonts w:ascii="Times New Roman" w:hAnsi="Times New Roman" w:cs="Times New Roman"/>
            </w:rPr>
            <w:t>73</w:t>
          </w:r>
          <w:r>
            <w:rPr>
              <w:rFonts w:ascii="Times New Roman" w:hAnsi="Times New Roman" w:cs="Times New Roman"/>
            </w:rPr>
            <w:fldChar w:fldCharType="end"/>
          </w:r>
          <w:r>
            <w:rPr>
              <w:rFonts w:ascii="Times New Roman" w:hAnsi="Times New Roman" w:cs="Times New Roman"/>
            </w:rPr>
            <w:fldChar w:fldCharType="end"/>
          </w:r>
        </w:p>
        <w:p w14:paraId="16A41BCD">
          <w:pPr>
            <w:pStyle w:val="12"/>
            <w:tabs>
              <w:tab w:val="left" w:pos="630"/>
              <w:tab w:val="right" w:leader="dot" w:pos="8296"/>
            </w:tabs>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"_Toc176264488" </w:instrText>
          </w:r>
          <w:r>
            <w:fldChar w:fldCharType="separate"/>
          </w:r>
          <w:r>
            <w:rPr>
              <w:rStyle w:val="22"/>
              <w:rFonts w:ascii="Times New Roman" w:hAnsi="Times New Roman" w:cs="Times New Roman"/>
            </w:rPr>
            <w:t>23</w:t>
          </w:r>
          <w:r>
            <w:rPr>
              <w:rFonts w:ascii="Times New Roman" w:hAnsi="Times New Roman" w:cs="Times New Roman" w:eastAsiaTheme="minorEastAsia"/>
              <w:b w:val="0"/>
              <w:bCs w:val="0"/>
              <w:caps w:val="0"/>
              <w:sz w:val="21"/>
              <w:szCs w:val="22"/>
              <w14:ligatures w14:val="standardContextual"/>
            </w:rPr>
            <w:tab/>
          </w:r>
          <w:r>
            <w:rPr>
              <w:rStyle w:val="22"/>
              <w:rFonts w:ascii="Times New Roman" w:hAnsi="Times New Roman" w:cs="Times New Roman"/>
            </w:rPr>
            <w:t>盐雾试验</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_Toc176264488 \h </w:instrText>
          </w:r>
          <w:r>
            <w:rPr>
              <w:rFonts w:ascii="Times New Roman" w:hAnsi="Times New Roman" w:cs="Times New Roman"/>
            </w:rPr>
            <w:fldChar w:fldCharType="separate"/>
          </w:r>
          <w:r>
            <w:rPr>
              <w:rFonts w:ascii="Times New Roman" w:hAnsi="Times New Roman" w:cs="Times New Roman"/>
            </w:rPr>
            <w:t>73</w:t>
          </w:r>
          <w:r>
            <w:rPr>
              <w:rFonts w:ascii="Times New Roman" w:hAnsi="Times New Roman" w:cs="Times New Roman"/>
            </w:rPr>
            <w:fldChar w:fldCharType="end"/>
          </w:r>
          <w:r>
            <w:rPr>
              <w:rFonts w:ascii="Times New Roman" w:hAnsi="Times New Roman" w:cs="Times New Roman"/>
            </w:rPr>
            <w:fldChar w:fldCharType="end"/>
          </w:r>
        </w:p>
        <w:p w14:paraId="30CB4BF5">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"_Toc176264489" </w:instrText>
          </w:r>
          <w:r>
            <w:fldChar w:fldCharType="separate"/>
          </w:r>
          <w:r>
            <w:rPr>
              <w:rStyle w:val="22"/>
              <w:rFonts w:ascii="Times New Roman" w:hAnsi="Times New Roman" w:cs="Times New Roman"/>
            </w:rPr>
            <w:t>23.1</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试验目的</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_Toc176264489 \h </w:instrText>
          </w:r>
          <w:r>
            <w:rPr>
              <w:rFonts w:ascii="Times New Roman" w:hAnsi="Times New Roman" w:cs="Times New Roman"/>
            </w:rPr>
            <w:fldChar w:fldCharType="separate"/>
          </w:r>
          <w:r>
            <w:rPr>
              <w:rFonts w:ascii="Times New Roman" w:hAnsi="Times New Roman" w:cs="Times New Roman"/>
            </w:rPr>
            <w:t>73</w:t>
          </w:r>
          <w:r>
            <w:rPr>
              <w:rFonts w:ascii="Times New Roman" w:hAnsi="Times New Roman" w:cs="Times New Roman"/>
            </w:rPr>
            <w:fldChar w:fldCharType="end"/>
          </w:r>
          <w:r>
            <w:rPr>
              <w:rFonts w:ascii="Times New Roman" w:hAnsi="Times New Roman" w:cs="Times New Roman"/>
            </w:rPr>
            <w:fldChar w:fldCharType="end"/>
          </w:r>
        </w:p>
        <w:p w14:paraId="022DD099">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"_Toc176264490" </w:instrText>
          </w:r>
          <w:r>
            <w:fldChar w:fldCharType="separate"/>
          </w:r>
          <w:r>
            <w:rPr>
              <w:rStyle w:val="22"/>
              <w:rFonts w:ascii="Times New Roman" w:hAnsi="Times New Roman" w:cs="Times New Roman"/>
            </w:rPr>
            <w:t>23.2</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_Toc176264490 \h </w:instrText>
          </w:r>
          <w:r>
            <w:rPr>
              <w:rFonts w:ascii="Times New Roman" w:hAnsi="Times New Roman" w:cs="Times New Roman"/>
            </w:rPr>
            <w:fldChar w:fldCharType="separate"/>
          </w:r>
          <w:r>
            <w:rPr>
              <w:rFonts w:ascii="Times New Roman" w:hAnsi="Times New Roman" w:cs="Times New Roman"/>
            </w:rPr>
            <w:t>73</w:t>
          </w:r>
          <w:r>
            <w:rPr>
              <w:rFonts w:ascii="Times New Roman" w:hAnsi="Times New Roman" w:cs="Times New Roman"/>
            </w:rPr>
            <w:fldChar w:fldCharType="end"/>
          </w:r>
          <w:r>
            <w:rPr>
              <w:rFonts w:ascii="Times New Roman" w:hAnsi="Times New Roman" w:cs="Times New Roman"/>
            </w:rPr>
            <w:fldChar w:fldCharType="end"/>
          </w:r>
        </w:p>
        <w:p w14:paraId="32A821D9">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"_Toc176264491" </w:instrText>
          </w:r>
          <w:r>
            <w:fldChar w:fldCharType="separate"/>
          </w:r>
          <w:r>
            <w:rPr>
              <w:rStyle w:val="22"/>
              <w:rFonts w:ascii="Times New Roman" w:hAnsi="Times New Roman" w:cs="Times New Roman"/>
              <w:lang w:val="zh-CN"/>
            </w:rPr>
            <w:t>23.3</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受试/陪试设备</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_Toc176264491 \h </w:instrText>
          </w:r>
          <w:r>
            <w:rPr>
              <w:rFonts w:ascii="Times New Roman" w:hAnsi="Times New Roman" w:cs="Times New Roman"/>
            </w:rPr>
            <w:fldChar w:fldCharType="separate"/>
          </w:r>
          <w:r>
            <w:rPr>
              <w:rFonts w:ascii="Times New Roman" w:hAnsi="Times New Roman" w:cs="Times New Roman"/>
            </w:rPr>
            <w:t>73</w:t>
          </w:r>
          <w:r>
            <w:rPr>
              <w:rFonts w:ascii="Times New Roman" w:hAnsi="Times New Roman" w:cs="Times New Roman"/>
            </w:rPr>
            <w:fldChar w:fldCharType="end"/>
          </w:r>
          <w:r>
            <w:rPr>
              <w:rFonts w:ascii="Times New Roman" w:hAnsi="Times New Roman" w:cs="Times New Roman"/>
            </w:rPr>
            <w:fldChar w:fldCharType="end"/>
          </w:r>
        </w:p>
        <w:p w14:paraId="77275860">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"_Toc176264492" </w:instrText>
          </w:r>
          <w:r>
            <w:fldChar w:fldCharType="separate"/>
          </w:r>
          <w:r>
            <w:rPr>
              <w:rStyle w:val="22"/>
              <w:rFonts w:ascii="Times New Roman" w:hAnsi="Times New Roman" w:cs="Times New Roman"/>
              <w:lang w:val="zh-CN"/>
            </w:rPr>
            <w:t>23.4</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试验设备、测试设备及要求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_Toc176264492 \h </w:instrText>
          </w:r>
          <w:r>
            <w:rPr>
              <w:rFonts w:ascii="Times New Roman" w:hAnsi="Times New Roman" w:cs="Times New Roman"/>
            </w:rPr>
            <w:fldChar w:fldCharType="separate"/>
          </w:r>
          <w:r>
            <w:rPr>
              <w:rFonts w:ascii="Times New Roman" w:hAnsi="Times New Roman" w:cs="Times New Roman"/>
            </w:rPr>
            <w:t>73</w:t>
          </w:r>
          <w:r>
            <w:rPr>
              <w:rFonts w:ascii="Times New Roman" w:hAnsi="Times New Roman" w:cs="Times New Roman"/>
            </w:rPr>
            <w:fldChar w:fldCharType="end"/>
          </w:r>
          <w:r>
            <w:rPr>
              <w:rFonts w:ascii="Times New Roman" w:hAnsi="Times New Roman" w:cs="Times New Roman"/>
            </w:rPr>
            <w:fldChar w:fldCharType="end"/>
          </w:r>
        </w:p>
        <w:p w14:paraId="3B7643DA">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"_Toc176264493" </w:instrText>
          </w:r>
          <w:r>
            <w:fldChar w:fldCharType="separate"/>
          </w:r>
          <w:r>
            <w:rPr>
              <w:rStyle w:val="22"/>
              <w:rFonts w:ascii="Times New Roman" w:hAnsi="Times New Roman" w:cs="Times New Roman"/>
              <w:lang w:val="zh-CN"/>
            </w:rPr>
            <w:t>23.5</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试验布置和连接</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_Toc176264493 \h </w:instrText>
          </w:r>
          <w:r>
            <w:rPr>
              <w:rFonts w:ascii="Times New Roman" w:hAnsi="Times New Roman" w:cs="Times New Roman"/>
            </w:rPr>
            <w:fldChar w:fldCharType="separate"/>
          </w:r>
          <w:r>
            <w:rPr>
              <w:rFonts w:ascii="Times New Roman" w:hAnsi="Times New Roman" w:cs="Times New Roman"/>
            </w:rPr>
            <w:t>74</w:t>
          </w:r>
          <w:r>
            <w:rPr>
              <w:rFonts w:ascii="Times New Roman" w:hAnsi="Times New Roman" w:cs="Times New Roman"/>
            </w:rPr>
            <w:fldChar w:fldCharType="end"/>
          </w:r>
          <w:r>
            <w:rPr>
              <w:rFonts w:ascii="Times New Roman" w:hAnsi="Times New Roman" w:cs="Times New Roman"/>
            </w:rPr>
            <w:fldChar w:fldCharType="end"/>
          </w:r>
        </w:p>
        <w:p w14:paraId="4315C81B">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"_Toc176264494" </w:instrText>
          </w:r>
          <w:r>
            <w:fldChar w:fldCharType="separate"/>
          </w:r>
          <w:r>
            <w:rPr>
              <w:rStyle w:val="22"/>
              <w:rFonts w:ascii="Times New Roman" w:hAnsi="Times New Roman" w:cs="Times New Roman"/>
              <w:lang w:val="zh-CN"/>
            </w:rPr>
            <w:t>23.6</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试验件、试验装置（试验前）的制造符合性要求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_Toc176264494 \h </w:instrText>
          </w:r>
          <w:r>
            <w:rPr>
              <w:rFonts w:ascii="Times New Roman" w:hAnsi="Times New Roman" w:cs="Times New Roman"/>
            </w:rPr>
            <w:fldChar w:fldCharType="separate"/>
          </w:r>
          <w:r>
            <w:rPr>
              <w:rFonts w:ascii="Times New Roman" w:hAnsi="Times New Roman" w:cs="Times New Roman"/>
            </w:rPr>
            <w:t>75</w:t>
          </w:r>
          <w:r>
            <w:rPr>
              <w:rFonts w:ascii="Times New Roman" w:hAnsi="Times New Roman" w:cs="Times New Roman"/>
            </w:rPr>
            <w:fldChar w:fldCharType="end"/>
          </w:r>
          <w:r>
            <w:rPr>
              <w:rFonts w:ascii="Times New Roman" w:hAnsi="Times New Roman" w:cs="Times New Roman"/>
            </w:rPr>
            <w:fldChar w:fldCharType="end"/>
          </w:r>
        </w:p>
        <w:p w14:paraId="35AA7958">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"_Toc176264495" </w:instrText>
          </w:r>
          <w:r>
            <w:fldChar w:fldCharType="separate"/>
          </w:r>
          <w:r>
            <w:rPr>
              <w:rStyle w:val="22"/>
              <w:rFonts w:ascii="Times New Roman" w:hAnsi="Times New Roman" w:cs="Times New Roman"/>
              <w:lang w:val="zh-CN"/>
            </w:rPr>
            <w:t>23.7</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试验程序</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_Toc176264495 \h </w:instrText>
          </w:r>
          <w:r>
            <w:rPr>
              <w:rFonts w:ascii="Times New Roman" w:hAnsi="Times New Roman" w:cs="Times New Roman"/>
            </w:rPr>
            <w:fldChar w:fldCharType="separate"/>
          </w:r>
          <w:r>
            <w:rPr>
              <w:rFonts w:ascii="Times New Roman" w:hAnsi="Times New Roman" w:cs="Times New Roman"/>
            </w:rPr>
            <w:t>76</w:t>
          </w:r>
          <w:r>
            <w:rPr>
              <w:rFonts w:ascii="Times New Roman" w:hAnsi="Times New Roman" w:cs="Times New Roman"/>
            </w:rPr>
            <w:fldChar w:fldCharType="end"/>
          </w:r>
          <w:r>
            <w:rPr>
              <w:rFonts w:ascii="Times New Roman" w:hAnsi="Times New Roman" w:cs="Times New Roman"/>
            </w:rPr>
            <w:fldChar w:fldCharType="end"/>
          </w:r>
        </w:p>
        <w:p w14:paraId="67FDEE06">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"_Toc176264496" </w:instrText>
          </w:r>
          <w:r>
            <w:fldChar w:fldCharType="separate"/>
          </w:r>
          <w:r>
            <w:rPr>
              <w:rStyle w:val="22"/>
              <w:rFonts w:ascii="Times New Roman" w:hAnsi="Times New Roman" w:cs="Times New Roman"/>
              <w:lang w:val="zh-CN"/>
            </w:rPr>
            <w:t>23.8</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试验判据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_Toc176264496 \h </w:instrText>
          </w:r>
          <w:r>
            <w:rPr>
              <w:rFonts w:ascii="Times New Roman" w:hAnsi="Times New Roman" w:cs="Times New Roman"/>
            </w:rPr>
            <w:fldChar w:fldCharType="separate"/>
          </w:r>
          <w:r>
            <w:rPr>
              <w:rFonts w:ascii="Times New Roman" w:hAnsi="Times New Roman" w:cs="Times New Roman"/>
            </w:rPr>
            <w:t>76</w:t>
          </w:r>
          <w:r>
            <w:rPr>
              <w:rFonts w:ascii="Times New Roman" w:hAnsi="Times New Roman" w:cs="Times New Roman"/>
            </w:rPr>
            <w:fldChar w:fldCharType="end"/>
          </w:r>
          <w:r>
            <w:rPr>
              <w:rFonts w:ascii="Times New Roman" w:hAnsi="Times New Roman" w:cs="Times New Roman"/>
            </w:rPr>
            <w:fldChar w:fldCharType="end"/>
          </w:r>
        </w:p>
        <w:p w14:paraId="13A139D8">
          <w:pPr>
            <w:pStyle w:val="12"/>
            <w:tabs>
              <w:tab w:val="left" w:pos="630"/>
              <w:tab w:val="right" w:leader="dot" w:pos="8296"/>
            </w:tabs>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"_Toc176264497" </w:instrText>
          </w:r>
          <w:r>
            <w:fldChar w:fldCharType="separate"/>
          </w:r>
          <w:r>
            <w:rPr>
              <w:rStyle w:val="22"/>
              <w:rFonts w:ascii="Times New Roman" w:hAnsi="Times New Roman" w:cs="Times New Roman"/>
            </w:rPr>
            <w:t>24</w:t>
          </w:r>
          <w:r>
            <w:rPr>
              <w:rFonts w:ascii="Times New Roman" w:hAnsi="Times New Roman" w:cs="Times New Roman" w:eastAsiaTheme="minorEastAsia"/>
              <w:b w:val="0"/>
              <w:bCs w:val="0"/>
              <w:caps w:val="0"/>
              <w:sz w:val="21"/>
              <w:szCs w:val="22"/>
              <w14:ligatures w14:val="standardContextual"/>
            </w:rPr>
            <w:tab/>
          </w:r>
          <w:r>
            <w:rPr>
              <w:rStyle w:val="22"/>
              <w:rFonts w:ascii="Times New Roman" w:hAnsi="Times New Roman" w:cs="Times New Roman"/>
            </w:rPr>
            <w:t>结冰试验</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_Toc176264497 \h </w:instrText>
          </w:r>
          <w:r>
            <w:rPr>
              <w:rFonts w:ascii="Times New Roman" w:hAnsi="Times New Roman" w:cs="Times New Roman"/>
            </w:rPr>
            <w:fldChar w:fldCharType="separate"/>
          </w:r>
          <w:r>
            <w:rPr>
              <w:rFonts w:ascii="Times New Roman" w:hAnsi="Times New Roman" w:cs="Times New Roman"/>
            </w:rPr>
            <w:t>77</w:t>
          </w:r>
          <w:r>
            <w:rPr>
              <w:rFonts w:ascii="Times New Roman" w:hAnsi="Times New Roman" w:cs="Times New Roman"/>
            </w:rPr>
            <w:fldChar w:fldCharType="end"/>
          </w:r>
          <w:r>
            <w:rPr>
              <w:rFonts w:ascii="Times New Roman" w:hAnsi="Times New Roman" w:cs="Times New Roman"/>
            </w:rPr>
            <w:fldChar w:fldCharType="end"/>
          </w:r>
        </w:p>
        <w:p w14:paraId="2B34C8E5">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"_Toc176264498" </w:instrText>
          </w:r>
          <w:r>
            <w:fldChar w:fldCharType="separate"/>
          </w:r>
          <w:r>
            <w:rPr>
              <w:rStyle w:val="22"/>
              <w:rFonts w:ascii="Times New Roman" w:hAnsi="Times New Roman" w:cs="Times New Roman"/>
            </w:rPr>
            <w:t>24.1</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试验目的</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_Toc176264498 \h </w:instrText>
          </w:r>
          <w:r>
            <w:rPr>
              <w:rFonts w:ascii="Times New Roman" w:hAnsi="Times New Roman" w:cs="Times New Roman"/>
            </w:rPr>
            <w:fldChar w:fldCharType="separate"/>
          </w:r>
          <w:r>
            <w:rPr>
              <w:rFonts w:ascii="Times New Roman" w:hAnsi="Times New Roman" w:cs="Times New Roman"/>
            </w:rPr>
            <w:t>77</w:t>
          </w:r>
          <w:r>
            <w:rPr>
              <w:rFonts w:ascii="Times New Roman" w:hAnsi="Times New Roman" w:cs="Times New Roman"/>
            </w:rPr>
            <w:fldChar w:fldCharType="end"/>
          </w:r>
          <w:r>
            <w:rPr>
              <w:rFonts w:ascii="Times New Roman" w:hAnsi="Times New Roman" w:cs="Times New Roman"/>
            </w:rPr>
            <w:fldChar w:fldCharType="end"/>
          </w:r>
        </w:p>
        <w:p w14:paraId="230BC03A">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"_Toc176264499" </w:instrText>
          </w:r>
          <w:r>
            <w:fldChar w:fldCharType="separate"/>
          </w:r>
          <w:r>
            <w:rPr>
              <w:rStyle w:val="22"/>
              <w:rFonts w:ascii="Times New Roman" w:hAnsi="Times New Roman" w:cs="Times New Roman"/>
            </w:rPr>
            <w:t>24.2</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_Toc176264499 \h </w:instrText>
          </w:r>
          <w:r>
            <w:rPr>
              <w:rFonts w:ascii="Times New Roman" w:hAnsi="Times New Roman" w:cs="Times New Roman"/>
            </w:rPr>
            <w:fldChar w:fldCharType="separate"/>
          </w:r>
          <w:r>
            <w:rPr>
              <w:rFonts w:ascii="Times New Roman" w:hAnsi="Times New Roman" w:cs="Times New Roman"/>
            </w:rPr>
            <w:t>77</w:t>
          </w:r>
          <w:r>
            <w:rPr>
              <w:rFonts w:ascii="Times New Roman" w:hAnsi="Times New Roman" w:cs="Times New Roman"/>
            </w:rPr>
            <w:fldChar w:fldCharType="end"/>
          </w:r>
          <w:r>
            <w:rPr>
              <w:rFonts w:ascii="Times New Roman" w:hAnsi="Times New Roman" w:cs="Times New Roman"/>
            </w:rPr>
            <w:fldChar w:fldCharType="end"/>
          </w:r>
        </w:p>
        <w:p w14:paraId="14DA2C0B">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"_Toc176264500" </w:instrText>
          </w:r>
          <w:r>
            <w:fldChar w:fldCharType="separate"/>
          </w:r>
          <w:r>
            <w:rPr>
              <w:rStyle w:val="22"/>
              <w:rFonts w:ascii="Times New Roman" w:hAnsi="Times New Roman" w:cs="Times New Roman"/>
              <w:lang w:val="zh-CN"/>
            </w:rPr>
            <w:t>24.3</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受试/陪试设备</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_Toc176264500 \h </w:instrText>
          </w:r>
          <w:r>
            <w:rPr>
              <w:rFonts w:ascii="Times New Roman" w:hAnsi="Times New Roman" w:cs="Times New Roman"/>
            </w:rPr>
            <w:fldChar w:fldCharType="separate"/>
          </w:r>
          <w:r>
            <w:rPr>
              <w:rFonts w:ascii="Times New Roman" w:hAnsi="Times New Roman" w:cs="Times New Roman"/>
            </w:rPr>
            <w:t>77</w:t>
          </w:r>
          <w:r>
            <w:rPr>
              <w:rFonts w:ascii="Times New Roman" w:hAnsi="Times New Roman" w:cs="Times New Roman"/>
            </w:rPr>
            <w:fldChar w:fldCharType="end"/>
          </w:r>
          <w:r>
            <w:rPr>
              <w:rFonts w:ascii="Times New Roman" w:hAnsi="Times New Roman" w:cs="Times New Roman"/>
            </w:rPr>
            <w:fldChar w:fldCharType="end"/>
          </w:r>
        </w:p>
        <w:p w14:paraId="10D8539A">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"_Toc176264501" </w:instrText>
          </w:r>
          <w:r>
            <w:fldChar w:fldCharType="separate"/>
          </w:r>
          <w:r>
            <w:rPr>
              <w:rStyle w:val="22"/>
              <w:rFonts w:ascii="Times New Roman" w:hAnsi="Times New Roman" w:cs="Times New Roman"/>
              <w:lang w:val="zh-CN"/>
            </w:rPr>
            <w:t>24.4</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试验设备、测试设备及要求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_Toc176264501 \h </w:instrText>
          </w:r>
          <w:r>
            <w:rPr>
              <w:rFonts w:ascii="Times New Roman" w:hAnsi="Times New Roman" w:cs="Times New Roman"/>
            </w:rPr>
            <w:fldChar w:fldCharType="separate"/>
          </w:r>
          <w:r>
            <w:rPr>
              <w:rFonts w:ascii="Times New Roman" w:hAnsi="Times New Roman" w:cs="Times New Roman"/>
            </w:rPr>
            <w:t>77</w:t>
          </w:r>
          <w:r>
            <w:rPr>
              <w:rFonts w:ascii="Times New Roman" w:hAnsi="Times New Roman" w:cs="Times New Roman"/>
            </w:rPr>
            <w:fldChar w:fldCharType="end"/>
          </w:r>
          <w:r>
            <w:rPr>
              <w:rFonts w:ascii="Times New Roman" w:hAnsi="Times New Roman" w:cs="Times New Roman"/>
            </w:rPr>
            <w:fldChar w:fldCharType="end"/>
          </w:r>
        </w:p>
        <w:p w14:paraId="560BF7DC">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"_Toc176264502" </w:instrText>
          </w:r>
          <w:r>
            <w:fldChar w:fldCharType="separate"/>
          </w:r>
          <w:r>
            <w:rPr>
              <w:rStyle w:val="22"/>
              <w:rFonts w:ascii="Times New Roman" w:hAnsi="Times New Roman" w:cs="Times New Roman"/>
              <w:lang w:val="zh-CN"/>
            </w:rPr>
            <w:t>24.5</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试验布置和连接</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_Toc176264502 \h </w:instrText>
          </w:r>
          <w:r>
            <w:rPr>
              <w:rFonts w:ascii="Times New Roman" w:hAnsi="Times New Roman" w:cs="Times New Roman"/>
            </w:rPr>
            <w:fldChar w:fldCharType="separate"/>
          </w:r>
          <w:r>
            <w:rPr>
              <w:rFonts w:ascii="Times New Roman" w:hAnsi="Times New Roman" w:cs="Times New Roman"/>
            </w:rPr>
            <w:t>78</w:t>
          </w:r>
          <w:r>
            <w:rPr>
              <w:rFonts w:ascii="Times New Roman" w:hAnsi="Times New Roman" w:cs="Times New Roman"/>
            </w:rPr>
            <w:fldChar w:fldCharType="end"/>
          </w:r>
          <w:r>
            <w:rPr>
              <w:rFonts w:ascii="Times New Roman" w:hAnsi="Times New Roman" w:cs="Times New Roman"/>
            </w:rPr>
            <w:fldChar w:fldCharType="end"/>
          </w:r>
        </w:p>
        <w:p w14:paraId="2430A69D">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"_Toc176264503" </w:instrText>
          </w:r>
          <w:r>
            <w:fldChar w:fldCharType="separate"/>
          </w:r>
          <w:r>
            <w:rPr>
              <w:rStyle w:val="22"/>
              <w:rFonts w:ascii="Times New Roman" w:hAnsi="Times New Roman" w:cs="Times New Roman"/>
              <w:lang w:val="zh-CN"/>
            </w:rPr>
            <w:t>24.6</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试验件、试验装置（试验前）的制造符合性要求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_Toc176264503 \h </w:instrText>
          </w:r>
          <w:r>
            <w:rPr>
              <w:rFonts w:ascii="Times New Roman" w:hAnsi="Times New Roman" w:cs="Times New Roman"/>
            </w:rPr>
            <w:fldChar w:fldCharType="separate"/>
          </w:r>
          <w:r>
            <w:rPr>
              <w:rFonts w:ascii="Times New Roman" w:hAnsi="Times New Roman" w:cs="Times New Roman"/>
            </w:rPr>
            <w:t>79</w:t>
          </w:r>
          <w:r>
            <w:rPr>
              <w:rFonts w:ascii="Times New Roman" w:hAnsi="Times New Roman" w:cs="Times New Roman"/>
            </w:rPr>
            <w:fldChar w:fldCharType="end"/>
          </w:r>
          <w:r>
            <w:rPr>
              <w:rFonts w:ascii="Times New Roman" w:hAnsi="Times New Roman" w:cs="Times New Roman"/>
            </w:rPr>
            <w:fldChar w:fldCharType="end"/>
          </w:r>
        </w:p>
        <w:p w14:paraId="797499E4">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"_Toc176264504" </w:instrText>
          </w:r>
          <w:r>
            <w:fldChar w:fldCharType="separate"/>
          </w:r>
          <w:r>
            <w:rPr>
              <w:rStyle w:val="22"/>
              <w:rFonts w:ascii="Times New Roman" w:hAnsi="Times New Roman" w:cs="Times New Roman"/>
            </w:rPr>
            <w:t>24.7</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试验程序</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_Toc176264504 \h </w:instrText>
          </w:r>
          <w:r>
            <w:rPr>
              <w:rFonts w:ascii="Times New Roman" w:hAnsi="Times New Roman" w:cs="Times New Roman"/>
            </w:rPr>
            <w:fldChar w:fldCharType="separate"/>
          </w:r>
          <w:r>
            <w:rPr>
              <w:rFonts w:ascii="Times New Roman" w:hAnsi="Times New Roman" w:cs="Times New Roman"/>
            </w:rPr>
            <w:t>80</w:t>
          </w:r>
          <w:r>
            <w:rPr>
              <w:rFonts w:ascii="Times New Roman" w:hAnsi="Times New Roman" w:cs="Times New Roman"/>
            </w:rPr>
            <w:fldChar w:fldCharType="end"/>
          </w:r>
          <w:r>
            <w:rPr>
              <w:rFonts w:ascii="Times New Roman" w:hAnsi="Times New Roman" w:cs="Times New Roman"/>
            </w:rPr>
            <w:fldChar w:fldCharType="end"/>
          </w:r>
        </w:p>
        <w:p w14:paraId="0940BD43">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"_Toc176264505" </w:instrText>
          </w:r>
          <w:r>
            <w:fldChar w:fldCharType="separate"/>
          </w:r>
          <w:r>
            <w:rPr>
              <w:rStyle w:val="22"/>
              <w:rFonts w:ascii="Times New Roman" w:hAnsi="Times New Roman" w:cs="Times New Roman"/>
              <w:lang w:val="zh-CN"/>
            </w:rPr>
            <w:t>24.8</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lang w:val="zh-CN"/>
            </w:rPr>
            <w:t>试验判据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_Toc176264505 \h </w:instrText>
          </w:r>
          <w:r>
            <w:rPr>
              <w:rFonts w:ascii="Times New Roman" w:hAnsi="Times New Roman" w:cs="Times New Roman"/>
            </w:rPr>
            <w:fldChar w:fldCharType="separate"/>
          </w:r>
          <w:r>
            <w:rPr>
              <w:rFonts w:ascii="Times New Roman" w:hAnsi="Times New Roman" w:cs="Times New Roman"/>
            </w:rPr>
            <w:t>80</w:t>
          </w:r>
          <w:r>
            <w:rPr>
              <w:rFonts w:ascii="Times New Roman" w:hAnsi="Times New Roman" w:cs="Times New Roman"/>
            </w:rPr>
            <w:fldChar w:fldCharType="end"/>
          </w:r>
          <w:r>
            <w:rPr>
              <w:rFonts w:ascii="Times New Roman" w:hAnsi="Times New Roman" w:cs="Times New Roman"/>
            </w:rPr>
            <w:fldChar w:fldCharType="end"/>
          </w:r>
        </w:p>
        <w:p w14:paraId="13A96984">
          <w:pPr>
            <w:pStyle w:val="12"/>
            <w:tabs>
              <w:tab w:val="left" w:pos="630"/>
              <w:tab w:val="right" w:leader="dot" w:pos="8296"/>
            </w:tabs>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"_Toc176264506" </w:instrText>
          </w:r>
          <w:r>
            <w:fldChar w:fldCharType="separate"/>
          </w:r>
          <w:r>
            <w:rPr>
              <w:rStyle w:val="22"/>
              <w:rFonts w:ascii="Times New Roman" w:hAnsi="Times New Roman" w:cs="Times New Roman"/>
              <w:kern w:val="0"/>
            </w:rPr>
            <w:t>25</w:t>
          </w:r>
          <w:r>
            <w:rPr>
              <w:rFonts w:ascii="Times New Roman" w:hAnsi="Times New Roman" w:cs="Times New Roman" w:eastAsiaTheme="minorEastAsia"/>
              <w:b w:val="0"/>
              <w:bCs w:val="0"/>
              <w:caps w:val="0"/>
              <w:sz w:val="21"/>
              <w:szCs w:val="22"/>
              <w14:ligatures w14:val="standardContextual"/>
            </w:rPr>
            <w:tab/>
          </w:r>
          <w:r>
            <w:rPr>
              <w:rStyle w:val="22"/>
              <w:rFonts w:ascii="Times New Roman" w:hAnsi="Times New Roman" w:cs="Times New Roman"/>
              <w:kern w:val="0"/>
            </w:rPr>
            <w:t>可燃性</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_Toc176264506 \h </w:instrText>
          </w:r>
          <w:r>
            <w:rPr>
              <w:rFonts w:ascii="Times New Roman" w:hAnsi="Times New Roman" w:cs="Times New Roman"/>
            </w:rPr>
            <w:fldChar w:fldCharType="separate"/>
          </w:r>
          <w:r>
            <w:rPr>
              <w:rFonts w:ascii="Times New Roman" w:hAnsi="Times New Roman" w:cs="Times New Roman"/>
            </w:rPr>
            <w:t>81</w:t>
          </w:r>
          <w:r>
            <w:rPr>
              <w:rFonts w:ascii="Times New Roman" w:hAnsi="Times New Roman" w:cs="Times New Roman"/>
            </w:rPr>
            <w:fldChar w:fldCharType="end"/>
          </w:r>
          <w:r>
            <w:rPr>
              <w:rFonts w:ascii="Times New Roman" w:hAnsi="Times New Roman" w:cs="Times New Roman"/>
            </w:rPr>
            <w:fldChar w:fldCharType="end"/>
          </w:r>
        </w:p>
        <w:p w14:paraId="6541ACF1">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"_Toc176264507" </w:instrText>
          </w:r>
          <w:r>
            <w:fldChar w:fldCharType="separate"/>
          </w:r>
          <w:r>
            <w:rPr>
              <w:rStyle w:val="22"/>
              <w:rFonts w:ascii="Times New Roman" w:hAnsi="Times New Roman" w:cs="Times New Roman"/>
            </w:rPr>
            <w:t>25.1</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试验目的</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_Toc176264507 \h </w:instrText>
          </w:r>
          <w:r>
            <w:rPr>
              <w:rFonts w:ascii="Times New Roman" w:hAnsi="Times New Roman" w:cs="Times New Roman"/>
            </w:rPr>
            <w:fldChar w:fldCharType="separate"/>
          </w:r>
          <w:r>
            <w:rPr>
              <w:rFonts w:ascii="Times New Roman" w:hAnsi="Times New Roman" w:cs="Times New Roman"/>
            </w:rPr>
            <w:t>81</w:t>
          </w:r>
          <w:r>
            <w:rPr>
              <w:rFonts w:ascii="Times New Roman" w:hAnsi="Times New Roman" w:cs="Times New Roman"/>
            </w:rPr>
            <w:fldChar w:fldCharType="end"/>
          </w:r>
          <w:r>
            <w:rPr>
              <w:rFonts w:ascii="Times New Roman" w:hAnsi="Times New Roman" w:cs="Times New Roman"/>
            </w:rPr>
            <w:fldChar w:fldCharType="end"/>
          </w:r>
        </w:p>
        <w:p w14:paraId="2394780A">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"_Toc176264508" </w:instrText>
          </w:r>
          <w:r>
            <w:fldChar w:fldCharType="separate"/>
          </w:r>
          <w:r>
            <w:rPr>
              <w:rStyle w:val="22"/>
              <w:rFonts w:ascii="Times New Roman" w:hAnsi="Times New Roman" w:cs="Times New Roman"/>
            </w:rPr>
            <w:t>25.2</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_Toc176264508 \h </w:instrText>
          </w:r>
          <w:r>
            <w:rPr>
              <w:rFonts w:ascii="Times New Roman" w:hAnsi="Times New Roman" w:cs="Times New Roman"/>
            </w:rPr>
            <w:fldChar w:fldCharType="separate"/>
          </w:r>
          <w:r>
            <w:rPr>
              <w:rFonts w:ascii="Times New Roman" w:hAnsi="Times New Roman" w:cs="Times New Roman"/>
            </w:rPr>
            <w:t>81</w:t>
          </w:r>
          <w:r>
            <w:rPr>
              <w:rFonts w:ascii="Times New Roman" w:hAnsi="Times New Roman" w:cs="Times New Roman"/>
            </w:rPr>
            <w:fldChar w:fldCharType="end"/>
          </w:r>
          <w:r>
            <w:rPr>
              <w:rFonts w:ascii="Times New Roman" w:hAnsi="Times New Roman" w:cs="Times New Roman"/>
            </w:rPr>
            <w:fldChar w:fldCharType="end"/>
          </w:r>
        </w:p>
        <w:p w14:paraId="11CDCCFC">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"_Toc176264509" </w:instrText>
          </w:r>
          <w:r>
            <w:fldChar w:fldCharType="separate"/>
          </w:r>
          <w:r>
            <w:rPr>
              <w:rStyle w:val="22"/>
              <w:rFonts w:ascii="Times New Roman" w:hAnsi="Times New Roman" w:cs="Times New Roman"/>
            </w:rPr>
            <w:t>25.3</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受试/陪试设备</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_Toc176264509 \h </w:instrText>
          </w:r>
          <w:r>
            <w:rPr>
              <w:rFonts w:ascii="Times New Roman" w:hAnsi="Times New Roman" w:cs="Times New Roman"/>
            </w:rPr>
            <w:fldChar w:fldCharType="separate"/>
          </w:r>
          <w:r>
            <w:rPr>
              <w:rFonts w:ascii="Times New Roman" w:hAnsi="Times New Roman" w:cs="Times New Roman"/>
            </w:rPr>
            <w:t>81</w:t>
          </w:r>
          <w:r>
            <w:rPr>
              <w:rFonts w:ascii="Times New Roman" w:hAnsi="Times New Roman" w:cs="Times New Roman"/>
            </w:rPr>
            <w:fldChar w:fldCharType="end"/>
          </w:r>
          <w:r>
            <w:rPr>
              <w:rFonts w:ascii="Times New Roman" w:hAnsi="Times New Roman" w:cs="Times New Roman"/>
            </w:rPr>
            <w:fldChar w:fldCharType="end"/>
          </w:r>
        </w:p>
        <w:p w14:paraId="1F3D9F9D">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"_Toc176264510" </w:instrText>
          </w:r>
          <w:r>
            <w:fldChar w:fldCharType="separate"/>
          </w:r>
          <w:r>
            <w:rPr>
              <w:rStyle w:val="22"/>
              <w:rFonts w:ascii="Times New Roman" w:hAnsi="Times New Roman" w:cs="Times New Roman"/>
            </w:rPr>
            <w:t>25.4</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试验设备、测试设备及要求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_Toc176264510 \h </w:instrText>
          </w:r>
          <w:r>
            <w:rPr>
              <w:rFonts w:ascii="Times New Roman" w:hAnsi="Times New Roman" w:cs="Times New Roman"/>
            </w:rPr>
            <w:fldChar w:fldCharType="separate"/>
          </w:r>
          <w:r>
            <w:rPr>
              <w:rFonts w:ascii="Times New Roman" w:hAnsi="Times New Roman" w:cs="Times New Roman"/>
            </w:rPr>
            <w:t>81</w:t>
          </w:r>
          <w:r>
            <w:rPr>
              <w:rFonts w:ascii="Times New Roman" w:hAnsi="Times New Roman" w:cs="Times New Roman"/>
            </w:rPr>
            <w:fldChar w:fldCharType="end"/>
          </w:r>
          <w:r>
            <w:rPr>
              <w:rFonts w:ascii="Times New Roman" w:hAnsi="Times New Roman" w:cs="Times New Roman"/>
            </w:rPr>
            <w:fldChar w:fldCharType="end"/>
          </w:r>
        </w:p>
        <w:p w14:paraId="1A210921">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"_Toc176264511" </w:instrText>
          </w:r>
          <w:r>
            <w:fldChar w:fldCharType="separate"/>
          </w:r>
          <w:r>
            <w:rPr>
              <w:rStyle w:val="22"/>
              <w:rFonts w:ascii="Times New Roman" w:hAnsi="Times New Roman" w:cs="Times New Roman"/>
            </w:rPr>
            <w:t>25.5</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试验布置和连接</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_Toc176264511 \h </w:instrText>
          </w:r>
          <w:r>
            <w:rPr>
              <w:rFonts w:ascii="Times New Roman" w:hAnsi="Times New Roman" w:cs="Times New Roman"/>
            </w:rPr>
            <w:fldChar w:fldCharType="separate"/>
          </w:r>
          <w:r>
            <w:rPr>
              <w:rFonts w:ascii="Times New Roman" w:hAnsi="Times New Roman" w:cs="Times New Roman"/>
            </w:rPr>
            <w:t>82</w:t>
          </w:r>
          <w:r>
            <w:rPr>
              <w:rFonts w:ascii="Times New Roman" w:hAnsi="Times New Roman" w:cs="Times New Roman"/>
            </w:rPr>
            <w:fldChar w:fldCharType="end"/>
          </w:r>
          <w:r>
            <w:rPr>
              <w:rFonts w:ascii="Times New Roman" w:hAnsi="Times New Roman" w:cs="Times New Roman"/>
            </w:rPr>
            <w:fldChar w:fldCharType="end"/>
          </w:r>
        </w:p>
        <w:p w14:paraId="0067E838">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"_Toc176264512" </w:instrText>
          </w:r>
          <w:r>
            <w:fldChar w:fldCharType="separate"/>
          </w:r>
          <w:r>
            <w:rPr>
              <w:rStyle w:val="22"/>
              <w:rFonts w:ascii="Times New Roman" w:hAnsi="Times New Roman" w:cs="Times New Roman"/>
            </w:rPr>
            <w:t>25.6</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试验件、试验装置（试验前）的制造符合性要求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_Toc176264512 \h </w:instrText>
          </w:r>
          <w:r>
            <w:rPr>
              <w:rFonts w:ascii="Times New Roman" w:hAnsi="Times New Roman" w:cs="Times New Roman"/>
            </w:rPr>
            <w:fldChar w:fldCharType="separate"/>
          </w:r>
          <w:r>
            <w:rPr>
              <w:rFonts w:ascii="Times New Roman" w:hAnsi="Times New Roman" w:cs="Times New Roman"/>
            </w:rPr>
            <w:t>82</w:t>
          </w:r>
          <w:r>
            <w:rPr>
              <w:rFonts w:ascii="Times New Roman" w:hAnsi="Times New Roman" w:cs="Times New Roman"/>
            </w:rPr>
            <w:fldChar w:fldCharType="end"/>
          </w:r>
          <w:r>
            <w:rPr>
              <w:rFonts w:ascii="Times New Roman" w:hAnsi="Times New Roman" w:cs="Times New Roman"/>
            </w:rPr>
            <w:fldChar w:fldCharType="end"/>
          </w:r>
        </w:p>
        <w:p w14:paraId="2D446CC9">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"_Toc176264513" </w:instrText>
          </w:r>
          <w:r>
            <w:fldChar w:fldCharType="separate"/>
          </w:r>
          <w:r>
            <w:rPr>
              <w:rStyle w:val="22"/>
              <w:rFonts w:ascii="Times New Roman" w:hAnsi="Times New Roman" w:cs="Times New Roman"/>
            </w:rPr>
            <w:t>25.7</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试验程序</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_Toc176264513 \h </w:instrText>
          </w:r>
          <w:r>
            <w:rPr>
              <w:rFonts w:ascii="Times New Roman" w:hAnsi="Times New Roman" w:cs="Times New Roman"/>
            </w:rPr>
            <w:fldChar w:fldCharType="separate"/>
          </w:r>
          <w:r>
            <w:rPr>
              <w:rFonts w:ascii="Times New Roman" w:hAnsi="Times New Roman" w:cs="Times New Roman"/>
            </w:rPr>
            <w:t>83</w:t>
          </w:r>
          <w:r>
            <w:rPr>
              <w:rFonts w:ascii="Times New Roman" w:hAnsi="Times New Roman" w:cs="Times New Roman"/>
            </w:rPr>
            <w:fldChar w:fldCharType="end"/>
          </w:r>
          <w:r>
            <w:rPr>
              <w:rFonts w:ascii="Times New Roman" w:hAnsi="Times New Roman" w:cs="Times New Roman"/>
            </w:rPr>
            <w:fldChar w:fldCharType="end"/>
          </w:r>
        </w:p>
        <w:p w14:paraId="350E1697">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"_Toc176264514" </w:instrText>
          </w:r>
          <w:r>
            <w:fldChar w:fldCharType="separate"/>
          </w:r>
          <w:r>
            <w:rPr>
              <w:rStyle w:val="22"/>
              <w:rFonts w:ascii="Times New Roman" w:hAnsi="Times New Roman" w:cs="Times New Roman"/>
            </w:rPr>
            <w:t>25.8</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试验合格判据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_Toc176264514 \h </w:instrText>
          </w:r>
          <w:r>
            <w:rPr>
              <w:rFonts w:ascii="Times New Roman" w:hAnsi="Times New Roman" w:cs="Times New Roman"/>
            </w:rPr>
            <w:fldChar w:fldCharType="separate"/>
          </w:r>
          <w:r>
            <w:rPr>
              <w:rFonts w:ascii="Times New Roman" w:hAnsi="Times New Roman" w:cs="Times New Roman"/>
            </w:rPr>
            <w:t>83</w:t>
          </w:r>
          <w:r>
            <w:rPr>
              <w:rFonts w:ascii="Times New Roman" w:hAnsi="Times New Roman" w:cs="Times New Roman"/>
            </w:rPr>
            <w:fldChar w:fldCharType="end"/>
          </w:r>
          <w:r>
            <w:rPr>
              <w:rFonts w:ascii="Times New Roman" w:hAnsi="Times New Roman" w:cs="Times New Roman"/>
            </w:rPr>
            <w:fldChar w:fldCharType="end"/>
          </w:r>
        </w:p>
        <w:p w14:paraId="78857039">
          <w:pPr>
            <w:pStyle w:val="12"/>
            <w:tabs>
              <w:tab w:val="left" w:pos="630"/>
              <w:tab w:val="right" w:leader="dot" w:pos="8296"/>
            </w:tabs>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"_Toc176264515" </w:instrText>
          </w:r>
          <w:r>
            <w:fldChar w:fldCharType="separate"/>
          </w:r>
          <w:r>
            <w:rPr>
              <w:rStyle w:val="22"/>
              <w:rFonts w:ascii="Times New Roman" w:hAnsi="Times New Roman" w:cs="Times New Roman"/>
              <w:kern w:val="0"/>
            </w:rPr>
            <w:t>26</w:t>
          </w:r>
          <w:r>
            <w:rPr>
              <w:rFonts w:ascii="Times New Roman" w:hAnsi="Times New Roman" w:cs="Times New Roman" w:eastAsiaTheme="minorEastAsia"/>
              <w:b w:val="0"/>
              <w:bCs w:val="0"/>
              <w:caps w:val="0"/>
              <w:sz w:val="21"/>
              <w:szCs w:val="22"/>
              <w14:ligatures w14:val="standardContextual"/>
            </w:rPr>
            <w:tab/>
          </w:r>
          <w:r>
            <w:rPr>
              <w:rStyle w:val="22"/>
              <w:rFonts w:ascii="Times New Roman" w:hAnsi="Times New Roman" w:cs="Times New Roman"/>
              <w:kern w:val="0"/>
            </w:rPr>
            <w:t>加速度</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_Toc176264515 \h </w:instrText>
          </w:r>
          <w:r>
            <w:rPr>
              <w:rFonts w:ascii="Times New Roman" w:hAnsi="Times New Roman" w:cs="Times New Roman"/>
            </w:rPr>
            <w:fldChar w:fldCharType="separate"/>
          </w:r>
          <w:r>
            <w:rPr>
              <w:rFonts w:ascii="Times New Roman" w:hAnsi="Times New Roman" w:cs="Times New Roman"/>
            </w:rPr>
            <w:t>83</w:t>
          </w:r>
          <w:r>
            <w:rPr>
              <w:rFonts w:ascii="Times New Roman" w:hAnsi="Times New Roman" w:cs="Times New Roman"/>
            </w:rPr>
            <w:fldChar w:fldCharType="end"/>
          </w:r>
          <w:r>
            <w:rPr>
              <w:rFonts w:ascii="Times New Roman" w:hAnsi="Times New Roman" w:cs="Times New Roman"/>
            </w:rPr>
            <w:fldChar w:fldCharType="end"/>
          </w:r>
        </w:p>
        <w:p w14:paraId="322F44F3">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"_Toc176264516" </w:instrText>
          </w:r>
          <w:r>
            <w:fldChar w:fldCharType="separate"/>
          </w:r>
          <w:r>
            <w:rPr>
              <w:rStyle w:val="22"/>
              <w:rFonts w:ascii="Times New Roman" w:hAnsi="Times New Roman" w:cs="Times New Roman"/>
            </w:rPr>
            <w:t>26.1</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试验目的</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_Toc176264516 \h </w:instrText>
          </w:r>
          <w:r>
            <w:rPr>
              <w:rFonts w:ascii="Times New Roman" w:hAnsi="Times New Roman" w:cs="Times New Roman"/>
            </w:rPr>
            <w:fldChar w:fldCharType="separate"/>
          </w:r>
          <w:r>
            <w:rPr>
              <w:rFonts w:ascii="Times New Roman" w:hAnsi="Times New Roman" w:cs="Times New Roman"/>
            </w:rPr>
            <w:t>84</w:t>
          </w:r>
          <w:r>
            <w:rPr>
              <w:rFonts w:ascii="Times New Roman" w:hAnsi="Times New Roman" w:cs="Times New Roman"/>
            </w:rPr>
            <w:fldChar w:fldCharType="end"/>
          </w:r>
          <w:r>
            <w:rPr>
              <w:rFonts w:ascii="Times New Roman" w:hAnsi="Times New Roman" w:cs="Times New Roman"/>
            </w:rPr>
            <w:fldChar w:fldCharType="end"/>
          </w:r>
        </w:p>
        <w:p w14:paraId="5A74FD0F">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"_Toc176264517" </w:instrText>
          </w:r>
          <w:r>
            <w:fldChar w:fldCharType="separate"/>
          </w:r>
          <w:r>
            <w:rPr>
              <w:rStyle w:val="22"/>
              <w:rFonts w:ascii="Times New Roman" w:hAnsi="Times New Roman" w:cs="Times New Roman"/>
            </w:rPr>
            <w:t>26.2</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_Toc176264517 \h </w:instrText>
          </w:r>
          <w:r>
            <w:rPr>
              <w:rFonts w:ascii="Times New Roman" w:hAnsi="Times New Roman" w:cs="Times New Roman"/>
            </w:rPr>
            <w:fldChar w:fldCharType="separate"/>
          </w:r>
          <w:r>
            <w:rPr>
              <w:rFonts w:ascii="Times New Roman" w:hAnsi="Times New Roman" w:cs="Times New Roman"/>
            </w:rPr>
            <w:t>84</w:t>
          </w:r>
          <w:r>
            <w:rPr>
              <w:rFonts w:ascii="Times New Roman" w:hAnsi="Times New Roman" w:cs="Times New Roman"/>
            </w:rPr>
            <w:fldChar w:fldCharType="end"/>
          </w:r>
          <w:r>
            <w:rPr>
              <w:rFonts w:ascii="Times New Roman" w:hAnsi="Times New Roman" w:cs="Times New Roman"/>
            </w:rPr>
            <w:fldChar w:fldCharType="end"/>
          </w:r>
        </w:p>
        <w:p w14:paraId="551D2009">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"_Toc176264518" </w:instrText>
          </w:r>
          <w:r>
            <w:fldChar w:fldCharType="separate"/>
          </w:r>
          <w:r>
            <w:rPr>
              <w:rStyle w:val="22"/>
              <w:rFonts w:ascii="Times New Roman" w:hAnsi="Times New Roman" w:cs="Times New Roman"/>
            </w:rPr>
            <w:t>26.3</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受试/陪试设备</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_Toc176264518 \h </w:instrText>
          </w:r>
          <w:r>
            <w:rPr>
              <w:rFonts w:ascii="Times New Roman" w:hAnsi="Times New Roman" w:cs="Times New Roman"/>
            </w:rPr>
            <w:fldChar w:fldCharType="separate"/>
          </w:r>
          <w:r>
            <w:rPr>
              <w:rFonts w:ascii="Times New Roman" w:hAnsi="Times New Roman" w:cs="Times New Roman"/>
            </w:rPr>
            <w:t>84</w:t>
          </w:r>
          <w:r>
            <w:rPr>
              <w:rFonts w:ascii="Times New Roman" w:hAnsi="Times New Roman" w:cs="Times New Roman"/>
            </w:rPr>
            <w:fldChar w:fldCharType="end"/>
          </w:r>
          <w:r>
            <w:rPr>
              <w:rFonts w:ascii="Times New Roman" w:hAnsi="Times New Roman" w:cs="Times New Roman"/>
            </w:rPr>
            <w:fldChar w:fldCharType="end"/>
          </w:r>
        </w:p>
        <w:p w14:paraId="5962CF36">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"_Toc176264519" </w:instrText>
          </w:r>
          <w:r>
            <w:fldChar w:fldCharType="separate"/>
          </w:r>
          <w:r>
            <w:rPr>
              <w:rStyle w:val="22"/>
              <w:rFonts w:ascii="Times New Roman" w:hAnsi="Times New Roman" w:cs="Times New Roman"/>
            </w:rPr>
            <w:t>26.4</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试验设备、测试设备及要求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_Toc176264519 \h </w:instrText>
          </w:r>
          <w:r>
            <w:rPr>
              <w:rFonts w:ascii="Times New Roman" w:hAnsi="Times New Roman" w:cs="Times New Roman"/>
            </w:rPr>
            <w:fldChar w:fldCharType="separate"/>
          </w:r>
          <w:r>
            <w:rPr>
              <w:rFonts w:ascii="Times New Roman" w:hAnsi="Times New Roman" w:cs="Times New Roman"/>
            </w:rPr>
            <w:t>84</w:t>
          </w:r>
          <w:r>
            <w:rPr>
              <w:rFonts w:ascii="Times New Roman" w:hAnsi="Times New Roman" w:cs="Times New Roman"/>
            </w:rPr>
            <w:fldChar w:fldCharType="end"/>
          </w:r>
          <w:r>
            <w:rPr>
              <w:rFonts w:ascii="Times New Roman" w:hAnsi="Times New Roman" w:cs="Times New Roman"/>
            </w:rPr>
            <w:fldChar w:fldCharType="end"/>
          </w:r>
        </w:p>
        <w:p w14:paraId="3EB43192">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"_Toc176264520" </w:instrText>
          </w:r>
          <w:r>
            <w:fldChar w:fldCharType="separate"/>
          </w:r>
          <w:r>
            <w:rPr>
              <w:rStyle w:val="22"/>
              <w:rFonts w:ascii="Times New Roman" w:hAnsi="Times New Roman" w:cs="Times New Roman"/>
            </w:rPr>
            <w:t>26.5</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试验布置和连接</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_Toc176264520 \h </w:instrText>
          </w:r>
          <w:r>
            <w:rPr>
              <w:rFonts w:ascii="Times New Roman" w:hAnsi="Times New Roman" w:cs="Times New Roman"/>
            </w:rPr>
            <w:fldChar w:fldCharType="separate"/>
          </w:r>
          <w:r>
            <w:rPr>
              <w:rFonts w:ascii="Times New Roman" w:hAnsi="Times New Roman" w:cs="Times New Roman"/>
            </w:rPr>
            <w:t>85</w:t>
          </w:r>
          <w:r>
            <w:rPr>
              <w:rFonts w:ascii="Times New Roman" w:hAnsi="Times New Roman" w:cs="Times New Roman"/>
            </w:rPr>
            <w:fldChar w:fldCharType="end"/>
          </w:r>
          <w:r>
            <w:rPr>
              <w:rFonts w:ascii="Times New Roman" w:hAnsi="Times New Roman" w:cs="Times New Roman"/>
            </w:rPr>
            <w:fldChar w:fldCharType="end"/>
          </w:r>
        </w:p>
        <w:p w14:paraId="21DE778C">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"_Toc176264521" </w:instrText>
          </w:r>
          <w:r>
            <w:fldChar w:fldCharType="separate"/>
          </w:r>
          <w:r>
            <w:rPr>
              <w:rStyle w:val="22"/>
              <w:rFonts w:ascii="Times New Roman" w:hAnsi="Times New Roman" w:cs="Times New Roman"/>
            </w:rPr>
            <w:t>26.6</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试验件、试验装置（试验前）的制造符合性要求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_Toc176264521 \h </w:instrText>
          </w:r>
          <w:r>
            <w:rPr>
              <w:rFonts w:ascii="Times New Roman" w:hAnsi="Times New Roman" w:cs="Times New Roman"/>
            </w:rPr>
            <w:fldChar w:fldCharType="separate"/>
          </w:r>
          <w:r>
            <w:rPr>
              <w:rFonts w:ascii="Times New Roman" w:hAnsi="Times New Roman" w:cs="Times New Roman"/>
            </w:rPr>
            <w:t>86</w:t>
          </w:r>
          <w:r>
            <w:rPr>
              <w:rFonts w:ascii="Times New Roman" w:hAnsi="Times New Roman" w:cs="Times New Roman"/>
            </w:rPr>
            <w:fldChar w:fldCharType="end"/>
          </w:r>
          <w:r>
            <w:rPr>
              <w:rFonts w:ascii="Times New Roman" w:hAnsi="Times New Roman" w:cs="Times New Roman"/>
            </w:rPr>
            <w:fldChar w:fldCharType="end"/>
          </w:r>
        </w:p>
        <w:p w14:paraId="6E9CF09A">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"_Toc176264522" </w:instrText>
          </w:r>
          <w:r>
            <w:fldChar w:fldCharType="separate"/>
          </w:r>
          <w:r>
            <w:rPr>
              <w:rStyle w:val="22"/>
              <w:rFonts w:ascii="Times New Roman" w:hAnsi="Times New Roman" w:cs="Times New Roman"/>
            </w:rPr>
            <w:t>26.7</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试验程序</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_Toc176264522 \h </w:instrText>
          </w:r>
          <w:r>
            <w:rPr>
              <w:rFonts w:ascii="Times New Roman" w:hAnsi="Times New Roman" w:cs="Times New Roman"/>
            </w:rPr>
            <w:fldChar w:fldCharType="separate"/>
          </w:r>
          <w:r>
            <w:rPr>
              <w:rFonts w:ascii="Times New Roman" w:hAnsi="Times New Roman" w:cs="Times New Roman"/>
            </w:rPr>
            <w:t>86</w:t>
          </w:r>
          <w:r>
            <w:rPr>
              <w:rFonts w:ascii="Times New Roman" w:hAnsi="Times New Roman" w:cs="Times New Roman"/>
            </w:rPr>
            <w:fldChar w:fldCharType="end"/>
          </w:r>
          <w:r>
            <w:rPr>
              <w:rFonts w:ascii="Times New Roman" w:hAnsi="Times New Roman" w:cs="Times New Roman"/>
            </w:rPr>
            <w:fldChar w:fldCharType="end"/>
          </w:r>
        </w:p>
        <w:p w14:paraId="15C72D5F">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"_Toc176264523" </w:instrText>
          </w:r>
          <w:r>
            <w:fldChar w:fldCharType="separate"/>
          </w:r>
          <w:r>
            <w:rPr>
              <w:rStyle w:val="22"/>
              <w:rFonts w:ascii="Times New Roman" w:hAnsi="Times New Roman" w:cs="Times New Roman"/>
            </w:rPr>
            <w:t>26.8</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试验合格判据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_Toc176264523 \h </w:instrText>
          </w:r>
          <w:r>
            <w:rPr>
              <w:rFonts w:ascii="Times New Roman" w:hAnsi="Times New Roman" w:cs="Times New Roman"/>
            </w:rPr>
            <w:fldChar w:fldCharType="separate"/>
          </w:r>
          <w:r>
            <w:rPr>
              <w:rFonts w:ascii="Times New Roman" w:hAnsi="Times New Roman" w:cs="Times New Roman"/>
            </w:rPr>
            <w:t>87</w:t>
          </w:r>
          <w:r>
            <w:rPr>
              <w:rFonts w:ascii="Times New Roman" w:hAnsi="Times New Roman" w:cs="Times New Roman"/>
            </w:rPr>
            <w:fldChar w:fldCharType="end"/>
          </w:r>
          <w:r>
            <w:rPr>
              <w:rFonts w:ascii="Times New Roman" w:hAnsi="Times New Roman" w:cs="Times New Roman"/>
            </w:rPr>
            <w:fldChar w:fldCharType="end"/>
          </w:r>
        </w:p>
        <w:p w14:paraId="15245EDF">
          <w:pPr>
            <w:pStyle w:val="12"/>
            <w:tabs>
              <w:tab w:val="left" w:pos="630"/>
              <w:tab w:val="right" w:leader="dot" w:pos="8296"/>
            </w:tabs>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"_Toc176264524" </w:instrText>
          </w:r>
          <w:r>
            <w:fldChar w:fldCharType="separate"/>
          </w:r>
          <w:r>
            <w:rPr>
              <w:rStyle w:val="22"/>
              <w:rFonts w:ascii="Times New Roman" w:hAnsi="Times New Roman" w:cs="Times New Roman"/>
              <w:kern w:val="0"/>
            </w:rPr>
            <w:t>27</w:t>
          </w:r>
          <w:r>
            <w:rPr>
              <w:rFonts w:ascii="Times New Roman" w:hAnsi="Times New Roman" w:cs="Times New Roman" w:eastAsiaTheme="minorEastAsia"/>
              <w:b w:val="0"/>
              <w:bCs w:val="0"/>
              <w:caps w:val="0"/>
              <w:sz w:val="21"/>
              <w:szCs w:val="22"/>
              <w14:ligatures w14:val="standardContextual"/>
            </w:rPr>
            <w:tab/>
          </w:r>
          <w:r>
            <w:rPr>
              <w:rStyle w:val="22"/>
              <w:rFonts w:ascii="Times New Roman" w:hAnsi="Times New Roman" w:cs="Times New Roman"/>
              <w:kern w:val="0"/>
            </w:rPr>
            <w:t>风车</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_Toc176264524 \h </w:instrText>
          </w:r>
          <w:r>
            <w:rPr>
              <w:rFonts w:ascii="Times New Roman" w:hAnsi="Times New Roman" w:cs="Times New Roman"/>
            </w:rPr>
            <w:fldChar w:fldCharType="separate"/>
          </w:r>
          <w:r>
            <w:rPr>
              <w:rFonts w:ascii="Times New Roman" w:hAnsi="Times New Roman" w:cs="Times New Roman"/>
            </w:rPr>
            <w:t>87</w:t>
          </w:r>
          <w:r>
            <w:rPr>
              <w:rFonts w:ascii="Times New Roman" w:hAnsi="Times New Roman" w:cs="Times New Roman"/>
            </w:rPr>
            <w:fldChar w:fldCharType="end"/>
          </w:r>
          <w:r>
            <w:rPr>
              <w:rFonts w:ascii="Times New Roman" w:hAnsi="Times New Roman" w:cs="Times New Roman"/>
            </w:rPr>
            <w:fldChar w:fldCharType="end"/>
          </w:r>
        </w:p>
        <w:p w14:paraId="2F583DD2">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"_Toc176264525" </w:instrText>
          </w:r>
          <w:r>
            <w:fldChar w:fldCharType="separate"/>
          </w:r>
          <w:r>
            <w:rPr>
              <w:rStyle w:val="22"/>
              <w:rFonts w:ascii="Times New Roman" w:hAnsi="Times New Roman" w:cs="Times New Roman"/>
            </w:rPr>
            <w:t>27.1</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试验目的</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_Toc176264525 \h </w:instrText>
          </w:r>
          <w:r>
            <w:rPr>
              <w:rFonts w:ascii="Times New Roman" w:hAnsi="Times New Roman" w:cs="Times New Roman"/>
            </w:rPr>
            <w:fldChar w:fldCharType="separate"/>
          </w:r>
          <w:r>
            <w:rPr>
              <w:rFonts w:ascii="Times New Roman" w:hAnsi="Times New Roman" w:cs="Times New Roman"/>
            </w:rPr>
            <w:t>87</w:t>
          </w:r>
          <w:r>
            <w:rPr>
              <w:rFonts w:ascii="Times New Roman" w:hAnsi="Times New Roman" w:cs="Times New Roman"/>
            </w:rPr>
            <w:fldChar w:fldCharType="end"/>
          </w:r>
          <w:r>
            <w:rPr>
              <w:rFonts w:ascii="Times New Roman" w:hAnsi="Times New Roman" w:cs="Times New Roman"/>
            </w:rPr>
            <w:fldChar w:fldCharType="end"/>
          </w:r>
        </w:p>
        <w:p w14:paraId="67486C97">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"_Toc176264526" </w:instrText>
          </w:r>
          <w:r>
            <w:fldChar w:fldCharType="separate"/>
          </w:r>
          <w:r>
            <w:rPr>
              <w:rStyle w:val="22"/>
              <w:rFonts w:ascii="Times New Roman" w:hAnsi="Times New Roman" w:cs="Times New Roman"/>
            </w:rPr>
            <w:t>27.2</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_Toc176264526 \h </w:instrText>
          </w:r>
          <w:r>
            <w:rPr>
              <w:rFonts w:ascii="Times New Roman" w:hAnsi="Times New Roman" w:cs="Times New Roman"/>
            </w:rPr>
            <w:fldChar w:fldCharType="separate"/>
          </w:r>
          <w:r>
            <w:rPr>
              <w:rFonts w:ascii="Times New Roman" w:hAnsi="Times New Roman" w:cs="Times New Roman"/>
            </w:rPr>
            <w:t>87</w:t>
          </w:r>
          <w:r>
            <w:rPr>
              <w:rFonts w:ascii="Times New Roman" w:hAnsi="Times New Roman" w:cs="Times New Roman"/>
            </w:rPr>
            <w:fldChar w:fldCharType="end"/>
          </w:r>
          <w:r>
            <w:rPr>
              <w:rFonts w:ascii="Times New Roman" w:hAnsi="Times New Roman" w:cs="Times New Roman"/>
            </w:rPr>
            <w:fldChar w:fldCharType="end"/>
          </w:r>
        </w:p>
        <w:p w14:paraId="607ACBBF">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"_Toc176264527" </w:instrText>
          </w:r>
          <w:r>
            <w:fldChar w:fldCharType="separate"/>
          </w:r>
          <w:r>
            <w:rPr>
              <w:rStyle w:val="22"/>
              <w:rFonts w:ascii="Times New Roman" w:hAnsi="Times New Roman" w:cs="Times New Roman"/>
            </w:rPr>
            <w:t>27.3</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受试/陪试设备</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_Toc176264527 \h </w:instrText>
          </w:r>
          <w:r>
            <w:rPr>
              <w:rFonts w:ascii="Times New Roman" w:hAnsi="Times New Roman" w:cs="Times New Roman"/>
            </w:rPr>
            <w:fldChar w:fldCharType="separate"/>
          </w:r>
          <w:r>
            <w:rPr>
              <w:rFonts w:ascii="Times New Roman" w:hAnsi="Times New Roman" w:cs="Times New Roman"/>
            </w:rPr>
            <w:t>87</w:t>
          </w:r>
          <w:r>
            <w:rPr>
              <w:rFonts w:ascii="Times New Roman" w:hAnsi="Times New Roman" w:cs="Times New Roman"/>
            </w:rPr>
            <w:fldChar w:fldCharType="end"/>
          </w:r>
          <w:r>
            <w:rPr>
              <w:rFonts w:ascii="Times New Roman" w:hAnsi="Times New Roman" w:cs="Times New Roman"/>
            </w:rPr>
            <w:fldChar w:fldCharType="end"/>
          </w:r>
        </w:p>
        <w:p w14:paraId="61E757FE">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"_Toc176264528" </w:instrText>
          </w:r>
          <w:r>
            <w:fldChar w:fldCharType="separate"/>
          </w:r>
          <w:r>
            <w:rPr>
              <w:rStyle w:val="22"/>
              <w:rFonts w:ascii="Times New Roman" w:hAnsi="Times New Roman" w:cs="Times New Roman"/>
            </w:rPr>
            <w:t>27.4</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试验设备、测试设备及要求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_Toc176264528 \h </w:instrText>
          </w:r>
          <w:r>
            <w:rPr>
              <w:rFonts w:ascii="Times New Roman" w:hAnsi="Times New Roman" w:cs="Times New Roman"/>
            </w:rPr>
            <w:fldChar w:fldCharType="separate"/>
          </w:r>
          <w:r>
            <w:rPr>
              <w:rFonts w:ascii="Times New Roman" w:hAnsi="Times New Roman" w:cs="Times New Roman"/>
            </w:rPr>
            <w:t>87</w:t>
          </w:r>
          <w:r>
            <w:rPr>
              <w:rFonts w:ascii="Times New Roman" w:hAnsi="Times New Roman" w:cs="Times New Roman"/>
            </w:rPr>
            <w:fldChar w:fldCharType="end"/>
          </w:r>
          <w:r>
            <w:rPr>
              <w:rFonts w:ascii="Times New Roman" w:hAnsi="Times New Roman" w:cs="Times New Roman"/>
            </w:rPr>
            <w:fldChar w:fldCharType="end"/>
          </w:r>
        </w:p>
        <w:p w14:paraId="0327A3E9">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"_Toc176264529" </w:instrText>
          </w:r>
          <w:r>
            <w:fldChar w:fldCharType="separate"/>
          </w:r>
          <w:r>
            <w:rPr>
              <w:rStyle w:val="22"/>
              <w:rFonts w:ascii="Times New Roman" w:hAnsi="Times New Roman" w:cs="Times New Roman"/>
            </w:rPr>
            <w:t>27.5</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试验布置和连接</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_Toc176264529 \h </w:instrText>
          </w:r>
          <w:r>
            <w:rPr>
              <w:rFonts w:ascii="Times New Roman" w:hAnsi="Times New Roman" w:cs="Times New Roman"/>
            </w:rPr>
            <w:fldChar w:fldCharType="separate"/>
          </w:r>
          <w:r>
            <w:rPr>
              <w:rFonts w:ascii="Times New Roman" w:hAnsi="Times New Roman" w:cs="Times New Roman"/>
            </w:rPr>
            <w:t>88</w:t>
          </w:r>
          <w:r>
            <w:rPr>
              <w:rFonts w:ascii="Times New Roman" w:hAnsi="Times New Roman" w:cs="Times New Roman"/>
            </w:rPr>
            <w:fldChar w:fldCharType="end"/>
          </w:r>
          <w:r>
            <w:rPr>
              <w:rFonts w:ascii="Times New Roman" w:hAnsi="Times New Roman" w:cs="Times New Roman"/>
            </w:rPr>
            <w:fldChar w:fldCharType="end"/>
          </w:r>
        </w:p>
        <w:p w14:paraId="22C7E60E">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"_Toc176264530" </w:instrText>
          </w:r>
          <w:r>
            <w:fldChar w:fldCharType="separate"/>
          </w:r>
          <w:r>
            <w:rPr>
              <w:rStyle w:val="22"/>
              <w:rFonts w:ascii="Times New Roman" w:hAnsi="Times New Roman" w:cs="Times New Roman"/>
            </w:rPr>
            <w:t>27.6</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试验件、试验装置（试验前）的制造符合性要求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_Toc176264530 \h </w:instrText>
          </w:r>
          <w:r>
            <w:rPr>
              <w:rFonts w:ascii="Times New Roman" w:hAnsi="Times New Roman" w:cs="Times New Roman"/>
            </w:rPr>
            <w:fldChar w:fldCharType="separate"/>
          </w:r>
          <w:r>
            <w:rPr>
              <w:rFonts w:ascii="Times New Roman" w:hAnsi="Times New Roman" w:cs="Times New Roman"/>
            </w:rPr>
            <w:t>89</w:t>
          </w:r>
          <w:r>
            <w:rPr>
              <w:rFonts w:ascii="Times New Roman" w:hAnsi="Times New Roman" w:cs="Times New Roman"/>
            </w:rPr>
            <w:fldChar w:fldCharType="end"/>
          </w:r>
          <w:r>
            <w:rPr>
              <w:rFonts w:ascii="Times New Roman" w:hAnsi="Times New Roman" w:cs="Times New Roman"/>
            </w:rPr>
            <w:fldChar w:fldCharType="end"/>
          </w:r>
        </w:p>
        <w:p w14:paraId="69D17AB5">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"_Toc176264531" </w:instrText>
          </w:r>
          <w:r>
            <w:fldChar w:fldCharType="separate"/>
          </w:r>
          <w:r>
            <w:rPr>
              <w:rStyle w:val="22"/>
              <w:rFonts w:ascii="Times New Roman" w:hAnsi="Times New Roman" w:cs="Times New Roman"/>
            </w:rPr>
            <w:t>27.7</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试验程序</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_Toc176264531 \h </w:instrText>
          </w:r>
          <w:r>
            <w:rPr>
              <w:rFonts w:ascii="Times New Roman" w:hAnsi="Times New Roman" w:cs="Times New Roman"/>
            </w:rPr>
            <w:fldChar w:fldCharType="separate"/>
          </w:r>
          <w:r>
            <w:rPr>
              <w:rFonts w:ascii="Times New Roman" w:hAnsi="Times New Roman" w:cs="Times New Roman"/>
            </w:rPr>
            <w:t>89</w:t>
          </w:r>
          <w:r>
            <w:rPr>
              <w:rFonts w:ascii="Times New Roman" w:hAnsi="Times New Roman" w:cs="Times New Roman"/>
            </w:rPr>
            <w:fldChar w:fldCharType="end"/>
          </w:r>
          <w:r>
            <w:rPr>
              <w:rFonts w:ascii="Times New Roman" w:hAnsi="Times New Roman" w:cs="Times New Roman"/>
            </w:rPr>
            <w:fldChar w:fldCharType="end"/>
          </w:r>
        </w:p>
        <w:p w14:paraId="245D5782">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"_Toc176264532" </w:instrText>
          </w:r>
          <w:r>
            <w:fldChar w:fldCharType="separate"/>
          </w:r>
          <w:r>
            <w:rPr>
              <w:rStyle w:val="22"/>
              <w:rFonts w:ascii="Times New Roman" w:hAnsi="Times New Roman" w:cs="Times New Roman"/>
            </w:rPr>
            <w:t>27.8</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试验合格判据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_Toc176264532 \h </w:instrText>
          </w:r>
          <w:r>
            <w:rPr>
              <w:rFonts w:ascii="Times New Roman" w:hAnsi="Times New Roman" w:cs="Times New Roman"/>
            </w:rPr>
            <w:fldChar w:fldCharType="separate"/>
          </w:r>
          <w:r>
            <w:rPr>
              <w:rFonts w:ascii="Times New Roman" w:hAnsi="Times New Roman" w:cs="Times New Roman"/>
            </w:rPr>
            <w:t>90</w:t>
          </w:r>
          <w:r>
            <w:rPr>
              <w:rFonts w:ascii="Times New Roman" w:hAnsi="Times New Roman" w:cs="Times New Roman"/>
            </w:rPr>
            <w:fldChar w:fldCharType="end"/>
          </w:r>
          <w:r>
            <w:rPr>
              <w:rFonts w:ascii="Times New Roman" w:hAnsi="Times New Roman" w:cs="Times New Roman"/>
            </w:rPr>
            <w:fldChar w:fldCharType="end"/>
          </w:r>
        </w:p>
        <w:p w14:paraId="2BF2E354">
          <w:pPr>
            <w:pStyle w:val="12"/>
            <w:tabs>
              <w:tab w:val="left" w:pos="630"/>
              <w:tab w:val="right" w:leader="dot" w:pos="8296"/>
            </w:tabs>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"_Toc176264533" </w:instrText>
          </w:r>
          <w:r>
            <w:fldChar w:fldCharType="separate"/>
          </w:r>
          <w:r>
            <w:rPr>
              <w:rStyle w:val="22"/>
              <w:rFonts w:ascii="Times New Roman" w:hAnsi="Times New Roman" w:cs="Times New Roman"/>
              <w:kern w:val="0"/>
            </w:rPr>
            <w:t>28</w:t>
          </w:r>
          <w:r>
            <w:rPr>
              <w:rFonts w:ascii="Times New Roman" w:hAnsi="Times New Roman" w:cs="Times New Roman" w:eastAsiaTheme="minorEastAsia"/>
              <w:b w:val="0"/>
              <w:bCs w:val="0"/>
              <w:caps w:val="0"/>
              <w:sz w:val="21"/>
              <w:szCs w:val="22"/>
              <w14:ligatures w14:val="standardContextual"/>
            </w:rPr>
            <w:tab/>
          </w:r>
          <w:r>
            <w:rPr>
              <w:rStyle w:val="22"/>
              <w:rFonts w:ascii="Times New Roman" w:hAnsi="Times New Roman" w:cs="Times New Roman"/>
              <w:kern w:val="0"/>
            </w:rPr>
            <w:t>试验异常情况</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_Toc176264533 \h </w:instrText>
          </w:r>
          <w:r>
            <w:rPr>
              <w:rFonts w:ascii="Times New Roman" w:hAnsi="Times New Roman" w:cs="Times New Roman"/>
            </w:rPr>
            <w:fldChar w:fldCharType="separate"/>
          </w:r>
          <w:r>
            <w:rPr>
              <w:rFonts w:ascii="Times New Roman" w:hAnsi="Times New Roman" w:cs="Times New Roman"/>
            </w:rPr>
            <w:t>90</w:t>
          </w:r>
          <w:r>
            <w:rPr>
              <w:rFonts w:ascii="Times New Roman" w:hAnsi="Times New Roman" w:cs="Times New Roman"/>
            </w:rPr>
            <w:fldChar w:fldCharType="end"/>
          </w:r>
          <w:r>
            <w:rPr>
              <w:rFonts w:ascii="Times New Roman" w:hAnsi="Times New Roman" w:cs="Times New Roman"/>
            </w:rPr>
            <w:fldChar w:fldCharType="end"/>
          </w:r>
        </w:p>
        <w:p w14:paraId="2007E3D6">
          <w:pPr>
            <w:pStyle w:val="12"/>
            <w:tabs>
              <w:tab w:val="left" w:pos="630"/>
              <w:tab w:val="right" w:leader="dot" w:pos="8296"/>
            </w:tabs>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"_Toc176264534" </w:instrText>
          </w:r>
          <w:r>
            <w:fldChar w:fldCharType="separate"/>
          </w:r>
          <w:r>
            <w:rPr>
              <w:rStyle w:val="22"/>
              <w:rFonts w:ascii="Times New Roman" w:hAnsi="Times New Roman" w:cs="Times New Roman"/>
              <w:kern w:val="0"/>
            </w:rPr>
            <w:t>29</w:t>
          </w:r>
          <w:r>
            <w:rPr>
              <w:rFonts w:ascii="Times New Roman" w:hAnsi="Times New Roman" w:cs="Times New Roman" w:eastAsiaTheme="minorEastAsia"/>
              <w:b w:val="0"/>
              <w:bCs w:val="0"/>
              <w:caps w:val="0"/>
              <w:sz w:val="21"/>
              <w:szCs w:val="22"/>
              <w14:ligatures w14:val="standardContextual"/>
            </w:rPr>
            <w:tab/>
          </w:r>
          <w:r>
            <w:rPr>
              <w:rStyle w:val="22"/>
              <w:rFonts w:ascii="Times New Roman" w:hAnsi="Times New Roman" w:cs="Times New Roman"/>
              <w:kern w:val="0"/>
            </w:rPr>
            <w:t>试验的终止与恢复处理</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_Toc176264534 \h </w:instrText>
          </w:r>
          <w:r>
            <w:rPr>
              <w:rFonts w:ascii="Times New Roman" w:hAnsi="Times New Roman" w:cs="Times New Roman"/>
            </w:rPr>
            <w:fldChar w:fldCharType="separate"/>
          </w:r>
          <w:r>
            <w:rPr>
              <w:rFonts w:ascii="Times New Roman" w:hAnsi="Times New Roman" w:cs="Times New Roman"/>
            </w:rPr>
            <w:t>90</w:t>
          </w:r>
          <w:r>
            <w:rPr>
              <w:rFonts w:ascii="Times New Roman" w:hAnsi="Times New Roman" w:cs="Times New Roman"/>
            </w:rPr>
            <w:fldChar w:fldCharType="end"/>
          </w:r>
          <w:r>
            <w:rPr>
              <w:rFonts w:ascii="Times New Roman" w:hAnsi="Times New Roman" w:cs="Times New Roman"/>
            </w:rPr>
            <w:fldChar w:fldCharType="end"/>
          </w:r>
        </w:p>
        <w:p w14:paraId="69BC45CE">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"_Toc176264535" </w:instrText>
          </w:r>
          <w:r>
            <w:fldChar w:fldCharType="separate"/>
          </w:r>
          <w:r>
            <w:rPr>
              <w:rStyle w:val="22"/>
              <w:rFonts w:ascii="Times New Roman" w:hAnsi="Times New Roman" w:cs="Times New Roman"/>
            </w:rPr>
            <w:t>29.1</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试验终止</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_Toc176264535 \h </w:instrText>
          </w:r>
          <w:r>
            <w:rPr>
              <w:rFonts w:ascii="Times New Roman" w:hAnsi="Times New Roman" w:cs="Times New Roman"/>
            </w:rPr>
            <w:fldChar w:fldCharType="separate"/>
          </w:r>
          <w:r>
            <w:rPr>
              <w:rFonts w:ascii="Times New Roman" w:hAnsi="Times New Roman" w:cs="Times New Roman"/>
            </w:rPr>
            <w:t>90</w:t>
          </w:r>
          <w:r>
            <w:rPr>
              <w:rFonts w:ascii="Times New Roman" w:hAnsi="Times New Roman" w:cs="Times New Roman"/>
            </w:rPr>
            <w:fldChar w:fldCharType="end"/>
          </w:r>
          <w:r>
            <w:rPr>
              <w:rFonts w:ascii="Times New Roman" w:hAnsi="Times New Roman" w:cs="Times New Roman"/>
            </w:rPr>
            <w:fldChar w:fldCharType="end"/>
          </w:r>
        </w:p>
        <w:p w14:paraId="76CEF175">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"_Toc176264536" </w:instrText>
          </w:r>
          <w:r>
            <w:fldChar w:fldCharType="separate"/>
          </w:r>
          <w:r>
            <w:rPr>
              <w:rStyle w:val="22"/>
              <w:rFonts w:ascii="Times New Roman" w:hAnsi="Times New Roman" w:cs="Times New Roman"/>
            </w:rPr>
            <w:t>29.2</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试验恢复</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_Toc176264536 \h </w:instrText>
          </w:r>
          <w:r>
            <w:rPr>
              <w:rFonts w:ascii="Times New Roman" w:hAnsi="Times New Roman" w:cs="Times New Roman"/>
            </w:rPr>
            <w:fldChar w:fldCharType="separate"/>
          </w:r>
          <w:r>
            <w:rPr>
              <w:rFonts w:ascii="Times New Roman" w:hAnsi="Times New Roman" w:cs="Times New Roman"/>
            </w:rPr>
            <w:t>91</w:t>
          </w:r>
          <w:r>
            <w:rPr>
              <w:rFonts w:ascii="Times New Roman" w:hAnsi="Times New Roman" w:cs="Times New Roman"/>
            </w:rPr>
            <w:fldChar w:fldCharType="end"/>
          </w:r>
          <w:r>
            <w:rPr>
              <w:rFonts w:ascii="Times New Roman" w:hAnsi="Times New Roman" w:cs="Times New Roman"/>
            </w:rPr>
            <w:fldChar w:fldCharType="end"/>
          </w:r>
        </w:p>
        <w:p w14:paraId="7C121ED8">
          <w:pPr>
            <w:pStyle w:val="12"/>
            <w:tabs>
              <w:tab w:val="right" w:leader="dot" w:pos="8296"/>
            </w:tabs>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"_Toc176264537" </w:instrText>
          </w:r>
          <w:r>
            <w:fldChar w:fldCharType="separate"/>
          </w:r>
          <w:r>
            <w:rPr>
              <w:rStyle w:val="22"/>
              <w:rFonts w:ascii="Times New Roman" w:hAnsi="Times New Roman" w:cs="Times New Roman"/>
              <w:spacing w:val="100"/>
            </w:rPr>
            <w:t>附录A</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_Toc176264537 \h </w:instrText>
          </w:r>
          <w:r>
            <w:rPr>
              <w:rFonts w:ascii="Times New Roman" w:hAnsi="Times New Roman" w:cs="Times New Roman"/>
            </w:rPr>
            <w:fldChar w:fldCharType="separate"/>
          </w:r>
          <w:r>
            <w:rPr>
              <w:rFonts w:ascii="Times New Roman" w:hAnsi="Times New Roman" w:cs="Times New Roman"/>
            </w:rPr>
            <w:t>94</w:t>
          </w:r>
          <w:r>
            <w:rPr>
              <w:rFonts w:ascii="Times New Roman" w:hAnsi="Times New Roman" w:cs="Times New Roman"/>
            </w:rPr>
            <w:fldChar w:fldCharType="end"/>
          </w:r>
          <w:r>
            <w:rPr>
              <w:rFonts w:ascii="Times New Roman" w:hAnsi="Times New Roman" w:cs="Times New Roman"/>
            </w:rPr>
            <w:fldChar w:fldCharType="end"/>
          </w:r>
        </w:p>
        <w:p w14:paraId="5E3642B9">
          <w:pPr>
            <w:pStyle w:val="12"/>
            <w:tabs>
              <w:tab w:val="right" w:leader="dot" w:pos="8296"/>
            </w:tabs>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"_Toc176264538" </w:instrText>
          </w:r>
          <w:r>
            <w:fldChar w:fldCharType="separate"/>
          </w:r>
          <w:r>
            <w:rPr>
              <w:rStyle w:val="22"/>
              <w:rFonts w:ascii="Times New Roman" w:hAnsi="Times New Roman" w:cs="Times New Roman"/>
            </w:rPr>
            <w:t>（规范性附录）</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_Toc176264538 \h </w:instrText>
          </w:r>
          <w:r>
            <w:rPr>
              <w:rFonts w:ascii="Times New Roman" w:hAnsi="Times New Roman" w:cs="Times New Roman"/>
            </w:rPr>
            <w:fldChar w:fldCharType="separate"/>
          </w:r>
          <w:r>
            <w:rPr>
              <w:rFonts w:ascii="Times New Roman" w:hAnsi="Times New Roman" w:cs="Times New Roman"/>
            </w:rPr>
            <w:t>94</w:t>
          </w:r>
          <w:r>
            <w:rPr>
              <w:rFonts w:ascii="Times New Roman" w:hAnsi="Times New Roman" w:cs="Times New Roman"/>
            </w:rPr>
            <w:fldChar w:fldCharType="end"/>
          </w:r>
          <w:r>
            <w:rPr>
              <w:rFonts w:ascii="Times New Roman" w:hAnsi="Times New Roman" w:cs="Times New Roman"/>
            </w:rPr>
            <w:fldChar w:fldCharType="end"/>
          </w:r>
        </w:p>
        <w:p w14:paraId="62AA8F98">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"_Toc176264539" </w:instrText>
          </w:r>
          <w:r>
            <w:fldChar w:fldCharType="separate"/>
          </w:r>
          <w:r>
            <w:rPr>
              <w:rStyle w:val="22"/>
              <w:rFonts w:ascii="Times New Roman" w:hAnsi="Times New Roman" w:cs="Times New Roman"/>
            </w:rPr>
            <w:t>A.1</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试验故障报告单</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_Toc176264539 \h </w:instrText>
          </w:r>
          <w:r>
            <w:rPr>
              <w:rFonts w:ascii="Times New Roman" w:hAnsi="Times New Roman" w:cs="Times New Roman"/>
            </w:rPr>
            <w:fldChar w:fldCharType="separate"/>
          </w:r>
          <w:r>
            <w:rPr>
              <w:rFonts w:ascii="Times New Roman" w:hAnsi="Times New Roman" w:cs="Times New Roman"/>
            </w:rPr>
            <w:t>94</w:t>
          </w:r>
          <w:r>
            <w:rPr>
              <w:rFonts w:ascii="Times New Roman" w:hAnsi="Times New Roman" w:cs="Times New Roman"/>
            </w:rPr>
            <w:fldChar w:fldCharType="end"/>
          </w:r>
          <w:r>
            <w:rPr>
              <w:rFonts w:ascii="Times New Roman" w:hAnsi="Times New Roman" w:cs="Times New Roman"/>
            </w:rPr>
            <w:fldChar w:fldCharType="end"/>
          </w:r>
        </w:p>
        <w:p w14:paraId="445392A2">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"_Toc176264540" </w:instrText>
          </w:r>
          <w:r>
            <w:fldChar w:fldCharType="separate"/>
          </w:r>
          <w:r>
            <w:rPr>
              <w:rStyle w:val="22"/>
              <w:rFonts w:ascii="Times New Roman" w:hAnsi="Times New Roman" w:cs="Times New Roman"/>
            </w:rPr>
            <w:t>A.2</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试验问题分析报告表</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_Toc176264540 \h </w:instrText>
          </w:r>
          <w:r>
            <w:rPr>
              <w:rFonts w:ascii="Times New Roman" w:hAnsi="Times New Roman" w:cs="Times New Roman"/>
            </w:rPr>
            <w:fldChar w:fldCharType="separate"/>
          </w:r>
          <w:r>
            <w:rPr>
              <w:rFonts w:ascii="Times New Roman" w:hAnsi="Times New Roman" w:cs="Times New Roman"/>
            </w:rPr>
            <w:t>95</w:t>
          </w:r>
          <w:r>
            <w:rPr>
              <w:rFonts w:ascii="Times New Roman" w:hAnsi="Times New Roman" w:cs="Times New Roman"/>
            </w:rPr>
            <w:fldChar w:fldCharType="end"/>
          </w:r>
          <w:r>
            <w:rPr>
              <w:rFonts w:ascii="Times New Roman" w:hAnsi="Times New Roman" w:cs="Times New Roman"/>
            </w:rPr>
            <w:fldChar w:fldCharType="end"/>
          </w:r>
        </w:p>
        <w:p w14:paraId="552D3794">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"_Toc176264541" </w:instrText>
          </w:r>
          <w:r>
            <w:fldChar w:fldCharType="separate"/>
          </w:r>
          <w:r>
            <w:rPr>
              <w:rStyle w:val="22"/>
              <w:rFonts w:ascii="Times New Roman" w:hAnsi="Times New Roman" w:cs="Times New Roman"/>
            </w:rPr>
            <w:t>A.3</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试验问题纠正措施报告表</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_Toc176264541 \h </w:instrText>
          </w:r>
          <w:r>
            <w:rPr>
              <w:rFonts w:ascii="Times New Roman" w:hAnsi="Times New Roman" w:cs="Times New Roman"/>
            </w:rPr>
            <w:fldChar w:fldCharType="separate"/>
          </w:r>
          <w:r>
            <w:rPr>
              <w:rFonts w:ascii="Times New Roman" w:hAnsi="Times New Roman" w:cs="Times New Roman"/>
            </w:rPr>
            <w:t>95</w:t>
          </w:r>
          <w:r>
            <w:rPr>
              <w:rFonts w:ascii="Times New Roman" w:hAnsi="Times New Roman" w:cs="Times New Roman"/>
            </w:rPr>
            <w:fldChar w:fldCharType="end"/>
          </w:r>
          <w:r>
            <w:rPr>
              <w:rFonts w:ascii="Times New Roman" w:hAnsi="Times New Roman" w:cs="Times New Roman"/>
            </w:rPr>
            <w:fldChar w:fldCharType="end"/>
          </w:r>
        </w:p>
        <w:p w14:paraId="42BA03BB">
          <w:pPr>
            <w:pStyle w:val="12"/>
            <w:tabs>
              <w:tab w:val="right" w:leader="dot" w:pos="8296"/>
            </w:tabs>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"_Toc176264542" </w:instrText>
          </w:r>
          <w:r>
            <w:fldChar w:fldCharType="separate"/>
          </w:r>
          <w:r>
            <w:rPr>
              <w:rStyle w:val="22"/>
              <w:rFonts w:ascii="Times New Roman" w:hAnsi="Times New Roman" w:cs="Times New Roman"/>
              <w:spacing w:val="100"/>
            </w:rPr>
            <w:t>附录B</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_Toc176264542 \h </w:instrText>
          </w:r>
          <w:r>
            <w:rPr>
              <w:rFonts w:ascii="Times New Roman" w:hAnsi="Times New Roman" w:cs="Times New Roman"/>
            </w:rPr>
            <w:fldChar w:fldCharType="separate"/>
          </w:r>
          <w:r>
            <w:rPr>
              <w:rFonts w:ascii="Times New Roman" w:hAnsi="Times New Roman" w:cs="Times New Roman"/>
            </w:rPr>
            <w:t>97</w:t>
          </w:r>
          <w:r>
            <w:rPr>
              <w:rFonts w:ascii="Times New Roman" w:hAnsi="Times New Roman" w:cs="Times New Roman"/>
            </w:rPr>
            <w:fldChar w:fldCharType="end"/>
          </w:r>
          <w:r>
            <w:rPr>
              <w:rFonts w:ascii="Times New Roman" w:hAnsi="Times New Roman" w:cs="Times New Roman"/>
            </w:rPr>
            <w:fldChar w:fldCharType="end"/>
          </w:r>
        </w:p>
        <w:p w14:paraId="752DE40A">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"_Toc176264543" </w:instrText>
          </w:r>
          <w:r>
            <w:fldChar w:fldCharType="separate"/>
          </w:r>
          <w:r>
            <w:rPr>
              <w:rStyle w:val="22"/>
              <w:rFonts w:ascii="Times New Roman" w:hAnsi="Times New Roman" w:cs="Times New Roman"/>
            </w:rPr>
            <w:t>B.1</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试验前检测记录表</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_Toc176264543 \h </w:instrText>
          </w:r>
          <w:r>
            <w:rPr>
              <w:rFonts w:ascii="Times New Roman" w:hAnsi="Times New Roman" w:cs="Times New Roman"/>
            </w:rPr>
            <w:fldChar w:fldCharType="separate"/>
          </w:r>
          <w:r>
            <w:rPr>
              <w:rFonts w:ascii="Times New Roman" w:hAnsi="Times New Roman" w:cs="Times New Roman"/>
            </w:rPr>
            <w:t>97</w:t>
          </w:r>
          <w:r>
            <w:rPr>
              <w:rFonts w:ascii="Times New Roman" w:hAnsi="Times New Roman" w:cs="Times New Roman"/>
            </w:rPr>
            <w:fldChar w:fldCharType="end"/>
          </w:r>
          <w:r>
            <w:rPr>
              <w:rFonts w:ascii="Times New Roman" w:hAnsi="Times New Roman" w:cs="Times New Roman"/>
            </w:rPr>
            <w:fldChar w:fldCharType="end"/>
          </w:r>
        </w:p>
        <w:p w14:paraId="7C923BEE">
          <w:pPr>
            <w:pStyle w:val="16"/>
            <w:tabs>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"_Toc176264544" </w:instrText>
          </w:r>
          <w:r>
            <w:fldChar w:fldCharType="separate"/>
          </w:r>
          <w:r>
            <w:rPr>
              <w:rStyle w:val="22"/>
              <w:rFonts w:ascii="Times New Roman" w:hAnsi="Times New Roman" w:cs="Times New Roman"/>
            </w:rPr>
            <w:t>B.2试验中检测记录表</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_Toc176264544 \h </w:instrText>
          </w:r>
          <w:r>
            <w:rPr>
              <w:rFonts w:ascii="Times New Roman" w:hAnsi="Times New Roman" w:cs="Times New Roman"/>
            </w:rPr>
            <w:fldChar w:fldCharType="separate"/>
          </w:r>
          <w:r>
            <w:rPr>
              <w:rFonts w:ascii="Times New Roman" w:hAnsi="Times New Roman" w:cs="Times New Roman"/>
            </w:rPr>
            <w:t>98</w:t>
          </w:r>
          <w:r>
            <w:rPr>
              <w:rFonts w:ascii="Times New Roman" w:hAnsi="Times New Roman" w:cs="Times New Roman"/>
            </w:rPr>
            <w:fldChar w:fldCharType="end"/>
          </w:r>
          <w:r>
            <w:rPr>
              <w:rFonts w:ascii="Times New Roman" w:hAnsi="Times New Roman" w:cs="Times New Roman"/>
            </w:rPr>
            <w:fldChar w:fldCharType="end"/>
          </w:r>
        </w:p>
        <w:p w14:paraId="111213AC">
          <w:pPr>
            <w:pStyle w:val="16"/>
            <w:tabs>
              <w:tab w:val="left" w:pos="840"/>
              <w:tab w:val="right" w:leader="dot" w:pos="8296"/>
            </w:tabs>
            <w:rPr>
              <w:rFonts w:ascii="Times New Roman" w:hAnsi="Times New Roman" w:cs="Times New Roman" w:eastAsiaTheme="minorEastAsia"/>
              <w:smallCaps w:val="0"/>
              <w:sz w:val="21"/>
              <w:szCs w:val="22"/>
              <w14:ligatures w14:val="standardContextual"/>
            </w:rPr>
          </w:pPr>
          <w:r>
            <w:fldChar w:fldCharType="begin"/>
          </w:r>
          <w:r>
            <w:instrText xml:space="preserve"> HYPERLINK \l "_Toc176264545" </w:instrText>
          </w:r>
          <w:r>
            <w:fldChar w:fldCharType="separate"/>
          </w:r>
          <w:r>
            <w:rPr>
              <w:rStyle w:val="22"/>
              <w:rFonts w:ascii="Times New Roman" w:hAnsi="Times New Roman" w:cs="Times New Roman"/>
            </w:rPr>
            <w:t>B.3</w:t>
          </w:r>
          <w:r>
            <w:rPr>
              <w:rFonts w:ascii="Times New Roman" w:hAnsi="Times New Roman" w:cs="Times New Roman" w:eastAsiaTheme="minorEastAsia"/>
              <w:smallCaps w:val="0"/>
              <w:sz w:val="21"/>
              <w:szCs w:val="22"/>
              <w14:ligatures w14:val="standardContextual"/>
            </w:rPr>
            <w:tab/>
          </w:r>
          <w:r>
            <w:rPr>
              <w:rStyle w:val="22"/>
              <w:rFonts w:ascii="Times New Roman" w:hAnsi="Times New Roman" w:cs="Times New Roman"/>
            </w:rPr>
            <w:t>试验后检测记录表</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_Toc176264545 \h </w:instrText>
          </w:r>
          <w:r>
            <w:rPr>
              <w:rFonts w:ascii="Times New Roman" w:hAnsi="Times New Roman" w:cs="Times New Roman"/>
            </w:rPr>
            <w:fldChar w:fldCharType="separate"/>
          </w:r>
          <w:r>
            <w:rPr>
              <w:rFonts w:ascii="Times New Roman" w:hAnsi="Times New Roman" w:cs="Times New Roman"/>
            </w:rPr>
            <w:t>99</w:t>
          </w:r>
          <w:r>
            <w:rPr>
              <w:rFonts w:ascii="Times New Roman" w:hAnsi="Times New Roman" w:cs="Times New Roman"/>
            </w:rPr>
            <w:fldChar w:fldCharType="end"/>
          </w:r>
          <w:r>
            <w:rPr>
              <w:rFonts w:ascii="Times New Roman" w:hAnsi="Times New Roman" w:cs="Times New Roman"/>
            </w:rPr>
            <w:fldChar w:fldCharType="end"/>
          </w:r>
        </w:p>
        <w:p w14:paraId="4D9BDCE2">
          <w:pPr>
            <w:spacing w:line="360" w:lineRule="auto"/>
            <w:rPr>
              <w:rFonts w:eastAsiaTheme="minorEastAsia"/>
              <w:sz w:val="24"/>
            </w:rPr>
          </w:pPr>
          <w:r>
            <w:rPr>
              <w:rFonts w:eastAsiaTheme="minorEastAsia"/>
              <w:b/>
              <w:bCs/>
              <w:caps/>
              <w:sz w:val="28"/>
              <w:szCs w:val="28"/>
            </w:rPr>
            <w:fldChar w:fldCharType="end"/>
          </w:r>
        </w:p>
      </w:sdtContent>
    </w:sdt>
    <w:p w14:paraId="1AFE0CD3">
      <w:pPr>
        <w:widowControl/>
        <w:spacing w:line="480" w:lineRule="exact"/>
        <w:jc w:val="center"/>
        <w:rPr>
          <w:rFonts w:eastAsia="黑体"/>
          <w:sz w:val="32"/>
          <w:szCs w:val="32"/>
        </w:rPr>
        <w:sectPr>
          <w:pgSz w:w="11906" w:h="16838"/>
          <w:pgMar w:top="1440" w:right="1800" w:bottom="1440" w:left="1800" w:header="851" w:footer="992" w:gutter="0"/>
          <w:cols w:space="425" w:num="1"/>
          <w:docGrid w:type="lines" w:linePitch="312" w:charSpace="0"/>
        </w:sectPr>
      </w:pPr>
    </w:p>
    <w:p w14:paraId="472434F3">
      <w:pPr>
        <w:widowControl/>
        <w:spacing w:line="480" w:lineRule="exact"/>
        <w:jc w:val="center"/>
        <w:rPr>
          <w:rFonts w:hAnsi="黑体" w:eastAsia="黑体"/>
          <w:sz w:val="32"/>
          <w:szCs w:val="32"/>
        </w:rPr>
      </w:pPr>
      <w:r>
        <w:rPr>
          <w:rFonts w:hint="eastAsia" w:hAnsi="黑体" w:eastAsia="黑体"/>
          <w:sz w:val="32"/>
          <w:szCs w:val="32"/>
        </w:rPr>
        <w:t>图清单</w:t>
      </w:r>
    </w:p>
    <w:p w14:paraId="531017C8">
      <w:pPr>
        <w:widowControl/>
        <w:spacing w:line="480" w:lineRule="exact"/>
        <w:jc w:val="center"/>
      </w:pPr>
    </w:p>
    <w:p w14:paraId="11B458C0">
      <w:pPr>
        <w:pStyle w:val="15"/>
        <w:tabs>
          <w:tab w:val="left" w:pos="642"/>
          <w:tab w:val="right" w:leader="dot" w:pos="8296"/>
        </w:tabs>
        <w:spacing w:line="480" w:lineRule="exact"/>
        <w:ind w:left="0" w:leftChars="0" w:firstLine="0" w:firstLineChars="0"/>
        <w:rPr>
          <w:rStyle w:val="22"/>
        </w:rPr>
      </w:pPr>
      <w:r>
        <w:rPr>
          <w:rStyle w:val="22"/>
        </w:rPr>
        <w:fldChar w:fldCharType="begin"/>
      </w:r>
      <w:r>
        <w:rPr>
          <w:rStyle w:val="22"/>
        </w:rPr>
        <w:instrText xml:space="preserve"> TOC \h \z \t "图名称" \c </w:instrText>
      </w:r>
      <w:r>
        <w:rPr>
          <w:rStyle w:val="22"/>
        </w:rPr>
        <w:fldChar w:fldCharType="separate"/>
      </w:r>
      <w:r>
        <w:fldChar w:fldCharType="begin"/>
      </w:r>
      <w:r>
        <w:instrText xml:space="preserve"> HYPERLINK \l "_Toc176262555" </w:instrText>
      </w:r>
      <w:r>
        <w:fldChar w:fldCharType="separate"/>
      </w:r>
      <w:r>
        <w:rPr>
          <w:rStyle w:val="22"/>
        </w:rPr>
        <w:t>图1.</w:t>
      </w:r>
      <w:r>
        <w:rPr>
          <w:rStyle w:val="22"/>
        </w:rPr>
        <w:tab/>
      </w:r>
      <w:r>
        <w:rPr>
          <w:rStyle w:val="22"/>
        </w:rPr>
        <w:t>刹车控制阀（单）设备外形图</w:t>
      </w:r>
      <w:r>
        <w:rPr>
          <w:rStyle w:val="22"/>
        </w:rPr>
        <w:tab/>
      </w:r>
      <w:r>
        <w:rPr>
          <w:rStyle w:val="22"/>
        </w:rPr>
        <w:fldChar w:fldCharType="begin"/>
      </w:r>
      <w:r>
        <w:rPr>
          <w:rStyle w:val="22"/>
        </w:rPr>
        <w:instrText xml:space="preserve"> PAGEREF _Toc176262555 \h </w:instrText>
      </w:r>
      <w:r>
        <w:rPr>
          <w:rStyle w:val="22"/>
        </w:rPr>
        <w:fldChar w:fldCharType="separate"/>
      </w:r>
      <w:r>
        <w:rPr>
          <w:rStyle w:val="22"/>
        </w:rPr>
        <w:t>4</w:t>
      </w:r>
      <w:r>
        <w:rPr>
          <w:rStyle w:val="22"/>
        </w:rPr>
        <w:fldChar w:fldCharType="end"/>
      </w:r>
      <w:r>
        <w:rPr>
          <w:rStyle w:val="22"/>
        </w:rPr>
        <w:fldChar w:fldCharType="end"/>
      </w:r>
    </w:p>
    <w:p w14:paraId="4EBD823C">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"_Toc176262556" </w:instrText>
      </w:r>
      <w:r>
        <w:fldChar w:fldCharType="separate"/>
      </w:r>
      <w:r>
        <w:rPr>
          <w:rStyle w:val="22"/>
        </w:rPr>
        <w:t>图2.</w:t>
      </w:r>
      <w:r>
        <w:rPr>
          <w:rStyle w:val="22"/>
        </w:rPr>
        <w:tab/>
      </w:r>
      <w:r>
        <w:rPr>
          <w:rStyle w:val="22"/>
        </w:rPr>
        <w:t>刹车控制阀（单）外形安装图</w:t>
      </w:r>
      <w:r>
        <w:rPr>
          <w:rStyle w:val="22"/>
        </w:rPr>
        <w:tab/>
      </w:r>
      <w:r>
        <w:rPr>
          <w:rStyle w:val="22"/>
        </w:rPr>
        <w:fldChar w:fldCharType="begin"/>
      </w:r>
      <w:r>
        <w:rPr>
          <w:rStyle w:val="22"/>
        </w:rPr>
        <w:instrText xml:space="preserve"> PAGEREF _Toc176262556 \h </w:instrText>
      </w:r>
      <w:r>
        <w:rPr>
          <w:rStyle w:val="22"/>
        </w:rPr>
        <w:fldChar w:fldCharType="separate"/>
      </w:r>
      <w:r>
        <w:rPr>
          <w:rStyle w:val="22"/>
        </w:rPr>
        <w:t>4</w:t>
      </w:r>
      <w:r>
        <w:rPr>
          <w:rStyle w:val="22"/>
        </w:rPr>
        <w:fldChar w:fldCharType="end"/>
      </w:r>
      <w:r>
        <w:rPr>
          <w:rStyle w:val="22"/>
        </w:rPr>
        <w:fldChar w:fldCharType="end"/>
      </w:r>
    </w:p>
    <w:p w14:paraId="573A1262">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"_Toc176262557" </w:instrText>
      </w:r>
      <w:r>
        <w:fldChar w:fldCharType="separate"/>
      </w:r>
      <w:r>
        <w:rPr>
          <w:rStyle w:val="22"/>
        </w:rPr>
        <w:t>图3.</w:t>
      </w:r>
      <w:r>
        <w:rPr>
          <w:rStyle w:val="22"/>
        </w:rPr>
        <w:tab/>
      </w:r>
      <w:r>
        <w:rPr>
          <w:rStyle w:val="22"/>
        </w:rPr>
        <w:t>性能试验连接图</w:t>
      </w:r>
      <w:r>
        <w:rPr>
          <w:rStyle w:val="22"/>
        </w:rPr>
        <w:tab/>
      </w:r>
      <w:r>
        <w:rPr>
          <w:rStyle w:val="22"/>
        </w:rPr>
        <w:fldChar w:fldCharType="begin"/>
      </w:r>
      <w:r>
        <w:rPr>
          <w:rStyle w:val="22"/>
        </w:rPr>
        <w:instrText xml:space="preserve"> PAGEREF _Toc176262557 \h </w:instrText>
      </w:r>
      <w:r>
        <w:rPr>
          <w:rStyle w:val="22"/>
        </w:rPr>
        <w:fldChar w:fldCharType="separate"/>
      </w:r>
      <w:r>
        <w:rPr>
          <w:rStyle w:val="22"/>
        </w:rPr>
        <w:t>12</w:t>
      </w:r>
      <w:r>
        <w:rPr>
          <w:rStyle w:val="22"/>
        </w:rPr>
        <w:fldChar w:fldCharType="end"/>
      </w:r>
      <w:r>
        <w:rPr>
          <w:rStyle w:val="22"/>
        </w:rPr>
        <w:fldChar w:fldCharType="end"/>
      </w:r>
    </w:p>
    <w:p w14:paraId="69E02A97">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"_Toc176262558" </w:instrText>
      </w:r>
      <w:r>
        <w:fldChar w:fldCharType="separate"/>
      </w:r>
      <w:r>
        <w:rPr>
          <w:rStyle w:val="22"/>
        </w:rPr>
        <w:t>图4.</w:t>
      </w:r>
      <w:r>
        <w:rPr>
          <w:rStyle w:val="22"/>
        </w:rPr>
        <w:tab/>
      </w:r>
      <w:r>
        <w:rPr>
          <w:rStyle w:val="22"/>
        </w:rPr>
        <w:t>温度和高度试验连接示意图</w:t>
      </w:r>
      <w:r>
        <w:rPr>
          <w:rStyle w:val="22"/>
        </w:rPr>
        <w:tab/>
      </w:r>
      <w:r>
        <w:rPr>
          <w:rStyle w:val="22"/>
        </w:rPr>
        <w:fldChar w:fldCharType="begin"/>
      </w:r>
      <w:r>
        <w:rPr>
          <w:rStyle w:val="22"/>
        </w:rPr>
        <w:instrText xml:space="preserve"> PAGEREF _Toc176262558 \h </w:instrText>
      </w:r>
      <w:r>
        <w:rPr>
          <w:rStyle w:val="22"/>
        </w:rPr>
        <w:fldChar w:fldCharType="separate"/>
      </w:r>
      <w:r>
        <w:rPr>
          <w:rStyle w:val="22"/>
        </w:rPr>
        <w:t>17</w:t>
      </w:r>
      <w:r>
        <w:rPr>
          <w:rStyle w:val="22"/>
        </w:rPr>
        <w:fldChar w:fldCharType="end"/>
      </w:r>
      <w:r>
        <w:rPr>
          <w:rStyle w:val="22"/>
        </w:rPr>
        <w:fldChar w:fldCharType="end"/>
      </w:r>
    </w:p>
    <w:p w14:paraId="57CEDFC3">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"_Toc176262559" </w:instrText>
      </w:r>
      <w:r>
        <w:fldChar w:fldCharType="separate"/>
      </w:r>
      <w:r>
        <w:rPr>
          <w:rStyle w:val="22"/>
        </w:rPr>
        <w:t>图5.</w:t>
      </w:r>
      <w:r>
        <w:rPr>
          <w:rStyle w:val="22"/>
        </w:rPr>
        <w:tab/>
      </w:r>
      <w:r>
        <w:rPr>
          <w:rStyle w:val="22"/>
        </w:rPr>
        <w:t>温度类试验布置图</w:t>
      </w:r>
      <w:r>
        <w:rPr>
          <w:rStyle w:val="22"/>
        </w:rPr>
        <w:tab/>
      </w:r>
      <w:r>
        <w:rPr>
          <w:rStyle w:val="22"/>
        </w:rPr>
        <w:fldChar w:fldCharType="begin"/>
      </w:r>
      <w:r>
        <w:rPr>
          <w:rStyle w:val="22"/>
        </w:rPr>
        <w:instrText xml:space="preserve"> PAGEREF _Toc176262559 \h </w:instrText>
      </w:r>
      <w:r>
        <w:rPr>
          <w:rStyle w:val="22"/>
        </w:rPr>
        <w:fldChar w:fldCharType="separate"/>
      </w:r>
      <w:r>
        <w:rPr>
          <w:rStyle w:val="22"/>
        </w:rPr>
        <w:t>17</w:t>
      </w:r>
      <w:r>
        <w:rPr>
          <w:rStyle w:val="22"/>
        </w:rPr>
        <w:fldChar w:fldCharType="end"/>
      </w:r>
      <w:r>
        <w:rPr>
          <w:rStyle w:val="22"/>
        </w:rPr>
        <w:fldChar w:fldCharType="end"/>
      </w:r>
    </w:p>
    <w:p w14:paraId="366B0DD0">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"_Toc176262560" </w:instrText>
      </w:r>
      <w:r>
        <w:fldChar w:fldCharType="separate"/>
      </w:r>
      <w:r>
        <w:rPr>
          <w:rStyle w:val="22"/>
        </w:rPr>
        <w:t>图6.</w:t>
      </w:r>
      <w:r>
        <w:rPr>
          <w:rStyle w:val="22"/>
        </w:rPr>
        <w:tab/>
      </w:r>
      <w:r>
        <w:rPr>
          <w:rStyle w:val="22"/>
        </w:rPr>
        <w:t>地面耐受低温试验和低温工作温度试验曲线图</w:t>
      </w:r>
      <w:r>
        <w:rPr>
          <w:rStyle w:val="22"/>
        </w:rPr>
        <w:tab/>
      </w:r>
      <w:r>
        <w:rPr>
          <w:rStyle w:val="22"/>
        </w:rPr>
        <w:fldChar w:fldCharType="begin"/>
      </w:r>
      <w:r>
        <w:rPr>
          <w:rStyle w:val="22"/>
        </w:rPr>
        <w:instrText xml:space="preserve"> PAGEREF _Toc176262560 \h </w:instrText>
      </w:r>
      <w:r>
        <w:rPr>
          <w:rStyle w:val="22"/>
        </w:rPr>
        <w:fldChar w:fldCharType="separate"/>
      </w:r>
      <w:r>
        <w:rPr>
          <w:rStyle w:val="22"/>
        </w:rPr>
        <w:t>18</w:t>
      </w:r>
      <w:r>
        <w:rPr>
          <w:rStyle w:val="22"/>
        </w:rPr>
        <w:fldChar w:fldCharType="end"/>
      </w:r>
      <w:r>
        <w:rPr>
          <w:rStyle w:val="22"/>
        </w:rPr>
        <w:fldChar w:fldCharType="end"/>
      </w:r>
    </w:p>
    <w:p w14:paraId="43FDB376">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"_Toc176262561" </w:instrText>
      </w:r>
      <w:r>
        <w:fldChar w:fldCharType="separate"/>
      </w:r>
      <w:r>
        <w:rPr>
          <w:rStyle w:val="22"/>
        </w:rPr>
        <w:t>图7.</w:t>
      </w:r>
      <w:r>
        <w:rPr>
          <w:rStyle w:val="22"/>
        </w:rPr>
        <w:tab/>
      </w:r>
      <w:r>
        <w:rPr>
          <w:rStyle w:val="22"/>
        </w:rPr>
        <w:t>地面耐受高温试验和高温工作温度试验曲线图</w:t>
      </w:r>
      <w:r>
        <w:rPr>
          <w:rStyle w:val="22"/>
        </w:rPr>
        <w:tab/>
      </w:r>
      <w:r>
        <w:rPr>
          <w:rStyle w:val="22"/>
        </w:rPr>
        <w:fldChar w:fldCharType="begin"/>
      </w:r>
      <w:r>
        <w:rPr>
          <w:rStyle w:val="22"/>
        </w:rPr>
        <w:instrText xml:space="preserve"> PAGEREF _Toc176262561 \h </w:instrText>
      </w:r>
      <w:r>
        <w:rPr>
          <w:rStyle w:val="22"/>
        </w:rPr>
        <w:fldChar w:fldCharType="separate"/>
      </w:r>
      <w:r>
        <w:rPr>
          <w:rStyle w:val="22"/>
        </w:rPr>
        <w:t>19</w:t>
      </w:r>
      <w:r>
        <w:rPr>
          <w:rStyle w:val="22"/>
        </w:rPr>
        <w:fldChar w:fldCharType="end"/>
      </w:r>
      <w:r>
        <w:rPr>
          <w:rStyle w:val="22"/>
        </w:rPr>
        <w:fldChar w:fldCharType="end"/>
      </w:r>
    </w:p>
    <w:p w14:paraId="76DA99F8">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"_Toc176262562" </w:instrText>
      </w:r>
      <w:r>
        <w:fldChar w:fldCharType="separate"/>
      </w:r>
      <w:r>
        <w:rPr>
          <w:rStyle w:val="22"/>
        </w:rPr>
        <w:t>图8.</w:t>
      </w:r>
      <w:r>
        <w:rPr>
          <w:rStyle w:val="22"/>
        </w:rPr>
        <w:tab/>
      </w:r>
      <w:r>
        <w:rPr>
          <w:rStyle w:val="22"/>
        </w:rPr>
        <w:t>飞行冷却能力损失试验曲线图</w:t>
      </w:r>
      <w:r>
        <w:rPr>
          <w:rStyle w:val="22"/>
        </w:rPr>
        <w:tab/>
      </w:r>
      <w:r>
        <w:rPr>
          <w:rStyle w:val="22"/>
        </w:rPr>
        <w:fldChar w:fldCharType="begin"/>
      </w:r>
      <w:r>
        <w:rPr>
          <w:rStyle w:val="22"/>
        </w:rPr>
        <w:instrText xml:space="preserve"> PAGEREF _Toc176262562 \h </w:instrText>
      </w:r>
      <w:r>
        <w:rPr>
          <w:rStyle w:val="22"/>
        </w:rPr>
        <w:fldChar w:fldCharType="separate"/>
      </w:r>
      <w:r>
        <w:rPr>
          <w:rStyle w:val="22"/>
        </w:rPr>
        <w:t>20</w:t>
      </w:r>
      <w:r>
        <w:rPr>
          <w:rStyle w:val="22"/>
        </w:rPr>
        <w:fldChar w:fldCharType="end"/>
      </w:r>
      <w:r>
        <w:rPr>
          <w:rStyle w:val="22"/>
        </w:rPr>
        <w:fldChar w:fldCharType="end"/>
      </w:r>
    </w:p>
    <w:p w14:paraId="3B51B2B5">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"_Toc176262563" </w:instrText>
      </w:r>
      <w:r>
        <w:fldChar w:fldCharType="separate"/>
      </w:r>
      <w:r>
        <w:rPr>
          <w:rStyle w:val="22"/>
        </w:rPr>
        <w:t>图9.</w:t>
      </w:r>
      <w:r>
        <w:rPr>
          <w:rStyle w:val="22"/>
        </w:rPr>
        <w:tab/>
      </w:r>
      <w:r>
        <w:rPr>
          <w:rStyle w:val="22"/>
        </w:rPr>
        <w:t>高度试验曲线图</w:t>
      </w:r>
      <w:r>
        <w:rPr>
          <w:rStyle w:val="22"/>
        </w:rPr>
        <w:tab/>
      </w:r>
      <w:r>
        <w:rPr>
          <w:rStyle w:val="22"/>
        </w:rPr>
        <w:fldChar w:fldCharType="begin"/>
      </w:r>
      <w:r>
        <w:rPr>
          <w:rStyle w:val="22"/>
        </w:rPr>
        <w:instrText xml:space="preserve"> PAGEREF _Toc176262563 \h </w:instrText>
      </w:r>
      <w:r>
        <w:rPr>
          <w:rStyle w:val="22"/>
        </w:rPr>
        <w:fldChar w:fldCharType="separate"/>
      </w:r>
      <w:r>
        <w:rPr>
          <w:rStyle w:val="22"/>
        </w:rPr>
        <w:t>21</w:t>
      </w:r>
      <w:r>
        <w:rPr>
          <w:rStyle w:val="22"/>
        </w:rPr>
        <w:fldChar w:fldCharType="end"/>
      </w:r>
      <w:r>
        <w:rPr>
          <w:rStyle w:val="22"/>
        </w:rPr>
        <w:fldChar w:fldCharType="end"/>
      </w:r>
    </w:p>
    <w:p w14:paraId="4841AE15">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"_Toc176262564" </w:instrText>
      </w:r>
      <w:r>
        <w:fldChar w:fldCharType="separate"/>
      </w:r>
      <w:r>
        <w:rPr>
          <w:rStyle w:val="22"/>
        </w:rPr>
        <w:t>图10.</w:t>
      </w:r>
      <w:r>
        <w:rPr>
          <w:rStyle w:val="22"/>
        </w:rPr>
        <w:tab/>
      </w:r>
      <w:r>
        <w:rPr>
          <w:rStyle w:val="22"/>
        </w:rPr>
        <w:t>温度变化试验连接示意图</w:t>
      </w:r>
      <w:r>
        <w:rPr>
          <w:rStyle w:val="22"/>
        </w:rPr>
        <w:tab/>
      </w:r>
      <w:r>
        <w:rPr>
          <w:rStyle w:val="22"/>
        </w:rPr>
        <w:fldChar w:fldCharType="begin"/>
      </w:r>
      <w:r>
        <w:rPr>
          <w:rStyle w:val="22"/>
        </w:rPr>
        <w:instrText xml:space="preserve"> PAGEREF _Toc176262564 \h </w:instrText>
      </w:r>
      <w:r>
        <w:rPr>
          <w:rStyle w:val="22"/>
        </w:rPr>
        <w:fldChar w:fldCharType="separate"/>
      </w:r>
      <w:r>
        <w:rPr>
          <w:rStyle w:val="22"/>
        </w:rPr>
        <w:t>24</w:t>
      </w:r>
      <w:r>
        <w:rPr>
          <w:rStyle w:val="22"/>
        </w:rPr>
        <w:fldChar w:fldCharType="end"/>
      </w:r>
      <w:r>
        <w:rPr>
          <w:rStyle w:val="22"/>
        </w:rPr>
        <w:fldChar w:fldCharType="end"/>
      </w:r>
    </w:p>
    <w:p w14:paraId="1AC03DCA">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"_Toc176262565" </w:instrText>
      </w:r>
      <w:r>
        <w:fldChar w:fldCharType="separate"/>
      </w:r>
      <w:r>
        <w:rPr>
          <w:rStyle w:val="22"/>
        </w:rPr>
        <w:t>图11.</w:t>
      </w:r>
      <w:r>
        <w:rPr>
          <w:rStyle w:val="22"/>
        </w:rPr>
        <w:tab/>
      </w:r>
      <w:r>
        <w:rPr>
          <w:rStyle w:val="22"/>
        </w:rPr>
        <w:t>温度变化试验布置图</w:t>
      </w:r>
      <w:r>
        <w:rPr>
          <w:rStyle w:val="22"/>
        </w:rPr>
        <w:tab/>
      </w:r>
      <w:r>
        <w:rPr>
          <w:rStyle w:val="22"/>
        </w:rPr>
        <w:fldChar w:fldCharType="begin"/>
      </w:r>
      <w:r>
        <w:rPr>
          <w:rStyle w:val="22"/>
        </w:rPr>
        <w:instrText xml:space="preserve"> PAGEREF _Toc176262565 \h </w:instrText>
      </w:r>
      <w:r>
        <w:rPr>
          <w:rStyle w:val="22"/>
        </w:rPr>
        <w:fldChar w:fldCharType="separate"/>
      </w:r>
      <w:r>
        <w:rPr>
          <w:rStyle w:val="22"/>
        </w:rPr>
        <w:t>24</w:t>
      </w:r>
      <w:r>
        <w:rPr>
          <w:rStyle w:val="22"/>
        </w:rPr>
        <w:fldChar w:fldCharType="end"/>
      </w:r>
      <w:r>
        <w:rPr>
          <w:rStyle w:val="22"/>
        </w:rPr>
        <w:fldChar w:fldCharType="end"/>
      </w:r>
    </w:p>
    <w:p w14:paraId="5C0F1FE9">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"_Toc176262566" </w:instrText>
      </w:r>
      <w:r>
        <w:fldChar w:fldCharType="separate"/>
      </w:r>
      <w:r>
        <w:rPr>
          <w:rStyle w:val="22"/>
        </w:rPr>
        <w:t>图12.</w:t>
      </w:r>
      <w:r>
        <w:rPr>
          <w:rStyle w:val="22"/>
        </w:rPr>
        <w:tab/>
      </w:r>
      <w:r>
        <w:rPr>
          <w:rStyle w:val="22"/>
        </w:rPr>
        <w:t>温度变化试验曲线</w:t>
      </w:r>
      <w:r>
        <w:rPr>
          <w:rStyle w:val="22"/>
        </w:rPr>
        <w:tab/>
      </w:r>
      <w:r>
        <w:rPr>
          <w:rStyle w:val="22"/>
        </w:rPr>
        <w:fldChar w:fldCharType="begin"/>
      </w:r>
      <w:r>
        <w:rPr>
          <w:rStyle w:val="22"/>
        </w:rPr>
        <w:instrText xml:space="preserve"> PAGEREF _Toc176262566 \h </w:instrText>
      </w:r>
      <w:r>
        <w:rPr>
          <w:rStyle w:val="22"/>
        </w:rPr>
        <w:fldChar w:fldCharType="separate"/>
      </w:r>
      <w:r>
        <w:rPr>
          <w:rStyle w:val="22"/>
        </w:rPr>
        <w:t>25</w:t>
      </w:r>
      <w:r>
        <w:rPr>
          <w:rStyle w:val="22"/>
        </w:rPr>
        <w:fldChar w:fldCharType="end"/>
      </w:r>
      <w:r>
        <w:rPr>
          <w:rStyle w:val="22"/>
        </w:rPr>
        <w:fldChar w:fldCharType="end"/>
      </w:r>
    </w:p>
    <w:p w14:paraId="4B4809F5">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"_Toc176262567" </w:instrText>
      </w:r>
      <w:r>
        <w:fldChar w:fldCharType="separate"/>
      </w:r>
      <w:r>
        <w:rPr>
          <w:rStyle w:val="22"/>
        </w:rPr>
        <w:t>图13.</w:t>
      </w:r>
      <w:r>
        <w:rPr>
          <w:rStyle w:val="22"/>
        </w:rPr>
        <w:tab/>
      </w:r>
      <w:r>
        <w:rPr>
          <w:rStyle w:val="22"/>
        </w:rPr>
        <w:t>湿热试验连接示意图</w:t>
      </w:r>
      <w:r>
        <w:rPr>
          <w:rStyle w:val="22"/>
        </w:rPr>
        <w:tab/>
      </w:r>
      <w:r>
        <w:rPr>
          <w:rStyle w:val="22"/>
        </w:rPr>
        <w:fldChar w:fldCharType="begin"/>
      </w:r>
      <w:r>
        <w:rPr>
          <w:rStyle w:val="22"/>
        </w:rPr>
        <w:instrText xml:space="preserve"> PAGEREF _Toc176262567 \h </w:instrText>
      </w:r>
      <w:r>
        <w:rPr>
          <w:rStyle w:val="22"/>
        </w:rPr>
        <w:fldChar w:fldCharType="separate"/>
      </w:r>
      <w:r>
        <w:rPr>
          <w:rStyle w:val="22"/>
        </w:rPr>
        <w:t>28</w:t>
      </w:r>
      <w:r>
        <w:rPr>
          <w:rStyle w:val="22"/>
        </w:rPr>
        <w:fldChar w:fldCharType="end"/>
      </w:r>
      <w:r>
        <w:rPr>
          <w:rStyle w:val="22"/>
        </w:rPr>
        <w:fldChar w:fldCharType="end"/>
      </w:r>
    </w:p>
    <w:p w14:paraId="25B2CD74">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"_Toc176262568" </w:instrText>
      </w:r>
      <w:r>
        <w:fldChar w:fldCharType="separate"/>
      </w:r>
      <w:r>
        <w:rPr>
          <w:rStyle w:val="22"/>
        </w:rPr>
        <w:t>图14.</w:t>
      </w:r>
      <w:r>
        <w:rPr>
          <w:rStyle w:val="22"/>
        </w:rPr>
        <w:tab/>
      </w:r>
      <w:r>
        <w:rPr>
          <w:rStyle w:val="22"/>
        </w:rPr>
        <w:t>湿热试验布置图</w:t>
      </w:r>
      <w:r>
        <w:rPr>
          <w:rStyle w:val="22"/>
        </w:rPr>
        <w:tab/>
      </w:r>
      <w:r>
        <w:rPr>
          <w:rStyle w:val="22"/>
        </w:rPr>
        <w:fldChar w:fldCharType="begin"/>
      </w:r>
      <w:r>
        <w:rPr>
          <w:rStyle w:val="22"/>
        </w:rPr>
        <w:instrText xml:space="preserve"> PAGEREF _Toc176262568 \h </w:instrText>
      </w:r>
      <w:r>
        <w:rPr>
          <w:rStyle w:val="22"/>
        </w:rPr>
        <w:fldChar w:fldCharType="separate"/>
      </w:r>
      <w:r>
        <w:rPr>
          <w:rStyle w:val="22"/>
        </w:rPr>
        <w:t>28</w:t>
      </w:r>
      <w:r>
        <w:rPr>
          <w:rStyle w:val="22"/>
        </w:rPr>
        <w:fldChar w:fldCharType="end"/>
      </w:r>
      <w:r>
        <w:rPr>
          <w:rStyle w:val="22"/>
        </w:rPr>
        <w:fldChar w:fldCharType="end"/>
      </w:r>
    </w:p>
    <w:p w14:paraId="57809FA0">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"_Toc176262569" </w:instrText>
      </w:r>
      <w:r>
        <w:fldChar w:fldCharType="separate"/>
      </w:r>
      <w:r>
        <w:rPr>
          <w:rStyle w:val="22"/>
        </w:rPr>
        <w:t>图15.</w:t>
      </w:r>
      <w:r>
        <w:rPr>
          <w:rStyle w:val="22"/>
        </w:rPr>
        <w:tab/>
      </w:r>
      <w:r>
        <w:rPr>
          <w:rStyle w:val="22"/>
        </w:rPr>
        <w:t>湿热试验曲线</w:t>
      </w:r>
      <w:r>
        <w:rPr>
          <w:rStyle w:val="22"/>
        </w:rPr>
        <w:tab/>
      </w:r>
      <w:r>
        <w:rPr>
          <w:rStyle w:val="22"/>
        </w:rPr>
        <w:fldChar w:fldCharType="begin"/>
      </w:r>
      <w:r>
        <w:rPr>
          <w:rStyle w:val="22"/>
        </w:rPr>
        <w:instrText xml:space="preserve"> PAGEREF _Toc176262569 \h </w:instrText>
      </w:r>
      <w:r>
        <w:rPr>
          <w:rStyle w:val="22"/>
        </w:rPr>
        <w:fldChar w:fldCharType="separate"/>
      </w:r>
      <w:r>
        <w:rPr>
          <w:rStyle w:val="22"/>
        </w:rPr>
        <w:t>29</w:t>
      </w:r>
      <w:r>
        <w:rPr>
          <w:rStyle w:val="22"/>
        </w:rPr>
        <w:fldChar w:fldCharType="end"/>
      </w:r>
      <w:r>
        <w:rPr>
          <w:rStyle w:val="22"/>
        </w:rPr>
        <w:fldChar w:fldCharType="end"/>
      </w:r>
    </w:p>
    <w:p w14:paraId="7C7897B6">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"_Toc176262570" </w:instrText>
      </w:r>
      <w:r>
        <w:fldChar w:fldCharType="separate"/>
      </w:r>
      <w:r>
        <w:rPr>
          <w:rStyle w:val="22"/>
        </w:rPr>
        <w:t>图16.</w:t>
      </w:r>
      <w:r>
        <w:rPr>
          <w:rStyle w:val="22"/>
        </w:rPr>
        <w:tab/>
      </w:r>
      <w:r>
        <w:rPr>
          <w:rStyle w:val="22"/>
        </w:rPr>
        <w:t>后峰锯齿冲击脉冲的形状及其容差极限</w:t>
      </w:r>
      <w:r>
        <w:rPr>
          <w:rStyle w:val="22"/>
        </w:rPr>
        <w:tab/>
      </w:r>
      <w:r>
        <w:rPr>
          <w:rStyle w:val="22"/>
        </w:rPr>
        <w:fldChar w:fldCharType="begin"/>
      </w:r>
      <w:r>
        <w:rPr>
          <w:rStyle w:val="22"/>
        </w:rPr>
        <w:instrText xml:space="preserve"> PAGEREF _Toc176262570 \h </w:instrText>
      </w:r>
      <w:r>
        <w:rPr>
          <w:rStyle w:val="22"/>
        </w:rPr>
        <w:fldChar w:fldCharType="separate"/>
      </w:r>
      <w:r>
        <w:rPr>
          <w:rStyle w:val="22"/>
        </w:rPr>
        <w:t>31</w:t>
      </w:r>
      <w:r>
        <w:rPr>
          <w:rStyle w:val="22"/>
        </w:rPr>
        <w:fldChar w:fldCharType="end"/>
      </w:r>
      <w:r>
        <w:rPr>
          <w:rStyle w:val="22"/>
        </w:rPr>
        <w:fldChar w:fldCharType="end"/>
      </w:r>
    </w:p>
    <w:p w14:paraId="3961121C">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"_Toc176262571" </w:instrText>
      </w:r>
      <w:r>
        <w:fldChar w:fldCharType="separate"/>
      </w:r>
      <w:r>
        <w:rPr>
          <w:rStyle w:val="22"/>
        </w:rPr>
        <w:t>图17.</w:t>
      </w:r>
      <w:r>
        <w:rPr>
          <w:rStyle w:val="22"/>
        </w:rPr>
        <w:tab/>
      </w:r>
      <w:r>
        <w:rPr>
          <w:rStyle w:val="22"/>
        </w:rPr>
        <w:t>工作冲击试验连接示意图</w:t>
      </w:r>
      <w:r>
        <w:rPr>
          <w:rStyle w:val="22"/>
        </w:rPr>
        <w:tab/>
      </w:r>
      <w:r>
        <w:rPr>
          <w:rStyle w:val="22"/>
        </w:rPr>
        <w:fldChar w:fldCharType="begin"/>
      </w:r>
      <w:r>
        <w:rPr>
          <w:rStyle w:val="22"/>
        </w:rPr>
        <w:instrText xml:space="preserve"> PAGEREF _Toc176262571 \h </w:instrText>
      </w:r>
      <w:r>
        <w:rPr>
          <w:rStyle w:val="22"/>
        </w:rPr>
        <w:fldChar w:fldCharType="separate"/>
      </w:r>
      <w:r>
        <w:rPr>
          <w:rStyle w:val="22"/>
        </w:rPr>
        <w:t>32</w:t>
      </w:r>
      <w:r>
        <w:rPr>
          <w:rStyle w:val="22"/>
        </w:rPr>
        <w:fldChar w:fldCharType="end"/>
      </w:r>
      <w:r>
        <w:rPr>
          <w:rStyle w:val="22"/>
        </w:rPr>
        <w:fldChar w:fldCharType="end"/>
      </w:r>
    </w:p>
    <w:p w14:paraId="5C0092B6">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"_Toc176262572" </w:instrText>
      </w:r>
      <w:r>
        <w:fldChar w:fldCharType="separate"/>
      </w:r>
      <w:r>
        <w:rPr>
          <w:rStyle w:val="22"/>
        </w:rPr>
        <w:t>图18.</w:t>
      </w:r>
      <w:r>
        <w:rPr>
          <w:rStyle w:val="22"/>
        </w:rPr>
        <w:tab/>
      </w:r>
      <w:r>
        <w:rPr>
          <w:rStyle w:val="22"/>
        </w:rPr>
        <w:t>工作冲击试验布置图</w:t>
      </w:r>
      <w:r>
        <w:rPr>
          <w:rStyle w:val="22"/>
        </w:rPr>
        <w:tab/>
      </w:r>
      <w:r>
        <w:rPr>
          <w:rStyle w:val="22"/>
        </w:rPr>
        <w:fldChar w:fldCharType="begin"/>
      </w:r>
      <w:r>
        <w:rPr>
          <w:rStyle w:val="22"/>
        </w:rPr>
        <w:instrText xml:space="preserve"> PAGEREF _Toc176262572 \h </w:instrText>
      </w:r>
      <w:r>
        <w:rPr>
          <w:rStyle w:val="22"/>
        </w:rPr>
        <w:fldChar w:fldCharType="separate"/>
      </w:r>
      <w:r>
        <w:rPr>
          <w:rStyle w:val="22"/>
        </w:rPr>
        <w:t>33</w:t>
      </w:r>
      <w:r>
        <w:rPr>
          <w:rStyle w:val="22"/>
        </w:rPr>
        <w:fldChar w:fldCharType="end"/>
      </w:r>
      <w:r>
        <w:rPr>
          <w:rStyle w:val="22"/>
        </w:rPr>
        <w:fldChar w:fldCharType="end"/>
      </w:r>
    </w:p>
    <w:p w14:paraId="1D094874">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"_Toc176262573" </w:instrText>
      </w:r>
      <w:r>
        <w:fldChar w:fldCharType="separate"/>
      </w:r>
      <w:r>
        <w:rPr>
          <w:rStyle w:val="22"/>
        </w:rPr>
        <w:t>图19.</w:t>
      </w:r>
      <w:r>
        <w:rPr>
          <w:rStyle w:val="22"/>
        </w:rPr>
        <w:tab/>
      </w:r>
      <w:r>
        <w:rPr>
          <w:rStyle w:val="22"/>
        </w:rPr>
        <w:t>坠撞安全冲击试验布置图</w:t>
      </w:r>
      <w:r>
        <w:rPr>
          <w:rStyle w:val="22"/>
        </w:rPr>
        <w:tab/>
      </w:r>
      <w:r>
        <w:rPr>
          <w:rStyle w:val="22"/>
        </w:rPr>
        <w:fldChar w:fldCharType="begin"/>
      </w:r>
      <w:r>
        <w:rPr>
          <w:rStyle w:val="22"/>
        </w:rPr>
        <w:instrText xml:space="preserve"> PAGEREF _Toc176262573 \h </w:instrText>
      </w:r>
      <w:r>
        <w:rPr>
          <w:rStyle w:val="22"/>
        </w:rPr>
        <w:fldChar w:fldCharType="separate"/>
      </w:r>
      <w:r>
        <w:rPr>
          <w:rStyle w:val="22"/>
        </w:rPr>
        <w:t>36</w:t>
      </w:r>
      <w:r>
        <w:rPr>
          <w:rStyle w:val="22"/>
        </w:rPr>
        <w:fldChar w:fldCharType="end"/>
      </w:r>
      <w:r>
        <w:rPr>
          <w:rStyle w:val="22"/>
        </w:rPr>
        <w:fldChar w:fldCharType="end"/>
      </w:r>
    </w:p>
    <w:p w14:paraId="082D590B">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"_Toc176262574" </w:instrText>
      </w:r>
      <w:r>
        <w:fldChar w:fldCharType="separate"/>
      </w:r>
      <w:r>
        <w:rPr>
          <w:rStyle w:val="22"/>
        </w:rPr>
        <w:t>图20.</w:t>
      </w:r>
      <w:r>
        <w:rPr>
          <w:rStyle w:val="22"/>
        </w:rPr>
        <w:tab/>
      </w:r>
      <w:r>
        <w:rPr>
          <w:rStyle w:val="22"/>
        </w:rPr>
        <w:t>坠撞安全持续载荷试验布置图</w:t>
      </w:r>
      <w:r>
        <w:rPr>
          <w:rStyle w:val="22"/>
        </w:rPr>
        <w:tab/>
      </w:r>
      <w:r>
        <w:rPr>
          <w:rStyle w:val="22"/>
        </w:rPr>
        <w:fldChar w:fldCharType="begin"/>
      </w:r>
      <w:r>
        <w:rPr>
          <w:rStyle w:val="22"/>
        </w:rPr>
        <w:instrText xml:space="preserve"> PAGEREF _Toc176262574 \h </w:instrText>
      </w:r>
      <w:r>
        <w:rPr>
          <w:rStyle w:val="22"/>
        </w:rPr>
        <w:fldChar w:fldCharType="separate"/>
      </w:r>
      <w:r>
        <w:rPr>
          <w:rStyle w:val="22"/>
        </w:rPr>
        <w:t>36</w:t>
      </w:r>
      <w:r>
        <w:rPr>
          <w:rStyle w:val="22"/>
        </w:rPr>
        <w:fldChar w:fldCharType="end"/>
      </w:r>
      <w:r>
        <w:rPr>
          <w:rStyle w:val="22"/>
        </w:rPr>
        <w:fldChar w:fldCharType="end"/>
      </w:r>
    </w:p>
    <w:p w14:paraId="4EBDB8BD">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"_Toc176262575" </w:instrText>
      </w:r>
      <w:r>
        <w:fldChar w:fldCharType="separate"/>
      </w:r>
      <w:r>
        <w:rPr>
          <w:rStyle w:val="22"/>
        </w:rPr>
        <w:t>图21.</w:t>
      </w:r>
      <w:r>
        <w:rPr>
          <w:rStyle w:val="22"/>
        </w:rPr>
        <w:tab/>
      </w:r>
      <w:r>
        <w:rPr>
          <w:rStyle w:val="22"/>
        </w:rPr>
        <w:t>标准振动试验曲线</w:t>
      </w:r>
      <w:r>
        <w:rPr>
          <w:rStyle w:val="22"/>
        </w:rPr>
        <w:tab/>
      </w:r>
      <w:r>
        <w:rPr>
          <w:rStyle w:val="22"/>
        </w:rPr>
        <w:fldChar w:fldCharType="begin"/>
      </w:r>
      <w:r>
        <w:rPr>
          <w:rStyle w:val="22"/>
        </w:rPr>
        <w:instrText xml:space="preserve"> PAGEREF _Toc176262575 \h </w:instrText>
      </w:r>
      <w:r>
        <w:rPr>
          <w:rStyle w:val="22"/>
        </w:rPr>
        <w:fldChar w:fldCharType="separate"/>
      </w:r>
      <w:r>
        <w:rPr>
          <w:rStyle w:val="22"/>
        </w:rPr>
        <w:t>38</w:t>
      </w:r>
      <w:r>
        <w:rPr>
          <w:rStyle w:val="22"/>
        </w:rPr>
        <w:fldChar w:fldCharType="end"/>
      </w:r>
      <w:r>
        <w:rPr>
          <w:rStyle w:val="22"/>
        </w:rPr>
        <w:fldChar w:fldCharType="end"/>
      </w:r>
    </w:p>
    <w:p w14:paraId="5F64F7E9">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"_Toc176262576" </w:instrText>
      </w:r>
      <w:r>
        <w:fldChar w:fldCharType="separate"/>
      </w:r>
      <w:r>
        <w:rPr>
          <w:rStyle w:val="22"/>
        </w:rPr>
        <w:t>图22.</w:t>
      </w:r>
      <w:r>
        <w:rPr>
          <w:rStyle w:val="22"/>
        </w:rPr>
        <w:tab/>
      </w:r>
      <w:r>
        <w:rPr>
          <w:rStyle w:val="22"/>
        </w:rPr>
        <w:t>振动试验连接示意图</w:t>
      </w:r>
      <w:r>
        <w:rPr>
          <w:rStyle w:val="22"/>
        </w:rPr>
        <w:tab/>
      </w:r>
      <w:r>
        <w:rPr>
          <w:rStyle w:val="22"/>
        </w:rPr>
        <w:fldChar w:fldCharType="begin"/>
      </w:r>
      <w:r>
        <w:rPr>
          <w:rStyle w:val="22"/>
        </w:rPr>
        <w:instrText xml:space="preserve"> PAGEREF _Toc176262576 \h </w:instrText>
      </w:r>
      <w:r>
        <w:rPr>
          <w:rStyle w:val="22"/>
        </w:rPr>
        <w:fldChar w:fldCharType="separate"/>
      </w:r>
      <w:r>
        <w:rPr>
          <w:rStyle w:val="22"/>
        </w:rPr>
        <w:t>40</w:t>
      </w:r>
      <w:r>
        <w:rPr>
          <w:rStyle w:val="22"/>
        </w:rPr>
        <w:fldChar w:fldCharType="end"/>
      </w:r>
      <w:r>
        <w:rPr>
          <w:rStyle w:val="22"/>
        </w:rPr>
        <w:fldChar w:fldCharType="end"/>
      </w:r>
    </w:p>
    <w:p w14:paraId="3F8789E6">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"_Toc176262577" </w:instrText>
      </w:r>
      <w:r>
        <w:fldChar w:fldCharType="separate"/>
      </w:r>
      <w:r>
        <w:rPr>
          <w:rStyle w:val="22"/>
        </w:rPr>
        <w:t>图23.</w:t>
      </w:r>
      <w:r>
        <w:rPr>
          <w:rStyle w:val="22"/>
        </w:rPr>
        <w:tab/>
      </w:r>
      <w:r>
        <w:rPr>
          <w:rStyle w:val="22"/>
        </w:rPr>
        <w:t>振动试验布置图</w:t>
      </w:r>
      <w:r>
        <w:rPr>
          <w:rStyle w:val="22"/>
        </w:rPr>
        <w:tab/>
      </w:r>
      <w:r>
        <w:rPr>
          <w:rStyle w:val="22"/>
        </w:rPr>
        <w:fldChar w:fldCharType="begin"/>
      </w:r>
      <w:r>
        <w:rPr>
          <w:rStyle w:val="22"/>
        </w:rPr>
        <w:instrText xml:space="preserve"> PAGEREF _Toc176262577 \h </w:instrText>
      </w:r>
      <w:r>
        <w:rPr>
          <w:rStyle w:val="22"/>
        </w:rPr>
        <w:fldChar w:fldCharType="separate"/>
      </w:r>
      <w:r>
        <w:rPr>
          <w:rStyle w:val="22"/>
        </w:rPr>
        <w:t>40</w:t>
      </w:r>
      <w:r>
        <w:rPr>
          <w:rStyle w:val="22"/>
        </w:rPr>
        <w:fldChar w:fldCharType="end"/>
      </w:r>
      <w:r>
        <w:rPr>
          <w:rStyle w:val="22"/>
        </w:rPr>
        <w:fldChar w:fldCharType="end"/>
      </w:r>
    </w:p>
    <w:p w14:paraId="4DC217BE">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"_Toc176262578" </w:instrText>
      </w:r>
      <w:r>
        <w:fldChar w:fldCharType="separate"/>
      </w:r>
      <w:r>
        <w:rPr>
          <w:rStyle w:val="22"/>
        </w:rPr>
        <w:t>图24.</w:t>
      </w:r>
      <w:r>
        <w:rPr>
          <w:rStyle w:val="22"/>
        </w:rPr>
        <w:tab/>
      </w:r>
      <w:r>
        <w:rPr>
          <w:rStyle w:val="22"/>
        </w:rPr>
        <w:t>标准振动试验曲线</w:t>
      </w:r>
      <w:r>
        <w:rPr>
          <w:rStyle w:val="22"/>
        </w:rPr>
        <w:tab/>
      </w:r>
      <w:r>
        <w:rPr>
          <w:rStyle w:val="22"/>
        </w:rPr>
        <w:fldChar w:fldCharType="begin"/>
      </w:r>
      <w:r>
        <w:rPr>
          <w:rStyle w:val="22"/>
        </w:rPr>
        <w:instrText xml:space="preserve"> PAGEREF _Toc176262578 \h </w:instrText>
      </w:r>
      <w:r>
        <w:rPr>
          <w:rStyle w:val="22"/>
        </w:rPr>
        <w:fldChar w:fldCharType="separate"/>
      </w:r>
      <w:r>
        <w:rPr>
          <w:rStyle w:val="22"/>
        </w:rPr>
        <w:t>42</w:t>
      </w:r>
      <w:r>
        <w:rPr>
          <w:rStyle w:val="22"/>
        </w:rPr>
        <w:fldChar w:fldCharType="end"/>
      </w:r>
      <w:r>
        <w:rPr>
          <w:rStyle w:val="22"/>
        </w:rPr>
        <w:fldChar w:fldCharType="end"/>
      </w:r>
    </w:p>
    <w:p w14:paraId="2A15B009">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"_Toc176262579" </w:instrText>
      </w:r>
      <w:r>
        <w:fldChar w:fldCharType="separate"/>
      </w:r>
      <w:r>
        <w:rPr>
          <w:rStyle w:val="22"/>
        </w:rPr>
        <w:t>图25.</w:t>
      </w:r>
      <w:r>
        <w:rPr>
          <w:rStyle w:val="22"/>
        </w:rPr>
        <w:tab/>
      </w:r>
      <w:r>
        <w:rPr>
          <w:rStyle w:val="22"/>
        </w:rPr>
        <w:t>强化振动试验曲线</w:t>
      </w:r>
      <w:r>
        <w:rPr>
          <w:rStyle w:val="22"/>
        </w:rPr>
        <w:tab/>
      </w:r>
      <w:r>
        <w:rPr>
          <w:rStyle w:val="22"/>
        </w:rPr>
        <w:fldChar w:fldCharType="begin"/>
      </w:r>
      <w:r>
        <w:rPr>
          <w:rStyle w:val="22"/>
        </w:rPr>
        <w:instrText xml:space="preserve"> PAGEREF _Toc176262579 \h </w:instrText>
      </w:r>
      <w:r>
        <w:rPr>
          <w:rStyle w:val="22"/>
        </w:rPr>
        <w:fldChar w:fldCharType="separate"/>
      </w:r>
      <w:r>
        <w:rPr>
          <w:rStyle w:val="22"/>
        </w:rPr>
        <w:t>42</w:t>
      </w:r>
      <w:r>
        <w:rPr>
          <w:rStyle w:val="22"/>
        </w:rPr>
        <w:fldChar w:fldCharType="end"/>
      </w:r>
      <w:r>
        <w:rPr>
          <w:rStyle w:val="22"/>
        </w:rPr>
        <w:fldChar w:fldCharType="end"/>
      </w:r>
    </w:p>
    <w:p w14:paraId="1D0F2536">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"_Toc176262580" </w:instrText>
      </w:r>
      <w:r>
        <w:fldChar w:fldCharType="separate"/>
      </w:r>
      <w:r>
        <w:rPr>
          <w:rStyle w:val="22"/>
        </w:rPr>
        <w:t>图26.</w:t>
      </w:r>
      <w:r>
        <w:rPr>
          <w:rStyle w:val="22"/>
        </w:rPr>
        <w:tab/>
      </w:r>
      <w:r>
        <w:rPr>
          <w:rStyle w:val="22"/>
        </w:rPr>
        <w:t>振动试验连接示意图</w:t>
      </w:r>
      <w:r>
        <w:rPr>
          <w:rStyle w:val="22"/>
        </w:rPr>
        <w:tab/>
      </w:r>
      <w:r>
        <w:rPr>
          <w:rStyle w:val="22"/>
        </w:rPr>
        <w:fldChar w:fldCharType="begin"/>
      </w:r>
      <w:r>
        <w:rPr>
          <w:rStyle w:val="22"/>
        </w:rPr>
        <w:instrText xml:space="preserve"> PAGEREF _Toc176262580 \h </w:instrText>
      </w:r>
      <w:r>
        <w:rPr>
          <w:rStyle w:val="22"/>
        </w:rPr>
        <w:fldChar w:fldCharType="separate"/>
      </w:r>
      <w:r>
        <w:rPr>
          <w:rStyle w:val="22"/>
        </w:rPr>
        <w:t>44</w:t>
      </w:r>
      <w:r>
        <w:rPr>
          <w:rStyle w:val="22"/>
        </w:rPr>
        <w:fldChar w:fldCharType="end"/>
      </w:r>
      <w:r>
        <w:rPr>
          <w:rStyle w:val="22"/>
        </w:rPr>
        <w:fldChar w:fldCharType="end"/>
      </w:r>
    </w:p>
    <w:p w14:paraId="69133738">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"_Toc176262581" </w:instrText>
      </w:r>
      <w:r>
        <w:fldChar w:fldCharType="separate"/>
      </w:r>
      <w:r>
        <w:rPr>
          <w:rStyle w:val="22"/>
        </w:rPr>
        <w:t>图27.</w:t>
      </w:r>
      <w:r>
        <w:rPr>
          <w:rStyle w:val="22"/>
        </w:rPr>
        <w:tab/>
      </w:r>
      <w:r>
        <w:rPr>
          <w:rStyle w:val="22"/>
        </w:rPr>
        <w:t>振动试验布置图</w:t>
      </w:r>
      <w:r>
        <w:rPr>
          <w:rStyle w:val="22"/>
        </w:rPr>
        <w:tab/>
      </w:r>
      <w:r>
        <w:rPr>
          <w:rStyle w:val="22"/>
        </w:rPr>
        <w:fldChar w:fldCharType="begin"/>
      </w:r>
      <w:r>
        <w:rPr>
          <w:rStyle w:val="22"/>
        </w:rPr>
        <w:instrText xml:space="preserve"> PAGEREF _Toc176262581 \h </w:instrText>
      </w:r>
      <w:r>
        <w:rPr>
          <w:rStyle w:val="22"/>
        </w:rPr>
        <w:fldChar w:fldCharType="separate"/>
      </w:r>
      <w:r>
        <w:rPr>
          <w:rStyle w:val="22"/>
        </w:rPr>
        <w:t>44</w:t>
      </w:r>
      <w:r>
        <w:rPr>
          <w:rStyle w:val="22"/>
        </w:rPr>
        <w:fldChar w:fldCharType="end"/>
      </w:r>
      <w:r>
        <w:rPr>
          <w:rStyle w:val="22"/>
        </w:rPr>
        <w:fldChar w:fldCharType="end"/>
      </w:r>
    </w:p>
    <w:p w14:paraId="213A5ECD">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"_Toc176262582" </w:instrText>
      </w:r>
      <w:r>
        <w:fldChar w:fldCharType="separate"/>
      </w:r>
      <w:r>
        <w:rPr>
          <w:rStyle w:val="22"/>
        </w:rPr>
        <w:t>图28.</w:t>
      </w:r>
      <w:r>
        <w:rPr>
          <w:rStyle w:val="22"/>
        </w:rPr>
        <w:tab/>
      </w:r>
      <w:r>
        <w:rPr>
          <w:rStyle w:val="22"/>
        </w:rPr>
        <w:t>短时高量值振动试验曲线</w:t>
      </w:r>
      <w:r>
        <w:rPr>
          <w:rStyle w:val="22"/>
        </w:rPr>
        <w:tab/>
      </w:r>
      <w:r>
        <w:rPr>
          <w:rStyle w:val="22"/>
        </w:rPr>
        <w:fldChar w:fldCharType="begin"/>
      </w:r>
      <w:r>
        <w:rPr>
          <w:rStyle w:val="22"/>
        </w:rPr>
        <w:instrText xml:space="preserve"> PAGEREF _Toc176262582 \h </w:instrText>
      </w:r>
      <w:r>
        <w:rPr>
          <w:rStyle w:val="22"/>
        </w:rPr>
        <w:fldChar w:fldCharType="separate"/>
      </w:r>
      <w:r>
        <w:rPr>
          <w:rStyle w:val="22"/>
        </w:rPr>
        <w:t>46</w:t>
      </w:r>
      <w:r>
        <w:rPr>
          <w:rStyle w:val="22"/>
        </w:rPr>
        <w:fldChar w:fldCharType="end"/>
      </w:r>
      <w:r>
        <w:rPr>
          <w:rStyle w:val="22"/>
        </w:rPr>
        <w:fldChar w:fldCharType="end"/>
      </w:r>
    </w:p>
    <w:p w14:paraId="575390D3">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"_Toc176262583" </w:instrText>
      </w:r>
      <w:r>
        <w:fldChar w:fldCharType="separate"/>
      </w:r>
      <w:r>
        <w:rPr>
          <w:rStyle w:val="22"/>
        </w:rPr>
        <w:t>图29.</w:t>
      </w:r>
      <w:r>
        <w:rPr>
          <w:rStyle w:val="22"/>
        </w:rPr>
        <w:tab/>
      </w:r>
      <w:r>
        <w:rPr>
          <w:rStyle w:val="22"/>
        </w:rPr>
        <w:t>振动试验连接示意图</w:t>
      </w:r>
      <w:r>
        <w:rPr>
          <w:rStyle w:val="22"/>
        </w:rPr>
        <w:tab/>
      </w:r>
      <w:r>
        <w:rPr>
          <w:rStyle w:val="22"/>
        </w:rPr>
        <w:fldChar w:fldCharType="begin"/>
      </w:r>
      <w:r>
        <w:rPr>
          <w:rStyle w:val="22"/>
        </w:rPr>
        <w:instrText xml:space="preserve"> PAGEREF _Toc176262583 \h </w:instrText>
      </w:r>
      <w:r>
        <w:rPr>
          <w:rStyle w:val="22"/>
        </w:rPr>
        <w:fldChar w:fldCharType="separate"/>
      </w:r>
      <w:r>
        <w:rPr>
          <w:rStyle w:val="22"/>
        </w:rPr>
        <w:t>47</w:t>
      </w:r>
      <w:r>
        <w:rPr>
          <w:rStyle w:val="22"/>
        </w:rPr>
        <w:fldChar w:fldCharType="end"/>
      </w:r>
      <w:r>
        <w:rPr>
          <w:rStyle w:val="22"/>
        </w:rPr>
        <w:fldChar w:fldCharType="end"/>
      </w:r>
    </w:p>
    <w:p w14:paraId="3BE7CAE4">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"_Toc176262584" </w:instrText>
      </w:r>
      <w:r>
        <w:fldChar w:fldCharType="separate"/>
      </w:r>
      <w:r>
        <w:rPr>
          <w:rStyle w:val="22"/>
        </w:rPr>
        <w:t>图30.</w:t>
      </w:r>
      <w:r>
        <w:rPr>
          <w:rStyle w:val="22"/>
        </w:rPr>
        <w:tab/>
      </w:r>
      <w:r>
        <w:rPr>
          <w:rStyle w:val="22"/>
        </w:rPr>
        <w:t>振动试验布置图</w:t>
      </w:r>
      <w:r>
        <w:rPr>
          <w:rStyle w:val="22"/>
        </w:rPr>
        <w:tab/>
      </w:r>
      <w:r>
        <w:rPr>
          <w:rStyle w:val="22"/>
        </w:rPr>
        <w:fldChar w:fldCharType="begin"/>
      </w:r>
      <w:r>
        <w:rPr>
          <w:rStyle w:val="22"/>
        </w:rPr>
        <w:instrText xml:space="preserve"> PAGEREF _Toc176262584 \h </w:instrText>
      </w:r>
      <w:r>
        <w:rPr>
          <w:rStyle w:val="22"/>
        </w:rPr>
        <w:fldChar w:fldCharType="separate"/>
      </w:r>
      <w:r>
        <w:rPr>
          <w:rStyle w:val="22"/>
        </w:rPr>
        <w:t>48</w:t>
      </w:r>
      <w:r>
        <w:rPr>
          <w:rStyle w:val="22"/>
        </w:rPr>
        <w:fldChar w:fldCharType="end"/>
      </w:r>
      <w:r>
        <w:rPr>
          <w:rStyle w:val="22"/>
        </w:rPr>
        <w:fldChar w:fldCharType="end"/>
      </w:r>
    </w:p>
    <w:p w14:paraId="465F574F">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"_Toc176262585" </w:instrText>
      </w:r>
      <w:r>
        <w:fldChar w:fldCharType="separate"/>
      </w:r>
      <w:r>
        <w:rPr>
          <w:rStyle w:val="22"/>
        </w:rPr>
        <w:t>图31.</w:t>
      </w:r>
      <w:r>
        <w:rPr>
          <w:rStyle w:val="22"/>
        </w:rPr>
        <w:tab/>
      </w:r>
      <w:r>
        <w:rPr>
          <w:rStyle w:val="22"/>
        </w:rPr>
        <w:t>爆炸大气试验连接示意图</w:t>
      </w:r>
      <w:r>
        <w:rPr>
          <w:rStyle w:val="22"/>
        </w:rPr>
        <w:tab/>
      </w:r>
      <w:r>
        <w:rPr>
          <w:rStyle w:val="22"/>
        </w:rPr>
        <w:fldChar w:fldCharType="begin"/>
      </w:r>
      <w:r>
        <w:rPr>
          <w:rStyle w:val="22"/>
        </w:rPr>
        <w:instrText xml:space="preserve"> PAGEREF _Toc176262585 \h </w:instrText>
      </w:r>
      <w:r>
        <w:rPr>
          <w:rStyle w:val="22"/>
        </w:rPr>
        <w:fldChar w:fldCharType="separate"/>
      </w:r>
      <w:r>
        <w:rPr>
          <w:rStyle w:val="22"/>
        </w:rPr>
        <w:t>51</w:t>
      </w:r>
      <w:r>
        <w:rPr>
          <w:rStyle w:val="22"/>
        </w:rPr>
        <w:fldChar w:fldCharType="end"/>
      </w:r>
      <w:r>
        <w:rPr>
          <w:rStyle w:val="22"/>
        </w:rPr>
        <w:fldChar w:fldCharType="end"/>
      </w:r>
    </w:p>
    <w:p w14:paraId="52A53A4E">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"_Toc176262586" </w:instrText>
      </w:r>
      <w:r>
        <w:fldChar w:fldCharType="separate"/>
      </w:r>
      <w:r>
        <w:rPr>
          <w:rStyle w:val="22"/>
        </w:rPr>
        <w:t>图32.</w:t>
      </w:r>
      <w:r>
        <w:rPr>
          <w:rStyle w:val="22"/>
        </w:rPr>
        <w:tab/>
      </w:r>
      <w:r>
        <w:rPr>
          <w:rStyle w:val="22"/>
        </w:rPr>
        <w:t>爆炸大气试验布置图</w:t>
      </w:r>
      <w:r>
        <w:rPr>
          <w:rStyle w:val="22"/>
        </w:rPr>
        <w:tab/>
      </w:r>
      <w:r>
        <w:rPr>
          <w:rStyle w:val="22"/>
        </w:rPr>
        <w:fldChar w:fldCharType="begin"/>
      </w:r>
      <w:r>
        <w:rPr>
          <w:rStyle w:val="22"/>
        </w:rPr>
        <w:instrText xml:space="preserve"> PAGEREF _Toc176262586 \h </w:instrText>
      </w:r>
      <w:r>
        <w:rPr>
          <w:rStyle w:val="22"/>
        </w:rPr>
        <w:fldChar w:fldCharType="separate"/>
      </w:r>
      <w:r>
        <w:rPr>
          <w:rStyle w:val="22"/>
        </w:rPr>
        <w:t>51</w:t>
      </w:r>
      <w:r>
        <w:rPr>
          <w:rStyle w:val="22"/>
        </w:rPr>
        <w:fldChar w:fldCharType="end"/>
      </w:r>
      <w:r>
        <w:rPr>
          <w:rStyle w:val="22"/>
        </w:rPr>
        <w:fldChar w:fldCharType="end"/>
      </w:r>
    </w:p>
    <w:p w14:paraId="27BA9C8D">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"_Toc176262587" </w:instrText>
      </w:r>
      <w:r>
        <w:fldChar w:fldCharType="separate"/>
      </w:r>
      <w:r>
        <w:rPr>
          <w:rStyle w:val="22"/>
        </w:rPr>
        <w:t>图33.</w:t>
      </w:r>
      <w:r>
        <w:rPr>
          <w:rStyle w:val="22"/>
        </w:rPr>
        <w:tab/>
      </w:r>
      <w:r>
        <w:rPr>
          <w:rStyle w:val="22"/>
        </w:rPr>
        <w:t>防冷凝试验连接示意图</w:t>
      </w:r>
      <w:r>
        <w:rPr>
          <w:rStyle w:val="22"/>
        </w:rPr>
        <w:tab/>
      </w:r>
      <w:r>
        <w:rPr>
          <w:rStyle w:val="22"/>
        </w:rPr>
        <w:fldChar w:fldCharType="begin"/>
      </w:r>
      <w:r>
        <w:rPr>
          <w:rStyle w:val="22"/>
        </w:rPr>
        <w:instrText xml:space="preserve"> PAGEREF _Toc176262587 \h </w:instrText>
      </w:r>
      <w:r>
        <w:rPr>
          <w:rStyle w:val="22"/>
        </w:rPr>
        <w:fldChar w:fldCharType="separate"/>
      </w:r>
      <w:r>
        <w:rPr>
          <w:rStyle w:val="22"/>
        </w:rPr>
        <w:t>55</w:t>
      </w:r>
      <w:r>
        <w:rPr>
          <w:rStyle w:val="22"/>
        </w:rPr>
        <w:fldChar w:fldCharType="end"/>
      </w:r>
      <w:r>
        <w:rPr>
          <w:rStyle w:val="22"/>
        </w:rPr>
        <w:fldChar w:fldCharType="end"/>
      </w:r>
    </w:p>
    <w:p w14:paraId="3D149B60">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"_Toc176262588" </w:instrText>
      </w:r>
      <w:r>
        <w:fldChar w:fldCharType="separate"/>
      </w:r>
      <w:r>
        <w:rPr>
          <w:rStyle w:val="22"/>
        </w:rPr>
        <w:t>图34.</w:t>
      </w:r>
      <w:r>
        <w:rPr>
          <w:rStyle w:val="22"/>
        </w:rPr>
        <w:tab/>
      </w:r>
      <w:r>
        <w:rPr>
          <w:rStyle w:val="22"/>
        </w:rPr>
        <w:t>防冷凝试验受试设备工作状态1时布置图</w:t>
      </w:r>
      <w:r>
        <w:rPr>
          <w:rStyle w:val="22"/>
        </w:rPr>
        <w:tab/>
      </w:r>
      <w:r>
        <w:rPr>
          <w:rStyle w:val="22"/>
        </w:rPr>
        <w:fldChar w:fldCharType="begin"/>
      </w:r>
      <w:r>
        <w:rPr>
          <w:rStyle w:val="22"/>
        </w:rPr>
        <w:instrText xml:space="preserve"> PAGEREF _Toc176262588 \h </w:instrText>
      </w:r>
      <w:r>
        <w:rPr>
          <w:rStyle w:val="22"/>
        </w:rPr>
        <w:fldChar w:fldCharType="separate"/>
      </w:r>
      <w:r>
        <w:rPr>
          <w:rStyle w:val="22"/>
        </w:rPr>
        <w:t>55</w:t>
      </w:r>
      <w:r>
        <w:rPr>
          <w:rStyle w:val="22"/>
        </w:rPr>
        <w:fldChar w:fldCharType="end"/>
      </w:r>
      <w:r>
        <w:rPr>
          <w:rStyle w:val="22"/>
        </w:rPr>
        <w:fldChar w:fldCharType="end"/>
      </w:r>
    </w:p>
    <w:p w14:paraId="5A9976A8">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"_Toc176262589" </w:instrText>
      </w:r>
      <w:r>
        <w:fldChar w:fldCharType="separate"/>
      </w:r>
      <w:r>
        <w:rPr>
          <w:rStyle w:val="22"/>
        </w:rPr>
        <w:t>图35.</w:t>
      </w:r>
      <w:r>
        <w:rPr>
          <w:rStyle w:val="22"/>
        </w:rPr>
        <w:tab/>
      </w:r>
      <w:r>
        <w:rPr>
          <w:rStyle w:val="22"/>
        </w:rPr>
        <w:t>防冷凝试验受试设备工作状态2热时布置图</w:t>
      </w:r>
      <w:r>
        <w:rPr>
          <w:rStyle w:val="22"/>
        </w:rPr>
        <w:tab/>
      </w:r>
      <w:r>
        <w:rPr>
          <w:rStyle w:val="22"/>
        </w:rPr>
        <w:fldChar w:fldCharType="begin"/>
      </w:r>
      <w:r>
        <w:rPr>
          <w:rStyle w:val="22"/>
        </w:rPr>
        <w:instrText xml:space="preserve"> PAGEREF _Toc176262589 \h </w:instrText>
      </w:r>
      <w:r>
        <w:rPr>
          <w:rStyle w:val="22"/>
        </w:rPr>
        <w:fldChar w:fldCharType="separate"/>
      </w:r>
      <w:r>
        <w:rPr>
          <w:rStyle w:val="22"/>
        </w:rPr>
        <w:t>56</w:t>
      </w:r>
      <w:r>
        <w:rPr>
          <w:rStyle w:val="22"/>
        </w:rPr>
        <w:fldChar w:fldCharType="end"/>
      </w:r>
      <w:r>
        <w:rPr>
          <w:rStyle w:val="22"/>
        </w:rPr>
        <w:fldChar w:fldCharType="end"/>
      </w:r>
    </w:p>
    <w:p w14:paraId="4C6A017E">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"_Toc176262590" </w:instrText>
      </w:r>
      <w:r>
        <w:fldChar w:fldCharType="separate"/>
      </w:r>
      <w:r>
        <w:rPr>
          <w:rStyle w:val="22"/>
        </w:rPr>
        <w:t>图36.</w:t>
      </w:r>
      <w:r>
        <w:rPr>
          <w:rStyle w:val="22"/>
        </w:rPr>
        <w:tab/>
      </w:r>
      <w:r>
        <w:rPr>
          <w:rStyle w:val="22"/>
        </w:rPr>
        <w:t>防滴水试验连接示意图</w:t>
      </w:r>
      <w:r>
        <w:rPr>
          <w:rStyle w:val="22"/>
        </w:rPr>
        <w:tab/>
      </w:r>
      <w:r>
        <w:rPr>
          <w:rStyle w:val="22"/>
        </w:rPr>
        <w:fldChar w:fldCharType="begin"/>
      </w:r>
      <w:r>
        <w:rPr>
          <w:rStyle w:val="22"/>
        </w:rPr>
        <w:instrText xml:space="preserve"> PAGEREF _Toc176262590 \h </w:instrText>
      </w:r>
      <w:r>
        <w:rPr>
          <w:rStyle w:val="22"/>
        </w:rPr>
        <w:fldChar w:fldCharType="separate"/>
      </w:r>
      <w:r>
        <w:rPr>
          <w:rStyle w:val="22"/>
        </w:rPr>
        <w:t>59</w:t>
      </w:r>
      <w:r>
        <w:rPr>
          <w:rStyle w:val="22"/>
        </w:rPr>
        <w:fldChar w:fldCharType="end"/>
      </w:r>
      <w:r>
        <w:rPr>
          <w:rStyle w:val="22"/>
        </w:rPr>
        <w:fldChar w:fldCharType="end"/>
      </w:r>
    </w:p>
    <w:p w14:paraId="19C81F49">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"_Toc176262591" </w:instrText>
      </w:r>
      <w:r>
        <w:fldChar w:fldCharType="separate"/>
      </w:r>
      <w:r>
        <w:rPr>
          <w:rStyle w:val="22"/>
        </w:rPr>
        <w:t>图37.</w:t>
      </w:r>
      <w:r>
        <w:rPr>
          <w:rStyle w:val="22"/>
        </w:rPr>
        <w:tab/>
      </w:r>
      <w:r>
        <w:rPr>
          <w:rStyle w:val="22"/>
        </w:rPr>
        <w:t>防水试验加热受试设备时布置图</w:t>
      </w:r>
      <w:r>
        <w:rPr>
          <w:rStyle w:val="22"/>
        </w:rPr>
        <w:tab/>
      </w:r>
      <w:r>
        <w:rPr>
          <w:rStyle w:val="22"/>
        </w:rPr>
        <w:fldChar w:fldCharType="begin"/>
      </w:r>
      <w:r>
        <w:rPr>
          <w:rStyle w:val="22"/>
        </w:rPr>
        <w:instrText xml:space="preserve"> PAGEREF _Toc176262591 \h </w:instrText>
      </w:r>
      <w:r>
        <w:rPr>
          <w:rStyle w:val="22"/>
        </w:rPr>
        <w:fldChar w:fldCharType="separate"/>
      </w:r>
      <w:r>
        <w:rPr>
          <w:rStyle w:val="22"/>
        </w:rPr>
        <w:t>59</w:t>
      </w:r>
      <w:r>
        <w:rPr>
          <w:rStyle w:val="22"/>
        </w:rPr>
        <w:fldChar w:fldCharType="end"/>
      </w:r>
      <w:r>
        <w:rPr>
          <w:rStyle w:val="22"/>
        </w:rPr>
        <w:fldChar w:fldCharType="end"/>
      </w:r>
    </w:p>
    <w:p w14:paraId="2D64E533">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"_Toc176262592" </w:instrText>
      </w:r>
      <w:r>
        <w:fldChar w:fldCharType="separate"/>
      </w:r>
      <w:r>
        <w:rPr>
          <w:rStyle w:val="22"/>
        </w:rPr>
        <w:t>图38.</w:t>
      </w:r>
      <w:r>
        <w:rPr>
          <w:rStyle w:val="22"/>
        </w:rPr>
        <w:tab/>
      </w:r>
      <w:r>
        <w:rPr>
          <w:rStyle w:val="22"/>
        </w:rPr>
        <w:t>防水试验滴雨时布置</w:t>
      </w:r>
      <w:r>
        <w:rPr>
          <w:rStyle w:val="22"/>
        </w:rPr>
        <w:tab/>
      </w:r>
      <w:r>
        <w:rPr>
          <w:rStyle w:val="22"/>
        </w:rPr>
        <w:fldChar w:fldCharType="begin"/>
      </w:r>
      <w:r>
        <w:rPr>
          <w:rStyle w:val="22"/>
        </w:rPr>
        <w:instrText xml:space="preserve"> PAGEREF _Toc176262592 \h </w:instrText>
      </w:r>
      <w:r>
        <w:rPr>
          <w:rStyle w:val="22"/>
        </w:rPr>
        <w:fldChar w:fldCharType="separate"/>
      </w:r>
      <w:r>
        <w:rPr>
          <w:rStyle w:val="22"/>
        </w:rPr>
        <w:t>60</w:t>
      </w:r>
      <w:r>
        <w:rPr>
          <w:rStyle w:val="22"/>
        </w:rPr>
        <w:fldChar w:fldCharType="end"/>
      </w:r>
      <w:r>
        <w:rPr>
          <w:rStyle w:val="22"/>
        </w:rPr>
        <w:fldChar w:fldCharType="end"/>
      </w:r>
    </w:p>
    <w:p w14:paraId="12B9996A">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"_Toc176262593" </w:instrText>
      </w:r>
      <w:r>
        <w:fldChar w:fldCharType="separate"/>
      </w:r>
      <w:r>
        <w:rPr>
          <w:rStyle w:val="22"/>
        </w:rPr>
        <w:t>图39.</w:t>
      </w:r>
      <w:r>
        <w:rPr>
          <w:rStyle w:val="22"/>
        </w:rPr>
        <w:tab/>
      </w:r>
      <w:r>
        <w:rPr>
          <w:rStyle w:val="22"/>
        </w:rPr>
        <w:t>流体敏感性试验连接示意图</w:t>
      </w:r>
      <w:r>
        <w:rPr>
          <w:rStyle w:val="22"/>
        </w:rPr>
        <w:tab/>
      </w:r>
      <w:r>
        <w:rPr>
          <w:rStyle w:val="22"/>
        </w:rPr>
        <w:fldChar w:fldCharType="begin"/>
      </w:r>
      <w:r>
        <w:rPr>
          <w:rStyle w:val="22"/>
        </w:rPr>
        <w:instrText xml:space="preserve"> PAGEREF _Toc176262593 \h </w:instrText>
      </w:r>
      <w:r>
        <w:rPr>
          <w:rStyle w:val="22"/>
        </w:rPr>
        <w:fldChar w:fldCharType="separate"/>
      </w:r>
      <w:r>
        <w:rPr>
          <w:rStyle w:val="22"/>
        </w:rPr>
        <w:t>63</w:t>
      </w:r>
      <w:r>
        <w:rPr>
          <w:rStyle w:val="22"/>
        </w:rPr>
        <w:fldChar w:fldCharType="end"/>
      </w:r>
      <w:r>
        <w:rPr>
          <w:rStyle w:val="22"/>
        </w:rPr>
        <w:fldChar w:fldCharType="end"/>
      </w:r>
    </w:p>
    <w:p w14:paraId="753F40B6">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"_Toc176262594" </w:instrText>
      </w:r>
      <w:r>
        <w:fldChar w:fldCharType="separate"/>
      </w:r>
      <w:r>
        <w:rPr>
          <w:rStyle w:val="22"/>
        </w:rPr>
        <w:t>图40.</w:t>
      </w:r>
      <w:r>
        <w:rPr>
          <w:rStyle w:val="22"/>
        </w:rPr>
        <w:tab/>
      </w:r>
      <w:r>
        <w:rPr>
          <w:rStyle w:val="22"/>
        </w:rPr>
        <w:t>流体敏感性试验布置图</w:t>
      </w:r>
      <w:r>
        <w:rPr>
          <w:rStyle w:val="22"/>
        </w:rPr>
        <w:tab/>
      </w:r>
      <w:r>
        <w:rPr>
          <w:rStyle w:val="22"/>
        </w:rPr>
        <w:fldChar w:fldCharType="begin"/>
      </w:r>
      <w:r>
        <w:rPr>
          <w:rStyle w:val="22"/>
        </w:rPr>
        <w:instrText xml:space="preserve"> PAGEREF _Toc176262594 \h </w:instrText>
      </w:r>
      <w:r>
        <w:rPr>
          <w:rStyle w:val="22"/>
        </w:rPr>
        <w:fldChar w:fldCharType="separate"/>
      </w:r>
      <w:r>
        <w:rPr>
          <w:rStyle w:val="22"/>
        </w:rPr>
        <w:t>63</w:t>
      </w:r>
      <w:r>
        <w:rPr>
          <w:rStyle w:val="22"/>
        </w:rPr>
        <w:fldChar w:fldCharType="end"/>
      </w:r>
      <w:r>
        <w:rPr>
          <w:rStyle w:val="22"/>
        </w:rPr>
        <w:fldChar w:fldCharType="end"/>
      </w:r>
    </w:p>
    <w:p w14:paraId="16A271B8">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"_Toc176262595" </w:instrText>
      </w:r>
      <w:r>
        <w:fldChar w:fldCharType="separate"/>
      </w:r>
      <w:r>
        <w:rPr>
          <w:rStyle w:val="22"/>
        </w:rPr>
        <w:t>图41.</w:t>
      </w:r>
      <w:r>
        <w:rPr>
          <w:rStyle w:val="22"/>
        </w:rPr>
        <w:tab/>
      </w:r>
      <w:r>
        <w:rPr>
          <w:rStyle w:val="22"/>
        </w:rPr>
        <w:t>砂尘试验连接示意图</w:t>
      </w:r>
      <w:r>
        <w:rPr>
          <w:rStyle w:val="22"/>
        </w:rPr>
        <w:tab/>
      </w:r>
      <w:r>
        <w:rPr>
          <w:rStyle w:val="22"/>
        </w:rPr>
        <w:fldChar w:fldCharType="begin"/>
      </w:r>
      <w:r>
        <w:rPr>
          <w:rStyle w:val="22"/>
        </w:rPr>
        <w:instrText xml:space="preserve"> PAGEREF _Toc176262595 \h </w:instrText>
      </w:r>
      <w:r>
        <w:rPr>
          <w:rStyle w:val="22"/>
        </w:rPr>
        <w:fldChar w:fldCharType="separate"/>
      </w:r>
      <w:r>
        <w:rPr>
          <w:rStyle w:val="22"/>
        </w:rPr>
        <w:t>67</w:t>
      </w:r>
      <w:r>
        <w:rPr>
          <w:rStyle w:val="22"/>
        </w:rPr>
        <w:fldChar w:fldCharType="end"/>
      </w:r>
      <w:r>
        <w:rPr>
          <w:rStyle w:val="22"/>
        </w:rPr>
        <w:fldChar w:fldCharType="end"/>
      </w:r>
    </w:p>
    <w:p w14:paraId="70F14D06">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"_Toc176262596" </w:instrText>
      </w:r>
      <w:r>
        <w:fldChar w:fldCharType="separate"/>
      </w:r>
      <w:r>
        <w:rPr>
          <w:rStyle w:val="22"/>
        </w:rPr>
        <w:t>图42.</w:t>
      </w:r>
      <w:r>
        <w:rPr>
          <w:rStyle w:val="22"/>
        </w:rPr>
        <w:tab/>
      </w:r>
      <w:r>
        <w:rPr>
          <w:rStyle w:val="22"/>
        </w:rPr>
        <w:t>砂尘试验布置</w:t>
      </w:r>
      <w:r>
        <w:rPr>
          <w:rStyle w:val="22"/>
        </w:rPr>
        <w:tab/>
      </w:r>
      <w:r>
        <w:rPr>
          <w:rStyle w:val="22"/>
        </w:rPr>
        <w:fldChar w:fldCharType="begin"/>
      </w:r>
      <w:r>
        <w:rPr>
          <w:rStyle w:val="22"/>
        </w:rPr>
        <w:instrText xml:space="preserve"> PAGEREF _Toc176262596 \h </w:instrText>
      </w:r>
      <w:r>
        <w:rPr>
          <w:rStyle w:val="22"/>
        </w:rPr>
        <w:fldChar w:fldCharType="separate"/>
      </w:r>
      <w:r>
        <w:rPr>
          <w:rStyle w:val="22"/>
        </w:rPr>
        <w:t>67</w:t>
      </w:r>
      <w:r>
        <w:rPr>
          <w:rStyle w:val="22"/>
        </w:rPr>
        <w:fldChar w:fldCharType="end"/>
      </w:r>
      <w:r>
        <w:rPr>
          <w:rStyle w:val="22"/>
        </w:rPr>
        <w:fldChar w:fldCharType="end"/>
      </w:r>
    </w:p>
    <w:p w14:paraId="7424CD52">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"_Toc176262597" </w:instrText>
      </w:r>
      <w:r>
        <w:fldChar w:fldCharType="separate"/>
      </w:r>
      <w:r>
        <w:rPr>
          <w:rStyle w:val="22"/>
        </w:rPr>
        <w:t>图43.</w:t>
      </w:r>
      <w:r>
        <w:rPr>
          <w:rStyle w:val="22"/>
        </w:rPr>
        <w:tab/>
      </w:r>
      <w:r>
        <w:rPr>
          <w:rStyle w:val="22"/>
        </w:rPr>
        <w:t>霉菌试验连接示意图</w:t>
      </w:r>
      <w:r>
        <w:rPr>
          <w:rStyle w:val="22"/>
        </w:rPr>
        <w:tab/>
      </w:r>
      <w:r>
        <w:rPr>
          <w:rStyle w:val="22"/>
        </w:rPr>
        <w:fldChar w:fldCharType="begin"/>
      </w:r>
      <w:r>
        <w:rPr>
          <w:rStyle w:val="22"/>
        </w:rPr>
        <w:instrText xml:space="preserve"> PAGEREF _Toc176262597 \h </w:instrText>
      </w:r>
      <w:r>
        <w:rPr>
          <w:rStyle w:val="22"/>
        </w:rPr>
        <w:fldChar w:fldCharType="separate"/>
      </w:r>
      <w:r>
        <w:rPr>
          <w:rStyle w:val="22"/>
        </w:rPr>
        <w:t>71</w:t>
      </w:r>
      <w:r>
        <w:rPr>
          <w:rStyle w:val="22"/>
        </w:rPr>
        <w:fldChar w:fldCharType="end"/>
      </w:r>
      <w:r>
        <w:rPr>
          <w:rStyle w:val="22"/>
        </w:rPr>
        <w:fldChar w:fldCharType="end"/>
      </w:r>
    </w:p>
    <w:p w14:paraId="42E5C397">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"_Toc176262598" </w:instrText>
      </w:r>
      <w:r>
        <w:fldChar w:fldCharType="separate"/>
      </w:r>
      <w:r>
        <w:rPr>
          <w:rStyle w:val="22"/>
        </w:rPr>
        <w:t>图44.</w:t>
      </w:r>
      <w:r>
        <w:rPr>
          <w:rStyle w:val="22"/>
        </w:rPr>
        <w:tab/>
      </w:r>
      <w:r>
        <w:rPr>
          <w:rStyle w:val="22"/>
        </w:rPr>
        <w:t>霉菌试验布置</w:t>
      </w:r>
      <w:r>
        <w:rPr>
          <w:rStyle w:val="22"/>
        </w:rPr>
        <w:tab/>
      </w:r>
      <w:r>
        <w:rPr>
          <w:rStyle w:val="22"/>
        </w:rPr>
        <w:fldChar w:fldCharType="begin"/>
      </w:r>
      <w:r>
        <w:rPr>
          <w:rStyle w:val="22"/>
        </w:rPr>
        <w:instrText xml:space="preserve"> PAGEREF _Toc176262598 \h </w:instrText>
      </w:r>
      <w:r>
        <w:rPr>
          <w:rStyle w:val="22"/>
        </w:rPr>
        <w:fldChar w:fldCharType="separate"/>
      </w:r>
      <w:r>
        <w:rPr>
          <w:rStyle w:val="22"/>
        </w:rPr>
        <w:t>71</w:t>
      </w:r>
      <w:r>
        <w:rPr>
          <w:rStyle w:val="22"/>
        </w:rPr>
        <w:fldChar w:fldCharType="end"/>
      </w:r>
      <w:r>
        <w:rPr>
          <w:rStyle w:val="22"/>
        </w:rPr>
        <w:fldChar w:fldCharType="end"/>
      </w:r>
    </w:p>
    <w:p w14:paraId="038D5AFD">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"_Toc176262599" </w:instrText>
      </w:r>
      <w:r>
        <w:fldChar w:fldCharType="separate"/>
      </w:r>
      <w:r>
        <w:rPr>
          <w:rStyle w:val="22"/>
        </w:rPr>
        <w:t>图45.</w:t>
      </w:r>
      <w:r>
        <w:rPr>
          <w:rStyle w:val="22"/>
        </w:rPr>
        <w:tab/>
      </w:r>
      <w:r>
        <w:rPr>
          <w:rStyle w:val="22"/>
        </w:rPr>
        <w:t>盐雾试验连接示意图</w:t>
      </w:r>
      <w:r>
        <w:rPr>
          <w:rStyle w:val="22"/>
        </w:rPr>
        <w:tab/>
      </w:r>
      <w:r>
        <w:rPr>
          <w:rStyle w:val="22"/>
        </w:rPr>
        <w:fldChar w:fldCharType="begin"/>
      </w:r>
      <w:r>
        <w:rPr>
          <w:rStyle w:val="22"/>
        </w:rPr>
        <w:instrText xml:space="preserve"> PAGEREF _Toc176262599 \h </w:instrText>
      </w:r>
      <w:r>
        <w:rPr>
          <w:rStyle w:val="22"/>
        </w:rPr>
        <w:fldChar w:fldCharType="separate"/>
      </w:r>
      <w:r>
        <w:rPr>
          <w:rStyle w:val="22"/>
        </w:rPr>
        <w:t>75</w:t>
      </w:r>
      <w:r>
        <w:rPr>
          <w:rStyle w:val="22"/>
        </w:rPr>
        <w:fldChar w:fldCharType="end"/>
      </w:r>
      <w:r>
        <w:rPr>
          <w:rStyle w:val="22"/>
        </w:rPr>
        <w:fldChar w:fldCharType="end"/>
      </w:r>
    </w:p>
    <w:p w14:paraId="60E85B4C">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"_Toc176262600" </w:instrText>
      </w:r>
      <w:r>
        <w:fldChar w:fldCharType="separate"/>
      </w:r>
      <w:r>
        <w:rPr>
          <w:rStyle w:val="22"/>
        </w:rPr>
        <w:t>图46.</w:t>
      </w:r>
      <w:r>
        <w:rPr>
          <w:rStyle w:val="22"/>
        </w:rPr>
        <w:tab/>
      </w:r>
      <w:r>
        <w:rPr>
          <w:rStyle w:val="22"/>
        </w:rPr>
        <w:t>盐雾试验布置</w:t>
      </w:r>
      <w:r>
        <w:rPr>
          <w:rStyle w:val="22"/>
        </w:rPr>
        <w:tab/>
      </w:r>
      <w:r>
        <w:rPr>
          <w:rStyle w:val="22"/>
        </w:rPr>
        <w:fldChar w:fldCharType="begin"/>
      </w:r>
      <w:r>
        <w:rPr>
          <w:rStyle w:val="22"/>
        </w:rPr>
        <w:instrText xml:space="preserve"> PAGEREF _Toc176262600 \h </w:instrText>
      </w:r>
      <w:r>
        <w:rPr>
          <w:rStyle w:val="22"/>
        </w:rPr>
        <w:fldChar w:fldCharType="separate"/>
      </w:r>
      <w:r>
        <w:rPr>
          <w:rStyle w:val="22"/>
        </w:rPr>
        <w:t>75</w:t>
      </w:r>
      <w:r>
        <w:rPr>
          <w:rStyle w:val="22"/>
        </w:rPr>
        <w:fldChar w:fldCharType="end"/>
      </w:r>
      <w:r>
        <w:rPr>
          <w:rStyle w:val="22"/>
        </w:rPr>
        <w:fldChar w:fldCharType="end"/>
      </w:r>
    </w:p>
    <w:p w14:paraId="4D036613">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"_Toc176262601" </w:instrText>
      </w:r>
      <w:r>
        <w:fldChar w:fldCharType="separate"/>
      </w:r>
      <w:r>
        <w:rPr>
          <w:rStyle w:val="22"/>
        </w:rPr>
        <w:t>图47.</w:t>
      </w:r>
      <w:r>
        <w:rPr>
          <w:rStyle w:val="22"/>
        </w:rPr>
        <w:tab/>
      </w:r>
      <w:r>
        <w:rPr>
          <w:rStyle w:val="22"/>
        </w:rPr>
        <w:t>结冰试验连接示意图</w:t>
      </w:r>
      <w:r>
        <w:rPr>
          <w:rStyle w:val="22"/>
        </w:rPr>
        <w:tab/>
      </w:r>
      <w:r>
        <w:rPr>
          <w:rStyle w:val="22"/>
        </w:rPr>
        <w:fldChar w:fldCharType="begin"/>
      </w:r>
      <w:r>
        <w:rPr>
          <w:rStyle w:val="22"/>
        </w:rPr>
        <w:instrText xml:space="preserve"> PAGEREF _Toc176262601 \h </w:instrText>
      </w:r>
      <w:r>
        <w:rPr>
          <w:rStyle w:val="22"/>
        </w:rPr>
        <w:fldChar w:fldCharType="separate"/>
      </w:r>
      <w:r>
        <w:rPr>
          <w:rStyle w:val="22"/>
        </w:rPr>
        <w:t>79</w:t>
      </w:r>
      <w:r>
        <w:rPr>
          <w:rStyle w:val="22"/>
        </w:rPr>
        <w:fldChar w:fldCharType="end"/>
      </w:r>
      <w:r>
        <w:rPr>
          <w:rStyle w:val="22"/>
        </w:rPr>
        <w:fldChar w:fldCharType="end"/>
      </w:r>
    </w:p>
    <w:p w14:paraId="166FBD39">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"_Toc176262602" </w:instrText>
      </w:r>
      <w:r>
        <w:fldChar w:fldCharType="separate"/>
      </w:r>
      <w:r>
        <w:rPr>
          <w:rStyle w:val="22"/>
        </w:rPr>
        <w:t>图48.</w:t>
      </w:r>
      <w:r>
        <w:rPr>
          <w:rStyle w:val="22"/>
        </w:rPr>
        <w:tab/>
      </w:r>
      <w:r>
        <w:rPr>
          <w:rStyle w:val="22"/>
        </w:rPr>
        <w:t>结冰试验布置</w:t>
      </w:r>
      <w:r>
        <w:rPr>
          <w:rStyle w:val="22"/>
        </w:rPr>
        <w:tab/>
      </w:r>
      <w:r>
        <w:rPr>
          <w:rStyle w:val="22"/>
        </w:rPr>
        <w:fldChar w:fldCharType="begin"/>
      </w:r>
      <w:r>
        <w:rPr>
          <w:rStyle w:val="22"/>
        </w:rPr>
        <w:instrText xml:space="preserve"> PAGEREF _Toc176262602 \h </w:instrText>
      </w:r>
      <w:r>
        <w:rPr>
          <w:rStyle w:val="22"/>
        </w:rPr>
        <w:fldChar w:fldCharType="separate"/>
      </w:r>
      <w:r>
        <w:rPr>
          <w:rStyle w:val="22"/>
        </w:rPr>
        <w:t>79</w:t>
      </w:r>
      <w:r>
        <w:rPr>
          <w:rStyle w:val="22"/>
        </w:rPr>
        <w:fldChar w:fldCharType="end"/>
      </w:r>
      <w:r>
        <w:rPr>
          <w:rStyle w:val="22"/>
        </w:rPr>
        <w:fldChar w:fldCharType="end"/>
      </w:r>
    </w:p>
    <w:p w14:paraId="57BAF0C6">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"_Toc176262603" </w:instrText>
      </w:r>
      <w:r>
        <w:fldChar w:fldCharType="separate"/>
      </w:r>
      <w:r>
        <w:rPr>
          <w:rStyle w:val="22"/>
        </w:rPr>
        <w:t>图49.</w:t>
      </w:r>
      <w:r>
        <w:rPr>
          <w:rStyle w:val="22"/>
        </w:rPr>
        <w:tab/>
      </w:r>
      <w:r>
        <w:rPr>
          <w:rStyle w:val="22"/>
        </w:rPr>
        <w:t>试验布局示意图</w:t>
      </w:r>
      <w:r>
        <w:rPr>
          <w:rStyle w:val="22"/>
        </w:rPr>
        <w:tab/>
      </w:r>
      <w:r>
        <w:rPr>
          <w:rStyle w:val="22"/>
        </w:rPr>
        <w:fldChar w:fldCharType="begin"/>
      </w:r>
      <w:r>
        <w:rPr>
          <w:rStyle w:val="22"/>
        </w:rPr>
        <w:instrText xml:space="preserve"> PAGEREF _Toc176262603 \h </w:instrText>
      </w:r>
      <w:r>
        <w:rPr>
          <w:rStyle w:val="22"/>
        </w:rPr>
        <w:fldChar w:fldCharType="separate"/>
      </w:r>
      <w:r>
        <w:rPr>
          <w:rStyle w:val="22"/>
        </w:rPr>
        <w:t>82</w:t>
      </w:r>
      <w:r>
        <w:rPr>
          <w:rStyle w:val="22"/>
        </w:rPr>
        <w:fldChar w:fldCharType="end"/>
      </w:r>
      <w:r>
        <w:rPr>
          <w:rStyle w:val="22"/>
        </w:rPr>
        <w:fldChar w:fldCharType="end"/>
      </w:r>
    </w:p>
    <w:p w14:paraId="39B3B731">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"_Toc176262604" </w:instrText>
      </w:r>
      <w:r>
        <w:fldChar w:fldCharType="separate"/>
      </w:r>
      <w:r>
        <w:rPr>
          <w:rStyle w:val="22"/>
        </w:rPr>
        <w:t>图50.</w:t>
      </w:r>
      <w:r>
        <w:rPr>
          <w:rStyle w:val="22"/>
        </w:rPr>
        <w:tab/>
      </w:r>
      <w:r>
        <w:rPr>
          <w:rStyle w:val="22"/>
        </w:rPr>
        <w:t>加速度试验连接示意图</w:t>
      </w:r>
      <w:r>
        <w:rPr>
          <w:rStyle w:val="22"/>
        </w:rPr>
        <w:tab/>
      </w:r>
      <w:r>
        <w:rPr>
          <w:rStyle w:val="22"/>
        </w:rPr>
        <w:fldChar w:fldCharType="begin"/>
      </w:r>
      <w:r>
        <w:rPr>
          <w:rStyle w:val="22"/>
        </w:rPr>
        <w:instrText xml:space="preserve"> PAGEREF _Toc176262604 \h </w:instrText>
      </w:r>
      <w:r>
        <w:rPr>
          <w:rStyle w:val="22"/>
        </w:rPr>
        <w:fldChar w:fldCharType="separate"/>
      </w:r>
      <w:r>
        <w:rPr>
          <w:rStyle w:val="22"/>
        </w:rPr>
        <w:t>85</w:t>
      </w:r>
      <w:r>
        <w:rPr>
          <w:rStyle w:val="22"/>
        </w:rPr>
        <w:fldChar w:fldCharType="end"/>
      </w:r>
      <w:r>
        <w:rPr>
          <w:rStyle w:val="22"/>
        </w:rPr>
        <w:fldChar w:fldCharType="end"/>
      </w:r>
    </w:p>
    <w:p w14:paraId="3E87B5C8">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"_Toc176262605" </w:instrText>
      </w:r>
      <w:r>
        <w:fldChar w:fldCharType="separate"/>
      </w:r>
      <w:r>
        <w:rPr>
          <w:rStyle w:val="22"/>
        </w:rPr>
        <w:t>图51.</w:t>
      </w:r>
      <w:r>
        <w:rPr>
          <w:rStyle w:val="22"/>
        </w:rPr>
        <w:tab/>
      </w:r>
      <w:r>
        <w:rPr>
          <w:rStyle w:val="22"/>
        </w:rPr>
        <w:t>加速度试验放置示意图</w:t>
      </w:r>
      <w:r>
        <w:rPr>
          <w:rStyle w:val="22"/>
        </w:rPr>
        <w:tab/>
      </w:r>
      <w:r>
        <w:rPr>
          <w:rStyle w:val="22"/>
        </w:rPr>
        <w:fldChar w:fldCharType="begin"/>
      </w:r>
      <w:r>
        <w:rPr>
          <w:rStyle w:val="22"/>
        </w:rPr>
        <w:instrText xml:space="preserve"> PAGEREF _Toc176262605 \h </w:instrText>
      </w:r>
      <w:r>
        <w:rPr>
          <w:rStyle w:val="22"/>
        </w:rPr>
        <w:fldChar w:fldCharType="separate"/>
      </w:r>
      <w:r>
        <w:rPr>
          <w:rStyle w:val="22"/>
        </w:rPr>
        <w:t>86</w:t>
      </w:r>
      <w:r>
        <w:rPr>
          <w:rStyle w:val="22"/>
        </w:rPr>
        <w:fldChar w:fldCharType="end"/>
      </w:r>
      <w:r>
        <w:rPr>
          <w:rStyle w:val="22"/>
        </w:rPr>
        <w:fldChar w:fldCharType="end"/>
      </w:r>
    </w:p>
    <w:p w14:paraId="77559178">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"_Toc176262606" </w:instrText>
      </w:r>
      <w:r>
        <w:fldChar w:fldCharType="separate"/>
      </w:r>
      <w:r>
        <w:rPr>
          <w:rStyle w:val="22"/>
        </w:rPr>
        <w:t>图52.</w:t>
      </w:r>
      <w:r>
        <w:rPr>
          <w:rStyle w:val="22"/>
        </w:rPr>
        <w:tab/>
      </w:r>
      <w:r>
        <w:rPr>
          <w:rStyle w:val="22"/>
        </w:rPr>
        <w:t>风车试验连接示意图</w:t>
      </w:r>
      <w:r>
        <w:rPr>
          <w:rStyle w:val="22"/>
        </w:rPr>
        <w:tab/>
      </w:r>
      <w:r>
        <w:rPr>
          <w:rStyle w:val="22"/>
        </w:rPr>
        <w:fldChar w:fldCharType="begin"/>
      </w:r>
      <w:r>
        <w:rPr>
          <w:rStyle w:val="22"/>
        </w:rPr>
        <w:instrText xml:space="preserve"> PAGEREF _Toc176262606 \h </w:instrText>
      </w:r>
      <w:r>
        <w:rPr>
          <w:rStyle w:val="22"/>
        </w:rPr>
        <w:fldChar w:fldCharType="separate"/>
      </w:r>
      <w:r>
        <w:rPr>
          <w:rStyle w:val="22"/>
        </w:rPr>
        <w:t>89</w:t>
      </w:r>
      <w:r>
        <w:rPr>
          <w:rStyle w:val="22"/>
        </w:rPr>
        <w:fldChar w:fldCharType="end"/>
      </w:r>
      <w:r>
        <w:rPr>
          <w:rStyle w:val="22"/>
        </w:rPr>
        <w:fldChar w:fldCharType="end"/>
      </w:r>
    </w:p>
    <w:p w14:paraId="28BAA44D">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"_Toc176262607" </w:instrText>
      </w:r>
      <w:r>
        <w:fldChar w:fldCharType="separate"/>
      </w:r>
      <w:r>
        <w:rPr>
          <w:rStyle w:val="22"/>
        </w:rPr>
        <w:t>图53.</w:t>
      </w:r>
      <w:r>
        <w:rPr>
          <w:rStyle w:val="22"/>
        </w:rPr>
        <w:tab/>
      </w:r>
      <w:r>
        <w:rPr>
          <w:rStyle w:val="22"/>
        </w:rPr>
        <w:t>风车试验布置图</w:t>
      </w:r>
      <w:r>
        <w:rPr>
          <w:rStyle w:val="22"/>
        </w:rPr>
        <w:tab/>
      </w:r>
      <w:r>
        <w:rPr>
          <w:rStyle w:val="22"/>
        </w:rPr>
        <w:fldChar w:fldCharType="begin"/>
      </w:r>
      <w:r>
        <w:rPr>
          <w:rStyle w:val="22"/>
        </w:rPr>
        <w:instrText xml:space="preserve"> PAGEREF _Toc176262607 \h </w:instrText>
      </w:r>
      <w:r>
        <w:rPr>
          <w:rStyle w:val="22"/>
        </w:rPr>
        <w:fldChar w:fldCharType="separate"/>
      </w:r>
      <w:r>
        <w:rPr>
          <w:rStyle w:val="22"/>
        </w:rPr>
        <w:t>89</w:t>
      </w:r>
      <w:r>
        <w:rPr>
          <w:rStyle w:val="22"/>
        </w:rPr>
        <w:fldChar w:fldCharType="end"/>
      </w:r>
      <w:r>
        <w:rPr>
          <w:rStyle w:val="22"/>
        </w:rPr>
        <w:fldChar w:fldCharType="end"/>
      </w:r>
    </w:p>
    <w:p w14:paraId="3CC0F398">
      <w:pPr>
        <w:pStyle w:val="15"/>
        <w:tabs>
          <w:tab w:val="left" w:pos="642"/>
          <w:tab w:val="right" w:leader="dot" w:pos="8296"/>
        </w:tabs>
        <w:spacing w:line="480" w:lineRule="exact"/>
        <w:ind w:left="0" w:leftChars="0" w:firstLine="0" w:firstLineChars="0"/>
      </w:pPr>
      <w:r>
        <w:rPr>
          <w:rStyle w:val="22"/>
        </w:rPr>
        <w:fldChar w:fldCharType="end"/>
      </w:r>
    </w:p>
    <w:p w14:paraId="514DD5D9">
      <w:pPr>
        <w:widowControl/>
        <w:jc w:val="left"/>
      </w:pPr>
      <w:r>
        <w:br w:type="page"/>
      </w:r>
    </w:p>
    <w:p w14:paraId="3211D88C">
      <w:pPr>
        <w:widowControl/>
        <w:spacing w:line="480" w:lineRule="exact"/>
        <w:jc w:val="center"/>
        <w:rPr>
          <w:rFonts w:hAnsi="黑体" w:eastAsia="黑体"/>
          <w:sz w:val="32"/>
          <w:szCs w:val="32"/>
        </w:rPr>
      </w:pPr>
      <w:r>
        <w:rPr>
          <w:rFonts w:hint="eastAsia" w:hAnsi="黑体" w:eastAsia="黑体"/>
          <w:sz w:val="32"/>
          <w:szCs w:val="32"/>
        </w:rPr>
        <w:t>表清单</w:t>
      </w:r>
    </w:p>
    <w:p w14:paraId="71AD5038">
      <w:pPr>
        <w:widowControl/>
        <w:spacing w:line="480" w:lineRule="exact"/>
        <w:jc w:val="center"/>
      </w:pPr>
    </w:p>
    <w:p w14:paraId="7CE6C8BB">
      <w:pPr>
        <w:pStyle w:val="15"/>
        <w:tabs>
          <w:tab w:val="left" w:pos="642"/>
          <w:tab w:val="right" w:leader="dot" w:pos="8296"/>
        </w:tabs>
        <w:spacing w:line="480" w:lineRule="exact"/>
        <w:ind w:left="0" w:leftChars="0" w:firstLine="0" w:firstLineChars="0"/>
        <w:rPr>
          <w:rStyle w:val="22"/>
        </w:rPr>
      </w:pPr>
      <w:r>
        <w:rPr>
          <w:rStyle w:val="22"/>
        </w:rPr>
        <w:fldChar w:fldCharType="begin"/>
      </w:r>
      <w:r>
        <w:rPr>
          <w:rStyle w:val="22"/>
        </w:rPr>
        <w:instrText xml:space="preserve"> TOC \f G \h \z \t "表名称" \c </w:instrText>
      </w:r>
      <w:r>
        <w:rPr>
          <w:rStyle w:val="22"/>
        </w:rPr>
        <w:fldChar w:fldCharType="separate"/>
      </w:r>
      <w:r>
        <w:fldChar w:fldCharType="begin"/>
      </w:r>
      <w:r>
        <w:instrText xml:space="preserve"> HYPERLINK \l "_Toc176262507" </w:instrText>
      </w:r>
      <w:r>
        <w:fldChar w:fldCharType="separate"/>
      </w:r>
      <w:r>
        <w:rPr>
          <w:rStyle w:val="22"/>
        </w:rPr>
        <w:t>表1.</w:t>
      </w:r>
      <w:r>
        <w:rPr>
          <w:rStyle w:val="22"/>
        </w:rPr>
        <w:tab/>
      </w:r>
      <w:r>
        <w:rPr>
          <w:rStyle w:val="22"/>
        </w:rPr>
        <w:t>试验相关验证条款清单</w:t>
      </w:r>
      <w:r>
        <w:rPr>
          <w:rStyle w:val="22"/>
        </w:rPr>
        <w:tab/>
      </w:r>
      <w:r>
        <w:rPr>
          <w:rStyle w:val="22"/>
        </w:rPr>
        <w:fldChar w:fldCharType="begin"/>
      </w:r>
      <w:r>
        <w:rPr>
          <w:rStyle w:val="22"/>
        </w:rPr>
        <w:instrText xml:space="preserve"> PAGEREF _Toc176262507 \h </w:instrText>
      </w:r>
      <w:r>
        <w:rPr>
          <w:rStyle w:val="22"/>
        </w:rPr>
        <w:fldChar w:fldCharType="separate"/>
      </w:r>
      <w:r>
        <w:rPr>
          <w:rStyle w:val="22"/>
        </w:rPr>
        <w:t>10</w:t>
      </w:r>
      <w:r>
        <w:rPr>
          <w:rStyle w:val="22"/>
        </w:rPr>
        <w:fldChar w:fldCharType="end"/>
      </w:r>
      <w:r>
        <w:rPr>
          <w:rStyle w:val="22"/>
        </w:rPr>
        <w:fldChar w:fldCharType="end"/>
      </w:r>
    </w:p>
    <w:p w14:paraId="3CAF99D5">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"_Toc176262508" </w:instrText>
      </w:r>
      <w:r>
        <w:fldChar w:fldCharType="separate"/>
      </w:r>
      <w:r>
        <w:rPr>
          <w:rStyle w:val="22"/>
        </w:rPr>
        <w:t>表2.</w:t>
      </w:r>
      <w:r>
        <w:rPr>
          <w:rStyle w:val="22"/>
        </w:rPr>
        <w:tab/>
      </w:r>
      <w:r>
        <w:rPr>
          <w:rStyle w:val="22"/>
        </w:rPr>
        <w:t>受试设备信息</w:t>
      </w:r>
      <w:r>
        <w:rPr>
          <w:rStyle w:val="22"/>
        </w:rPr>
        <w:tab/>
      </w:r>
      <w:r>
        <w:rPr>
          <w:rStyle w:val="22"/>
        </w:rPr>
        <w:fldChar w:fldCharType="begin"/>
      </w:r>
      <w:r>
        <w:rPr>
          <w:rStyle w:val="22"/>
        </w:rPr>
        <w:instrText xml:space="preserve"> PAGEREF _Toc176262508 \h </w:instrText>
      </w:r>
      <w:r>
        <w:rPr>
          <w:rStyle w:val="22"/>
        </w:rPr>
        <w:fldChar w:fldCharType="separate"/>
      </w:r>
      <w:r>
        <w:rPr>
          <w:rStyle w:val="22"/>
        </w:rPr>
        <w:t>10</w:t>
      </w:r>
      <w:r>
        <w:rPr>
          <w:rStyle w:val="22"/>
        </w:rPr>
        <w:fldChar w:fldCharType="end"/>
      </w:r>
      <w:r>
        <w:rPr>
          <w:rStyle w:val="22"/>
        </w:rPr>
        <w:fldChar w:fldCharType="end"/>
      </w:r>
    </w:p>
    <w:p w14:paraId="37AD496F">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"_Toc176262509" </w:instrText>
      </w:r>
      <w:r>
        <w:fldChar w:fldCharType="separate"/>
      </w:r>
      <w:r>
        <w:rPr>
          <w:rStyle w:val="22"/>
        </w:rPr>
        <w:t>表3.</w:t>
      </w:r>
      <w:r>
        <w:rPr>
          <w:rStyle w:val="22"/>
        </w:rPr>
        <w:tab/>
      </w:r>
      <w:r>
        <w:rPr>
          <w:rStyle w:val="22"/>
        </w:rPr>
        <w:t>受试设备构型状态</w:t>
      </w:r>
      <w:r>
        <w:rPr>
          <w:rStyle w:val="22"/>
        </w:rPr>
        <w:tab/>
      </w:r>
      <w:r>
        <w:rPr>
          <w:rStyle w:val="22"/>
        </w:rPr>
        <w:fldChar w:fldCharType="begin"/>
      </w:r>
      <w:r>
        <w:rPr>
          <w:rStyle w:val="22"/>
        </w:rPr>
        <w:instrText xml:space="preserve"> PAGEREF _Toc176262509 \h </w:instrText>
      </w:r>
      <w:r>
        <w:rPr>
          <w:rStyle w:val="22"/>
        </w:rPr>
        <w:fldChar w:fldCharType="separate"/>
      </w:r>
      <w:r>
        <w:rPr>
          <w:rStyle w:val="22"/>
        </w:rPr>
        <w:t>11</w:t>
      </w:r>
      <w:r>
        <w:rPr>
          <w:rStyle w:val="22"/>
        </w:rPr>
        <w:fldChar w:fldCharType="end"/>
      </w:r>
      <w:r>
        <w:rPr>
          <w:rStyle w:val="22"/>
        </w:rPr>
        <w:fldChar w:fldCharType="end"/>
      </w:r>
    </w:p>
    <w:p w14:paraId="0DE704FD">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"_Toc176262510" </w:instrText>
      </w:r>
      <w:r>
        <w:fldChar w:fldCharType="separate"/>
      </w:r>
      <w:r>
        <w:rPr>
          <w:rStyle w:val="22"/>
        </w:rPr>
        <w:t>表4.</w:t>
      </w:r>
      <w:r>
        <w:rPr>
          <w:rStyle w:val="22"/>
        </w:rPr>
        <w:tab/>
      </w:r>
      <w:r>
        <w:rPr>
          <w:rStyle w:val="22"/>
        </w:rPr>
        <w:t>受试设备工作状态表</w:t>
      </w:r>
      <w:r>
        <w:rPr>
          <w:rStyle w:val="22"/>
        </w:rPr>
        <w:tab/>
      </w:r>
      <w:r>
        <w:rPr>
          <w:rStyle w:val="22"/>
        </w:rPr>
        <w:fldChar w:fldCharType="begin"/>
      </w:r>
      <w:r>
        <w:rPr>
          <w:rStyle w:val="22"/>
        </w:rPr>
        <w:instrText xml:space="preserve"> PAGEREF _Toc176262510 \h </w:instrText>
      </w:r>
      <w:r>
        <w:rPr>
          <w:rStyle w:val="22"/>
        </w:rPr>
        <w:fldChar w:fldCharType="separate"/>
      </w:r>
      <w:r>
        <w:rPr>
          <w:rStyle w:val="22"/>
        </w:rPr>
        <w:t>12</w:t>
      </w:r>
      <w:r>
        <w:rPr>
          <w:rStyle w:val="22"/>
        </w:rPr>
        <w:fldChar w:fldCharType="end"/>
      </w:r>
      <w:r>
        <w:rPr>
          <w:rStyle w:val="22"/>
        </w:rPr>
        <w:fldChar w:fldCharType="end"/>
      </w:r>
    </w:p>
    <w:p w14:paraId="72B71355">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"_Toc176262511" </w:instrText>
      </w:r>
      <w:r>
        <w:fldChar w:fldCharType="separate"/>
      </w:r>
      <w:r>
        <w:rPr>
          <w:rStyle w:val="22"/>
        </w:rPr>
        <w:t>表5.</w:t>
      </w:r>
      <w:r>
        <w:rPr>
          <w:rStyle w:val="22"/>
        </w:rPr>
        <w:tab/>
      </w:r>
      <w:r>
        <w:rPr>
          <w:rStyle w:val="22"/>
        </w:rPr>
        <w:t>试验项目一览表</w:t>
      </w:r>
      <w:r>
        <w:rPr>
          <w:rStyle w:val="22"/>
        </w:rPr>
        <w:tab/>
      </w:r>
      <w:r>
        <w:rPr>
          <w:rStyle w:val="22"/>
        </w:rPr>
        <w:fldChar w:fldCharType="begin"/>
      </w:r>
      <w:r>
        <w:rPr>
          <w:rStyle w:val="22"/>
        </w:rPr>
        <w:instrText xml:space="preserve"> PAGEREF _Toc176262511 \h </w:instrText>
      </w:r>
      <w:r>
        <w:rPr>
          <w:rStyle w:val="22"/>
        </w:rPr>
        <w:fldChar w:fldCharType="separate"/>
      </w:r>
      <w:r>
        <w:rPr>
          <w:rStyle w:val="22"/>
        </w:rPr>
        <w:t>12</w:t>
      </w:r>
      <w:r>
        <w:rPr>
          <w:rStyle w:val="22"/>
        </w:rPr>
        <w:fldChar w:fldCharType="end"/>
      </w:r>
      <w:r>
        <w:rPr>
          <w:rStyle w:val="22"/>
        </w:rPr>
        <w:fldChar w:fldCharType="end"/>
      </w:r>
    </w:p>
    <w:p w14:paraId="746D9145">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"_Toc176262512" </w:instrText>
      </w:r>
      <w:r>
        <w:fldChar w:fldCharType="separate"/>
      </w:r>
      <w:r>
        <w:rPr>
          <w:rStyle w:val="22"/>
        </w:rPr>
        <w:t>表6.</w:t>
      </w:r>
      <w:r>
        <w:rPr>
          <w:rStyle w:val="22"/>
        </w:rPr>
        <w:tab/>
      </w:r>
      <w:r>
        <w:rPr>
          <w:rStyle w:val="22"/>
        </w:rPr>
        <w:t>试验项目计划时间安排表</w:t>
      </w:r>
      <w:r>
        <w:rPr>
          <w:rStyle w:val="22"/>
        </w:rPr>
        <w:tab/>
      </w:r>
      <w:r>
        <w:rPr>
          <w:rStyle w:val="22"/>
        </w:rPr>
        <w:fldChar w:fldCharType="begin"/>
      </w:r>
      <w:r>
        <w:rPr>
          <w:rStyle w:val="22"/>
        </w:rPr>
        <w:instrText xml:space="preserve"> PAGEREF _Toc176262512 \h </w:instrText>
      </w:r>
      <w:r>
        <w:rPr>
          <w:rStyle w:val="22"/>
        </w:rPr>
        <w:fldChar w:fldCharType="separate"/>
      </w:r>
      <w:r>
        <w:rPr>
          <w:rStyle w:val="22"/>
        </w:rPr>
        <w:t>13</w:t>
      </w:r>
      <w:r>
        <w:rPr>
          <w:rStyle w:val="22"/>
        </w:rPr>
        <w:fldChar w:fldCharType="end"/>
      </w:r>
      <w:r>
        <w:rPr>
          <w:rStyle w:val="22"/>
        </w:rPr>
        <w:fldChar w:fldCharType="end"/>
      </w:r>
    </w:p>
    <w:p w14:paraId="2A6B0BC3">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"_Toc176262513" </w:instrText>
      </w:r>
      <w:r>
        <w:fldChar w:fldCharType="separate"/>
      </w:r>
      <w:r>
        <w:rPr>
          <w:rStyle w:val="22"/>
        </w:rPr>
        <w:t>表7.</w:t>
      </w:r>
      <w:r>
        <w:rPr>
          <w:rStyle w:val="22"/>
        </w:rPr>
        <w:tab/>
      </w:r>
      <w:r>
        <w:rPr>
          <w:rStyle w:val="22"/>
        </w:rPr>
        <w:t>鉴定试验项目顺序安排</w:t>
      </w:r>
      <w:r>
        <w:rPr>
          <w:rStyle w:val="22"/>
        </w:rPr>
        <w:tab/>
      </w:r>
      <w:r>
        <w:rPr>
          <w:rStyle w:val="22"/>
        </w:rPr>
        <w:fldChar w:fldCharType="begin"/>
      </w:r>
      <w:r>
        <w:rPr>
          <w:rStyle w:val="22"/>
        </w:rPr>
        <w:instrText xml:space="preserve"> PAGEREF _Toc176262513 \h </w:instrText>
      </w:r>
      <w:r>
        <w:rPr>
          <w:rStyle w:val="22"/>
        </w:rPr>
        <w:fldChar w:fldCharType="separate"/>
      </w:r>
      <w:r>
        <w:rPr>
          <w:rStyle w:val="22"/>
        </w:rPr>
        <w:t>15</w:t>
      </w:r>
      <w:r>
        <w:rPr>
          <w:rStyle w:val="22"/>
        </w:rPr>
        <w:fldChar w:fldCharType="end"/>
      </w:r>
      <w:r>
        <w:rPr>
          <w:rStyle w:val="22"/>
        </w:rPr>
        <w:fldChar w:fldCharType="end"/>
      </w:r>
    </w:p>
    <w:p w14:paraId="67AF0FE1">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"_Toc176262514" </w:instrText>
      </w:r>
      <w:r>
        <w:fldChar w:fldCharType="separate"/>
      </w:r>
      <w:r>
        <w:rPr>
          <w:rStyle w:val="22"/>
        </w:rPr>
        <w:t>表8.</w:t>
      </w:r>
      <w:r>
        <w:rPr>
          <w:rStyle w:val="22"/>
        </w:rPr>
        <w:tab/>
      </w:r>
      <w:r>
        <w:rPr>
          <w:rStyle w:val="22"/>
        </w:rPr>
        <w:t>试验条件允许误差</w:t>
      </w:r>
      <w:r>
        <w:rPr>
          <w:rStyle w:val="22"/>
        </w:rPr>
        <w:tab/>
      </w:r>
      <w:r>
        <w:rPr>
          <w:rStyle w:val="22"/>
        </w:rPr>
        <w:fldChar w:fldCharType="begin"/>
      </w:r>
      <w:r>
        <w:rPr>
          <w:rStyle w:val="22"/>
        </w:rPr>
        <w:instrText xml:space="preserve"> PAGEREF _Toc176262514 \h </w:instrText>
      </w:r>
      <w:r>
        <w:rPr>
          <w:rStyle w:val="22"/>
        </w:rPr>
        <w:fldChar w:fldCharType="separate"/>
      </w:r>
      <w:r>
        <w:rPr>
          <w:rStyle w:val="22"/>
        </w:rPr>
        <w:t>16</w:t>
      </w:r>
      <w:r>
        <w:rPr>
          <w:rStyle w:val="22"/>
        </w:rPr>
        <w:fldChar w:fldCharType="end"/>
      </w:r>
      <w:r>
        <w:rPr>
          <w:rStyle w:val="22"/>
        </w:rPr>
        <w:fldChar w:fldCharType="end"/>
      </w:r>
    </w:p>
    <w:p w14:paraId="420114FD">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"_Toc176262515" </w:instrText>
      </w:r>
      <w:r>
        <w:fldChar w:fldCharType="separate"/>
      </w:r>
      <w:r>
        <w:rPr>
          <w:rStyle w:val="22"/>
        </w:rPr>
        <w:t>表9.</w:t>
      </w:r>
      <w:r>
        <w:rPr>
          <w:rStyle w:val="22"/>
        </w:rPr>
        <w:tab/>
      </w:r>
      <w:r>
        <w:rPr>
          <w:rStyle w:val="22"/>
        </w:rPr>
        <w:t>鉴定试验承试单位</w:t>
      </w:r>
      <w:r>
        <w:rPr>
          <w:rStyle w:val="22"/>
        </w:rPr>
        <w:tab/>
      </w:r>
      <w:r>
        <w:rPr>
          <w:rStyle w:val="22"/>
        </w:rPr>
        <w:fldChar w:fldCharType="begin"/>
      </w:r>
      <w:r>
        <w:rPr>
          <w:rStyle w:val="22"/>
        </w:rPr>
        <w:instrText xml:space="preserve"> PAGEREF _Toc176262515 \h </w:instrText>
      </w:r>
      <w:r>
        <w:rPr>
          <w:rStyle w:val="22"/>
        </w:rPr>
        <w:fldChar w:fldCharType="separate"/>
      </w:r>
      <w:r>
        <w:rPr>
          <w:rStyle w:val="22"/>
        </w:rPr>
        <w:t>16</w:t>
      </w:r>
      <w:r>
        <w:rPr>
          <w:rStyle w:val="22"/>
        </w:rPr>
        <w:fldChar w:fldCharType="end"/>
      </w:r>
      <w:r>
        <w:rPr>
          <w:rStyle w:val="22"/>
        </w:rPr>
        <w:fldChar w:fldCharType="end"/>
      </w:r>
    </w:p>
    <w:p w14:paraId="3E8EF71E">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"_Toc176262516" </w:instrText>
      </w:r>
      <w:r>
        <w:fldChar w:fldCharType="separate"/>
      </w:r>
      <w:r>
        <w:rPr>
          <w:rStyle w:val="22"/>
        </w:rPr>
        <w:t>表10.</w:t>
      </w:r>
      <w:r>
        <w:rPr>
          <w:rStyle w:val="22"/>
        </w:rPr>
        <w:tab/>
      </w:r>
      <w:r>
        <w:rPr>
          <w:rStyle w:val="22"/>
        </w:rPr>
        <w:t>鉴定性能接收试验（QPAT）</w:t>
      </w:r>
      <w:r>
        <w:rPr>
          <w:rStyle w:val="22"/>
        </w:rPr>
        <w:tab/>
      </w:r>
      <w:r>
        <w:rPr>
          <w:rStyle w:val="22"/>
        </w:rPr>
        <w:fldChar w:fldCharType="begin"/>
      </w:r>
      <w:r>
        <w:rPr>
          <w:rStyle w:val="22"/>
        </w:rPr>
        <w:instrText xml:space="preserve"> PAGEREF _Toc176262516 \h </w:instrText>
      </w:r>
      <w:r>
        <w:rPr>
          <w:rStyle w:val="22"/>
        </w:rPr>
        <w:fldChar w:fldCharType="separate"/>
      </w:r>
      <w:r>
        <w:rPr>
          <w:rStyle w:val="22"/>
        </w:rPr>
        <w:t>1</w:t>
      </w:r>
      <w:r>
        <w:rPr>
          <w:rStyle w:val="22"/>
        </w:rPr>
        <w:fldChar w:fldCharType="end"/>
      </w:r>
      <w:r>
        <w:rPr>
          <w:rStyle w:val="22"/>
        </w:rPr>
        <w:fldChar w:fldCharType="end"/>
      </w:r>
    </w:p>
    <w:p w14:paraId="0DAAFF23">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"_Toc176262517" </w:instrText>
      </w:r>
      <w:r>
        <w:fldChar w:fldCharType="separate"/>
      </w:r>
      <w:r>
        <w:rPr>
          <w:rStyle w:val="22"/>
        </w:rPr>
        <w:t>表11.</w:t>
      </w:r>
      <w:r>
        <w:rPr>
          <w:rStyle w:val="22"/>
        </w:rPr>
        <w:tab/>
      </w:r>
      <w:r>
        <w:rPr>
          <w:rStyle w:val="22"/>
        </w:rPr>
        <w:t>温度和高度条件</w:t>
      </w:r>
      <w:r>
        <w:rPr>
          <w:rStyle w:val="22"/>
        </w:rPr>
        <w:tab/>
      </w:r>
      <w:r>
        <w:rPr>
          <w:rStyle w:val="22"/>
        </w:rPr>
        <w:fldChar w:fldCharType="begin"/>
      </w:r>
      <w:r>
        <w:rPr>
          <w:rStyle w:val="22"/>
        </w:rPr>
        <w:instrText xml:space="preserve"> PAGEREF _Toc176262517 \h </w:instrText>
      </w:r>
      <w:r>
        <w:rPr>
          <w:rStyle w:val="22"/>
        </w:rPr>
        <w:fldChar w:fldCharType="separate"/>
      </w:r>
      <w:r>
        <w:rPr>
          <w:rStyle w:val="22"/>
        </w:rPr>
        <w:t>3</w:t>
      </w:r>
      <w:r>
        <w:rPr>
          <w:rStyle w:val="22"/>
        </w:rPr>
        <w:fldChar w:fldCharType="end"/>
      </w:r>
      <w:r>
        <w:rPr>
          <w:rStyle w:val="22"/>
        </w:rPr>
        <w:fldChar w:fldCharType="end"/>
      </w:r>
    </w:p>
    <w:p w14:paraId="740A8EE5">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"_Toc176262518" </w:instrText>
      </w:r>
      <w:r>
        <w:fldChar w:fldCharType="separate"/>
      </w:r>
      <w:r>
        <w:rPr>
          <w:rStyle w:val="22"/>
        </w:rPr>
        <w:t>表12.</w:t>
      </w:r>
      <w:r>
        <w:rPr>
          <w:rStyle w:val="22"/>
        </w:rPr>
        <w:tab/>
      </w:r>
      <w:r>
        <w:rPr>
          <w:rStyle w:val="22"/>
        </w:rPr>
        <w:t>设备信息表</w:t>
      </w:r>
      <w:r>
        <w:rPr>
          <w:rStyle w:val="22"/>
        </w:rPr>
        <w:tab/>
      </w:r>
      <w:r>
        <w:rPr>
          <w:rStyle w:val="22"/>
        </w:rPr>
        <w:fldChar w:fldCharType="begin"/>
      </w:r>
      <w:r>
        <w:rPr>
          <w:rStyle w:val="22"/>
        </w:rPr>
        <w:instrText xml:space="preserve"> PAGEREF _Toc176262518 \h </w:instrText>
      </w:r>
      <w:r>
        <w:rPr>
          <w:rStyle w:val="22"/>
        </w:rPr>
        <w:fldChar w:fldCharType="separate"/>
      </w:r>
      <w:r>
        <w:rPr>
          <w:rStyle w:val="22"/>
        </w:rPr>
        <w:t>3</w:t>
      </w:r>
      <w:r>
        <w:rPr>
          <w:rStyle w:val="22"/>
        </w:rPr>
        <w:fldChar w:fldCharType="end"/>
      </w:r>
      <w:r>
        <w:rPr>
          <w:rStyle w:val="22"/>
        </w:rPr>
        <w:fldChar w:fldCharType="end"/>
      </w:r>
    </w:p>
    <w:p w14:paraId="5418D556">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"_Toc176262519" </w:instrText>
      </w:r>
      <w:r>
        <w:fldChar w:fldCharType="separate"/>
      </w:r>
      <w:r>
        <w:rPr>
          <w:rStyle w:val="22"/>
        </w:rPr>
        <w:t>表13.</w:t>
      </w:r>
      <w:r>
        <w:rPr>
          <w:rStyle w:val="22"/>
        </w:rPr>
        <w:tab/>
      </w:r>
      <w:r>
        <w:rPr>
          <w:rStyle w:val="22"/>
        </w:rPr>
        <w:t>温度变化条件</w:t>
      </w:r>
      <w:r>
        <w:rPr>
          <w:rStyle w:val="22"/>
        </w:rPr>
        <w:tab/>
      </w:r>
      <w:r>
        <w:rPr>
          <w:rStyle w:val="22"/>
        </w:rPr>
        <w:fldChar w:fldCharType="begin"/>
      </w:r>
      <w:r>
        <w:rPr>
          <w:rStyle w:val="22"/>
        </w:rPr>
        <w:instrText xml:space="preserve"> PAGEREF _Toc176262519 \h </w:instrText>
      </w:r>
      <w:r>
        <w:rPr>
          <w:rStyle w:val="22"/>
        </w:rPr>
        <w:fldChar w:fldCharType="separate"/>
      </w:r>
      <w:r>
        <w:rPr>
          <w:rStyle w:val="22"/>
        </w:rPr>
        <w:t>10</w:t>
      </w:r>
      <w:r>
        <w:rPr>
          <w:rStyle w:val="22"/>
        </w:rPr>
        <w:fldChar w:fldCharType="end"/>
      </w:r>
      <w:r>
        <w:rPr>
          <w:rStyle w:val="22"/>
        </w:rPr>
        <w:fldChar w:fldCharType="end"/>
      </w:r>
    </w:p>
    <w:p w14:paraId="57BD1EAE">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"_Toc176262520" </w:instrText>
      </w:r>
      <w:r>
        <w:fldChar w:fldCharType="separate"/>
      </w:r>
      <w:r>
        <w:rPr>
          <w:rStyle w:val="22"/>
        </w:rPr>
        <w:t>表14.</w:t>
      </w:r>
      <w:r>
        <w:rPr>
          <w:rStyle w:val="22"/>
        </w:rPr>
        <w:tab/>
      </w:r>
      <w:r>
        <w:rPr>
          <w:rStyle w:val="22"/>
        </w:rPr>
        <w:t>设备信息表</w:t>
      </w:r>
      <w:r>
        <w:rPr>
          <w:rStyle w:val="22"/>
        </w:rPr>
        <w:tab/>
      </w:r>
      <w:r>
        <w:rPr>
          <w:rStyle w:val="22"/>
        </w:rPr>
        <w:fldChar w:fldCharType="begin"/>
      </w:r>
      <w:r>
        <w:rPr>
          <w:rStyle w:val="22"/>
        </w:rPr>
        <w:instrText xml:space="preserve"> PAGEREF _Toc176262520 \h </w:instrText>
      </w:r>
      <w:r>
        <w:rPr>
          <w:rStyle w:val="22"/>
        </w:rPr>
        <w:fldChar w:fldCharType="separate"/>
      </w:r>
      <w:r>
        <w:rPr>
          <w:rStyle w:val="22"/>
        </w:rPr>
        <w:t>10</w:t>
      </w:r>
      <w:r>
        <w:rPr>
          <w:rStyle w:val="22"/>
        </w:rPr>
        <w:fldChar w:fldCharType="end"/>
      </w:r>
      <w:r>
        <w:rPr>
          <w:rStyle w:val="22"/>
        </w:rPr>
        <w:fldChar w:fldCharType="end"/>
      </w:r>
    </w:p>
    <w:p w14:paraId="0D4EDC45">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"_Toc176262521" </w:instrText>
      </w:r>
      <w:r>
        <w:fldChar w:fldCharType="separate"/>
      </w:r>
      <w:r>
        <w:rPr>
          <w:rStyle w:val="22"/>
        </w:rPr>
        <w:t>表15.</w:t>
      </w:r>
      <w:r>
        <w:rPr>
          <w:rStyle w:val="22"/>
        </w:rPr>
        <w:tab/>
      </w:r>
      <w:r>
        <w:rPr>
          <w:rStyle w:val="22"/>
        </w:rPr>
        <w:t>湿热试验条件</w:t>
      </w:r>
      <w:r>
        <w:rPr>
          <w:rStyle w:val="22"/>
        </w:rPr>
        <w:tab/>
      </w:r>
      <w:r>
        <w:rPr>
          <w:rStyle w:val="22"/>
        </w:rPr>
        <w:fldChar w:fldCharType="begin"/>
      </w:r>
      <w:r>
        <w:rPr>
          <w:rStyle w:val="22"/>
        </w:rPr>
        <w:instrText xml:space="preserve"> PAGEREF _Toc176262521 \h </w:instrText>
      </w:r>
      <w:r>
        <w:rPr>
          <w:rStyle w:val="22"/>
        </w:rPr>
        <w:fldChar w:fldCharType="separate"/>
      </w:r>
      <w:r>
        <w:rPr>
          <w:rStyle w:val="22"/>
        </w:rPr>
        <w:t>14</w:t>
      </w:r>
      <w:r>
        <w:rPr>
          <w:rStyle w:val="22"/>
        </w:rPr>
        <w:fldChar w:fldCharType="end"/>
      </w:r>
      <w:r>
        <w:rPr>
          <w:rStyle w:val="22"/>
        </w:rPr>
        <w:fldChar w:fldCharType="end"/>
      </w:r>
    </w:p>
    <w:p w14:paraId="2564FB7D">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"_Toc176262522" </w:instrText>
      </w:r>
      <w:r>
        <w:fldChar w:fldCharType="separate"/>
      </w:r>
      <w:r>
        <w:rPr>
          <w:rStyle w:val="22"/>
        </w:rPr>
        <w:t>表16.</w:t>
      </w:r>
      <w:r>
        <w:rPr>
          <w:rStyle w:val="22"/>
        </w:rPr>
        <w:tab/>
      </w:r>
      <w:r>
        <w:rPr>
          <w:rStyle w:val="22"/>
        </w:rPr>
        <w:t>设备信息表</w:t>
      </w:r>
      <w:r>
        <w:rPr>
          <w:rStyle w:val="22"/>
        </w:rPr>
        <w:tab/>
      </w:r>
      <w:r>
        <w:rPr>
          <w:rStyle w:val="22"/>
        </w:rPr>
        <w:fldChar w:fldCharType="begin"/>
      </w:r>
      <w:r>
        <w:rPr>
          <w:rStyle w:val="22"/>
        </w:rPr>
        <w:instrText xml:space="preserve"> PAGEREF _Toc176262522 \h </w:instrText>
      </w:r>
      <w:r>
        <w:rPr>
          <w:rStyle w:val="22"/>
        </w:rPr>
        <w:fldChar w:fldCharType="separate"/>
      </w:r>
      <w:r>
        <w:rPr>
          <w:rStyle w:val="22"/>
        </w:rPr>
        <w:t>15</w:t>
      </w:r>
      <w:r>
        <w:rPr>
          <w:rStyle w:val="22"/>
        </w:rPr>
        <w:fldChar w:fldCharType="end"/>
      </w:r>
      <w:r>
        <w:rPr>
          <w:rStyle w:val="22"/>
        </w:rPr>
        <w:fldChar w:fldCharType="end"/>
      </w:r>
    </w:p>
    <w:p w14:paraId="2E10BBA2">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"_Toc176262523" </w:instrText>
      </w:r>
      <w:r>
        <w:fldChar w:fldCharType="separate"/>
      </w:r>
      <w:r>
        <w:rPr>
          <w:rStyle w:val="22"/>
        </w:rPr>
        <w:t>表17.</w:t>
      </w:r>
      <w:r>
        <w:rPr>
          <w:rStyle w:val="22"/>
        </w:rPr>
        <w:tab/>
      </w:r>
      <w:r>
        <w:rPr>
          <w:rStyle w:val="22"/>
        </w:rPr>
        <w:t>工作冲击试验条件</w:t>
      </w:r>
      <w:r>
        <w:rPr>
          <w:rStyle w:val="22"/>
        </w:rPr>
        <w:tab/>
      </w:r>
      <w:r>
        <w:rPr>
          <w:rStyle w:val="22"/>
        </w:rPr>
        <w:fldChar w:fldCharType="begin"/>
      </w:r>
      <w:r>
        <w:rPr>
          <w:rStyle w:val="22"/>
        </w:rPr>
        <w:instrText xml:space="preserve"> PAGEREF _Toc176262523 \h </w:instrText>
      </w:r>
      <w:r>
        <w:rPr>
          <w:rStyle w:val="22"/>
        </w:rPr>
        <w:fldChar w:fldCharType="separate"/>
      </w:r>
      <w:r>
        <w:rPr>
          <w:rStyle w:val="22"/>
        </w:rPr>
        <w:t>18</w:t>
      </w:r>
      <w:r>
        <w:rPr>
          <w:rStyle w:val="22"/>
        </w:rPr>
        <w:fldChar w:fldCharType="end"/>
      </w:r>
      <w:r>
        <w:rPr>
          <w:rStyle w:val="22"/>
        </w:rPr>
        <w:fldChar w:fldCharType="end"/>
      </w:r>
    </w:p>
    <w:p w14:paraId="52FB0BCB">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"_Toc176262524" </w:instrText>
      </w:r>
      <w:r>
        <w:fldChar w:fldCharType="separate"/>
      </w:r>
      <w:r>
        <w:rPr>
          <w:rStyle w:val="22"/>
        </w:rPr>
        <w:t>表18.</w:t>
      </w:r>
      <w:r>
        <w:rPr>
          <w:rStyle w:val="22"/>
        </w:rPr>
        <w:tab/>
      </w:r>
      <w:r>
        <w:rPr>
          <w:rStyle w:val="22"/>
        </w:rPr>
        <w:t>设备信息表</w:t>
      </w:r>
      <w:r>
        <w:rPr>
          <w:rStyle w:val="22"/>
        </w:rPr>
        <w:tab/>
      </w:r>
      <w:r>
        <w:rPr>
          <w:rStyle w:val="22"/>
        </w:rPr>
        <w:fldChar w:fldCharType="begin"/>
      </w:r>
      <w:r>
        <w:rPr>
          <w:rStyle w:val="22"/>
        </w:rPr>
        <w:instrText xml:space="preserve"> PAGEREF _Toc176262524 \h </w:instrText>
      </w:r>
      <w:r>
        <w:rPr>
          <w:rStyle w:val="22"/>
        </w:rPr>
        <w:fldChar w:fldCharType="separate"/>
      </w:r>
      <w:r>
        <w:rPr>
          <w:rStyle w:val="22"/>
        </w:rPr>
        <w:t>19</w:t>
      </w:r>
      <w:r>
        <w:rPr>
          <w:rStyle w:val="22"/>
        </w:rPr>
        <w:fldChar w:fldCharType="end"/>
      </w:r>
      <w:r>
        <w:rPr>
          <w:rStyle w:val="22"/>
        </w:rPr>
        <w:fldChar w:fldCharType="end"/>
      </w:r>
    </w:p>
    <w:p w14:paraId="040051B4">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"_Toc176262525" </w:instrText>
      </w:r>
      <w:r>
        <w:fldChar w:fldCharType="separate"/>
      </w:r>
      <w:r>
        <w:rPr>
          <w:rStyle w:val="22"/>
        </w:rPr>
        <w:t>表19.</w:t>
      </w:r>
      <w:r>
        <w:rPr>
          <w:rStyle w:val="22"/>
        </w:rPr>
        <w:tab/>
      </w:r>
      <w:r>
        <w:rPr>
          <w:rStyle w:val="22"/>
        </w:rPr>
        <w:t>坠撞安全冲击试验条件</w:t>
      </w:r>
      <w:r>
        <w:rPr>
          <w:rStyle w:val="22"/>
        </w:rPr>
        <w:tab/>
      </w:r>
      <w:r>
        <w:rPr>
          <w:rStyle w:val="22"/>
        </w:rPr>
        <w:fldChar w:fldCharType="begin"/>
      </w:r>
      <w:r>
        <w:rPr>
          <w:rStyle w:val="22"/>
        </w:rPr>
        <w:instrText xml:space="preserve"> PAGEREF _Toc176262525 \h </w:instrText>
      </w:r>
      <w:r>
        <w:rPr>
          <w:rStyle w:val="22"/>
        </w:rPr>
        <w:fldChar w:fldCharType="separate"/>
      </w:r>
      <w:r>
        <w:rPr>
          <w:rStyle w:val="22"/>
        </w:rPr>
        <w:t>22</w:t>
      </w:r>
      <w:r>
        <w:rPr>
          <w:rStyle w:val="22"/>
        </w:rPr>
        <w:fldChar w:fldCharType="end"/>
      </w:r>
      <w:r>
        <w:rPr>
          <w:rStyle w:val="22"/>
        </w:rPr>
        <w:fldChar w:fldCharType="end"/>
      </w:r>
    </w:p>
    <w:p w14:paraId="1B4B0989">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"_Toc176262526" </w:instrText>
      </w:r>
      <w:r>
        <w:fldChar w:fldCharType="separate"/>
      </w:r>
      <w:r>
        <w:rPr>
          <w:rStyle w:val="22"/>
        </w:rPr>
        <w:t>表20.</w:t>
      </w:r>
      <w:r>
        <w:rPr>
          <w:rStyle w:val="22"/>
        </w:rPr>
        <w:tab/>
      </w:r>
      <w:r>
        <w:rPr>
          <w:rStyle w:val="22"/>
        </w:rPr>
        <w:t>坠撞安全持续载荷试验条件</w:t>
      </w:r>
      <w:r>
        <w:rPr>
          <w:rStyle w:val="22"/>
        </w:rPr>
        <w:tab/>
      </w:r>
      <w:r>
        <w:rPr>
          <w:rStyle w:val="22"/>
        </w:rPr>
        <w:fldChar w:fldCharType="begin"/>
      </w:r>
      <w:r>
        <w:rPr>
          <w:rStyle w:val="22"/>
        </w:rPr>
        <w:instrText xml:space="preserve"> PAGEREF _Toc176262526 \h </w:instrText>
      </w:r>
      <w:r>
        <w:rPr>
          <w:rStyle w:val="22"/>
        </w:rPr>
        <w:fldChar w:fldCharType="separate"/>
      </w:r>
      <w:r>
        <w:rPr>
          <w:rStyle w:val="22"/>
        </w:rPr>
        <w:t>22</w:t>
      </w:r>
      <w:r>
        <w:rPr>
          <w:rStyle w:val="22"/>
        </w:rPr>
        <w:fldChar w:fldCharType="end"/>
      </w:r>
      <w:r>
        <w:rPr>
          <w:rStyle w:val="22"/>
        </w:rPr>
        <w:fldChar w:fldCharType="end"/>
      </w:r>
    </w:p>
    <w:p w14:paraId="28B98784">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"_Toc176262527" </w:instrText>
      </w:r>
      <w:r>
        <w:fldChar w:fldCharType="separate"/>
      </w:r>
      <w:r>
        <w:rPr>
          <w:rStyle w:val="22"/>
        </w:rPr>
        <w:t>表21.</w:t>
      </w:r>
      <w:r>
        <w:rPr>
          <w:rStyle w:val="22"/>
        </w:rPr>
        <w:tab/>
      </w:r>
      <w:r>
        <w:rPr>
          <w:rStyle w:val="22"/>
        </w:rPr>
        <w:t>设备信息表</w:t>
      </w:r>
      <w:r>
        <w:rPr>
          <w:rStyle w:val="22"/>
        </w:rPr>
        <w:tab/>
      </w:r>
      <w:r>
        <w:rPr>
          <w:rStyle w:val="22"/>
        </w:rPr>
        <w:fldChar w:fldCharType="begin"/>
      </w:r>
      <w:r>
        <w:rPr>
          <w:rStyle w:val="22"/>
        </w:rPr>
        <w:instrText xml:space="preserve"> PAGEREF _Toc176262527 \h </w:instrText>
      </w:r>
      <w:r>
        <w:rPr>
          <w:rStyle w:val="22"/>
        </w:rPr>
        <w:fldChar w:fldCharType="separate"/>
      </w:r>
      <w:r>
        <w:rPr>
          <w:rStyle w:val="22"/>
        </w:rPr>
        <w:t>23</w:t>
      </w:r>
      <w:r>
        <w:rPr>
          <w:rStyle w:val="22"/>
        </w:rPr>
        <w:fldChar w:fldCharType="end"/>
      </w:r>
      <w:r>
        <w:rPr>
          <w:rStyle w:val="22"/>
        </w:rPr>
        <w:fldChar w:fldCharType="end"/>
      </w:r>
    </w:p>
    <w:p w14:paraId="70909603">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"_Toc176262528" </w:instrText>
      </w:r>
      <w:r>
        <w:fldChar w:fldCharType="separate"/>
      </w:r>
      <w:r>
        <w:rPr>
          <w:rStyle w:val="22"/>
        </w:rPr>
        <w:t>表22.</w:t>
      </w:r>
      <w:r>
        <w:rPr>
          <w:rStyle w:val="22"/>
        </w:rPr>
        <w:tab/>
      </w:r>
      <w:r>
        <w:rPr>
          <w:rStyle w:val="22"/>
        </w:rPr>
        <w:t>标准振动试验条件</w:t>
      </w:r>
      <w:r>
        <w:rPr>
          <w:rStyle w:val="22"/>
        </w:rPr>
        <w:tab/>
      </w:r>
      <w:r>
        <w:rPr>
          <w:rStyle w:val="22"/>
        </w:rPr>
        <w:fldChar w:fldCharType="begin"/>
      </w:r>
      <w:r>
        <w:rPr>
          <w:rStyle w:val="22"/>
        </w:rPr>
        <w:instrText xml:space="preserve"> PAGEREF _Toc176262528 \h </w:instrText>
      </w:r>
      <w:r>
        <w:rPr>
          <w:rStyle w:val="22"/>
        </w:rPr>
        <w:fldChar w:fldCharType="separate"/>
      </w:r>
      <w:r>
        <w:rPr>
          <w:rStyle w:val="22"/>
        </w:rPr>
        <w:t>26</w:t>
      </w:r>
      <w:r>
        <w:rPr>
          <w:rStyle w:val="22"/>
        </w:rPr>
        <w:fldChar w:fldCharType="end"/>
      </w:r>
      <w:r>
        <w:rPr>
          <w:rStyle w:val="22"/>
        </w:rPr>
        <w:fldChar w:fldCharType="end"/>
      </w:r>
    </w:p>
    <w:p w14:paraId="75D7E0BB">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"_Toc176262529" </w:instrText>
      </w:r>
      <w:r>
        <w:fldChar w:fldCharType="separate"/>
      </w:r>
      <w:r>
        <w:rPr>
          <w:rStyle w:val="22"/>
        </w:rPr>
        <w:t>表23.</w:t>
      </w:r>
      <w:r>
        <w:rPr>
          <w:rStyle w:val="22"/>
        </w:rPr>
        <w:tab/>
      </w:r>
      <w:r>
        <w:rPr>
          <w:rStyle w:val="22"/>
        </w:rPr>
        <w:t>设备信息表</w:t>
      </w:r>
      <w:r>
        <w:rPr>
          <w:rStyle w:val="22"/>
        </w:rPr>
        <w:tab/>
      </w:r>
      <w:r>
        <w:rPr>
          <w:rStyle w:val="22"/>
        </w:rPr>
        <w:fldChar w:fldCharType="begin"/>
      </w:r>
      <w:r>
        <w:rPr>
          <w:rStyle w:val="22"/>
        </w:rPr>
        <w:instrText xml:space="preserve"> PAGEREF _Toc176262529 \h </w:instrText>
      </w:r>
      <w:r>
        <w:rPr>
          <w:rStyle w:val="22"/>
        </w:rPr>
        <w:fldChar w:fldCharType="separate"/>
      </w:r>
      <w:r>
        <w:rPr>
          <w:rStyle w:val="22"/>
        </w:rPr>
        <w:t>27</w:t>
      </w:r>
      <w:r>
        <w:rPr>
          <w:rStyle w:val="22"/>
        </w:rPr>
        <w:fldChar w:fldCharType="end"/>
      </w:r>
      <w:r>
        <w:rPr>
          <w:rStyle w:val="22"/>
        </w:rPr>
        <w:fldChar w:fldCharType="end"/>
      </w:r>
    </w:p>
    <w:p w14:paraId="75D558A5">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"_Toc176262530" </w:instrText>
      </w:r>
      <w:r>
        <w:fldChar w:fldCharType="separate"/>
      </w:r>
      <w:r>
        <w:rPr>
          <w:rStyle w:val="22"/>
        </w:rPr>
        <w:t>表24.</w:t>
      </w:r>
      <w:r>
        <w:rPr>
          <w:rStyle w:val="22"/>
        </w:rPr>
        <w:tab/>
      </w:r>
      <w:r>
        <w:rPr>
          <w:rStyle w:val="22"/>
        </w:rPr>
        <w:t>振动曲线频率拐点</w:t>
      </w:r>
      <w:r>
        <w:rPr>
          <w:rStyle w:val="22"/>
        </w:rPr>
        <w:tab/>
      </w:r>
      <w:r>
        <w:rPr>
          <w:rStyle w:val="22"/>
        </w:rPr>
        <w:fldChar w:fldCharType="begin"/>
      </w:r>
      <w:r>
        <w:rPr>
          <w:rStyle w:val="22"/>
        </w:rPr>
        <w:instrText xml:space="preserve"> PAGEREF _Toc176262530 \h </w:instrText>
      </w:r>
      <w:r>
        <w:rPr>
          <w:rStyle w:val="22"/>
        </w:rPr>
        <w:fldChar w:fldCharType="separate"/>
      </w:r>
      <w:r>
        <w:rPr>
          <w:rStyle w:val="22"/>
        </w:rPr>
        <w:t>30</w:t>
      </w:r>
      <w:r>
        <w:rPr>
          <w:rStyle w:val="22"/>
        </w:rPr>
        <w:fldChar w:fldCharType="end"/>
      </w:r>
      <w:r>
        <w:rPr>
          <w:rStyle w:val="22"/>
        </w:rPr>
        <w:fldChar w:fldCharType="end"/>
      </w:r>
    </w:p>
    <w:p w14:paraId="14B6B5BE">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"_Toc176262531" </w:instrText>
      </w:r>
      <w:r>
        <w:fldChar w:fldCharType="separate"/>
      </w:r>
      <w:r>
        <w:rPr>
          <w:rStyle w:val="22"/>
        </w:rPr>
        <w:t>表25.</w:t>
      </w:r>
      <w:r>
        <w:rPr>
          <w:rStyle w:val="22"/>
        </w:rPr>
        <w:tab/>
      </w:r>
      <w:r>
        <w:rPr>
          <w:rStyle w:val="22"/>
        </w:rPr>
        <w:t>设备信息表</w:t>
      </w:r>
      <w:r>
        <w:rPr>
          <w:rStyle w:val="22"/>
        </w:rPr>
        <w:tab/>
      </w:r>
      <w:r>
        <w:rPr>
          <w:rStyle w:val="22"/>
        </w:rPr>
        <w:fldChar w:fldCharType="begin"/>
      </w:r>
      <w:r>
        <w:rPr>
          <w:rStyle w:val="22"/>
        </w:rPr>
        <w:instrText xml:space="preserve"> PAGEREF _Toc176262531 \h </w:instrText>
      </w:r>
      <w:r>
        <w:rPr>
          <w:rStyle w:val="22"/>
        </w:rPr>
        <w:fldChar w:fldCharType="separate"/>
      </w:r>
      <w:r>
        <w:rPr>
          <w:rStyle w:val="22"/>
        </w:rPr>
        <w:t>31</w:t>
      </w:r>
      <w:r>
        <w:rPr>
          <w:rStyle w:val="22"/>
        </w:rPr>
        <w:fldChar w:fldCharType="end"/>
      </w:r>
      <w:r>
        <w:rPr>
          <w:rStyle w:val="22"/>
        </w:rPr>
        <w:fldChar w:fldCharType="end"/>
      </w:r>
    </w:p>
    <w:p w14:paraId="406700FB">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"_Toc176262532" </w:instrText>
      </w:r>
      <w:r>
        <w:fldChar w:fldCharType="separate"/>
      </w:r>
      <w:r>
        <w:rPr>
          <w:rStyle w:val="22"/>
        </w:rPr>
        <w:t>表26.</w:t>
      </w:r>
      <w:r>
        <w:rPr>
          <w:rStyle w:val="22"/>
        </w:rPr>
        <w:tab/>
      </w:r>
      <w:r>
        <w:rPr>
          <w:rStyle w:val="22"/>
        </w:rPr>
        <w:t>设备信息表</w:t>
      </w:r>
      <w:r>
        <w:rPr>
          <w:rStyle w:val="22"/>
        </w:rPr>
        <w:tab/>
      </w:r>
      <w:r>
        <w:rPr>
          <w:rStyle w:val="22"/>
        </w:rPr>
        <w:fldChar w:fldCharType="begin"/>
      </w:r>
      <w:r>
        <w:rPr>
          <w:rStyle w:val="22"/>
        </w:rPr>
        <w:instrText xml:space="preserve"> PAGEREF _Toc176262532 \h </w:instrText>
      </w:r>
      <w:r>
        <w:rPr>
          <w:rStyle w:val="22"/>
        </w:rPr>
        <w:fldChar w:fldCharType="separate"/>
      </w:r>
      <w:r>
        <w:rPr>
          <w:rStyle w:val="22"/>
        </w:rPr>
        <w:t>34</w:t>
      </w:r>
      <w:r>
        <w:rPr>
          <w:rStyle w:val="22"/>
        </w:rPr>
        <w:fldChar w:fldCharType="end"/>
      </w:r>
      <w:r>
        <w:rPr>
          <w:rStyle w:val="22"/>
        </w:rPr>
        <w:fldChar w:fldCharType="end"/>
      </w:r>
    </w:p>
    <w:p w14:paraId="4A9D778C">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"_Toc176262533" </w:instrText>
      </w:r>
      <w:r>
        <w:fldChar w:fldCharType="separate"/>
      </w:r>
      <w:r>
        <w:rPr>
          <w:rStyle w:val="22"/>
        </w:rPr>
        <w:t>表27.</w:t>
      </w:r>
      <w:r>
        <w:rPr>
          <w:rStyle w:val="22"/>
        </w:rPr>
        <w:tab/>
      </w:r>
      <w:r>
        <w:rPr>
          <w:rStyle w:val="22"/>
        </w:rPr>
        <w:t>设备信息表</w:t>
      </w:r>
      <w:r>
        <w:rPr>
          <w:rStyle w:val="22"/>
        </w:rPr>
        <w:tab/>
      </w:r>
      <w:r>
        <w:rPr>
          <w:rStyle w:val="22"/>
        </w:rPr>
        <w:fldChar w:fldCharType="begin"/>
      </w:r>
      <w:r>
        <w:rPr>
          <w:rStyle w:val="22"/>
        </w:rPr>
        <w:instrText xml:space="preserve"> PAGEREF _Toc176262533 \h </w:instrText>
      </w:r>
      <w:r>
        <w:rPr>
          <w:rStyle w:val="22"/>
        </w:rPr>
        <w:fldChar w:fldCharType="separate"/>
      </w:r>
      <w:r>
        <w:rPr>
          <w:rStyle w:val="22"/>
        </w:rPr>
        <w:t>37</w:t>
      </w:r>
      <w:r>
        <w:rPr>
          <w:rStyle w:val="22"/>
        </w:rPr>
        <w:fldChar w:fldCharType="end"/>
      </w:r>
      <w:r>
        <w:rPr>
          <w:rStyle w:val="22"/>
        </w:rPr>
        <w:fldChar w:fldCharType="end"/>
      </w:r>
    </w:p>
    <w:p w14:paraId="160011F3">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"_Toc176262534" </w:instrText>
      </w:r>
      <w:r>
        <w:fldChar w:fldCharType="separate"/>
      </w:r>
      <w:r>
        <w:rPr>
          <w:rStyle w:val="22"/>
        </w:rPr>
        <w:t>表28.</w:t>
      </w:r>
      <w:r>
        <w:rPr>
          <w:rStyle w:val="22"/>
        </w:rPr>
        <w:tab/>
      </w:r>
      <w:r>
        <w:rPr>
          <w:rStyle w:val="22"/>
        </w:rPr>
        <w:t>设备信息表</w:t>
      </w:r>
      <w:r>
        <w:rPr>
          <w:rStyle w:val="22"/>
        </w:rPr>
        <w:tab/>
      </w:r>
      <w:r>
        <w:rPr>
          <w:rStyle w:val="22"/>
        </w:rPr>
        <w:fldChar w:fldCharType="begin"/>
      </w:r>
      <w:r>
        <w:rPr>
          <w:rStyle w:val="22"/>
        </w:rPr>
        <w:instrText xml:space="preserve"> PAGEREF _Toc176262534 \h </w:instrText>
      </w:r>
      <w:r>
        <w:rPr>
          <w:rStyle w:val="22"/>
        </w:rPr>
        <w:fldChar w:fldCharType="separate"/>
      </w:r>
      <w:r>
        <w:rPr>
          <w:rStyle w:val="22"/>
        </w:rPr>
        <w:t>41</w:t>
      </w:r>
      <w:r>
        <w:rPr>
          <w:rStyle w:val="22"/>
        </w:rPr>
        <w:fldChar w:fldCharType="end"/>
      </w:r>
      <w:r>
        <w:rPr>
          <w:rStyle w:val="22"/>
        </w:rPr>
        <w:fldChar w:fldCharType="end"/>
      </w:r>
    </w:p>
    <w:p w14:paraId="1BBD53D2">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"_Toc176262535" </w:instrText>
      </w:r>
      <w:r>
        <w:fldChar w:fldCharType="separate"/>
      </w:r>
      <w:r>
        <w:rPr>
          <w:rStyle w:val="22"/>
        </w:rPr>
        <w:t>表29.</w:t>
      </w:r>
      <w:r>
        <w:rPr>
          <w:rStyle w:val="22"/>
        </w:rPr>
        <w:tab/>
      </w:r>
      <w:r>
        <w:rPr>
          <w:rStyle w:val="22"/>
        </w:rPr>
        <w:t>设备信息表</w:t>
      </w:r>
      <w:r>
        <w:rPr>
          <w:rStyle w:val="22"/>
        </w:rPr>
        <w:tab/>
      </w:r>
      <w:r>
        <w:rPr>
          <w:rStyle w:val="22"/>
        </w:rPr>
        <w:fldChar w:fldCharType="begin"/>
      </w:r>
      <w:r>
        <w:rPr>
          <w:rStyle w:val="22"/>
        </w:rPr>
        <w:instrText xml:space="preserve"> PAGEREF _Toc176262535 \h </w:instrText>
      </w:r>
      <w:r>
        <w:rPr>
          <w:rStyle w:val="22"/>
        </w:rPr>
        <w:fldChar w:fldCharType="separate"/>
      </w:r>
      <w:r>
        <w:rPr>
          <w:rStyle w:val="22"/>
        </w:rPr>
        <w:t>45</w:t>
      </w:r>
      <w:r>
        <w:rPr>
          <w:rStyle w:val="22"/>
        </w:rPr>
        <w:fldChar w:fldCharType="end"/>
      </w:r>
      <w:r>
        <w:rPr>
          <w:rStyle w:val="22"/>
        </w:rPr>
        <w:fldChar w:fldCharType="end"/>
      </w:r>
    </w:p>
    <w:p w14:paraId="49457023">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"_Toc176262536" </w:instrText>
      </w:r>
      <w:r>
        <w:fldChar w:fldCharType="separate"/>
      </w:r>
      <w:r>
        <w:rPr>
          <w:rStyle w:val="22"/>
        </w:rPr>
        <w:t>表30.</w:t>
      </w:r>
      <w:r>
        <w:rPr>
          <w:rStyle w:val="22"/>
        </w:rPr>
        <w:tab/>
      </w:r>
      <w:r>
        <w:rPr>
          <w:rStyle w:val="22"/>
        </w:rPr>
        <w:t>污染液的种类和液体温度表（试剂类型待核实）</w:t>
      </w:r>
      <w:r>
        <w:rPr>
          <w:rStyle w:val="22"/>
        </w:rPr>
        <w:tab/>
      </w:r>
      <w:r>
        <w:rPr>
          <w:rStyle w:val="22"/>
        </w:rPr>
        <w:fldChar w:fldCharType="begin"/>
      </w:r>
      <w:r>
        <w:rPr>
          <w:rStyle w:val="22"/>
        </w:rPr>
        <w:instrText xml:space="preserve"> PAGEREF _Toc176262536 \h </w:instrText>
      </w:r>
      <w:r>
        <w:rPr>
          <w:rStyle w:val="22"/>
        </w:rPr>
        <w:fldChar w:fldCharType="separate"/>
      </w:r>
      <w:r>
        <w:rPr>
          <w:rStyle w:val="22"/>
        </w:rPr>
        <w:t>49</w:t>
      </w:r>
      <w:r>
        <w:rPr>
          <w:rStyle w:val="22"/>
        </w:rPr>
        <w:fldChar w:fldCharType="end"/>
      </w:r>
      <w:r>
        <w:rPr>
          <w:rStyle w:val="22"/>
        </w:rPr>
        <w:fldChar w:fldCharType="end"/>
      </w:r>
    </w:p>
    <w:p w14:paraId="07EBC82F">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"_Toc176262537" </w:instrText>
      </w:r>
      <w:r>
        <w:fldChar w:fldCharType="separate"/>
      </w:r>
      <w:r>
        <w:rPr>
          <w:rStyle w:val="22"/>
        </w:rPr>
        <w:t>表31.</w:t>
      </w:r>
      <w:r>
        <w:rPr>
          <w:rStyle w:val="22"/>
        </w:rPr>
        <w:tab/>
      </w:r>
      <w:r>
        <w:rPr>
          <w:rStyle w:val="22"/>
        </w:rPr>
        <w:t>设备信息表</w:t>
      </w:r>
      <w:r>
        <w:rPr>
          <w:rStyle w:val="22"/>
        </w:rPr>
        <w:tab/>
      </w:r>
      <w:r>
        <w:rPr>
          <w:rStyle w:val="22"/>
        </w:rPr>
        <w:fldChar w:fldCharType="begin"/>
      </w:r>
      <w:r>
        <w:rPr>
          <w:rStyle w:val="22"/>
        </w:rPr>
        <w:instrText xml:space="preserve"> PAGEREF _Toc176262537 \h </w:instrText>
      </w:r>
      <w:r>
        <w:rPr>
          <w:rStyle w:val="22"/>
        </w:rPr>
        <w:fldChar w:fldCharType="separate"/>
      </w:r>
      <w:r>
        <w:rPr>
          <w:rStyle w:val="22"/>
        </w:rPr>
        <w:t>50</w:t>
      </w:r>
      <w:r>
        <w:rPr>
          <w:rStyle w:val="22"/>
        </w:rPr>
        <w:fldChar w:fldCharType="end"/>
      </w:r>
      <w:r>
        <w:rPr>
          <w:rStyle w:val="22"/>
        </w:rPr>
        <w:fldChar w:fldCharType="end"/>
      </w:r>
    </w:p>
    <w:p w14:paraId="7B6B61E7">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"_Toc176262538" </w:instrText>
      </w:r>
      <w:r>
        <w:fldChar w:fldCharType="separate"/>
      </w:r>
      <w:r>
        <w:rPr>
          <w:rStyle w:val="22"/>
        </w:rPr>
        <w:t>表32.</w:t>
      </w:r>
      <w:r>
        <w:rPr>
          <w:rStyle w:val="22"/>
        </w:rPr>
        <w:tab/>
      </w:r>
      <w:r>
        <w:rPr>
          <w:rStyle w:val="22"/>
        </w:rPr>
        <w:t>设备信息表</w:t>
      </w:r>
      <w:r>
        <w:rPr>
          <w:rStyle w:val="22"/>
        </w:rPr>
        <w:tab/>
      </w:r>
      <w:r>
        <w:rPr>
          <w:rStyle w:val="22"/>
        </w:rPr>
        <w:fldChar w:fldCharType="begin"/>
      </w:r>
      <w:r>
        <w:rPr>
          <w:rStyle w:val="22"/>
        </w:rPr>
        <w:instrText xml:space="preserve"> PAGEREF _Toc176262538 \h </w:instrText>
      </w:r>
      <w:r>
        <w:rPr>
          <w:rStyle w:val="22"/>
        </w:rPr>
        <w:fldChar w:fldCharType="separate"/>
      </w:r>
      <w:r>
        <w:rPr>
          <w:rStyle w:val="22"/>
        </w:rPr>
        <w:t>53</w:t>
      </w:r>
      <w:r>
        <w:rPr>
          <w:rStyle w:val="22"/>
        </w:rPr>
        <w:fldChar w:fldCharType="end"/>
      </w:r>
      <w:r>
        <w:rPr>
          <w:rStyle w:val="22"/>
        </w:rPr>
        <w:fldChar w:fldCharType="end"/>
      </w:r>
    </w:p>
    <w:p w14:paraId="6197C8E9">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"_Toc176262539" </w:instrText>
      </w:r>
      <w:r>
        <w:fldChar w:fldCharType="separate"/>
      </w:r>
      <w:r>
        <w:rPr>
          <w:rStyle w:val="22"/>
        </w:rPr>
        <w:t>表33.</w:t>
      </w:r>
      <w:r>
        <w:rPr>
          <w:rStyle w:val="22"/>
        </w:rPr>
        <w:tab/>
      </w:r>
      <w:r>
        <w:rPr>
          <w:rStyle w:val="22"/>
        </w:rPr>
        <w:t>试验菌种</w:t>
      </w:r>
      <w:r>
        <w:rPr>
          <w:rStyle w:val="22"/>
        </w:rPr>
        <w:tab/>
      </w:r>
      <w:r>
        <w:rPr>
          <w:rStyle w:val="22"/>
        </w:rPr>
        <w:fldChar w:fldCharType="begin"/>
      </w:r>
      <w:r>
        <w:rPr>
          <w:rStyle w:val="22"/>
        </w:rPr>
        <w:instrText xml:space="preserve"> PAGEREF _Toc176262539 \h </w:instrText>
      </w:r>
      <w:r>
        <w:rPr>
          <w:rStyle w:val="22"/>
        </w:rPr>
        <w:fldChar w:fldCharType="separate"/>
      </w:r>
      <w:r>
        <w:rPr>
          <w:rStyle w:val="22"/>
        </w:rPr>
        <w:t>57</w:t>
      </w:r>
      <w:r>
        <w:rPr>
          <w:rStyle w:val="22"/>
        </w:rPr>
        <w:fldChar w:fldCharType="end"/>
      </w:r>
      <w:r>
        <w:rPr>
          <w:rStyle w:val="22"/>
        </w:rPr>
        <w:fldChar w:fldCharType="end"/>
      </w:r>
    </w:p>
    <w:p w14:paraId="1703855D">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"_Toc176262540" </w:instrText>
      </w:r>
      <w:r>
        <w:fldChar w:fldCharType="separate"/>
      </w:r>
      <w:r>
        <w:rPr>
          <w:rStyle w:val="22"/>
        </w:rPr>
        <w:t>表34.</w:t>
      </w:r>
      <w:r>
        <w:rPr>
          <w:rStyle w:val="22"/>
        </w:rPr>
        <w:tab/>
      </w:r>
      <w:r>
        <w:rPr>
          <w:rStyle w:val="22"/>
        </w:rPr>
        <w:t>设备信息表</w:t>
      </w:r>
      <w:r>
        <w:rPr>
          <w:rStyle w:val="22"/>
        </w:rPr>
        <w:tab/>
      </w:r>
      <w:r>
        <w:rPr>
          <w:rStyle w:val="22"/>
        </w:rPr>
        <w:fldChar w:fldCharType="begin"/>
      </w:r>
      <w:r>
        <w:rPr>
          <w:rStyle w:val="22"/>
        </w:rPr>
        <w:instrText xml:space="preserve"> PAGEREF _Toc176262540 \h </w:instrText>
      </w:r>
      <w:r>
        <w:rPr>
          <w:rStyle w:val="22"/>
        </w:rPr>
        <w:fldChar w:fldCharType="separate"/>
      </w:r>
      <w:r>
        <w:rPr>
          <w:rStyle w:val="22"/>
        </w:rPr>
        <w:t>57</w:t>
      </w:r>
      <w:r>
        <w:rPr>
          <w:rStyle w:val="22"/>
        </w:rPr>
        <w:fldChar w:fldCharType="end"/>
      </w:r>
      <w:r>
        <w:rPr>
          <w:rStyle w:val="22"/>
        </w:rPr>
        <w:fldChar w:fldCharType="end"/>
      </w:r>
    </w:p>
    <w:p w14:paraId="7D1FF7C7">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"_Toc176262541" </w:instrText>
      </w:r>
      <w:r>
        <w:fldChar w:fldCharType="separate"/>
      </w:r>
      <w:r>
        <w:rPr>
          <w:rStyle w:val="22"/>
        </w:rPr>
        <w:t>表35.</w:t>
      </w:r>
      <w:r>
        <w:rPr>
          <w:rStyle w:val="22"/>
        </w:rPr>
        <w:tab/>
      </w:r>
      <w:r>
        <w:rPr>
          <w:rStyle w:val="22"/>
        </w:rPr>
        <w:t>霉菌试验结果的等级评定</w:t>
      </w:r>
      <w:r>
        <w:rPr>
          <w:rStyle w:val="22"/>
        </w:rPr>
        <w:tab/>
      </w:r>
      <w:r>
        <w:rPr>
          <w:rStyle w:val="22"/>
        </w:rPr>
        <w:fldChar w:fldCharType="begin"/>
      </w:r>
      <w:r>
        <w:rPr>
          <w:rStyle w:val="22"/>
        </w:rPr>
        <w:instrText xml:space="preserve"> PAGEREF _Toc176262541 \h </w:instrText>
      </w:r>
      <w:r>
        <w:rPr>
          <w:rStyle w:val="22"/>
        </w:rPr>
        <w:fldChar w:fldCharType="separate"/>
      </w:r>
      <w:r>
        <w:rPr>
          <w:rStyle w:val="22"/>
        </w:rPr>
        <w:t>60</w:t>
      </w:r>
      <w:r>
        <w:rPr>
          <w:rStyle w:val="22"/>
        </w:rPr>
        <w:fldChar w:fldCharType="end"/>
      </w:r>
      <w:r>
        <w:rPr>
          <w:rStyle w:val="22"/>
        </w:rPr>
        <w:fldChar w:fldCharType="end"/>
      </w:r>
    </w:p>
    <w:p w14:paraId="4E7199EF">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"_Toc176262542" </w:instrText>
      </w:r>
      <w:r>
        <w:fldChar w:fldCharType="separate"/>
      </w:r>
      <w:r>
        <w:rPr>
          <w:rStyle w:val="22"/>
        </w:rPr>
        <w:t>表36.</w:t>
      </w:r>
      <w:r>
        <w:rPr>
          <w:rStyle w:val="22"/>
        </w:rPr>
        <w:tab/>
      </w:r>
      <w:r>
        <w:rPr>
          <w:rStyle w:val="22"/>
        </w:rPr>
        <w:t>设备信息表</w:t>
      </w:r>
      <w:r>
        <w:rPr>
          <w:rStyle w:val="22"/>
        </w:rPr>
        <w:tab/>
      </w:r>
      <w:r>
        <w:rPr>
          <w:rStyle w:val="22"/>
        </w:rPr>
        <w:fldChar w:fldCharType="begin"/>
      </w:r>
      <w:r>
        <w:rPr>
          <w:rStyle w:val="22"/>
        </w:rPr>
        <w:instrText xml:space="preserve"> PAGEREF _Toc176262542 \h </w:instrText>
      </w:r>
      <w:r>
        <w:rPr>
          <w:rStyle w:val="22"/>
        </w:rPr>
        <w:fldChar w:fldCharType="separate"/>
      </w:r>
      <w:r>
        <w:rPr>
          <w:rStyle w:val="22"/>
        </w:rPr>
        <w:t>61</w:t>
      </w:r>
      <w:r>
        <w:rPr>
          <w:rStyle w:val="22"/>
        </w:rPr>
        <w:fldChar w:fldCharType="end"/>
      </w:r>
      <w:r>
        <w:rPr>
          <w:rStyle w:val="22"/>
        </w:rPr>
        <w:fldChar w:fldCharType="end"/>
      </w:r>
    </w:p>
    <w:p w14:paraId="772B3D6A">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"_Toc176262543" </w:instrText>
      </w:r>
      <w:r>
        <w:fldChar w:fldCharType="separate"/>
      </w:r>
      <w:r>
        <w:rPr>
          <w:rStyle w:val="22"/>
        </w:rPr>
        <w:t>表37.</w:t>
      </w:r>
      <w:r>
        <w:rPr>
          <w:rStyle w:val="22"/>
        </w:rPr>
        <w:tab/>
      </w:r>
      <w:r>
        <w:rPr>
          <w:rStyle w:val="22"/>
        </w:rPr>
        <w:t>设备信息表</w:t>
      </w:r>
      <w:r>
        <w:rPr>
          <w:rStyle w:val="22"/>
        </w:rPr>
        <w:tab/>
      </w:r>
      <w:r>
        <w:rPr>
          <w:rStyle w:val="22"/>
        </w:rPr>
        <w:fldChar w:fldCharType="begin"/>
      </w:r>
      <w:r>
        <w:rPr>
          <w:rStyle w:val="22"/>
        </w:rPr>
        <w:instrText xml:space="preserve"> PAGEREF _Toc176262543 \h </w:instrText>
      </w:r>
      <w:r>
        <w:rPr>
          <w:rStyle w:val="22"/>
        </w:rPr>
        <w:fldChar w:fldCharType="separate"/>
      </w:r>
      <w:r>
        <w:rPr>
          <w:rStyle w:val="22"/>
        </w:rPr>
        <w:t>65</w:t>
      </w:r>
      <w:r>
        <w:rPr>
          <w:rStyle w:val="22"/>
        </w:rPr>
        <w:fldChar w:fldCharType="end"/>
      </w:r>
      <w:r>
        <w:rPr>
          <w:rStyle w:val="22"/>
        </w:rPr>
        <w:fldChar w:fldCharType="end"/>
      </w:r>
    </w:p>
    <w:p w14:paraId="50DFF24F">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"_Toc176262544" </w:instrText>
      </w:r>
      <w:r>
        <w:fldChar w:fldCharType="separate"/>
      </w:r>
      <w:r>
        <w:rPr>
          <w:rStyle w:val="22"/>
        </w:rPr>
        <w:t>表38.</w:t>
      </w:r>
      <w:r>
        <w:rPr>
          <w:rStyle w:val="22"/>
        </w:rPr>
        <w:tab/>
      </w:r>
      <w:r>
        <w:rPr>
          <w:rStyle w:val="22"/>
        </w:rPr>
        <w:t>可燃性试验受试样件清单</w:t>
      </w:r>
      <w:r>
        <w:rPr>
          <w:rStyle w:val="22"/>
        </w:rPr>
        <w:tab/>
      </w:r>
      <w:r>
        <w:rPr>
          <w:rStyle w:val="22"/>
        </w:rPr>
        <w:fldChar w:fldCharType="begin"/>
      </w:r>
      <w:r>
        <w:rPr>
          <w:rStyle w:val="22"/>
        </w:rPr>
        <w:instrText xml:space="preserve"> PAGEREF _Toc176262544 \h </w:instrText>
      </w:r>
      <w:r>
        <w:rPr>
          <w:rStyle w:val="22"/>
        </w:rPr>
        <w:fldChar w:fldCharType="separate"/>
      </w:r>
      <w:r>
        <w:rPr>
          <w:rStyle w:val="22"/>
        </w:rPr>
        <w:t>69</w:t>
      </w:r>
      <w:r>
        <w:rPr>
          <w:rStyle w:val="22"/>
        </w:rPr>
        <w:fldChar w:fldCharType="end"/>
      </w:r>
      <w:r>
        <w:rPr>
          <w:rStyle w:val="22"/>
        </w:rPr>
        <w:fldChar w:fldCharType="end"/>
      </w:r>
    </w:p>
    <w:p w14:paraId="3A5FA2A2">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"_Toc176262545" </w:instrText>
      </w:r>
      <w:r>
        <w:fldChar w:fldCharType="separate"/>
      </w:r>
      <w:r>
        <w:rPr>
          <w:rStyle w:val="22"/>
        </w:rPr>
        <w:t>表39.</w:t>
      </w:r>
      <w:r>
        <w:rPr>
          <w:rStyle w:val="22"/>
        </w:rPr>
        <w:tab/>
      </w:r>
      <w:r>
        <w:rPr>
          <w:rStyle w:val="22"/>
        </w:rPr>
        <w:t>可燃性试验主要试验设备及仪器仪表</w:t>
      </w:r>
      <w:r>
        <w:rPr>
          <w:rStyle w:val="22"/>
        </w:rPr>
        <w:tab/>
      </w:r>
      <w:r>
        <w:rPr>
          <w:rStyle w:val="22"/>
        </w:rPr>
        <w:fldChar w:fldCharType="begin"/>
      </w:r>
      <w:r>
        <w:rPr>
          <w:rStyle w:val="22"/>
        </w:rPr>
        <w:instrText xml:space="preserve"> PAGEREF _Toc176262545 \h </w:instrText>
      </w:r>
      <w:r>
        <w:rPr>
          <w:rStyle w:val="22"/>
        </w:rPr>
        <w:fldChar w:fldCharType="separate"/>
      </w:r>
      <w:r>
        <w:rPr>
          <w:rStyle w:val="22"/>
        </w:rPr>
        <w:t>69</w:t>
      </w:r>
      <w:r>
        <w:rPr>
          <w:rStyle w:val="22"/>
        </w:rPr>
        <w:fldChar w:fldCharType="end"/>
      </w:r>
      <w:r>
        <w:rPr>
          <w:rStyle w:val="22"/>
        </w:rPr>
        <w:fldChar w:fldCharType="end"/>
      </w:r>
    </w:p>
    <w:p w14:paraId="01EEE3D7">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"_Toc176262546" </w:instrText>
      </w:r>
      <w:r>
        <w:fldChar w:fldCharType="separate"/>
      </w:r>
      <w:r>
        <w:rPr>
          <w:rStyle w:val="22"/>
        </w:rPr>
        <w:t>表40.</w:t>
      </w:r>
      <w:r>
        <w:rPr>
          <w:rStyle w:val="22"/>
        </w:rPr>
        <w:tab/>
      </w:r>
      <w:r>
        <w:rPr>
          <w:rStyle w:val="22"/>
        </w:rPr>
        <w:t>加速度试验条件</w:t>
      </w:r>
      <w:r>
        <w:rPr>
          <w:rStyle w:val="22"/>
        </w:rPr>
        <w:tab/>
      </w:r>
      <w:r>
        <w:rPr>
          <w:rStyle w:val="22"/>
        </w:rPr>
        <w:fldChar w:fldCharType="begin"/>
      </w:r>
      <w:r>
        <w:rPr>
          <w:rStyle w:val="22"/>
        </w:rPr>
        <w:instrText xml:space="preserve"> PAGEREF _Toc176262546 \h </w:instrText>
      </w:r>
      <w:r>
        <w:rPr>
          <w:rStyle w:val="22"/>
        </w:rPr>
        <w:fldChar w:fldCharType="separate"/>
      </w:r>
      <w:r>
        <w:rPr>
          <w:rStyle w:val="22"/>
        </w:rPr>
        <w:t>72</w:t>
      </w:r>
      <w:r>
        <w:rPr>
          <w:rStyle w:val="22"/>
        </w:rPr>
        <w:fldChar w:fldCharType="end"/>
      </w:r>
      <w:r>
        <w:rPr>
          <w:rStyle w:val="22"/>
        </w:rPr>
        <w:fldChar w:fldCharType="end"/>
      </w:r>
    </w:p>
    <w:p w14:paraId="44A7716B">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"_Toc176262547" </w:instrText>
      </w:r>
      <w:r>
        <w:fldChar w:fldCharType="separate"/>
      </w:r>
      <w:r>
        <w:rPr>
          <w:rStyle w:val="22"/>
        </w:rPr>
        <w:t>表41.</w:t>
      </w:r>
      <w:r>
        <w:rPr>
          <w:rStyle w:val="22"/>
        </w:rPr>
        <w:tab/>
      </w:r>
      <w:r>
        <w:rPr>
          <w:rStyle w:val="22"/>
        </w:rPr>
        <w:t>设备信息表</w:t>
      </w:r>
      <w:r>
        <w:rPr>
          <w:rStyle w:val="22"/>
        </w:rPr>
        <w:tab/>
      </w:r>
      <w:r>
        <w:rPr>
          <w:rStyle w:val="22"/>
        </w:rPr>
        <w:fldChar w:fldCharType="begin"/>
      </w:r>
      <w:r>
        <w:rPr>
          <w:rStyle w:val="22"/>
        </w:rPr>
        <w:instrText xml:space="preserve"> PAGEREF _Toc176262547 \h </w:instrText>
      </w:r>
      <w:r>
        <w:rPr>
          <w:rStyle w:val="22"/>
        </w:rPr>
        <w:fldChar w:fldCharType="separate"/>
      </w:r>
      <w:r>
        <w:rPr>
          <w:rStyle w:val="22"/>
        </w:rPr>
        <w:t>72</w:t>
      </w:r>
      <w:r>
        <w:rPr>
          <w:rStyle w:val="22"/>
        </w:rPr>
        <w:fldChar w:fldCharType="end"/>
      </w:r>
      <w:r>
        <w:rPr>
          <w:rStyle w:val="22"/>
        </w:rPr>
        <w:fldChar w:fldCharType="end"/>
      </w:r>
    </w:p>
    <w:p w14:paraId="66B6E632">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"_Toc176262548" </w:instrText>
      </w:r>
      <w:r>
        <w:fldChar w:fldCharType="separate"/>
      </w:r>
      <w:r>
        <w:rPr>
          <w:rStyle w:val="22"/>
        </w:rPr>
        <w:t>表42.</w:t>
      </w:r>
      <w:r>
        <w:rPr>
          <w:rStyle w:val="22"/>
        </w:rPr>
        <w:tab/>
      </w:r>
      <w:r>
        <w:rPr>
          <w:rStyle w:val="22"/>
        </w:rPr>
        <w:t>设备信息表</w:t>
      </w:r>
      <w:r>
        <w:rPr>
          <w:rStyle w:val="22"/>
        </w:rPr>
        <w:tab/>
      </w:r>
      <w:r>
        <w:rPr>
          <w:rStyle w:val="22"/>
        </w:rPr>
        <w:fldChar w:fldCharType="begin"/>
      </w:r>
      <w:r>
        <w:rPr>
          <w:rStyle w:val="22"/>
        </w:rPr>
        <w:instrText xml:space="preserve"> PAGEREF _Toc176262548 \h </w:instrText>
      </w:r>
      <w:r>
        <w:rPr>
          <w:rStyle w:val="22"/>
        </w:rPr>
        <w:fldChar w:fldCharType="separate"/>
      </w:r>
      <w:r>
        <w:rPr>
          <w:rStyle w:val="22"/>
        </w:rPr>
        <w:t>75</w:t>
      </w:r>
      <w:r>
        <w:rPr>
          <w:rStyle w:val="22"/>
        </w:rPr>
        <w:fldChar w:fldCharType="end"/>
      </w:r>
      <w:r>
        <w:rPr>
          <w:rStyle w:val="22"/>
        </w:rPr>
        <w:fldChar w:fldCharType="end"/>
      </w:r>
    </w:p>
    <w:p w14:paraId="11A9F238">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"_Toc176262549" </w:instrText>
      </w:r>
      <w:r>
        <w:fldChar w:fldCharType="separate"/>
      </w:r>
      <w:r>
        <w:rPr>
          <w:rStyle w:val="22"/>
        </w:rPr>
        <w:t>A.1  试验故障报告单</w:t>
      </w:r>
      <w:r>
        <w:rPr>
          <w:rStyle w:val="22"/>
        </w:rPr>
        <w:tab/>
      </w:r>
      <w:r>
        <w:rPr>
          <w:rStyle w:val="22"/>
        </w:rPr>
        <w:fldChar w:fldCharType="begin"/>
      </w:r>
      <w:r>
        <w:rPr>
          <w:rStyle w:val="22"/>
        </w:rPr>
        <w:instrText xml:space="preserve"> PAGEREF _Toc176262549 \h </w:instrText>
      </w:r>
      <w:r>
        <w:rPr>
          <w:rStyle w:val="22"/>
        </w:rPr>
        <w:fldChar w:fldCharType="separate"/>
      </w:r>
      <w:r>
        <w:rPr>
          <w:rStyle w:val="22"/>
        </w:rPr>
        <w:t>82</w:t>
      </w:r>
      <w:r>
        <w:rPr>
          <w:rStyle w:val="22"/>
        </w:rPr>
        <w:fldChar w:fldCharType="end"/>
      </w:r>
      <w:r>
        <w:rPr>
          <w:rStyle w:val="22"/>
        </w:rPr>
        <w:fldChar w:fldCharType="end"/>
      </w:r>
    </w:p>
    <w:p w14:paraId="3FBE10F5">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"_Toc176262550" </w:instrText>
      </w:r>
      <w:r>
        <w:fldChar w:fldCharType="separate"/>
      </w:r>
      <w:r>
        <w:rPr>
          <w:rStyle w:val="22"/>
        </w:rPr>
        <w:t>A.2  试验问题分析报告表</w:t>
      </w:r>
      <w:r>
        <w:rPr>
          <w:rStyle w:val="22"/>
        </w:rPr>
        <w:tab/>
      </w:r>
      <w:r>
        <w:rPr>
          <w:rStyle w:val="22"/>
        </w:rPr>
        <w:fldChar w:fldCharType="begin"/>
      </w:r>
      <w:r>
        <w:rPr>
          <w:rStyle w:val="22"/>
        </w:rPr>
        <w:instrText xml:space="preserve"> PAGEREF _Toc176262550 \h </w:instrText>
      </w:r>
      <w:r>
        <w:rPr>
          <w:rStyle w:val="22"/>
        </w:rPr>
        <w:fldChar w:fldCharType="separate"/>
      </w:r>
      <w:r>
        <w:rPr>
          <w:rStyle w:val="22"/>
        </w:rPr>
        <w:t>83</w:t>
      </w:r>
      <w:r>
        <w:rPr>
          <w:rStyle w:val="22"/>
        </w:rPr>
        <w:fldChar w:fldCharType="end"/>
      </w:r>
      <w:r>
        <w:rPr>
          <w:rStyle w:val="22"/>
        </w:rPr>
        <w:fldChar w:fldCharType="end"/>
      </w:r>
    </w:p>
    <w:p w14:paraId="799D4CD5">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"_Toc176262551" </w:instrText>
      </w:r>
      <w:r>
        <w:fldChar w:fldCharType="separate"/>
      </w:r>
      <w:r>
        <w:rPr>
          <w:rStyle w:val="22"/>
        </w:rPr>
        <w:t>A.3  试验问题纠正措施报告表</w:t>
      </w:r>
      <w:r>
        <w:rPr>
          <w:rStyle w:val="22"/>
        </w:rPr>
        <w:tab/>
      </w:r>
      <w:r>
        <w:rPr>
          <w:rStyle w:val="22"/>
        </w:rPr>
        <w:fldChar w:fldCharType="begin"/>
      </w:r>
      <w:r>
        <w:rPr>
          <w:rStyle w:val="22"/>
        </w:rPr>
        <w:instrText xml:space="preserve"> PAGEREF _Toc176262551 \h </w:instrText>
      </w:r>
      <w:r>
        <w:rPr>
          <w:rStyle w:val="22"/>
        </w:rPr>
        <w:fldChar w:fldCharType="separate"/>
      </w:r>
      <w:r>
        <w:rPr>
          <w:rStyle w:val="22"/>
        </w:rPr>
        <w:t>84</w:t>
      </w:r>
      <w:r>
        <w:rPr>
          <w:rStyle w:val="22"/>
        </w:rPr>
        <w:fldChar w:fldCharType="end"/>
      </w:r>
      <w:r>
        <w:rPr>
          <w:rStyle w:val="22"/>
        </w:rPr>
        <w:fldChar w:fldCharType="end"/>
      </w:r>
    </w:p>
    <w:p w14:paraId="229992AC">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"_Toc176262552" </w:instrText>
      </w:r>
      <w:r>
        <w:fldChar w:fldCharType="separate"/>
      </w:r>
      <w:r>
        <w:rPr>
          <w:rStyle w:val="22"/>
        </w:rPr>
        <w:t>B.1  试验前检测记录表</w:t>
      </w:r>
      <w:r>
        <w:rPr>
          <w:rStyle w:val="22"/>
        </w:rPr>
        <w:tab/>
      </w:r>
      <w:r>
        <w:rPr>
          <w:rStyle w:val="22"/>
        </w:rPr>
        <w:fldChar w:fldCharType="begin"/>
      </w:r>
      <w:r>
        <w:rPr>
          <w:rStyle w:val="22"/>
        </w:rPr>
        <w:instrText xml:space="preserve"> PAGEREF _Toc176262552 \h </w:instrText>
      </w:r>
      <w:r>
        <w:rPr>
          <w:rStyle w:val="22"/>
        </w:rPr>
        <w:fldChar w:fldCharType="separate"/>
      </w:r>
      <w:r>
        <w:rPr>
          <w:rStyle w:val="22"/>
        </w:rPr>
        <w:t>85</w:t>
      </w:r>
      <w:r>
        <w:rPr>
          <w:rStyle w:val="22"/>
        </w:rPr>
        <w:fldChar w:fldCharType="end"/>
      </w:r>
      <w:r>
        <w:rPr>
          <w:rStyle w:val="22"/>
        </w:rPr>
        <w:fldChar w:fldCharType="end"/>
      </w:r>
    </w:p>
    <w:p w14:paraId="789C9DBB">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"_Toc176262553" </w:instrText>
      </w:r>
      <w:r>
        <w:fldChar w:fldCharType="separate"/>
      </w:r>
      <w:r>
        <w:rPr>
          <w:rStyle w:val="22"/>
        </w:rPr>
        <w:t>B.2  试验中检测记录表</w:t>
      </w:r>
      <w:r>
        <w:rPr>
          <w:rStyle w:val="22"/>
        </w:rPr>
        <w:tab/>
      </w:r>
      <w:r>
        <w:rPr>
          <w:rStyle w:val="22"/>
        </w:rPr>
        <w:fldChar w:fldCharType="begin"/>
      </w:r>
      <w:r>
        <w:rPr>
          <w:rStyle w:val="22"/>
        </w:rPr>
        <w:instrText xml:space="preserve"> PAGEREF _Toc176262553 \h </w:instrText>
      </w:r>
      <w:r>
        <w:rPr>
          <w:rStyle w:val="22"/>
        </w:rPr>
        <w:fldChar w:fldCharType="separate"/>
      </w:r>
      <w:r>
        <w:rPr>
          <w:rStyle w:val="22"/>
        </w:rPr>
        <w:t>86</w:t>
      </w:r>
      <w:r>
        <w:rPr>
          <w:rStyle w:val="22"/>
        </w:rPr>
        <w:fldChar w:fldCharType="end"/>
      </w:r>
      <w:r>
        <w:rPr>
          <w:rStyle w:val="22"/>
        </w:rPr>
        <w:fldChar w:fldCharType="end"/>
      </w:r>
    </w:p>
    <w:p w14:paraId="2B5C198D">
      <w:pPr>
        <w:pStyle w:val="15"/>
        <w:tabs>
          <w:tab w:val="left" w:pos="642"/>
          <w:tab w:val="right" w:leader="dot" w:pos="8296"/>
        </w:tabs>
        <w:spacing w:line="480" w:lineRule="exact"/>
        <w:ind w:left="0" w:leftChars="0" w:firstLine="0" w:firstLineChars="0"/>
        <w:rPr>
          <w:rStyle w:val="22"/>
        </w:rPr>
      </w:pPr>
      <w:r>
        <w:fldChar w:fldCharType="begin"/>
      </w:r>
      <w:r>
        <w:instrText xml:space="preserve"> HYPERLINK \l "_Toc176262554" </w:instrText>
      </w:r>
      <w:r>
        <w:fldChar w:fldCharType="separate"/>
      </w:r>
      <w:r>
        <w:rPr>
          <w:rStyle w:val="22"/>
        </w:rPr>
        <w:t>B.3  试验后检测记录表</w:t>
      </w:r>
      <w:r>
        <w:rPr>
          <w:rStyle w:val="22"/>
        </w:rPr>
        <w:tab/>
      </w:r>
      <w:r>
        <w:rPr>
          <w:rStyle w:val="22"/>
        </w:rPr>
        <w:fldChar w:fldCharType="begin"/>
      </w:r>
      <w:r>
        <w:rPr>
          <w:rStyle w:val="22"/>
        </w:rPr>
        <w:instrText xml:space="preserve"> PAGEREF _Toc176262554 \h </w:instrText>
      </w:r>
      <w:r>
        <w:rPr>
          <w:rStyle w:val="22"/>
        </w:rPr>
        <w:fldChar w:fldCharType="separate"/>
      </w:r>
      <w:r>
        <w:rPr>
          <w:rStyle w:val="22"/>
        </w:rPr>
        <w:t>87</w:t>
      </w:r>
      <w:r>
        <w:rPr>
          <w:rStyle w:val="22"/>
        </w:rPr>
        <w:fldChar w:fldCharType="end"/>
      </w:r>
      <w:r>
        <w:rPr>
          <w:rStyle w:val="22"/>
        </w:rPr>
        <w:fldChar w:fldCharType="end"/>
      </w:r>
    </w:p>
    <w:p w14:paraId="4BAD87D1">
      <w:pPr>
        <w:pStyle w:val="15"/>
        <w:tabs>
          <w:tab w:val="left" w:pos="642"/>
          <w:tab w:val="right" w:leader="dot" w:pos="8296"/>
        </w:tabs>
        <w:spacing w:line="480" w:lineRule="exact"/>
        <w:ind w:left="0" w:leftChars="0" w:firstLine="0" w:firstLineChars="0"/>
        <w:rPr>
          <w:rStyle w:val="22"/>
        </w:rPr>
        <w:sectPr>
          <w:pgSz w:w="11906" w:h="16838"/>
          <w:pgMar w:top="1440" w:right="1800" w:bottom="1440" w:left="1800" w:header="851" w:footer="992" w:gutter="0"/>
          <w:pgNumType w:start="1"/>
          <w:cols w:space="425" w:num="1"/>
          <w:docGrid w:type="lines" w:linePitch="312" w:charSpace="0"/>
        </w:sectPr>
      </w:pPr>
      <w:r>
        <w:rPr>
          <w:rStyle w:val="22"/>
        </w:rPr>
        <w:fldChar w:fldCharType="end"/>
      </w:r>
    </w:p>
    <w:p w14:paraId="1255413D">
      <w:pPr>
        <w:jc w:val="center"/>
        <w:rPr>
          <w:rFonts w:ascii="黑体" w:hAnsi="黑体" w:eastAsia="黑体"/>
          <w:sz w:val="32"/>
          <w:szCs w:val="32"/>
        </w:rPr>
      </w:pPr>
      <w:r>
        <w:rPr>
          <w:rFonts w:hint="eastAsia" w:ascii="黑体" w:hAnsi="黑体" w:eastAsia="黑体"/>
          <w:sz w:val="32"/>
          <w:szCs w:val="32"/>
        </w:rPr>
        <w:t>刹车控制阀（单）</w:t>
      </w:r>
    </w:p>
    <w:p w14:paraId="6BB47ED3">
      <w:pPr>
        <w:pStyle w:val="24"/>
        <w:ind w:firstLine="0" w:firstLineChars="0"/>
        <w:jc w:val="center"/>
        <w:rPr>
          <w:rFonts w:ascii="黑体" w:hAnsi="黑体" w:eastAsia="黑体"/>
          <w:sz w:val="32"/>
          <w:szCs w:val="32"/>
        </w:rPr>
      </w:pPr>
      <w:r>
        <w:rPr>
          <w:rFonts w:hint="eastAsia" w:ascii="黑体" w:hAnsi="黑体" w:eastAsia="黑体"/>
          <w:sz w:val="32"/>
          <w:szCs w:val="32"/>
        </w:rPr>
        <w:t>自然环境鉴定试验大纲</w:t>
      </w:r>
    </w:p>
    <w:p w14:paraId="0672514D">
      <w:pPr>
        <w:pStyle w:val="26"/>
        <w:spacing w:before="156" w:after="156"/>
        <w:rPr>
          <w:kern w:val="0"/>
          <w:sz w:val="30"/>
          <w:szCs w:val="30"/>
        </w:rPr>
      </w:pPr>
      <w:bookmarkStart w:id="0" w:name="_Toc273432569"/>
      <w:bookmarkEnd w:id="0"/>
      <w:bookmarkStart w:id="1" w:name="_Toc273432074"/>
      <w:bookmarkEnd w:id="1"/>
      <w:bookmarkStart w:id="2" w:name="_Toc273432560"/>
      <w:bookmarkEnd w:id="2"/>
      <w:bookmarkStart w:id="3" w:name="_Toc273431635"/>
      <w:bookmarkEnd w:id="3"/>
      <w:bookmarkStart w:id="4" w:name="_Toc273450704"/>
      <w:bookmarkEnd w:id="4"/>
      <w:bookmarkStart w:id="5" w:name="_Ref273431330"/>
      <w:bookmarkEnd w:id="5"/>
      <w:bookmarkStart w:id="6" w:name="_Toc273432654"/>
      <w:bookmarkEnd w:id="6"/>
      <w:bookmarkStart w:id="7" w:name="_Toc11799866"/>
      <w:bookmarkStart w:id="8" w:name="_Toc176264318"/>
      <w:bookmarkStart w:id="9" w:name="_Toc164764573"/>
      <w:bookmarkStart w:id="10" w:name="_Toc164764572"/>
      <w:bookmarkStart w:id="11" w:name="_Toc11799865"/>
      <w:r>
        <w:rPr>
          <w:kern w:val="0"/>
          <w:sz w:val="30"/>
          <w:szCs w:val="30"/>
        </w:rPr>
        <w:t>目的</w:t>
      </w:r>
      <w:bookmarkEnd w:id="7"/>
      <w:bookmarkEnd w:id="8"/>
      <w:bookmarkEnd w:id="9"/>
    </w:p>
    <w:p w14:paraId="6AA5B922">
      <w:pPr>
        <w:pStyle w:val="24"/>
        <w:ind w:firstLine="480"/>
        <w:rPr>
          <w:rFonts w:cs="宋体"/>
        </w:rPr>
      </w:pPr>
      <w:r>
        <w:rPr>
          <w:rFonts w:hint="eastAsia" w:cs="宋体"/>
        </w:rPr>
        <w:t>本试验大纲规定了CXF飞机</w:t>
      </w:r>
      <w:r>
        <w:rPr>
          <w:rFonts w:hint="eastAsia"/>
        </w:rPr>
        <w:t>刹车控制阀（单）</w:t>
      </w:r>
      <w:r>
        <w:rPr>
          <w:rFonts w:hint="eastAsia" w:cs="宋体"/>
        </w:rPr>
        <w:t>的鉴定试验程序，用于指导试验人员正确开展相关机载设备的鉴定验证工作，为</w:t>
      </w:r>
      <w:r>
        <w:rPr>
          <w:rFonts w:hint="eastAsia"/>
        </w:rPr>
        <w:t>设备适航取证</w:t>
      </w:r>
      <w:r>
        <w:rPr>
          <w:rFonts w:hint="eastAsia" w:cs="宋体"/>
        </w:rPr>
        <w:t>工作提供支持。</w:t>
      </w:r>
    </w:p>
    <w:p w14:paraId="72BC3619">
      <w:pPr>
        <w:pStyle w:val="24"/>
        <w:ind w:firstLine="480"/>
        <w:rPr>
          <w:rFonts w:cs="宋体"/>
        </w:rPr>
      </w:pPr>
      <w:r>
        <w:rPr>
          <w:rFonts w:hint="eastAsia"/>
        </w:rPr>
        <w:t>本试验试验大纲程序内容及结果，使用MC9设备鉴定的方式，用于支持CXF飞机表明符合性工作</w:t>
      </w:r>
      <w:r>
        <w:rPr>
          <w:rFonts w:hint="eastAsia" w:cs="宋体"/>
        </w:rPr>
        <w:t>。</w:t>
      </w:r>
    </w:p>
    <w:p w14:paraId="39745ABD">
      <w:pPr>
        <w:pStyle w:val="26"/>
        <w:spacing w:before="156" w:after="156"/>
        <w:rPr>
          <w:kern w:val="0"/>
          <w:sz w:val="30"/>
          <w:szCs w:val="30"/>
        </w:rPr>
      </w:pPr>
      <w:bookmarkStart w:id="12" w:name="_Toc176264319"/>
      <w:r>
        <w:rPr>
          <w:kern w:val="0"/>
          <w:sz w:val="30"/>
          <w:szCs w:val="30"/>
        </w:rPr>
        <w:t>范围</w:t>
      </w:r>
      <w:bookmarkEnd w:id="10"/>
      <w:bookmarkEnd w:id="11"/>
      <w:bookmarkEnd w:id="12"/>
    </w:p>
    <w:p w14:paraId="3FC9CFAA">
      <w:pPr>
        <w:pStyle w:val="24"/>
        <w:ind w:firstLine="480"/>
        <w:rPr>
          <w:rFonts w:cs="宋体"/>
        </w:rPr>
      </w:pPr>
      <w:r>
        <w:rPr>
          <w:rFonts w:hint="eastAsia" w:cs="宋体"/>
        </w:rPr>
        <w:t>本大纲列出了</w:t>
      </w:r>
      <w:r>
        <w:rPr>
          <w:rFonts w:hint="eastAsia"/>
        </w:rPr>
        <w:t>刹车控制阀（单）</w:t>
      </w:r>
      <w:r>
        <w:rPr>
          <w:rFonts w:hint="eastAsia" w:cs="宋体"/>
        </w:rPr>
        <w:t>的温度和高度、温度变化、湿热、</w:t>
      </w:r>
      <w:r>
        <w:rPr>
          <w:rFonts w:hint="eastAsia"/>
        </w:rPr>
        <w:t>爆炸大气、</w:t>
      </w:r>
      <w:r>
        <w:t>防水、</w:t>
      </w:r>
      <w:r>
        <w:rPr>
          <w:rFonts w:hint="eastAsia"/>
        </w:rPr>
        <w:t>砂尘、</w:t>
      </w:r>
      <w:r>
        <w:t>流体敏感性、霉菌、</w:t>
      </w:r>
      <w:r>
        <w:rPr>
          <w:rFonts w:hint="eastAsia"/>
        </w:rPr>
        <w:t>盐雾、结冰、</w:t>
      </w:r>
      <w:r>
        <w:t>可燃性、</w:t>
      </w:r>
      <w:r>
        <w:rPr>
          <w:rFonts w:hint="eastAsia"/>
        </w:rPr>
        <w:t>工作</w:t>
      </w:r>
      <w:r>
        <w:t>冲击和</w:t>
      </w:r>
      <w:r>
        <w:rPr>
          <w:rFonts w:hint="eastAsia"/>
        </w:rPr>
        <w:t>坠</w:t>
      </w:r>
      <w:r>
        <w:t>撞安全、振动、加速度、鸟撞冲击、风车</w:t>
      </w:r>
      <w:r>
        <w:rPr>
          <w:rFonts w:hint="eastAsia"/>
        </w:rPr>
        <w:t>、砂尘、盐雾等</w:t>
      </w:r>
      <w:r>
        <w:rPr>
          <w:rFonts w:hint="eastAsia" w:cs="宋体"/>
        </w:rPr>
        <w:t>自然环境类鉴定试验的试验项目、试验件要求、试验设备、试验方法及步骤、试验记录等内容。</w:t>
      </w:r>
    </w:p>
    <w:p w14:paraId="3C307FC7">
      <w:pPr>
        <w:pStyle w:val="26"/>
        <w:spacing w:before="156" w:after="156"/>
        <w:rPr>
          <w:kern w:val="0"/>
          <w:sz w:val="30"/>
          <w:szCs w:val="30"/>
        </w:rPr>
      </w:pPr>
      <w:bookmarkStart w:id="13" w:name="_Toc176264320"/>
      <w:r>
        <w:rPr>
          <w:rFonts w:hint="eastAsia"/>
          <w:kern w:val="0"/>
          <w:sz w:val="30"/>
          <w:szCs w:val="30"/>
        </w:rPr>
        <w:t>依据</w:t>
      </w:r>
      <w:bookmarkEnd w:id="13"/>
    </w:p>
    <w:p w14:paraId="2BA2D906">
      <w:pPr>
        <w:pStyle w:val="24"/>
        <w:ind w:firstLine="480"/>
        <w:rPr>
          <w:rFonts w:cs="宋体"/>
        </w:rPr>
      </w:pPr>
      <w:r>
        <w:rPr>
          <w:rFonts w:hint="eastAsia" w:cs="宋体"/>
        </w:rPr>
        <w:t>以下文件构成本大纲的试验依据文件，文件条款通过引用而构成本大纲的条款。凡是注明日期或版本的依据文件，仅注日期的版本适用于本大纲，其随后的所有修改单（不包括勘误的内容）或修订版均不适用于本大纲；凡是不注日期或版本的依据文件，其最新版本（包括所有的修改单）适用于本大纲。</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37"/>
        <w:gridCol w:w="6069"/>
      </w:tblGrid>
      <w:tr w14:paraId="668D3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37" w:type="dxa"/>
          </w:tcPr>
          <w:p w14:paraId="216C8BF4">
            <w:pPr>
              <w:spacing w:line="360" w:lineRule="auto"/>
              <w:rPr>
                <w:rFonts w:cs="宋体"/>
                <w:kern w:val="0"/>
                <w:sz w:val="24"/>
                <w:szCs w:val="20"/>
              </w:rPr>
            </w:pPr>
            <w:r>
              <w:rPr>
                <w:rFonts w:hint="eastAsia" w:cs="宋体"/>
                <w:kern w:val="0"/>
                <w:sz w:val="24"/>
                <w:szCs w:val="20"/>
              </w:rPr>
              <w:t>CCAR-25-R4</w:t>
            </w:r>
          </w:p>
        </w:tc>
        <w:tc>
          <w:tcPr>
            <w:tcW w:w="6069" w:type="dxa"/>
          </w:tcPr>
          <w:p w14:paraId="5C41E223">
            <w:pPr>
              <w:spacing w:line="360" w:lineRule="auto"/>
              <w:rPr>
                <w:rFonts w:cs="宋体"/>
                <w:kern w:val="0"/>
                <w:sz w:val="24"/>
                <w:szCs w:val="20"/>
              </w:rPr>
            </w:pPr>
            <w:r>
              <w:rPr>
                <w:rFonts w:hint="eastAsia" w:cs="宋体"/>
                <w:kern w:val="0"/>
                <w:sz w:val="24"/>
                <w:szCs w:val="20"/>
              </w:rPr>
              <w:t>运输类飞机适航标准</w:t>
            </w:r>
          </w:p>
        </w:tc>
      </w:tr>
      <w:tr w14:paraId="6261F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37" w:type="dxa"/>
          </w:tcPr>
          <w:p w14:paraId="51C5242A">
            <w:pPr>
              <w:spacing w:line="360" w:lineRule="auto"/>
              <w:rPr>
                <w:rFonts w:cs="宋体"/>
                <w:kern w:val="0"/>
                <w:sz w:val="24"/>
                <w:szCs w:val="20"/>
              </w:rPr>
            </w:pPr>
            <w:r>
              <w:rPr>
                <w:rFonts w:hint="eastAsia" w:cs="宋体"/>
                <w:kern w:val="0"/>
                <w:sz w:val="24"/>
                <w:szCs w:val="20"/>
              </w:rPr>
              <w:t>RTCA/DO-160G</w:t>
            </w:r>
          </w:p>
        </w:tc>
        <w:tc>
          <w:tcPr>
            <w:tcW w:w="6069" w:type="dxa"/>
          </w:tcPr>
          <w:p w14:paraId="13092F22">
            <w:pPr>
              <w:spacing w:line="360" w:lineRule="auto"/>
              <w:rPr>
                <w:rFonts w:cs="宋体"/>
                <w:kern w:val="0"/>
                <w:sz w:val="24"/>
                <w:szCs w:val="20"/>
              </w:rPr>
            </w:pPr>
            <w:r>
              <w:rPr>
                <w:rFonts w:hint="eastAsia" w:cs="宋体"/>
                <w:kern w:val="0"/>
                <w:sz w:val="24"/>
                <w:szCs w:val="20"/>
              </w:rPr>
              <w:t>机载设备环境条件和试验程序</w:t>
            </w:r>
          </w:p>
        </w:tc>
      </w:tr>
    </w:tbl>
    <w:p w14:paraId="05748AE5">
      <w:pPr>
        <w:pStyle w:val="26"/>
        <w:spacing w:before="156" w:after="156"/>
        <w:rPr>
          <w:rFonts w:ascii="黑体" w:hAnsi="黑体"/>
          <w:kern w:val="0"/>
          <w:sz w:val="30"/>
          <w:szCs w:val="30"/>
        </w:rPr>
      </w:pPr>
      <w:bookmarkStart w:id="14" w:name="_Toc176264321"/>
      <w:bookmarkStart w:id="15" w:name="_Toc11799868"/>
      <w:bookmarkStart w:id="16" w:name="_Toc164764575"/>
      <w:r>
        <w:rPr>
          <w:rFonts w:hint="eastAsia" w:ascii="黑体" w:hAnsi="黑体"/>
          <w:kern w:val="0"/>
          <w:sz w:val="30"/>
          <w:szCs w:val="30"/>
        </w:rPr>
        <w:t>术语和缩略语</w:t>
      </w:r>
      <w:bookmarkEnd w:id="14"/>
    </w:p>
    <w:p w14:paraId="38CCA965">
      <w:pPr>
        <w:pStyle w:val="27"/>
      </w:pPr>
      <w:bookmarkStart w:id="17" w:name="_Toc176264322"/>
      <w:r>
        <w:rPr>
          <w:rFonts w:hint="eastAsia"/>
        </w:rPr>
        <w:t>缩略语</w:t>
      </w:r>
      <w:bookmarkEnd w:id="17"/>
    </w:p>
    <w:p w14:paraId="3CC0DD49">
      <w:pPr>
        <w:pStyle w:val="24"/>
        <w:ind w:firstLine="480"/>
      </w:pPr>
      <w:r>
        <w:rPr>
          <w:rFonts w:hint="eastAsia"/>
        </w:rPr>
        <w:t>以下缩略语适用于本文件。</w:t>
      </w:r>
    </w:p>
    <w:tbl>
      <w:tblPr>
        <w:tblStyle w:val="19"/>
        <w:tblW w:w="906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99"/>
        <w:gridCol w:w="7468"/>
      </w:tblGrid>
      <w:tr w14:paraId="7A42E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9" w:type="dxa"/>
            <w:vAlign w:val="center"/>
          </w:tcPr>
          <w:p w14:paraId="4DF60546">
            <w:pPr>
              <w:pStyle w:val="32"/>
              <w:spacing w:line="480" w:lineRule="exact"/>
              <w:ind w:firstLine="0" w:firstLineChars="0"/>
              <w:rPr>
                <w:rFonts w:ascii="Times New Roman" w:hAnsi="Times New Roman"/>
                <w:sz w:val="24"/>
                <w:szCs w:val="24"/>
              </w:rPr>
            </w:pPr>
            <w:r>
              <w:rPr>
                <w:rFonts w:ascii="Times New Roman" w:hAnsi="Times New Roman"/>
                <w:sz w:val="24"/>
                <w:szCs w:val="24"/>
              </w:rPr>
              <w:t>SBCV</w:t>
            </w:r>
          </w:p>
        </w:tc>
        <w:tc>
          <w:tcPr>
            <w:tcW w:w="7468" w:type="dxa"/>
          </w:tcPr>
          <w:p w14:paraId="72351A67">
            <w:pPr>
              <w:pStyle w:val="32"/>
              <w:spacing w:line="480" w:lineRule="exact"/>
              <w:ind w:firstLine="0" w:firstLineChars="0"/>
              <w:rPr>
                <w:rFonts w:ascii="Times New Roman" w:hAnsi="Times New Roman"/>
                <w:sz w:val="24"/>
                <w:szCs w:val="24"/>
              </w:rPr>
            </w:pPr>
            <w:r>
              <w:rPr>
                <w:rFonts w:ascii="Times New Roman" w:hAnsi="Times New Roman"/>
                <w:sz w:val="24"/>
                <w:szCs w:val="24"/>
              </w:rPr>
              <w:t>刹车控制阀（单）Brake Control Valve(Sigle)</w:t>
            </w:r>
          </w:p>
        </w:tc>
      </w:tr>
      <w:tr w14:paraId="081B9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9" w:type="dxa"/>
          </w:tcPr>
          <w:p w14:paraId="73E49659">
            <w:pPr>
              <w:pStyle w:val="32"/>
              <w:spacing w:line="480" w:lineRule="exact"/>
              <w:ind w:firstLine="0" w:firstLineChars="0"/>
              <w:rPr>
                <w:rFonts w:ascii="Times New Roman" w:hAnsi="Times New Roman"/>
                <w:sz w:val="24"/>
                <w:szCs w:val="24"/>
              </w:rPr>
            </w:pPr>
            <w:r>
              <w:rPr>
                <w:rFonts w:ascii="Times New Roman" w:hAnsi="Times New Roman"/>
                <w:sz w:val="24"/>
                <w:szCs w:val="24"/>
              </w:rPr>
              <w:t>QTP</w:t>
            </w:r>
          </w:p>
        </w:tc>
        <w:tc>
          <w:tcPr>
            <w:tcW w:w="7468" w:type="dxa"/>
          </w:tcPr>
          <w:p w14:paraId="2368D762">
            <w:pPr>
              <w:pStyle w:val="32"/>
              <w:spacing w:line="480" w:lineRule="exact"/>
              <w:ind w:firstLine="0" w:firstLineChars="0"/>
              <w:rPr>
                <w:rFonts w:ascii="Times New Roman" w:hAnsi="Times New Roman"/>
                <w:sz w:val="24"/>
                <w:szCs w:val="24"/>
              </w:rPr>
            </w:pPr>
            <w:r>
              <w:rPr>
                <w:rFonts w:ascii="Times New Roman" w:hAnsi="Times New Roman"/>
                <w:sz w:val="24"/>
                <w:szCs w:val="24"/>
              </w:rPr>
              <w:t>鉴定试验程序Qualification Tests Procedure</w:t>
            </w:r>
          </w:p>
        </w:tc>
      </w:tr>
      <w:tr w14:paraId="633939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9" w:type="dxa"/>
            <w:vAlign w:val="center"/>
          </w:tcPr>
          <w:p w14:paraId="25BA2928">
            <w:pPr>
              <w:jc w:val="left"/>
              <w:rPr>
                <w:sz w:val="24"/>
              </w:rPr>
            </w:pPr>
            <w:r>
              <w:rPr>
                <w:sz w:val="24"/>
              </w:rPr>
              <w:t>FH</w:t>
            </w:r>
          </w:p>
        </w:tc>
        <w:tc>
          <w:tcPr>
            <w:tcW w:w="7468" w:type="dxa"/>
          </w:tcPr>
          <w:p w14:paraId="71C9BBDE">
            <w:pPr>
              <w:spacing w:line="460" w:lineRule="exact"/>
              <w:jc w:val="left"/>
              <w:rPr>
                <w:sz w:val="24"/>
              </w:rPr>
            </w:pPr>
            <w:r>
              <w:rPr>
                <w:sz w:val="24"/>
              </w:rPr>
              <w:t>飞行时间Flight Hour</w:t>
            </w:r>
          </w:p>
        </w:tc>
      </w:tr>
      <w:tr w14:paraId="4C952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9" w:type="dxa"/>
            <w:vAlign w:val="center"/>
          </w:tcPr>
          <w:p w14:paraId="256A19CD">
            <w:pPr>
              <w:jc w:val="left"/>
              <w:rPr>
                <w:sz w:val="24"/>
              </w:rPr>
            </w:pPr>
            <w:r>
              <w:rPr>
                <w:sz w:val="24"/>
              </w:rPr>
              <w:t>XBC</w:t>
            </w:r>
          </w:p>
        </w:tc>
        <w:tc>
          <w:tcPr>
            <w:tcW w:w="7468" w:type="dxa"/>
          </w:tcPr>
          <w:p w14:paraId="726CA224">
            <w:pPr>
              <w:spacing w:line="460" w:lineRule="exact"/>
              <w:jc w:val="left"/>
              <w:rPr>
                <w:sz w:val="24"/>
              </w:rPr>
            </w:pPr>
            <w:r>
              <w:rPr>
                <w:sz w:val="24"/>
              </w:rPr>
              <w:t>航空工业西安制动分公司AVIC Aircraft Company Ltd. Xi`an Brake Branch</w:t>
            </w:r>
          </w:p>
        </w:tc>
      </w:tr>
    </w:tbl>
    <w:p w14:paraId="45AE3362">
      <w:pPr>
        <w:pStyle w:val="24"/>
        <w:ind w:firstLine="480"/>
      </w:pPr>
    </w:p>
    <w:p w14:paraId="630122EB">
      <w:pPr>
        <w:pStyle w:val="27"/>
      </w:pPr>
      <w:bookmarkStart w:id="18" w:name="_Toc176264323"/>
      <w:r>
        <w:rPr>
          <w:rFonts w:hint="eastAsia"/>
        </w:rPr>
        <w:t>术语和定义</w:t>
      </w:r>
      <w:bookmarkEnd w:id="18"/>
    </w:p>
    <w:p w14:paraId="2B7BABCF">
      <w:pPr>
        <w:pStyle w:val="35"/>
        <w:numPr>
          <w:ilvl w:val="2"/>
          <w:numId w:val="2"/>
        </w:numPr>
        <w:tabs>
          <w:tab w:val="clear" w:pos="340"/>
          <w:tab w:val="clear" w:pos="567"/>
        </w:tabs>
        <w:spacing w:line="420" w:lineRule="exact"/>
        <w:rPr>
          <w:rFonts w:ascii="Times New Roman" w:hAnsi="Times New Roman"/>
          <w:sz w:val="28"/>
          <w:szCs w:val="28"/>
        </w:rPr>
      </w:pPr>
      <w:bookmarkStart w:id="19" w:name="_Toc176256403"/>
      <w:bookmarkStart w:id="20" w:name="_Toc176264324"/>
      <w:r>
        <w:rPr>
          <w:rFonts w:hint="eastAsia" w:ascii="Times New Roman" w:hAnsi="Times New Roman"/>
          <w:sz w:val="28"/>
          <w:szCs w:val="28"/>
        </w:rPr>
        <w:t>设备</w:t>
      </w:r>
      <w:r>
        <w:rPr>
          <w:rFonts w:ascii="Times New Roman" w:hAnsi="Times New Roman"/>
          <w:sz w:val="28"/>
          <w:szCs w:val="28"/>
        </w:rPr>
        <w:t>温度</w:t>
      </w:r>
      <w:r>
        <w:rPr>
          <w:rFonts w:hint="eastAsia" w:ascii="Times New Roman" w:hAnsi="Times New Roman"/>
          <w:sz w:val="28"/>
          <w:szCs w:val="28"/>
        </w:rPr>
        <w:t>稳定</w:t>
      </w:r>
      <w:bookmarkEnd w:id="19"/>
      <w:bookmarkEnd w:id="20"/>
    </w:p>
    <w:p w14:paraId="427AE8FC">
      <w:pPr>
        <w:pStyle w:val="24"/>
        <w:spacing w:line="420" w:lineRule="exact"/>
        <w:ind w:firstLine="480"/>
        <w:rPr>
          <w:szCs w:val="24"/>
        </w:rPr>
      </w:pPr>
      <w:r>
        <w:rPr>
          <w:rFonts w:hint="eastAsia"/>
          <w:szCs w:val="24"/>
        </w:rPr>
        <w:t>设备</w:t>
      </w:r>
      <w:r>
        <w:rPr>
          <w:szCs w:val="24"/>
        </w:rPr>
        <w:t>不工作时，当</w:t>
      </w:r>
      <w:r>
        <w:rPr>
          <w:rFonts w:hint="eastAsia"/>
          <w:szCs w:val="24"/>
        </w:rPr>
        <w:t>设备功能部件的</w:t>
      </w:r>
      <w:r>
        <w:rPr>
          <w:szCs w:val="24"/>
        </w:rPr>
        <w:t>热惯性最大处温度与规定的试验温度在</w:t>
      </w:r>
      <w:r>
        <w:rPr>
          <w:rFonts w:hint="eastAsia"/>
          <w:szCs w:val="24"/>
        </w:rPr>
        <w:t>3℃</w:t>
      </w:r>
      <w:r>
        <w:rPr>
          <w:szCs w:val="24"/>
        </w:rPr>
        <w:t>以内，则认为</w:t>
      </w:r>
      <w:r>
        <w:rPr>
          <w:rFonts w:hint="eastAsia"/>
          <w:szCs w:val="24"/>
        </w:rPr>
        <w:t>设备</w:t>
      </w:r>
      <w:r>
        <w:rPr>
          <w:szCs w:val="24"/>
        </w:rPr>
        <w:t>达到温度稳定；当无法测量最大内部质量处的温度时，最低可接受温度稳定时间为</w:t>
      </w:r>
      <w:r>
        <w:rPr>
          <w:rFonts w:hint="eastAsia"/>
          <w:szCs w:val="24"/>
        </w:rPr>
        <w:t>3h</w:t>
      </w:r>
      <w:r>
        <w:rPr>
          <w:szCs w:val="24"/>
        </w:rPr>
        <w:t>。</w:t>
      </w:r>
    </w:p>
    <w:p w14:paraId="0048DBA6">
      <w:pPr>
        <w:pStyle w:val="24"/>
        <w:spacing w:line="420" w:lineRule="exact"/>
        <w:ind w:firstLine="480"/>
        <w:rPr>
          <w:szCs w:val="24"/>
        </w:rPr>
      </w:pPr>
      <w:r>
        <w:rPr>
          <w:szCs w:val="24"/>
        </w:rPr>
        <w:t>设备工作时，当</w:t>
      </w:r>
      <w:r>
        <w:rPr>
          <w:rFonts w:hint="eastAsia"/>
          <w:szCs w:val="24"/>
        </w:rPr>
        <w:t>设备功能部件的</w:t>
      </w:r>
      <w:r>
        <w:rPr>
          <w:szCs w:val="24"/>
        </w:rPr>
        <w:t>热惯性最大处温度变化不超过每小时</w:t>
      </w:r>
      <w:r>
        <w:rPr>
          <w:rFonts w:hint="eastAsia"/>
          <w:szCs w:val="24"/>
        </w:rPr>
        <w:t>2℃</w:t>
      </w:r>
      <w:r>
        <w:rPr>
          <w:szCs w:val="24"/>
        </w:rPr>
        <w:t>，则认为</w:t>
      </w:r>
      <w:r>
        <w:rPr>
          <w:rFonts w:hint="eastAsia"/>
          <w:szCs w:val="24"/>
        </w:rPr>
        <w:t>设备</w:t>
      </w:r>
      <w:r>
        <w:rPr>
          <w:szCs w:val="24"/>
        </w:rPr>
        <w:t>达到温度稳定；当无法测量最大内部质量处的温度时，最低可接受温度稳定时间为</w:t>
      </w:r>
      <w:r>
        <w:rPr>
          <w:rFonts w:hint="eastAsia"/>
          <w:szCs w:val="24"/>
        </w:rPr>
        <w:t>2h</w:t>
      </w:r>
      <w:r>
        <w:rPr>
          <w:szCs w:val="24"/>
        </w:rPr>
        <w:t>。</w:t>
      </w:r>
    </w:p>
    <w:p w14:paraId="061F2974">
      <w:pPr>
        <w:pStyle w:val="35"/>
        <w:numPr>
          <w:ilvl w:val="2"/>
          <w:numId w:val="2"/>
        </w:numPr>
        <w:tabs>
          <w:tab w:val="clear" w:pos="340"/>
          <w:tab w:val="clear" w:pos="567"/>
        </w:tabs>
        <w:spacing w:line="420" w:lineRule="exact"/>
        <w:rPr>
          <w:rFonts w:ascii="Times New Roman" w:hAnsi="Times New Roman"/>
          <w:sz w:val="28"/>
          <w:szCs w:val="28"/>
        </w:rPr>
      </w:pPr>
      <w:bookmarkStart w:id="21" w:name="_Toc176256404"/>
      <w:bookmarkStart w:id="22" w:name="_Toc11799871"/>
      <w:bookmarkStart w:id="23" w:name="_Toc176264325"/>
      <w:bookmarkStart w:id="24" w:name="_Toc164764577"/>
      <w:r>
        <w:rPr>
          <w:rFonts w:hint="eastAsia" w:ascii="Times New Roman" w:hAnsi="Times New Roman"/>
          <w:sz w:val="28"/>
          <w:szCs w:val="28"/>
        </w:rPr>
        <w:t>不工作</w:t>
      </w:r>
      <w:bookmarkEnd w:id="21"/>
      <w:bookmarkEnd w:id="22"/>
      <w:bookmarkEnd w:id="23"/>
      <w:bookmarkEnd w:id="24"/>
    </w:p>
    <w:p w14:paraId="7485F8D1">
      <w:pPr>
        <w:pStyle w:val="24"/>
        <w:spacing w:line="420" w:lineRule="exact"/>
        <w:ind w:firstLine="480"/>
        <w:rPr>
          <w:szCs w:val="24"/>
        </w:rPr>
      </w:pPr>
      <w:r>
        <w:rPr>
          <w:rFonts w:hint="eastAsia"/>
          <w:szCs w:val="24"/>
        </w:rPr>
        <w:t>除非另有规定，不工作设备是指不给</w:t>
      </w:r>
      <w:r>
        <w:rPr>
          <w:szCs w:val="24"/>
        </w:rPr>
        <w:t>设备提供动力源。</w:t>
      </w:r>
    </w:p>
    <w:p w14:paraId="52A7628C">
      <w:pPr>
        <w:pStyle w:val="35"/>
        <w:numPr>
          <w:ilvl w:val="2"/>
          <w:numId w:val="2"/>
        </w:numPr>
        <w:tabs>
          <w:tab w:val="clear" w:pos="340"/>
          <w:tab w:val="clear" w:pos="567"/>
        </w:tabs>
        <w:spacing w:line="420" w:lineRule="exact"/>
        <w:rPr>
          <w:rFonts w:ascii="Times New Roman" w:hAnsi="Times New Roman"/>
          <w:sz w:val="28"/>
          <w:szCs w:val="28"/>
        </w:rPr>
      </w:pPr>
      <w:bookmarkStart w:id="25" w:name="_Toc164764578"/>
      <w:bookmarkStart w:id="26" w:name="_Toc176256405"/>
      <w:bookmarkStart w:id="27" w:name="_Toc11799873"/>
      <w:bookmarkStart w:id="28" w:name="_Toc176264326"/>
      <w:r>
        <w:rPr>
          <w:rFonts w:hint="eastAsia" w:ascii="Times New Roman" w:hAnsi="Times New Roman"/>
          <w:sz w:val="28"/>
          <w:szCs w:val="28"/>
        </w:rPr>
        <w:t>总偏差</w:t>
      </w:r>
      <w:bookmarkEnd w:id="25"/>
      <w:bookmarkEnd w:id="26"/>
      <w:bookmarkEnd w:id="27"/>
      <w:bookmarkEnd w:id="28"/>
    </w:p>
    <w:p w14:paraId="7A7C68DA">
      <w:pPr>
        <w:pStyle w:val="24"/>
        <w:spacing w:line="420" w:lineRule="exact"/>
        <w:ind w:firstLine="480"/>
        <w:rPr>
          <w:szCs w:val="24"/>
        </w:rPr>
      </w:pPr>
      <w:r>
        <w:rPr>
          <w:rFonts w:hint="eastAsia"/>
          <w:szCs w:val="24"/>
        </w:rPr>
        <w:t>总</w:t>
      </w:r>
      <w:r>
        <w:rPr>
          <w:szCs w:val="24"/>
        </w:rPr>
        <w:t>偏差是指正的最大</w:t>
      </w:r>
      <w:r>
        <w:rPr>
          <w:rFonts w:hint="eastAsia"/>
          <w:szCs w:val="24"/>
        </w:rPr>
        <w:t>值到</w:t>
      </w:r>
      <w:r>
        <w:rPr>
          <w:szCs w:val="24"/>
        </w:rPr>
        <w:t>负的最大</w:t>
      </w:r>
      <w:r>
        <w:rPr>
          <w:rFonts w:hint="eastAsia"/>
          <w:szCs w:val="24"/>
        </w:rPr>
        <w:t>值</w:t>
      </w:r>
      <w:r>
        <w:rPr>
          <w:szCs w:val="24"/>
        </w:rPr>
        <w:t>的总偏移量。</w:t>
      </w:r>
    </w:p>
    <w:p w14:paraId="11CF64CA">
      <w:pPr>
        <w:pStyle w:val="35"/>
        <w:numPr>
          <w:ilvl w:val="2"/>
          <w:numId w:val="2"/>
        </w:numPr>
        <w:tabs>
          <w:tab w:val="clear" w:pos="340"/>
          <w:tab w:val="clear" w:pos="567"/>
        </w:tabs>
        <w:spacing w:line="420" w:lineRule="exact"/>
        <w:rPr>
          <w:rFonts w:ascii="Times New Roman" w:hAnsi="Times New Roman"/>
          <w:sz w:val="28"/>
          <w:szCs w:val="28"/>
        </w:rPr>
      </w:pPr>
      <w:bookmarkStart w:id="29" w:name="_Toc176256406"/>
      <w:bookmarkStart w:id="30" w:name="_Toc11799874"/>
      <w:bookmarkStart w:id="31" w:name="_Toc164764579"/>
      <w:bookmarkStart w:id="32" w:name="_Toc176264327"/>
      <w:r>
        <w:rPr>
          <w:rFonts w:hint="eastAsia" w:ascii="Times New Roman" w:hAnsi="Times New Roman"/>
          <w:sz w:val="28"/>
          <w:szCs w:val="28"/>
        </w:rPr>
        <w:t>设备</w:t>
      </w:r>
      <w:bookmarkEnd w:id="29"/>
      <w:bookmarkEnd w:id="30"/>
      <w:bookmarkEnd w:id="31"/>
      <w:bookmarkEnd w:id="32"/>
    </w:p>
    <w:p w14:paraId="5C5A5AF2">
      <w:pPr>
        <w:pStyle w:val="24"/>
        <w:spacing w:line="420" w:lineRule="exact"/>
        <w:ind w:firstLine="480"/>
        <w:rPr>
          <w:szCs w:val="24"/>
        </w:rPr>
      </w:pPr>
      <w:r>
        <w:rPr>
          <w:rFonts w:hint="eastAsia"/>
          <w:szCs w:val="24"/>
        </w:rPr>
        <w:t>术语“设备”</w:t>
      </w:r>
      <w:r>
        <w:rPr>
          <w:szCs w:val="24"/>
        </w:rPr>
        <w:t>是指包括使设备正确完成</w:t>
      </w:r>
      <w:r>
        <w:rPr>
          <w:rFonts w:hint="eastAsia"/>
          <w:szCs w:val="24"/>
        </w:rPr>
        <w:t>（由</w:t>
      </w:r>
      <w:r>
        <w:rPr>
          <w:szCs w:val="24"/>
        </w:rPr>
        <w:t>设备制造厂确定的）</w:t>
      </w:r>
      <w:r>
        <w:rPr>
          <w:rFonts w:hint="eastAsia"/>
          <w:szCs w:val="24"/>
        </w:rPr>
        <w:t>预定</w:t>
      </w:r>
      <w:r>
        <w:rPr>
          <w:szCs w:val="24"/>
        </w:rPr>
        <w:t>功能必要的</w:t>
      </w:r>
      <w:r>
        <w:rPr>
          <w:rFonts w:hint="eastAsia"/>
          <w:szCs w:val="24"/>
        </w:rPr>
        <w:t>试验</w:t>
      </w:r>
      <w:r>
        <w:rPr>
          <w:szCs w:val="24"/>
        </w:rPr>
        <w:t>件</w:t>
      </w:r>
      <w:r>
        <w:rPr>
          <w:rFonts w:hint="eastAsia"/>
          <w:szCs w:val="24"/>
        </w:rPr>
        <w:t>和</w:t>
      </w:r>
      <w:r>
        <w:rPr>
          <w:szCs w:val="24"/>
        </w:rPr>
        <w:t>所有的零部件</w:t>
      </w:r>
      <w:r>
        <w:rPr>
          <w:rFonts w:hint="eastAsia"/>
          <w:szCs w:val="24"/>
        </w:rPr>
        <w:t>或</w:t>
      </w:r>
      <w:r>
        <w:rPr>
          <w:szCs w:val="24"/>
        </w:rPr>
        <w:t>单元。该</w:t>
      </w:r>
      <w:r>
        <w:rPr>
          <w:rFonts w:hint="eastAsia"/>
          <w:szCs w:val="24"/>
        </w:rPr>
        <w:t>设备</w:t>
      </w:r>
      <w:r>
        <w:rPr>
          <w:szCs w:val="24"/>
        </w:rPr>
        <w:t>应能代表使用中所用产品的</w:t>
      </w:r>
      <w:r>
        <w:rPr>
          <w:rFonts w:hint="eastAsia"/>
          <w:szCs w:val="24"/>
        </w:rPr>
        <w:t>水平</w:t>
      </w:r>
      <w:r>
        <w:rPr>
          <w:szCs w:val="24"/>
        </w:rPr>
        <w:t>。</w:t>
      </w:r>
    </w:p>
    <w:p w14:paraId="115FCD49">
      <w:pPr>
        <w:pStyle w:val="35"/>
        <w:numPr>
          <w:ilvl w:val="2"/>
          <w:numId w:val="2"/>
        </w:numPr>
        <w:tabs>
          <w:tab w:val="clear" w:pos="340"/>
          <w:tab w:val="clear" w:pos="567"/>
        </w:tabs>
        <w:spacing w:line="420" w:lineRule="exact"/>
        <w:rPr>
          <w:rFonts w:ascii="Times New Roman" w:hAnsi="Times New Roman"/>
          <w:sz w:val="28"/>
          <w:szCs w:val="28"/>
        </w:rPr>
      </w:pPr>
      <w:bookmarkStart w:id="33" w:name="_Toc164764580"/>
      <w:bookmarkStart w:id="34" w:name="_Toc176256407"/>
      <w:bookmarkStart w:id="35" w:name="_Toc11799875"/>
      <w:bookmarkStart w:id="36" w:name="_Toc176264328"/>
      <w:r>
        <w:rPr>
          <w:rFonts w:hint="eastAsia" w:ascii="Times New Roman" w:hAnsi="Times New Roman"/>
          <w:sz w:val="28"/>
          <w:szCs w:val="28"/>
        </w:rPr>
        <w:t>高度</w:t>
      </w:r>
      <w:bookmarkEnd w:id="33"/>
      <w:bookmarkEnd w:id="34"/>
      <w:bookmarkEnd w:id="35"/>
      <w:bookmarkEnd w:id="36"/>
    </w:p>
    <w:p w14:paraId="2353150E">
      <w:pPr>
        <w:pStyle w:val="24"/>
        <w:spacing w:line="420" w:lineRule="exact"/>
        <w:ind w:firstLine="480"/>
        <w:rPr>
          <w:szCs w:val="24"/>
        </w:rPr>
      </w:pPr>
      <w:r>
        <w:rPr>
          <w:rFonts w:hint="eastAsia"/>
          <w:szCs w:val="24"/>
        </w:rPr>
        <w:t>高度</w:t>
      </w:r>
      <w:r>
        <w:rPr>
          <w:szCs w:val="24"/>
        </w:rPr>
        <w:t>是指设备在试验期间暴露于其中的相对海平面</w:t>
      </w:r>
      <w:r>
        <w:rPr>
          <w:rFonts w:hint="eastAsia"/>
          <w:szCs w:val="24"/>
        </w:rPr>
        <w:t>的</w:t>
      </w:r>
      <w:r>
        <w:rPr>
          <w:szCs w:val="24"/>
        </w:rPr>
        <w:t>环境</w:t>
      </w:r>
      <w:r>
        <w:rPr>
          <w:rFonts w:hint="eastAsia"/>
          <w:szCs w:val="24"/>
        </w:rPr>
        <w:t>压力</w:t>
      </w:r>
      <w:r>
        <w:rPr>
          <w:szCs w:val="24"/>
        </w:rPr>
        <w:t>。</w:t>
      </w:r>
    </w:p>
    <w:p w14:paraId="455B8204">
      <w:pPr>
        <w:pStyle w:val="35"/>
        <w:numPr>
          <w:ilvl w:val="2"/>
          <w:numId w:val="2"/>
        </w:numPr>
        <w:tabs>
          <w:tab w:val="clear" w:pos="340"/>
          <w:tab w:val="clear" w:pos="567"/>
        </w:tabs>
        <w:spacing w:line="420" w:lineRule="exact"/>
        <w:rPr>
          <w:rFonts w:ascii="Times New Roman" w:hAnsi="Times New Roman"/>
          <w:sz w:val="28"/>
          <w:szCs w:val="28"/>
        </w:rPr>
      </w:pPr>
      <w:bookmarkStart w:id="37" w:name="_Toc164764581"/>
      <w:bookmarkStart w:id="38" w:name="_Toc176256408"/>
      <w:bookmarkStart w:id="39" w:name="_Toc11799876"/>
      <w:bookmarkStart w:id="40" w:name="_Toc176264329"/>
      <w:r>
        <w:rPr>
          <w:rFonts w:hint="eastAsia" w:ascii="Times New Roman" w:hAnsi="Times New Roman"/>
          <w:sz w:val="28"/>
          <w:szCs w:val="28"/>
        </w:rPr>
        <w:t>试验</w:t>
      </w:r>
      <w:r>
        <w:rPr>
          <w:rFonts w:ascii="Times New Roman" w:hAnsi="Times New Roman"/>
          <w:sz w:val="28"/>
          <w:szCs w:val="28"/>
        </w:rPr>
        <w:t>类别和说明</w:t>
      </w:r>
      <w:bookmarkEnd w:id="37"/>
      <w:bookmarkEnd w:id="38"/>
      <w:bookmarkEnd w:id="39"/>
      <w:bookmarkEnd w:id="40"/>
    </w:p>
    <w:p w14:paraId="6297BBAD">
      <w:pPr>
        <w:pStyle w:val="24"/>
        <w:spacing w:line="420" w:lineRule="exact"/>
        <w:ind w:firstLine="480"/>
        <w:rPr>
          <w:szCs w:val="24"/>
        </w:rPr>
      </w:pPr>
      <w:r>
        <w:rPr>
          <w:szCs w:val="24"/>
        </w:rPr>
        <w:t>对于本文件中所叙述的每个环境条件</w:t>
      </w:r>
      <w:r>
        <w:rPr>
          <w:rFonts w:hint="eastAsia"/>
          <w:szCs w:val="24"/>
        </w:rPr>
        <w:t>，</w:t>
      </w:r>
      <w:r>
        <w:rPr>
          <w:szCs w:val="24"/>
        </w:rPr>
        <w:t>设备供应商应该从中选择最能够代表设备使用期间将遇到的典型环境</w:t>
      </w:r>
      <w:r>
        <w:rPr>
          <w:rFonts w:hint="eastAsia"/>
          <w:szCs w:val="24"/>
        </w:rPr>
        <w:t>。</w:t>
      </w:r>
      <w:r>
        <w:rPr>
          <w:szCs w:val="24"/>
        </w:rPr>
        <w:t>所选定的环境范围应按照</w:t>
      </w:r>
      <w:r>
        <w:rPr>
          <w:rFonts w:hint="eastAsia"/>
          <w:szCs w:val="24"/>
        </w:rPr>
        <w:t>D</w:t>
      </w:r>
      <w:r>
        <w:rPr>
          <w:szCs w:val="24"/>
        </w:rPr>
        <w:t>O－160G附录</w:t>
      </w:r>
      <w:r>
        <w:rPr>
          <w:rFonts w:hint="eastAsia"/>
          <w:szCs w:val="24"/>
        </w:rPr>
        <w:t>A中的指导原则制成环境合格鉴定表或设备标示牌。</w:t>
      </w:r>
    </w:p>
    <w:p w14:paraId="7207CF16">
      <w:pPr>
        <w:pStyle w:val="24"/>
        <w:spacing w:line="420" w:lineRule="exact"/>
        <w:ind w:firstLine="480"/>
        <w:rPr>
          <w:szCs w:val="24"/>
        </w:rPr>
      </w:pPr>
      <w:r>
        <w:rPr>
          <w:szCs w:val="24"/>
        </w:rPr>
        <w:t>环境合格鉴定表或设备标识牌中的试验类别</w:t>
      </w:r>
      <w:r>
        <w:rPr>
          <w:rFonts w:hint="eastAsia"/>
          <w:szCs w:val="24"/>
        </w:rPr>
        <w:t>X和试验条件的含义为，在此环境条件下，设备供应商希望试验时能按照特定的步骤对该设备实际性能与性能指标的一致性进行检验。</w:t>
      </w:r>
    </w:p>
    <w:p w14:paraId="30A066C5">
      <w:pPr>
        <w:pStyle w:val="24"/>
        <w:spacing w:line="420" w:lineRule="exact"/>
        <w:ind w:firstLine="480"/>
        <w:rPr>
          <w:szCs w:val="24"/>
        </w:rPr>
      </w:pPr>
      <w:r>
        <w:rPr>
          <w:szCs w:val="24"/>
        </w:rPr>
        <w:t>在设备程序结束处或试验程序中发现</w:t>
      </w:r>
      <w:r>
        <w:rPr>
          <w:rFonts w:hint="eastAsia"/>
          <w:szCs w:val="24"/>
        </w:rPr>
        <w:t>“确定设备是否符合有关设备性能标准”的说明，应理解为需对设备在特定试验期间或之后的实际性能与性能指标的一致性进行验证。</w:t>
      </w:r>
    </w:p>
    <w:p w14:paraId="14935D13">
      <w:pPr>
        <w:pStyle w:val="35"/>
        <w:numPr>
          <w:ilvl w:val="2"/>
          <w:numId w:val="2"/>
        </w:numPr>
        <w:tabs>
          <w:tab w:val="clear" w:pos="340"/>
          <w:tab w:val="clear" w:pos="567"/>
        </w:tabs>
        <w:spacing w:line="420" w:lineRule="exact"/>
        <w:rPr>
          <w:rFonts w:ascii="Times New Roman" w:hAnsi="Times New Roman"/>
          <w:sz w:val="28"/>
          <w:szCs w:val="28"/>
        </w:rPr>
      </w:pPr>
      <w:bookmarkStart w:id="41" w:name="_Toc176256409"/>
      <w:bookmarkStart w:id="42" w:name="_Toc11799877"/>
      <w:bookmarkStart w:id="43" w:name="_Toc176264330"/>
      <w:bookmarkStart w:id="44" w:name="_Toc164764582"/>
      <w:r>
        <w:rPr>
          <w:rFonts w:hint="eastAsia" w:ascii="Times New Roman" w:hAnsi="Times New Roman"/>
          <w:sz w:val="28"/>
          <w:szCs w:val="28"/>
        </w:rPr>
        <w:t>试验</w:t>
      </w:r>
      <w:r>
        <w:rPr>
          <w:rFonts w:ascii="Times New Roman" w:hAnsi="Times New Roman"/>
          <w:sz w:val="28"/>
          <w:szCs w:val="28"/>
        </w:rPr>
        <w:t>结果的适用性</w:t>
      </w:r>
      <w:bookmarkEnd w:id="41"/>
      <w:bookmarkEnd w:id="42"/>
      <w:bookmarkEnd w:id="43"/>
      <w:bookmarkEnd w:id="44"/>
    </w:p>
    <w:p w14:paraId="74665CA5">
      <w:pPr>
        <w:pStyle w:val="24"/>
        <w:spacing w:line="420" w:lineRule="exact"/>
        <w:ind w:firstLine="480"/>
        <w:rPr>
          <w:szCs w:val="24"/>
        </w:rPr>
      </w:pPr>
      <w:r>
        <w:rPr>
          <w:rFonts w:hint="eastAsia"/>
          <w:szCs w:val="24"/>
        </w:rPr>
        <w:t>使用</w:t>
      </w:r>
      <w:r>
        <w:rPr>
          <w:szCs w:val="24"/>
        </w:rPr>
        <w:t>这些</w:t>
      </w:r>
      <w:r>
        <w:rPr>
          <w:rFonts w:hint="eastAsia"/>
          <w:szCs w:val="24"/>
        </w:rPr>
        <w:t>方法</w:t>
      </w:r>
      <w:r>
        <w:rPr>
          <w:szCs w:val="24"/>
        </w:rPr>
        <w:t>的</w:t>
      </w:r>
      <w:r>
        <w:rPr>
          <w:rFonts w:hint="eastAsia"/>
          <w:szCs w:val="24"/>
        </w:rPr>
        <w:t>试验</w:t>
      </w:r>
      <w:r>
        <w:rPr>
          <w:szCs w:val="24"/>
        </w:rPr>
        <w:t>结果仅对在鉴定试验期间使用的试验配置</w:t>
      </w:r>
      <w:r>
        <w:rPr>
          <w:rFonts w:hint="eastAsia"/>
          <w:szCs w:val="24"/>
        </w:rPr>
        <w:t>有效</w:t>
      </w:r>
      <w:r>
        <w:rPr>
          <w:szCs w:val="24"/>
        </w:rPr>
        <w:t>（</w:t>
      </w:r>
      <w:r>
        <w:rPr>
          <w:rFonts w:hint="eastAsia"/>
          <w:szCs w:val="24"/>
        </w:rPr>
        <w:t>试验</w:t>
      </w:r>
      <w:r>
        <w:rPr>
          <w:szCs w:val="24"/>
        </w:rPr>
        <w:t>安装、外部配置和内部配置）。</w:t>
      </w:r>
      <w:r>
        <w:rPr>
          <w:rFonts w:hint="eastAsia"/>
          <w:szCs w:val="24"/>
        </w:rPr>
        <w:t>本配置</w:t>
      </w:r>
      <w:r>
        <w:rPr>
          <w:szCs w:val="24"/>
        </w:rPr>
        <w:t>的任何变更，</w:t>
      </w:r>
      <w:r>
        <w:rPr>
          <w:rFonts w:hint="eastAsia"/>
          <w:szCs w:val="24"/>
        </w:rPr>
        <w:t>无</w:t>
      </w:r>
      <w:r>
        <w:rPr>
          <w:szCs w:val="24"/>
        </w:rPr>
        <w:t>论外部和内部</w:t>
      </w:r>
      <w:r>
        <w:rPr>
          <w:rFonts w:hint="eastAsia"/>
          <w:szCs w:val="24"/>
        </w:rPr>
        <w:t>（例如：PCB设计</w:t>
      </w:r>
      <w:r>
        <w:rPr>
          <w:szCs w:val="24"/>
        </w:rPr>
        <w:t>、单元内部的元件更换、安装布线等）</w:t>
      </w:r>
      <w:r>
        <w:rPr>
          <w:rFonts w:hint="eastAsia"/>
          <w:szCs w:val="24"/>
        </w:rPr>
        <w:t>，必须进行</w:t>
      </w:r>
      <w:r>
        <w:rPr>
          <w:szCs w:val="24"/>
        </w:rPr>
        <w:t>评估以确保试验结果</w:t>
      </w:r>
      <w:r>
        <w:rPr>
          <w:rFonts w:hint="eastAsia"/>
          <w:szCs w:val="24"/>
        </w:rPr>
        <w:t>仍然</w:t>
      </w:r>
      <w:r>
        <w:rPr>
          <w:szCs w:val="24"/>
        </w:rPr>
        <w:t>适</w:t>
      </w:r>
      <w:r>
        <w:rPr>
          <w:rFonts w:hint="eastAsia"/>
          <w:szCs w:val="24"/>
        </w:rPr>
        <w:t>用</w:t>
      </w:r>
      <w:r>
        <w:rPr>
          <w:szCs w:val="24"/>
        </w:rPr>
        <w:t>。</w:t>
      </w:r>
      <w:r>
        <w:rPr>
          <w:rFonts w:hint="eastAsia"/>
          <w:szCs w:val="24"/>
        </w:rPr>
        <w:t>如果</w:t>
      </w:r>
      <w:r>
        <w:rPr>
          <w:szCs w:val="24"/>
        </w:rPr>
        <w:t>评估表明结果</w:t>
      </w:r>
      <w:r>
        <w:rPr>
          <w:rFonts w:hint="eastAsia"/>
          <w:szCs w:val="24"/>
        </w:rPr>
        <w:t>没有</w:t>
      </w:r>
      <w:r>
        <w:rPr>
          <w:szCs w:val="24"/>
        </w:rPr>
        <w:t>表明仍然适用，则要求重新进行试验。</w:t>
      </w:r>
    </w:p>
    <w:p w14:paraId="634BD30B">
      <w:pPr>
        <w:pStyle w:val="26"/>
        <w:spacing w:before="156" w:after="156"/>
        <w:rPr>
          <w:rFonts w:ascii="黑体" w:hAnsi="黑体"/>
          <w:kern w:val="0"/>
          <w:sz w:val="30"/>
          <w:szCs w:val="30"/>
        </w:rPr>
      </w:pPr>
      <w:bookmarkStart w:id="45" w:name="_Toc176264331"/>
      <w:r>
        <w:rPr>
          <w:rFonts w:hint="eastAsia" w:ascii="黑体" w:hAnsi="黑体"/>
          <w:kern w:val="0"/>
          <w:sz w:val="30"/>
          <w:szCs w:val="30"/>
        </w:rPr>
        <w:t>相关验证条款</w:t>
      </w:r>
      <w:bookmarkEnd w:id="45"/>
    </w:p>
    <w:p w14:paraId="6EEC361E">
      <w:pPr>
        <w:pStyle w:val="24"/>
        <w:ind w:firstLine="480"/>
      </w:pPr>
      <w:r>
        <w:rPr>
          <w:rFonts w:hint="eastAsia"/>
        </w:rPr>
        <w:t>根据《机轮刹车系统适航审定支持计划审定计划》，本试验的相关审定基础、验证条款清单（含专用条件、等效安全）详见表1。</w:t>
      </w:r>
    </w:p>
    <w:p w14:paraId="76E51707">
      <w:pPr>
        <w:pStyle w:val="59"/>
        <w:numPr>
          <w:ilvl w:val="0"/>
          <w:numId w:val="7"/>
        </w:numPr>
      </w:pPr>
      <w:bookmarkStart w:id="46" w:name="_Ref166669068"/>
      <w:bookmarkStart w:id="47" w:name="_Toc176262507"/>
      <w:r>
        <w:rPr>
          <w:rFonts w:hint="eastAsia"/>
        </w:rPr>
        <w:t>试验相关验证条款清单</w:t>
      </w:r>
      <w:bookmarkEnd w:id="46"/>
      <w:bookmarkEnd w:id="47"/>
    </w:p>
    <w:tbl>
      <w:tblPr>
        <w:tblStyle w:val="19"/>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555"/>
        <w:gridCol w:w="2399"/>
        <w:gridCol w:w="4342"/>
      </w:tblGrid>
      <w:tr w14:paraId="5C516C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555" w:type="dxa"/>
          </w:tcPr>
          <w:p w14:paraId="4DB16ABE">
            <w:pPr>
              <w:pStyle w:val="24"/>
              <w:ind w:firstLine="0" w:firstLineChars="0"/>
              <w:jc w:val="center"/>
            </w:pPr>
            <w:r>
              <w:t>适用条款</w:t>
            </w:r>
          </w:p>
        </w:tc>
        <w:tc>
          <w:tcPr>
            <w:tcW w:w="2399" w:type="dxa"/>
          </w:tcPr>
          <w:p w14:paraId="2A58D6F6">
            <w:pPr>
              <w:pStyle w:val="24"/>
              <w:ind w:firstLine="0" w:firstLineChars="0"/>
              <w:jc w:val="center"/>
            </w:pPr>
            <w:r>
              <w:t>条款名称</w:t>
            </w:r>
          </w:p>
        </w:tc>
        <w:tc>
          <w:tcPr>
            <w:tcW w:w="4342" w:type="dxa"/>
          </w:tcPr>
          <w:p w14:paraId="2D3B7056">
            <w:pPr>
              <w:pStyle w:val="24"/>
              <w:ind w:firstLine="0" w:firstLineChars="0"/>
              <w:jc w:val="center"/>
            </w:pPr>
            <w:r>
              <w:t>条款内容</w:t>
            </w:r>
          </w:p>
        </w:tc>
      </w:tr>
      <w:tr w14:paraId="248966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555" w:type="dxa"/>
          </w:tcPr>
          <w:p w14:paraId="3AB5D198">
            <w:pPr>
              <w:pStyle w:val="24"/>
              <w:ind w:firstLine="0" w:firstLineChars="0"/>
              <w:jc w:val="center"/>
            </w:pPr>
            <w:r>
              <w:t>25.1301</w:t>
            </w:r>
          </w:p>
        </w:tc>
        <w:tc>
          <w:tcPr>
            <w:tcW w:w="2399" w:type="dxa"/>
          </w:tcPr>
          <w:p w14:paraId="6C369074">
            <w:pPr>
              <w:pStyle w:val="24"/>
              <w:ind w:firstLine="0" w:firstLineChars="0"/>
              <w:jc w:val="center"/>
            </w:pPr>
            <w:r>
              <w:t>功能和安装</w:t>
            </w:r>
          </w:p>
        </w:tc>
        <w:tc>
          <w:tcPr>
            <w:tcW w:w="4342" w:type="dxa"/>
          </w:tcPr>
          <w:p w14:paraId="0450A2FD">
            <w:pPr>
              <w:pStyle w:val="24"/>
              <w:ind w:firstLine="0" w:firstLineChars="0"/>
              <w:jc w:val="center"/>
            </w:pPr>
            <w:r>
              <w:t>略</w:t>
            </w:r>
          </w:p>
        </w:tc>
      </w:tr>
      <w:tr w14:paraId="4237CB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555" w:type="dxa"/>
          </w:tcPr>
          <w:p w14:paraId="4626801F">
            <w:pPr>
              <w:pStyle w:val="24"/>
              <w:ind w:firstLine="0" w:firstLineChars="0"/>
              <w:jc w:val="center"/>
            </w:pPr>
            <w:r>
              <w:t>25.1309</w:t>
            </w:r>
          </w:p>
        </w:tc>
        <w:tc>
          <w:tcPr>
            <w:tcW w:w="2399" w:type="dxa"/>
          </w:tcPr>
          <w:p w14:paraId="4E0E1188">
            <w:pPr>
              <w:pStyle w:val="24"/>
              <w:ind w:firstLine="0" w:firstLineChars="0"/>
              <w:jc w:val="center"/>
            </w:pPr>
            <w:r>
              <w:t>设备、系统及安装</w:t>
            </w:r>
          </w:p>
        </w:tc>
        <w:tc>
          <w:tcPr>
            <w:tcW w:w="4342" w:type="dxa"/>
          </w:tcPr>
          <w:p w14:paraId="0CC37A4E">
            <w:pPr>
              <w:pStyle w:val="24"/>
              <w:ind w:firstLine="0" w:firstLineChars="0"/>
              <w:jc w:val="center"/>
            </w:pPr>
            <w:r>
              <w:t>略</w:t>
            </w:r>
          </w:p>
        </w:tc>
      </w:tr>
      <w:tr w14:paraId="30EB97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555" w:type="dxa"/>
          </w:tcPr>
          <w:p w14:paraId="718298FC">
            <w:pPr>
              <w:pStyle w:val="24"/>
              <w:ind w:firstLine="0" w:firstLineChars="0"/>
              <w:jc w:val="center"/>
            </w:pPr>
            <w:r>
              <w:t>25.1435</w:t>
            </w:r>
          </w:p>
        </w:tc>
        <w:tc>
          <w:tcPr>
            <w:tcW w:w="2399" w:type="dxa"/>
          </w:tcPr>
          <w:p w14:paraId="3A33FDB3">
            <w:pPr>
              <w:pStyle w:val="24"/>
              <w:ind w:firstLine="0" w:firstLineChars="0"/>
              <w:jc w:val="center"/>
            </w:pPr>
            <w:r>
              <w:t>液压系统</w:t>
            </w:r>
          </w:p>
        </w:tc>
        <w:tc>
          <w:tcPr>
            <w:tcW w:w="4342" w:type="dxa"/>
          </w:tcPr>
          <w:p w14:paraId="77988322">
            <w:pPr>
              <w:pStyle w:val="24"/>
              <w:ind w:firstLine="0" w:firstLineChars="0"/>
              <w:jc w:val="center"/>
            </w:pPr>
            <w:r>
              <w:t>略</w:t>
            </w:r>
          </w:p>
        </w:tc>
      </w:tr>
    </w:tbl>
    <w:p w14:paraId="6590644F">
      <w:pPr>
        <w:pStyle w:val="26"/>
        <w:spacing w:before="156" w:after="156"/>
        <w:rPr>
          <w:rFonts w:ascii="黑体" w:hAnsi="黑体"/>
          <w:kern w:val="0"/>
          <w:sz w:val="30"/>
          <w:szCs w:val="30"/>
        </w:rPr>
      </w:pPr>
      <w:bookmarkStart w:id="48" w:name="_Toc176264332"/>
      <w:r>
        <w:rPr>
          <w:rFonts w:hint="eastAsia" w:ascii="黑体" w:hAnsi="黑体"/>
          <w:kern w:val="0"/>
          <w:sz w:val="30"/>
          <w:szCs w:val="30"/>
        </w:rPr>
        <w:t>试验产品概述</w:t>
      </w:r>
      <w:bookmarkEnd w:id="48"/>
    </w:p>
    <w:p w14:paraId="6F651BD7">
      <w:pPr>
        <w:pStyle w:val="27"/>
      </w:pPr>
      <w:bookmarkStart w:id="49" w:name="_Toc164764584"/>
      <w:bookmarkStart w:id="50" w:name="_Toc11799879"/>
      <w:bookmarkStart w:id="51" w:name="_Toc176264333"/>
      <w:r>
        <w:rPr>
          <w:rFonts w:hint="eastAsia"/>
        </w:rPr>
        <w:t>功能</w:t>
      </w:r>
      <w:bookmarkEnd w:id="49"/>
      <w:bookmarkEnd w:id="50"/>
      <w:r>
        <w:rPr>
          <w:rFonts w:hint="eastAsia"/>
        </w:rPr>
        <w:t>及受试设备信息描述</w:t>
      </w:r>
      <w:bookmarkEnd w:id="51"/>
    </w:p>
    <w:p w14:paraId="14E9EB96">
      <w:pPr>
        <w:pStyle w:val="24"/>
        <w:ind w:firstLine="480"/>
      </w:pPr>
      <w:r>
        <w:rPr>
          <w:rFonts w:hint="eastAsia"/>
        </w:rPr>
        <w:t>刹车控制阀（单）</w:t>
      </w:r>
      <w:r>
        <w:t>是</w:t>
      </w:r>
      <w:r>
        <w:rPr>
          <w:rFonts w:hint="eastAsia"/>
        </w:rPr>
        <w:t>刹车控制系统中的核心设备，用于备用刹车系统，接收来自备用刹车控制单元的电气指令，能够</w:t>
      </w:r>
      <w:r>
        <w:t>实现将微</w:t>
      </w:r>
      <w:r>
        <w:rPr>
          <w:rFonts w:hint="eastAsia"/>
        </w:rPr>
        <w:t>小</w:t>
      </w:r>
      <w:r>
        <w:t>电气信号向大功率液压信号</w:t>
      </w:r>
      <w:r>
        <w:rPr>
          <w:rFonts w:hint="eastAsia"/>
        </w:rPr>
        <w:t>的</w:t>
      </w:r>
      <w:r>
        <w:t>转换，还可以根据输入电信号的大小，成比例</w:t>
      </w:r>
      <w:r>
        <w:rPr>
          <w:rFonts w:hint="eastAsia"/>
        </w:rPr>
        <w:t>地</w:t>
      </w:r>
      <w:r>
        <w:t>输出相应的压力</w:t>
      </w:r>
      <w:r>
        <w:rPr>
          <w:rFonts w:hint="eastAsia"/>
        </w:rPr>
        <w:t>，实现刹车系统制动。刹车控制阀（单）包含1个进油口，1个刹车口和1个回油口，设备信息见表</w:t>
      </w:r>
      <w:ins w:id="0" w:author="_悟空。" w:date="2024-09-05T09:13:45Z">
        <w:r>
          <w:rPr>
            <w:rFonts w:hint="eastAsia"/>
            <w:lang w:val="en-US" w:eastAsia="zh-CN"/>
          </w:rPr>
          <w:t>2</w:t>
        </w:r>
      </w:ins>
      <w:r>
        <w:rPr>
          <w:rFonts w:hint="eastAsia"/>
        </w:rPr>
        <w:t>。</w:t>
      </w:r>
    </w:p>
    <w:p w14:paraId="6CFFA34B">
      <w:pPr>
        <w:pStyle w:val="24"/>
        <w:ind w:firstLine="199" w:firstLineChars="83"/>
      </w:pPr>
      <w:r>
        <w:rPr>
          <w:rFonts w:hint="eastAsia"/>
        </w:rPr>
        <w:t>刹车控制阀（单）的</w:t>
      </w:r>
      <w:r>
        <w:t>设备外形图</w:t>
      </w:r>
      <w:r>
        <w:rPr>
          <w:rFonts w:hint="eastAsia"/>
        </w:rPr>
        <w:t>见</w:t>
      </w:r>
      <w:r>
        <w:t>图</w:t>
      </w:r>
      <w:r>
        <w:rPr>
          <w:rFonts w:hint="eastAsia"/>
        </w:rPr>
        <w:t>1</w:t>
      </w:r>
      <w:r>
        <w:t>。</w:t>
      </w:r>
    </w:p>
    <w:p w14:paraId="2628713A">
      <w:pPr>
        <w:pStyle w:val="24"/>
        <w:ind w:firstLine="480"/>
      </w:pPr>
      <w:r>
        <w:rPr>
          <w:rFonts w:hint="eastAsia"/>
        </w:rPr>
        <w:t>受</w:t>
      </w:r>
      <w:r>
        <w:t>试设备</w:t>
      </w:r>
      <w:r>
        <w:rPr>
          <w:rFonts w:hint="eastAsia"/>
        </w:rPr>
        <w:t>构型状态详见表2</w:t>
      </w:r>
    </w:p>
    <w:p w14:paraId="788C9702">
      <w:pPr>
        <w:pStyle w:val="59"/>
        <w:numPr>
          <w:ilvl w:val="0"/>
          <w:numId w:val="7"/>
        </w:numPr>
      </w:pPr>
      <w:bookmarkStart w:id="52" w:name="_Toc176262508"/>
      <w:r>
        <w:rPr>
          <w:rFonts w:hint="eastAsia"/>
        </w:rPr>
        <w:t>受试设备信息</w:t>
      </w:r>
      <w:bookmarkEnd w:id="52"/>
    </w:p>
    <w:tbl>
      <w:tblPr>
        <w:tblStyle w:val="18"/>
        <w:tblW w:w="9411"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4" w:space="0"/>
        </w:tblBorders>
        <w:tblLayout w:type="fixed"/>
        <w:tblCellMar>
          <w:top w:w="0" w:type="dxa"/>
          <w:left w:w="28" w:type="dxa"/>
          <w:bottom w:w="0" w:type="dxa"/>
          <w:right w:w="28" w:type="dxa"/>
        </w:tblCellMar>
      </w:tblPr>
      <w:tblGrid>
        <w:gridCol w:w="977"/>
        <w:gridCol w:w="1376"/>
        <w:gridCol w:w="830"/>
        <w:gridCol w:w="4416"/>
        <w:gridCol w:w="695"/>
        <w:gridCol w:w="1117"/>
      </w:tblGrid>
      <w:tr w14:paraId="0DB44AFC">
        <w:tblPrEx>
          <w:tblBorders>
            <w:top w:val="single" w:color="auto" w:sz="12" w:space="0"/>
            <w:left w:val="single" w:color="auto" w:sz="12" w:space="0"/>
            <w:bottom w:val="single" w:color="auto" w:sz="12" w:space="0"/>
            <w:right w:val="single" w:color="auto" w:sz="12" w:space="0"/>
            <w:insideH w:val="single" w:color="auto" w:sz="12" w:space="0"/>
            <w:insideV w:val="single" w:color="auto" w:sz="4" w:space="0"/>
          </w:tblBorders>
          <w:tblCellMar>
            <w:top w:w="0" w:type="dxa"/>
            <w:left w:w="28" w:type="dxa"/>
            <w:bottom w:w="0" w:type="dxa"/>
            <w:right w:w="28" w:type="dxa"/>
          </w:tblCellMar>
        </w:tblPrEx>
        <w:trPr>
          <w:jc w:val="center"/>
        </w:trPr>
        <w:tc>
          <w:tcPr>
            <w:tcW w:w="977" w:type="dxa"/>
            <w:vAlign w:val="center"/>
          </w:tcPr>
          <w:p w14:paraId="448A18DE">
            <w:pPr>
              <w:tabs>
                <w:tab w:val="left" w:pos="550"/>
              </w:tabs>
              <w:jc w:val="center"/>
              <w:rPr>
                <w:szCs w:val="21"/>
              </w:rPr>
            </w:pPr>
            <w:r>
              <w:rPr>
                <w:szCs w:val="21"/>
              </w:rPr>
              <w:t>名称</w:t>
            </w:r>
          </w:p>
        </w:tc>
        <w:tc>
          <w:tcPr>
            <w:tcW w:w="1376" w:type="dxa"/>
            <w:vAlign w:val="center"/>
          </w:tcPr>
          <w:p w14:paraId="00E8E148">
            <w:pPr>
              <w:tabs>
                <w:tab w:val="left" w:pos="550"/>
              </w:tabs>
              <w:jc w:val="center"/>
              <w:rPr>
                <w:szCs w:val="21"/>
              </w:rPr>
            </w:pPr>
            <w:r>
              <w:rPr>
                <w:szCs w:val="21"/>
              </w:rPr>
              <w:t>件号</w:t>
            </w:r>
          </w:p>
        </w:tc>
        <w:tc>
          <w:tcPr>
            <w:tcW w:w="830" w:type="dxa"/>
            <w:vAlign w:val="center"/>
          </w:tcPr>
          <w:p w14:paraId="01173877">
            <w:pPr>
              <w:tabs>
                <w:tab w:val="left" w:pos="550"/>
              </w:tabs>
              <w:jc w:val="center"/>
              <w:rPr>
                <w:szCs w:val="21"/>
              </w:rPr>
            </w:pPr>
            <w:r>
              <w:rPr>
                <w:szCs w:val="21"/>
              </w:rPr>
              <w:t>数量</w:t>
            </w:r>
          </w:p>
        </w:tc>
        <w:tc>
          <w:tcPr>
            <w:tcW w:w="4416" w:type="dxa"/>
            <w:vAlign w:val="center"/>
          </w:tcPr>
          <w:p w14:paraId="72DDCE46">
            <w:pPr>
              <w:tabs>
                <w:tab w:val="left" w:pos="550"/>
              </w:tabs>
              <w:jc w:val="center"/>
              <w:rPr>
                <w:szCs w:val="21"/>
              </w:rPr>
            </w:pPr>
            <w:r>
              <w:rPr>
                <w:szCs w:val="21"/>
              </w:rPr>
              <w:t>尺寸</w:t>
            </w:r>
          </w:p>
        </w:tc>
        <w:tc>
          <w:tcPr>
            <w:tcW w:w="695" w:type="dxa"/>
            <w:vAlign w:val="center"/>
          </w:tcPr>
          <w:p w14:paraId="423F3CBD">
            <w:pPr>
              <w:tabs>
                <w:tab w:val="left" w:pos="550"/>
              </w:tabs>
              <w:jc w:val="center"/>
              <w:rPr>
                <w:szCs w:val="21"/>
              </w:rPr>
            </w:pPr>
            <w:r>
              <w:rPr>
                <w:szCs w:val="21"/>
              </w:rPr>
              <w:t>重量</w:t>
            </w:r>
          </w:p>
        </w:tc>
        <w:tc>
          <w:tcPr>
            <w:tcW w:w="1117" w:type="dxa"/>
          </w:tcPr>
          <w:p w14:paraId="0F0A0025">
            <w:pPr>
              <w:tabs>
                <w:tab w:val="left" w:pos="550"/>
              </w:tabs>
              <w:jc w:val="center"/>
              <w:rPr>
                <w:szCs w:val="21"/>
              </w:rPr>
            </w:pPr>
            <w:r>
              <w:rPr>
                <w:szCs w:val="21"/>
              </w:rPr>
              <w:t>额定电压</w:t>
            </w:r>
          </w:p>
        </w:tc>
      </w:tr>
      <w:tr w14:paraId="667F9C4D">
        <w:tblPrEx>
          <w:tblBorders>
            <w:top w:val="single" w:color="auto" w:sz="12" w:space="0"/>
            <w:left w:val="single" w:color="auto" w:sz="12" w:space="0"/>
            <w:bottom w:val="single" w:color="auto" w:sz="12" w:space="0"/>
            <w:right w:val="single" w:color="auto" w:sz="12" w:space="0"/>
            <w:insideH w:val="single" w:color="auto" w:sz="12" w:space="0"/>
            <w:insideV w:val="single" w:color="auto" w:sz="4" w:space="0"/>
          </w:tblBorders>
        </w:tblPrEx>
        <w:trPr>
          <w:trHeight w:val="391" w:hRule="atLeast"/>
          <w:jc w:val="center"/>
        </w:trPr>
        <w:tc>
          <w:tcPr>
            <w:tcW w:w="977" w:type="dxa"/>
            <w:vAlign w:val="center"/>
          </w:tcPr>
          <w:p w14:paraId="58AD5A38">
            <w:pPr>
              <w:jc w:val="center"/>
              <w:rPr>
                <w:szCs w:val="21"/>
              </w:rPr>
            </w:pPr>
            <w:r>
              <w:t>刹车控制阀（单）</w:t>
            </w:r>
          </w:p>
        </w:tc>
        <w:tc>
          <w:tcPr>
            <w:tcW w:w="1376" w:type="dxa"/>
            <w:vAlign w:val="center"/>
          </w:tcPr>
          <w:p w14:paraId="0D6B0AC9">
            <w:pPr>
              <w:jc w:val="center"/>
              <w:rPr>
                <w:szCs w:val="21"/>
              </w:rPr>
            </w:pPr>
            <w:r>
              <w:rPr>
                <w:szCs w:val="21"/>
              </w:rPr>
              <w:t>TBD</w:t>
            </w:r>
          </w:p>
        </w:tc>
        <w:tc>
          <w:tcPr>
            <w:tcW w:w="830" w:type="dxa"/>
            <w:vAlign w:val="center"/>
          </w:tcPr>
          <w:p w14:paraId="5E897ED5">
            <w:pPr>
              <w:jc w:val="center"/>
              <w:rPr>
                <w:szCs w:val="21"/>
              </w:rPr>
            </w:pPr>
            <w:r>
              <w:rPr>
                <w:szCs w:val="21"/>
              </w:rPr>
              <w:t>3</w:t>
            </w:r>
          </w:p>
        </w:tc>
        <w:tc>
          <w:tcPr>
            <w:tcW w:w="4416" w:type="dxa"/>
            <w:vAlign w:val="center"/>
          </w:tcPr>
          <w:p w14:paraId="5BD3ABF6">
            <w:pPr>
              <w:jc w:val="center"/>
              <w:rPr>
                <w:szCs w:val="21"/>
              </w:rPr>
            </w:pPr>
            <w:r>
              <w:t>120.7mm×72.6mm×85.4mm</w:t>
            </w:r>
          </w:p>
        </w:tc>
        <w:tc>
          <w:tcPr>
            <w:tcW w:w="695" w:type="dxa"/>
            <w:vAlign w:val="center"/>
          </w:tcPr>
          <w:p w14:paraId="6278DC80">
            <w:pPr>
              <w:jc w:val="center"/>
              <w:rPr>
                <w:szCs w:val="21"/>
              </w:rPr>
            </w:pPr>
            <w:r>
              <w:rPr>
                <w:szCs w:val="21"/>
              </w:rPr>
              <w:t>0.95kg</w:t>
            </w:r>
          </w:p>
        </w:tc>
        <w:tc>
          <w:tcPr>
            <w:tcW w:w="1117" w:type="dxa"/>
            <w:vAlign w:val="center"/>
          </w:tcPr>
          <w:p w14:paraId="51AFF610">
            <w:pPr>
              <w:jc w:val="center"/>
              <w:rPr>
                <w:szCs w:val="21"/>
              </w:rPr>
            </w:pPr>
            <w:r>
              <w:rPr>
                <w:kern w:val="0"/>
                <w:szCs w:val="21"/>
              </w:rPr>
              <w:t>二次供电0-60mA</w:t>
            </w:r>
          </w:p>
        </w:tc>
      </w:tr>
    </w:tbl>
    <w:p w14:paraId="489C23AB">
      <w:pPr>
        <w:pStyle w:val="24"/>
        <w:ind w:firstLine="199" w:firstLineChars="83"/>
      </w:pPr>
    </w:p>
    <w:p w14:paraId="29112DF7">
      <w:pPr>
        <w:pStyle w:val="24"/>
        <w:ind w:firstLine="199" w:firstLineChars="83"/>
        <w:jc w:val="center"/>
        <w:rPr>
          <w:sz w:val="21"/>
        </w:rPr>
      </w:pPr>
      <w:r>
        <w:drawing>
          <wp:inline distT="0" distB="0" distL="0" distR="0">
            <wp:extent cx="2308860" cy="1950720"/>
            <wp:effectExtent l="0" t="0" r="571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316241" cy="1956436"/>
                    </a:xfrm>
                    <a:prstGeom prst="rect">
                      <a:avLst/>
                    </a:prstGeom>
                    <a:noFill/>
                    <a:ln>
                      <a:noFill/>
                    </a:ln>
                  </pic:spPr>
                </pic:pic>
              </a:graphicData>
            </a:graphic>
          </wp:inline>
        </w:drawing>
      </w:r>
    </w:p>
    <w:p w14:paraId="131D2437">
      <w:pPr>
        <w:pStyle w:val="61"/>
        <w:numPr>
          <w:ilvl w:val="0"/>
          <w:numId w:val="8"/>
        </w:numPr>
        <w:rPr>
          <w:rFonts w:ascii="黑体" w:hAnsi="黑体"/>
          <w:szCs w:val="21"/>
        </w:rPr>
      </w:pPr>
      <w:bookmarkStart w:id="53" w:name="_Toc176262555"/>
      <w:r>
        <w:rPr>
          <w:rFonts w:ascii="黑体" w:hAnsi="黑体"/>
          <w:szCs w:val="21"/>
        </w:rPr>
        <w:t>刹车控制阀（单）</w:t>
      </w:r>
      <w:r>
        <w:rPr>
          <w:rFonts w:hint="eastAsia" w:ascii="黑体" w:hAnsi="黑体"/>
          <w:szCs w:val="21"/>
        </w:rPr>
        <w:t>设备</w:t>
      </w:r>
      <w:r>
        <w:rPr>
          <w:rFonts w:ascii="黑体" w:hAnsi="黑体"/>
          <w:szCs w:val="21"/>
        </w:rPr>
        <w:t>外形图</w:t>
      </w:r>
      <w:bookmarkEnd w:id="53"/>
    </w:p>
    <w:p w14:paraId="60031065">
      <w:pPr>
        <w:pStyle w:val="24"/>
        <w:ind w:firstLine="199" w:firstLineChars="83"/>
        <w:jc w:val="center"/>
      </w:pPr>
      <w:r>
        <w:drawing>
          <wp:inline distT="0" distB="0" distL="0" distR="0">
            <wp:extent cx="5684520" cy="3985260"/>
            <wp:effectExtent l="0" t="0" r="1905" b="57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rcRect l="2835" r="535" b="1905"/>
                    <a:stretch>
                      <a:fillRect/>
                    </a:stretch>
                  </pic:blipFill>
                  <pic:spPr>
                    <a:xfrm>
                      <a:off x="0" y="0"/>
                      <a:ext cx="5693819" cy="3992035"/>
                    </a:xfrm>
                    <a:prstGeom prst="rect">
                      <a:avLst/>
                    </a:prstGeom>
                    <a:ln>
                      <a:noFill/>
                    </a:ln>
                  </pic:spPr>
                </pic:pic>
              </a:graphicData>
            </a:graphic>
          </wp:inline>
        </w:drawing>
      </w:r>
    </w:p>
    <w:p w14:paraId="7098D84B">
      <w:pPr>
        <w:pStyle w:val="61"/>
        <w:numPr>
          <w:ilvl w:val="0"/>
          <w:numId w:val="8"/>
        </w:numPr>
        <w:rPr>
          <w:rFonts w:ascii="黑体" w:hAnsi="黑体"/>
          <w:szCs w:val="21"/>
        </w:rPr>
      </w:pPr>
      <w:bookmarkStart w:id="54" w:name="_Toc176262556"/>
      <w:bookmarkStart w:id="55" w:name="_Ref6851308"/>
      <w:r>
        <w:rPr>
          <w:rFonts w:ascii="黑体" w:hAnsi="黑体"/>
          <w:szCs w:val="21"/>
        </w:rPr>
        <w:t>刹车控制阀（单）外形</w:t>
      </w:r>
      <w:r>
        <w:rPr>
          <w:rFonts w:hint="eastAsia" w:ascii="黑体" w:hAnsi="黑体"/>
          <w:szCs w:val="21"/>
        </w:rPr>
        <w:t>安装</w:t>
      </w:r>
      <w:r>
        <w:rPr>
          <w:rFonts w:ascii="黑体" w:hAnsi="黑体"/>
          <w:szCs w:val="21"/>
        </w:rPr>
        <w:t>图</w:t>
      </w:r>
      <w:bookmarkEnd w:id="54"/>
      <w:bookmarkEnd w:id="55"/>
    </w:p>
    <w:p w14:paraId="32AE9AC6">
      <w:pPr>
        <w:pStyle w:val="24"/>
        <w:ind w:firstLine="480"/>
        <w:rPr>
          <w:rFonts w:cs="宋体"/>
          <w:szCs w:val="24"/>
        </w:rPr>
      </w:pPr>
      <w:r>
        <w:rPr>
          <w:rFonts w:hint="eastAsia" w:cs="宋体"/>
          <w:szCs w:val="24"/>
        </w:rPr>
        <w:t>受试设备构型状态信息见表3。（提示：请注意受试设备是否有接插件等配套的尾附件，应完整列明）。</w:t>
      </w:r>
    </w:p>
    <w:p w14:paraId="6F747C90">
      <w:pPr>
        <w:pStyle w:val="59"/>
        <w:numPr>
          <w:ilvl w:val="0"/>
          <w:numId w:val="7"/>
        </w:numPr>
      </w:pPr>
      <w:bookmarkStart w:id="56" w:name="_Toc176262509"/>
      <w:r>
        <w:rPr>
          <w:rFonts w:hint="eastAsia"/>
        </w:rPr>
        <w:t>受试设备构型状态</w:t>
      </w:r>
      <w:bookmarkEnd w:id="56"/>
    </w:p>
    <w:tbl>
      <w:tblPr>
        <w:tblStyle w:val="18"/>
        <w:tblW w:w="5000" w:type="pct"/>
        <w:jc w:val="center"/>
        <w:tblBorders>
          <w:top w:val="single" w:color="auto" w:sz="12" w:space="0"/>
          <w:left w:val="single" w:color="auto" w:sz="12" w:space="0"/>
          <w:bottom w:val="single" w:color="auto" w:sz="12" w:space="0"/>
          <w:right w:val="single" w:color="auto" w:sz="12" w:space="0"/>
          <w:insideH w:val="single" w:color="auto" w:sz="12" w:space="0"/>
          <w:insideV w:val="single" w:color="auto" w:sz="4" w:space="0"/>
        </w:tblBorders>
        <w:tblLayout w:type="autofit"/>
        <w:tblCellMar>
          <w:top w:w="0" w:type="dxa"/>
          <w:left w:w="28" w:type="dxa"/>
          <w:bottom w:w="0" w:type="dxa"/>
          <w:right w:w="28" w:type="dxa"/>
        </w:tblCellMar>
      </w:tblPr>
      <w:tblGrid>
        <w:gridCol w:w="469"/>
        <w:gridCol w:w="1088"/>
        <w:gridCol w:w="1088"/>
        <w:gridCol w:w="1291"/>
        <w:gridCol w:w="1291"/>
        <w:gridCol w:w="1796"/>
        <w:gridCol w:w="817"/>
        <w:gridCol w:w="1050"/>
        <w:gridCol w:w="521"/>
      </w:tblGrid>
      <w:tr w14:paraId="0EA075A1">
        <w:tblPrEx>
          <w:tblBorders>
            <w:top w:val="single" w:color="auto" w:sz="12" w:space="0"/>
            <w:left w:val="single" w:color="auto" w:sz="12" w:space="0"/>
            <w:bottom w:val="single" w:color="auto" w:sz="12" w:space="0"/>
            <w:right w:val="single" w:color="auto" w:sz="12" w:space="0"/>
            <w:insideH w:val="single" w:color="auto" w:sz="12" w:space="0"/>
            <w:insideV w:val="single" w:color="auto" w:sz="4" w:space="0"/>
          </w:tblBorders>
          <w:tblCellMar>
            <w:top w:w="0" w:type="dxa"/>
            <w:left w:w="28" w:type="dxa"/>
            <w:bottom w:w="0" w:type="dxa"/>
            <w:right w:w="28" w:type="dxa"/>
          </w:tblCellMar>
        </w:tblPrEx>
        <w:trPr>
          <w:jc w:val="center"/>
        </w:trPr>
        <w:tc>
          <w:tcPr>
            <w:tcW w:w="249" w:type="pct"/>
            <w:vAlign w:val="center"/>
          </w:tcPr>
          <w:p w14:paraId="62DB89F6">
            <w:pPr>
              <w:tabs>
                <w:tab w:val="left" w:pos="550"/>
              </w:tabs>
              <w:jc w:val="center"/>
              <w:rPr>
                <w:szCs w:val="21"/>
              </w:rPr>
            </w:pPr>
            <w:r>
              <w:rPr>
                <w:rFonts w:hint="eastAsia"/>
                <w:szCs w:val="21"/>
              </w:rPr>
              <w:t>序号</w:t>
            </w:r>
          </w:p>
        </w:tc>
        <w:tc>
          <w:tcPr>
            <w:tcW w:w="578" w:type="pct"/>
            <w:vAlign w:val="center"/>
          </w:tcPr>
          <w:p w14:paraId="1B4880B4">
            <w:pPr>
              <w:tabs>
                <w:tab w:val="left" w:pos="550"/>
              </w:tabs>
              <w:jc w:val="center"/>
              <w:rPr>
                <w:szCs w:val="21"/>
              </w:rPr>
            </w:pPr>
            <w:r>
              <w:rPr>
                <w:rFonts w:hint="eastAsia"/>
                <w:szCs w:val="21"/>
              </w:rPr>
              <w:t>名称</w:t>
            </w:r>
          </w:p>
        </w:tc>
        <w:tc>
          <w:tcPr>
            <w:tcW w:w="578" w:type="pct"/>
            <w:vAlign w:val="center"/>
          </w:tcPr>
          <w:p w14:paraId="477E472B">
            <w:pPr>
              <w:tabs>
                <w:tab w:val="left" w:pos="550"/>
              </w:tabs>
              <w:jc w:val="center"/>
              <w:rPr>
                <w:szCs w:val="21"/>
              </w:rPr>
            </w:pPr>
            <w:r>
              <w:rPr>
                <w:rFonts w:hint="eastAsia"/>
                <w:szCs w:val="21"/>
              </w:rPr>
              <w:t>型号</w:t>
            </w:r>
          </w:p>
        </w:tc>
        <w:tc>
          <w:tcPr>
            <w:tcW w:w="686" w:type="pct"/>
            <w:vAlign w:val="center"/>
          </w:tcPr>
          <w:p w14:paraId="527D04ED">
            <w:pPr>
              <w:tabs>
                <w:tab w:val="left" w:pos="550"/>
              </w:tabs>
              <w:jc w:val="center"/>
              <w:rPr>
                <w:szCs w:val="21"/>
              </w:rPr>
            </w:pPr>
            <w:r>
              <w:rPr>
                <w:rFonts w:hint="eastAsia"/>
                <w:szCs w:val="21"/>
              </w:rPr>
              <w:t>件号（P/N）</w:t>
            </w:r>
          </w:p>
        </w:tc>
        <w:tc>
          <w:tcPr>
            <w:tcW w:w="686" w:type="pct"/>
            <w:vAlign w:val="center"/>
          </w:tcPr>
          <w:p w14:paraId="2132DCCE">
            <w:pPr>
              <w:tabs>
                <w:tab w:val="left" w:pos="550"/>
              </w:tabs>
              <w:jc w:val="center"/>
              <w:rPr>
                <w:szCs w:val="21"/>
              </w:rPr>
            </w:pPr>
            <w:r>
              <w:rPr>
                <w:rFonts w:hint="eastAsia"/>
                <w:szCs w:val="21"/>
              </w:rPr>
              <w:t>设备序列号(S/N)</w:t>
            </w:r>
          </w:p>
        </w:tc>
        <w:tc>
          <w:tcPr>
            <w:tcW w:w="954" w:type="pct"/>
            <w:vAlign w:val="center"/>
          </w:tcPr>
          <w:p w14:paraId="374D831C">
            <w:pPr>
              <w:tabs>
                <w:tab w:val="left" w:pos="550"/>
              </w:tabs>
              <w:jc w:val="center"/>
              <w:rPr>
                <w:szCs w:val="21"/>
              </w:rPr>
            </w:pPr>
            <w:r>
              <w:rPr>
                <w:rFonts w:hint="eastAsia"/>
                <w:szCs w:val="21"/>
              </w:rPr>
              <w:t>总装图图号/版次</w:t>
            </w:r>
          </w:p>
        </w:tc>
        <w:tc>
          <w:tcPr>
            <w:tcW w:w="434" w:type="pct"/>
            <w:vAlign w:val="center"/>
          </w:tcPr>
          <w:p w14:paraId="33AB8C75">
            <w:pPr>
              <w:tabs>
                <w:tab w:val="left" w:pos="550"/>
              </w:tabs>
              <w:jc w:val="center"/>
              <w:rPr>
                <w:szCs w:val="21"/>
              </w:rPr>
            </w:pPr>
            <w:r>
              <w:rPr>
                <w:rFonts w:hint="eastAsia"/>
                <w:szCs w:val="21"/>
              </w:rPr>
              <w:t>软件</w:t>
            </w:r>
            <w:r>
              <w:rPr>
                <w:szCs w:val="21"/>
              </w:rPr>
              <w:t>件号</w:t>
            </w:r>
          </w:p>
        </w:tc>
        <w:tc>
          <w:tcPr>
            <w:tcW w:w="558" w:type="pct"/>
            <w:vAlign w:val="center"/>
          </w:tcPr>
          <w:p w14:paraId="573842B0">
            <w:pPr>
              <w:tabs>
                <w:tab w:val="left" w:pos="550"/>
              </w:tabs>
              <w:jc w:val="center"/>
              <w:rPr>
                <w:szCs w:val="21"/>
              </w:rPr>
            </w:pPr>
            <w:r>
              <w:rPr>
                <w:rFonts w:hint="eastAsia"/>
                <w:szCs w:val="21"/>
              </w:rPr>
              <w:t>软件</w:t>
            </w:r>
            <w:r>
              <w:rPr>
                <w:szCs w:val="21"/>
              </w:rPr>
              <w:t>版本号</w:t>
            </w:r>
          </w:p>
        </w:tc>
        <w:tc>
          <w:tcPr>
            <w:tcW w:w="277" w:type="pct"/>
            <w:vAlign w:val="center"/>
          </w:tcPr>
          <w:p w14:paraId="24634024">
            <w:pPr>
              <w:tabs>
                <w:tab w:val="left" w:pos="550"/>
              </w:tabs>
              <w:jc w:val="center"/>
              <w:rPr>
                <w:szCs w:val="21"/>
              </w:rPr>
            </w:pPr>
            <w:r>
              <w:rPr>
                <w:szCs w:val="21"/>
              </w:rPr>
              <w:t>备注</w:t>
            </w:r>
          </w:p>
        </w:tc>
      </w:tr>
      <w:tr w14:paraId="10994D77">
        <w:tblPrEx>
          <w:tblBorders>
            <w:top w:val="single" w:color="auto" w:sz="12" w:space="0"/>
            <w:left w:val="single" w:color="auto" w:sz="12" w:space="0"/>
            <w:bottom w:val="single" w:color="auto" w:sz="12" w:space="0"/>
            <w:right w:val="single" w:color="auto" w:sz="12" w:space="0"/>
            <w:insideH w:val="single" w:color="auto" w:sz="12" w:space="0"/>
            <w:insideV w:val="single" w:color="auto" w:sz="4" w:space="0"/>
          </w:tblBorders>
          <w:tblCellMar>
            <w:top w:w="0" w:type="dxa"/>
            <w:left w:w="28" w:type="dxa"/>
            <w:bottom w:w="0" w:type="dxa"/>
            <w:right w:w="28" w:type="dxa"/>
          </w:tblCellMar>
        </w:tblPrEx>
        <w:trPr>
          <w:trHeight w:val="666" w:hRule="atLeast"/>
          <w:jc w:val="center"/>
        </w:trPr>
        <w:tc>
          <w:tcPr>
            <w:tcW w:w="249" w:type="pct"/>
            <w:vAlign w:val="center"/>
          </w:tcPr>
          <w:p w14:paraId="3CCD5F14">
            <w:pPr>
              <w:numPr>
                <w:ilvl w:val="0"/>
                <w:numId w:val="9"/>
              </w:numPr>
              <w:tabs>
                <w:tab w:val="left" w:pos="550"/>
              </w:tabs>
              <w:jc w:val="center"/>
              <w:rPr>
                <w:szCs w:val="21"/>
              </w:rPr>
            </w:pPr>
          </w:p>
        </w:tc>
        <w:tc>
          <w:tcPr>
            <w:tcW w:w="578" w:type="pct"/>
            <w:vAlign w:val="center"/>
          </w:tcPr>
          <w:p w14:paraId="2DC567F2">
            <w:pPr>
              <w:jc w:val="center"/>
              <w:rPr>
                <w:szCs w:val="21"/>
              </w:rPr>
            </w:pPr>
            <w:r>
              <w:t>刹车控制阀（单）</w:t>
            </w:r>
          </w:p>
        </w:tc>
        <w:tc>
          <w:tcPr>
            <w:tcW w:w="578" w:type="pct"/>
            <w:vAlign w:val="center"/>
          </w:tcPr>
          <w:p w14:paraId="0931750D">
            <w:pPr>
              <w:jc w:val="center"/>
              <w:rPr>
                <w:szCs w:val="21"/>
              </w:rPr>
            </w:pPr>
            <w:r>
              <w:rPr>
                <w:rFonts w:hint="eastAsia"/>
                <w:szCs w:val="21"/>
              </w:rPr>
              <w:t>TBC</w:t>
            </w:r>
          </w:p>
        </w:tc>
        <w:tc>
          <w:tcPr>
            <w:tcW w:w="686" w:type="pct"/>
            <w:vAlign w:val="center"/>
          </w:tcPr>
          <w:p w14:paraId="496427CC">
            <w:pPr>
              <w:jc w:val="center"/>
              <w:rPr>
                <w:szCs w:val="21"/>
              </w:rPr>
            </w:pPr>
            <w:r>
              <w:rPr>
                <w:rFonts w:hint="eastAsia"/>
                <w:szCs w:val="21"/>
              </w:rPr>
              <w:t>TBC</w:t>
            </w:r>
          </w:p>
        </w:tc>
        <w:tc>
          <w:tcPr>
            <w:tcW w:w="686" w:type="pct"/>
            <w:vAlign w:val="center"/>
          </w:tcPr>
          <w:p w14:paraId="2257A02B">
            <w:pPr>
              <w:jc w:val="center"/>
              <w:rPr>
                <w:szCs w:val="21"/>
              </w:rPr>
            </w:pPr>
            <w:r>
              <w:rPr>
                <w:rFonts w:hint="eastAsia"/>
                <w:szCs w:val="21"/>
              </w:rPr>
              <w:t>TBC</w:t>
            </w:r>
          </w:p>
        </w:tc>
        <w:tc>
          <w:tcPr>
            <w:tcW w:w="954" w:type="pct"/>
            <w:vAlign w:val="center"/>
          </w:tcPr>
          <w:p w14:paraId="16A84A0C">
            <w:pPr>
              <w:jc w:val="center"/>
              <w:rPr>
                <w:szCs w:val="21"/>
              </w:rPr>
            </w:pPr>
            <w:r>
              <w:rPr>
                <w:rFonts w:hint="eastAsia"/>
                <w:szCs w:val="21"/>
              </w:rPr>
              <w:t>YSA3-0000/A</w:t>
            </w:r>
          </w:p>
        </w:tc>
        <w:tc>
          <w:tcPr>
            <w:tcW w:w="434" w:type="pct"/>
            <w:vAlign w:val="center"/>
          </w:tcPr>
          <w:p w14:paraId="512D5938">
            <w:pPr>
              <w:jc w:val="center"/>
              <w:rPr>
                <w:szCs w:val="21"/>
              </w:rPr>
            </w:pPr>
            <w:r>
              <w:rPr>
                <w:rFonts w:hint="eastAsia"/>
                <w:szCs w:val="21"/>
              </w:rPr>
              <w:t>TBC</w:t>
            </w:r>
          </w:p>
        </w:tc>
        <w:tc>
          <w:tcPr>
            <w:tcW w:w="558" w:type="pct"/>
            <w:vAlign w:val="center"/>
          </w:tcPr>
          <w:p w14:paraId="53C48F49">
            <w:pPr>
              <w:jc w:val="center"/>
              <w:rPr>
                <w:szCs w:val="21"/>
              </w:rPr>
            </w:pPr>
            <w:r>
              <w:rPr>
                <w:rFonts w:hint="eastAsia"/>
                <w:szCs w:val="21"/>
              </w:rPr>
              <w:t>TBC</w:t>
            </w:r>
          </w:p>
        </w:tc>
        <w:tc>
          <w:tcPr>
            <w:tcW w:w="277" w:type="pct"/>
            <w:vAlign w:val="center"/>
          </w:tcPr>
          <w:p w14:paraId="36B9CA79">
            <w:pPr>
              <w:jc w:val="center"/>
              <w:rPr>
                <w:szCs w:val="21"/>
              </w:rPr>
            </w:pPr>
            <w:r>
              <w:rPr>
                <w:rFonts w:hint="eastAsia"/>
                <w:szCs w:val="21"/>
              </w:rPr>
              <w:t>/</w:t>
            </w:r>
          </w:p>
        </w:tc>
      </w:tr>
    </w:tbl>
    <w:p w14:paraId="643D88F9">
      <w:pPr>
        <w:pStyle w:val="29"/>
        <w:spacing w:line="240" w:lineRule="auto"/>
        <w:ind w:firstLine="0" w:firstLineChars="0"/>
        <w:rPr>
          <w:rFonts w:ascii="Times New Roman" w:hAnsi="Times New Roman" w:cs="宋体"/>
          <w:color w:val="000000"/>
          <w:kern w:val="0"/>
          <w:sz w:val="21"/>
          <w:szCs w:val="21"/>
          <w:lang w:val="zh-CN"/>
        </w:rPr>
      </w:pPr>
      <w:r>
        <w:rPr>
          <w:rFonts w:hint="eastAsia" w:ascii="Times New Roman" w:hAnsi="Times New Roman" w:cs="宋体"/>
          <w:bCs/>
          <w:kern w:val="28"/>
          <w:sz w:val="21"/>
          <w:szCs w:val="21"/>
        </w:rPr>
        <w:t>注1：</w:t>
      </w:r>
      <w:r>
        <w:rPr>
          <w:rFonts w:hint="eastAsia" w:ascii="Times New Roman" w:hAnsi="Times New Roman" w:cs="宋体"/>
          <w:color w:val="000000"/>
          <w:kern w:val="0"/>
          <w:sz w:val="21"/>
          <w:szCs w:val="21"/>
          <w:lang w:val="zh-CN"/>
        </w:rPr>
        <w:t>每个试验项目仅需一个受试设备进行试验。</w:t>
      </w:r>
    </w:p>
    <w:p w14:paraId="27BCA1E2">
      <w:pPr>
        <w:pStyle w:val="29"/>
        <w:spacing w:line="240" w:lineRule="auto"/>
        <w:ind w:firstLine="0" w:firstLineChars="0"/>
        <w:rPr>
          <w:rFonts w:ascii="Times New Roman" w:hAnsi="Times New Roman" w:cs="宋体"/>
          <w:color w:val="000000"/>
          <w:kern w:val="0"/>
          <w:sz w:val="21"/>
          <w:szCs w:val="21"/>
          <w:lang w:val="zh-CN"/>
        </w:rPr>
      </w:pPr>
      <w:r>
        <w:rPr>
          <w:rFonts w:hint="eastAsia" w:ascii="Times New Roman" w:hAnsi="Times New Roman" w:cs="宋体"/>
          <w:color w:val="000000"/>
          <w:kern w:val="0"/>
          <w:sz w:val="21"/>
          <w:szCs w:val="21"/>
          <w:lang w:val="zh-CN"/>
        </w:rPr>
        <w:t>注2：受试设备数量根据全部鉴定试验科目需求，以实际为准。</w:t>
      </w:r>
    </w:p>
    <w:p w14:paraId="0A9B2463">
      <w:pPr>
        <w:pStyle w:val="27"/>
        <w:rPr>
          <w:lang w:val="zh-CN"/>
        </w:rPr>
      </w:pPr>
      <w:bookmarkStart w:id="57" w:name="_Toc176264334"/>
      <w:r>
        <w:rPr>
          <w:rFonts w:hint="eastAsia"/>
          <w:lang w:val="zh-CN"/>
        </w:rPr>
        <w:t>受试设备物理状态</w:t>
      </w:r>
      <w:bookmarkEnd w:id="57"/>
    </w:p>
    <w:p w14:paraId="7CCF8FCD">
      <w:pPr>
        <w:pStyle w:val="24"/>
        <w:ind w:firstLine="480"/>
        <w:rPr>
          <w:rFonts w:cs="宋体"/>
        </w:rPr>
      </w:pPr>
      <w:r>
        <w:rPr>
          <w:rFonts w:hint="eastAsia" w:cs="宋体"/>
        </w:rPr>
        <w:t>a)产品外观：见图6-1；</w:t>
      </w:r>
    </w:p>
    <w:p w14:paraId="41CCA143">
      <w:pPr>
        <w:pStyle w:val="24"/>
        <w:ind w:firstLine="480"/>
        <w:rPr>
          <w:rFonts w:cs="宋体"/>
        </w:rPr>
      </w:pPr>
      <w:r>
        <w:rPr>
          <w:rFonts w:hint="eastAsia" w:cs="宋体"/>
        </w:rPr>
        <w:t>b)外形尺寸：</w:t>
      </w:r>
      <w:r>
        <w:rPr>
          <w:rFonts w:cs="宋体"/>
        </w:rPr>
        <w:t>120.7mm×72.6mm×85.4mm</w:t>
      </w:r>
      <w:r>
        <w:rPr>
          <w:rFonts w:hint="eastAsia" w:cs="宋体"/>
        </w:rPr>
        <w:t>；</w:t>
      </w:r>
    </w:p>
    <w:p w14:paraId="62534F7E">
      <w:pPr>
        <w:pStyle w:val="24"/>
        <w:ind w:firstLine="480"/>
        <w:rPr>
          <w:rFonts w:cs="宋体"/>
        </w:rPr>
      </w:pPr>
      <w:r>
        <w:rPr>
          <w:rFonts w:hint="eastAsia" w:cs="宋体"/>
        </w:rPr>
        <w:t>c)产品重量：</w:t>
      </w:r>
      <w:r>
        <w:rPr>
          <w:rFonts w:hint="eastAsia"/>
        </w:rPr>
        <w:t>0.95</w:t>
      </w:r>
      <w:r>
        <w:t>kg</w:t>
      </w:r>
      <w:r>
        <w:rPr>
          <w:rFonts w:hint="eastAsia" w:cs="宋体"/>
        </w:rPr>
        <w:t>；</w:t>
      </w:r>
    </w:p>
    <w:p w14:paraId="311D91E8">
      <w:pPr>
        <w:pStyle w:val="24"/>
        <w:ind w:firstLine="480"/>
        <w:rPr>
          <w:rFonts w:cs="宋体"/>
        </w:rPr>
      </w:pPr>
      <w:r>
        <w:rPr>
          <w:rFonts w:hint="eastAsia" w:cs="宋体"/>
        </w:rPr>
        <w:t>d)</w:t>
      </w:r>
      <w:r>
        <w:rPr>
          <w:rFonts w:hint="eastAsia" w:cs="宋体"/>
          <w:lang w:val="zh-CN"/>
        </w:rPr>
        <w:t>产品功耗：11.1</w:t>
      </w:r>
      <w:r>
        <w:rPr>
          <w:rFonts w:cs="宋体"/>
          <w:lang w:val="zh-CN"/>
        </w:rPr>
        <w:t>W</w:t>
      </w:r>
      <w:r>
        <w:rPr>
          <w:rFonts w:hint="eastAsia" w:cs="宋体"/>
          <w:lang w:val="zh-CN"/>
        </w:rPr>
        <w:t>；</w:t>
      </w:r>
    </w:p>
    <w:p w14:paraId="62F99C2B">
      <w:pPr>
        <w:pStyle w:val="24"/>
        <w:ind w:firstLine="480"/>
        <w:rPr>
          <w:rFonts w:cs="宋体"/>
          <w:lang w:val="zh-CN"/>
        </w:rPr>
      </w:pPr>
      <w:r>
        <w:rPr>
          <w:rFonts w:hint="eastAsia" w:cs="宋体"/>
          <w:lang w:val="zh-CN"/>
        </w:rPr>
        <w:t>e)</w:t>
      </w:r>
      <w:r>
        <w:rPr>
          <w:rFonts w:cs="宋体"/>
          <w:lang w:val="zh-CN"/>
        </w:rPr>
        <w:t>电</w:t>
      </w:r>
      <w:r>
        <w:rPr>
          <w:rFonts w:hint="eastAsia" w:cs="宋体"/>
          <w:lang w:val="zh-CN"/>
        </w:rPr>
        <w:t xml:space="preserve">   </w:t>
      </w:r>
      <w:r>
        <w:rPr>
          <w:rFonts w:hint="eastAsia" w:cs="宋体"/>
        </w:rPr>
        <w:t xml:space="preserve"> </w:t>
      </w:r>
      <w:r>
        <w:rPr>
          <w:rFonts w:cs="宋体"/>
          <w:lang w:val="zh-CN"/>
        </w:rPr>
        <w:t>源</w:t>
      </w:r>
      <w:r>
        <w:rPr>
          <w:rFonts w:hint="eastAsia" w:cs="宋体"/>
          <w:lang w:val="zh-CN"/>
        </w:rPr>
        <w:t>：恒流源0~60mA。</w:t>
      </w:r>
    </w:p>
    <w:p w14:paraId="41BE41FA">
      <w:pPr>
        <w:pStyle w:val="27"/>
        <w:rPr>
          <w:rFonts w:cs="宋体"/>
          <w:lang w:val="zh-CN"/>
        </w:rPr>
      </w:pPr>
      <w:bookmarkStart w:id="58" w:name="_Toc176264335"/>
      <w:r>
        <w:rPr>
          <w:rFonts w:hint="eastAsia" w:cs="宋体"/>
          <w:lang w:val="zh-CN"/>
        </w:rPr>
        <w:t>受试设备交联关系描述</w:t>
      </w:r>
      <w:bookmarkEnd w:id="58"/>
    </w:p>
    <w:p w14:paraId="01FAC43D">
      <w:pPr>
        <w:pStyle w:val="24"/>
        <w:ind w:firstLine="480"/>
      </w:pPr>
      <w:r>
        <w:rPr>
          <w:rFonts w:hint="eastAsia"/>
        </w:rPr>
        <w:t>N/A。</w:t>
      </w:r>
    </w:p>
    <w:p w14:paraId="1CE906AC">
      <w:pPr>
        <w:pStyle w:val="27"/>
      </w:pPr>
      <w:bookmarkStart w:id="59" w:name="_Toc164764590"/>
      <w:bookmarkStart w:id="60" w:name="_Toc176264336"/>
      <w:r>
        <w:rPr>
          <w:rFonts w:hint="eastAsia"/>
        </w:rPr>
        <w:t>受试设备试验状态描述</w:t>
      </w:r>
      <w:bookmarkEnd w:id="59"/>
      <w:bookmarkEnd w:id="60"/>
    </w:p>
    <w:p w14:paraId="66EEBDA5">
      <w:pPr>
        <w:pStyle w:val="24"/>
        <w:ind w:firstLine="480"/>
        <w:rPr>
          <w:rFonts w:cs="宋体"/>
        </w:rPr>
      </w:pPr>
      <w:r>
        <w:rPr>
          <w:rFonts w:hint="eastAsia" w:cs="宋体"/>
        </w:rPr>
        <w:t>受试设备在试验过程中所处状态见表4</w:t>
      </w:r>
    </w:p>
    <w:p w14:paraId="6FEE611E">
      <w:pPr>
        <w:pStyle w:val="59"/>
        <w:numPr>
          <w:ilvl w:val="0"/>
          <w:numId w:val="7"/>
        </w:numPr>
      </w:pPr>
      <w:bookmarkStart w:id="61" w:name="_Ref8925249"/>
      <w:bookmarkStart w:id="62" w:name="_Toc176262510"/>
      <w:r>
        <w:rPr>
          <w:rFonts w:hint="eastAsia"/>
        </w:rPr>
        <w:t>受试设备</w:t>
      </w:r>
      <w:r>
        <w:t>工作状态表</w:t>
      </w:r>
      <w:bookmarkEnd w:id="61"/>
      <w:bookmarkEnd w:id="62"/>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583"/>
        <w:gridCol w:w="1353"/>
        <w:gridCol w:w="6494"/>
        <w:gridCol w:w="981"/>
      </w:tblGrid>
      <w:tr w14:paraId="36862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310" w:type="pct"/>
            <w:tcBorders>
              <w:top w:val="single" w:color="auto" w:sz="12" w:space="0"/>
              <w:left w:val="single" w:color="auto" w:sz="12" w:space="0"/>
              <w:bottom w:val="single" w:color="auto" w:sz="12" w:space="0"/>
            </w:tcBorders>
            <w:vAlign w:val="center"/>
          </w:tcPr>
          <w:p w14:paraId="2710B79B">
            <w:pPr>
              <w:tabs>
                <w:tab w:val="left" w:pos="550"/>
              </w:tabs>
              <w:jc w:val="center"/>
              <w:rPr>
                <w:rFonts w:eastAsiaTheme="minorEastAsia"/>
                <w:szCs w:val="21"/>
              </w:rPr>
            </w:pPr>
            <w:r>
              <w:rPr>
                <w:rFonts w:eastAsiaTheme="minorEastAsia"/>
                <w:szCs w:val="21"/>
              </w:rPr>
              <w:t>序号</w:t>
            </w:r>
          </w:p>
        </w:tc>
        <w:tc>
          <w:tcPr>
            <w:tcW w:w="719" w:type="pct"/>
            <w:tcBorders>
              <w:top w:val="single" w:color="auto" w:sz="12" w:space="0"/>
              <w:bottom w:val="single" w:color="auto" w:sz="12" w:space="0"/>
            </w:tcBorders>
            <w:vAlign w:val="center"/>
          </w:tcPr>
          <w:p w14:paraId="47608AF4">
            <w:pPr>
              <w:tabs>
                <w:tab w:val="left" w:pos="550"/>
              </w:tabs>
              <w:jc w:val="center"/>
              <w:rPr>
                <w:rFonts w:eastAsiaTheme="minorEastAsia"/>
                <w:szCs w:val="21"/>
              </w:rPr>
            </w:pPr>
            <w:r>
              <w:rPr>
                <w:rFonts w:eastAsiaTheme="minorEastAsia"/>
                <w:szCs w:val="21"/>
              </w:rPr>
              <w:t>名称</w:t>
            </w:r>
          </w:p>
        </w:tc>
        <w:tc>
          <w:tcPr>
            <w:tcW w:w="3450" w:type="pct"/>
            <w:tcBorders>
              <w:top w:val="single" w:color="auto" w:sz="12" w:space="0"/>
              <w:bottom w:val="single" w:color="auto" w:sz="12" w:space="0"/>
            </w:tcBorders>
            <w:vAlign w:val="center"/>
          </w:tcPr>
          <w:p w14:paraId="5DBF7DB8">
            <w:pPr>
              <w:tabs>
                <w:tab w:val="left" w:pos="550"/>
              </w:tabs>
              <w:jc w:val="center"/>
              <w:rPr>
                <w:rFonts w:eastAsiaTheme="minorEastAsia"/>
                <w:szCs w:val="21"/>
              </w:rPr>
            </w:pPr>
            <w:r>
              <w:rPr>
                <w:rFonts w:eastAsiaTheme="minorEastAsia"/>
                <w:szCs w:val="21"/>
              </w:rPr>
              <w:t>状态描述</w:t>
            </w:r>
          </w:p>
        </w:tc>
        <w:tc>
          <w:tcPr>
            <w:tcW w:w="521" w:type="pct"/>
            <w:tcBorders>
              <w:top w:val="single" w:color="auto" w:sz="12" w:space="0"/>
              <w:bottom w:val="single" w:color="auto" w:sz="12" w:space="0"/>
              <w:right w:val="single" w:color="auto" w:sz="12" w:space="0"/>
            </w:tcBorders>
            <w:vAlign w:val="center"/>
          </w:tcPr>
          <w:p w14:paraId="1646D5D6">
            <w:pPr>
              <w:tabs>
                <w:tab w:val="left" w:pos="550"/>
              </w:tabs>
              <w:ind w:left="-105" w:leftChars="-50" w:right="-105" w:rightChars="-50"/>
              <w:jc w:val="center"/>
              <w:rPr>
                <w:rFonts w:eastAsiaTheme="minorEastAsia"/>
                <w:szCs w:val="21"/>
              </w:rPr>
            </w:pPr>
            <w:r>
              <w:rPr>
                <w:rFonts w:eastAsiaTheme="minorEastAsia"/>
                <w:szCs w:val="21"/>
              </w:rPr>
              <w:t>备注</w:t>
            </w:r>
          </w:p>
        </w:tc>
      </w:tr>
      <w:tr w14:paraId="54737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310" w:type="pct"/>
            <w:tcBorders>
              <w:top w:val="single" w:color="auto" w:sz="12" w:space="0"/>
              <w:left w:val="single" w:color="auto" w:sz="12" w:space="0"/>
              <w:bottom w:val="single" w:color="auto" w:sz="4" w:space="0"/>
            </w:tcBorders>
            <w:vAlign w:val="center"/>
          </w:tcPr>
          <w:p w14:paraId="54525A0E">
            <w:pPr>
              <w:numPr>
                <w:ilvl w:val="0"/>
                <w:numId w:val="10"/>
              </w:numPr>
              <w:tabs>
                <w:tab w:val="left" w:pos="550"/>
              </w:tabs>
              <w:jc w:val="center"/>
              <w:rPr>
                <w:rFonts w:eastAsiaTheme="minorEastAsia"/>
                <w:szCs w:val="21"/>
              </w:rPr>
            </w:pPr>
          </w:p>
        </w:tc>
        <w:tc>
          <w:tcPr>
            <w:tcW w:w="719" w:type="pct"/>
            <w:tcBorders>
              <w:top w:val="single" w:color="auto" w:sz="12" w:space="0"/>
              <w:bottom w:val="single" w:color="auto" w:sz="4" w:space="0"/>
            </w:tcBorders>
            <w:vAlign w:val="center"/>
          </w:tcPr>
          <w:p w14:paraId="7655C06C">
            <w:pPr>
              <w:jc w:val="center"/>
              <w:rPr>
                <w:rFonts w:eastAsiaTheme="minorEastAsia"/>
                <w:szCs w:val="21"/>
              </w:rPr>
            </w:pPr>
            <w:r>
              <w:rPr>
                <w:rFonts w:eastAsiaTheme="minorEastAsia"/>
                <w:szCs w:val="21"/>
              </w:rPr>
              <w:t>工作状态1</w:t>
            </w:r>
          </w:p>
        </w:tc>
        <w:tc>
          <w:tcPr>
            <w:tcW w:w="3450" w:type="pct"/>
            <w:tcBorders>
              <w:top w:val="single" w:color="auto" w:sz="12" w:space="0"/>
              <w:bottom w:val="single" w:color="auto" w:sz="4" w:space="0"/>
            </w:tcBorders>
            <w:vAlign w:val="center"/>
          </w:tcPr>
          <w:p w14:paraId="52C3DA4E">
            <w:pPr>
              <w:rPr>
                <w:rFonts w:eastAsiaTheme="minorEastAsia"/>
                <w:szCs w:val="21"/>
              </w:rPr>
            </w:pPr>
            <w:r>
              <w:rPr>
                <w:rFonts w:eastAsiaTheme="minorEastAsia"/>
                <w:szCs w:val="21"/>
              </w:rPr>
              <w:t>刹车控制阀（单）不通电，各管接头不通液压油</w:t>
            </w:r>
          </w:p>
        </w:tc>
        <w:tc>
          <w:tcPr>
            <w:tcW w:w="521" w:type="pct"/>
            <w:tcBorders>
              <w:top w:val="single" w:color="auto" w:sz="12" w:space="0"/>
              <w:bottom w:val="single" w:color="auto" w:sz="4" w:space="0"/>
              <w:right w:val="single" w:color="auto" w:sz="12" w:space="0"/>
            </w:tcBorders>
            <w:vAlign w:val="center"/>
          </w:tcPr>
          <w:p w14:paraId="3E9AD1E8">
            <w:pPr>
              <w:rPr>
                <w:rFonts w:eastAsiaTheme="minorEastAsia"/>
                <w:szCs w:val="21"/>
              </w:rPr>
            </w:pPr>
            <w:r>
              <w:rPr>
                <w:rFonts w:eastAsiaTheme="minorEastAsia"/>
                <w:szCs w:val="21"/>
              </w:rPr>
              <w:t>/</w:t>
            </w:r>
          </w:p>
        </w:tc>
      </w:tr>
      <w:tr w14:paraId="6B437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310" w:type="pct"/>
            <w:tcBorders>
              <w:top w:val="single" w:color="auto" w:sz="4" w:space="0"/>
              <w:left w:val="single" w:color="auto" w:sz="12" w:space="0"/>
              <w:bottom w:val="single" w:color="auto" w:sz="4" w:space="0"/>
            </w:tcBorders>
            <w:vAlign w:val="center"/>
          </w:tcPr>
          <w:p w14:paraId="6C96797F">
            <w:pPr>
              <w:numPr>
                <w:ilvl w:val="0"/>
                <w:numId w:val="10"/>
              </w:numPr>
              <w:tabs>
                <w:tab w:val="left" w:pos="550"/>
              </w:tabs>
              <w:jc w:val="center"/>
              <w:rPr>
                <w:rFonts w:eastAsiaTheme="minorEastAsia"/>
                <w:szCs w:val="21"/>
              </w:rPr>
            </w:pPr>
          </w:p>
        </w:tc>
        <w:tc>
          <w:tcPr>
            <w:tcW w:w="719" w:type="pct"/>
            <w:tcBorders>
              <w:top w:val="single" w:color="auto" w:sz="4" w:space="0"/>
              <w:bottom w:val="single" w:color="auto" w:sz="4" w:space="0"/>
            </w:tcBorders>
            <w:vAlign w:val="center"/>
          </w:tcPr>
          <w:p w14:paraId="63BFEB48">
            <w:pPr>
              <w:jc w:val="center"/>
              <w:rPr>
                <w:rFonts w:eastAsiaTheme="minorEastAsia"/>
              </w:rPr>
            </w:pPr>
            <w:r>
              <w:rPr>
                <w:rFonts w:eastAsiaTheme="minorEastAsia"/>
              </w:rPr>
              <w:t>工作状态2</w:t>
            </w:r>
          </w:p>
        </w:tc>
        <w:tc>
          <w:tcPr>
            <w:tcW w:w="3450" w:type="pct"/>
            <w:tcBorders>
              <w:top w:val="single" w:color="auto" w:sz="4" w:space="0"/>
              <w:bottom w:val="single" w:color="auto" w:sz="4" w:space="0"/>
            </w:tcBorders>
            <w:vAlign w:val="center"/>
          </w:tcPr>
          <w:p w14:paraId="54B20398">
            <w:pPr>
              <w:rPr>
                <w:rFonts w:eastAsiaTheme="minorEastAsia"/>
                <w:szCs w:val="21"/>
              </w:rPr>
            </w:pPr>
            <w:r>
              <w:rPr>
                <w:szCs w:val="21"/>
              </w:rPr>
              <w:t>刹车控制阀（单）进油口供压（3000±50）psi，调节回油口背压为（61±5）psi，刹车口堵住，施加控制电流为0～60～0mA三角波信号，频率为（0.02±0.008）Hz，使刹车控制阀处于工作状态。</w:t>
            </w:r>
          </w:p>
        </w:tc>
        <w:tc>
          <w:tcPr>
            <w:tcW w:w="521" w:type="pct"/>
            <w:tcBorders>
              <w:top w:val="single" w:color="auto" w:sz="4" w:space="0"/>
              <w:bottom w:val="single" w:color="auto" w:sz="4" w:space="0"/>
              <w:right w:val="single" w:color="auto" w:sz="12" w:space="0"/>
            </w:tcBorders>
            <w:vAlign w:val="center"/>
          </w:tcPr>
          <w:p w14:paraId="4C40C146">
            <w:pPr>
              <w:rPr>
                <w:rFonts w:eastAsiaTheme="minorEastAsia"/>
                <w:szCs w:val="21"/>
              </w:rPr>
            </w:pPr>
            <w:r>
              <w:rPr>
                <w:rFonts w:eastAsiaTheme="minorEastAsia"/>
                <w:szCs w:val="21"/>
              </w:rPr>
              <w:t>/</w:t>
            </w:r>
          </w:p>
        </w:tc>
      </w:tr>
    </w:tbl>
    <w:p w14:paraId="3A36E4A7">
      <w:pPr>
        <w:pStyle w:val="24"/>
        <w:ind w:firstLine="480"/>
      </w:pPr>
    </w:p>
    <w:p w14:paraId="550C3A1C">
      <w:pPr>
        <w:pStyle w:val="27"/>
      </w:pPr>
      <w:bookmarkStart w:id="63" w:name="_Toc176264337"/>
      <w:r>
        <w:rPr>
          <w:rFonts w:hint="eastAsia"/>
        </w:rPr>
        <w:t>陪试设备</w:t>
      </w:r>
      <w:bookmarkEnd w:id="63"/>
    </w:p>
    <w:p w14:paraId="18CD4DF7">
      <w:pPr>
        <w:pStyle w:val="24"/>
        <w:ind w:firstLine="480"/>
      </w:pPr>
      <w:r>
        <w:rPr>
          <w:rFonts w:hint="eastAsia"/>
        </w:rPr>
        <w:t>N/A。</w:t>
      </w:r>
    </w:p>
    <w:p w14:paraId="16367AAF">
      <w:pPr>
        <w:pStyle w:val="26"/>
        <w:spacing w:before="156" w:after="156"/>
        <w:rPr>
          <w:rFonts w:ascii="黑体" w:hAnsi="黑体"/>
          <w:kern w:val="0"/>
          <w:sz w:val="30"/>
          <w:szCs w:val="30"/>
        </w:rPr>
      </w:pPr>
      <w:bookmarkStart w:id="64" w:name="_Toc176264338"/>
      <w:r>
        <w:rPr>
          <w:rFonts w:hint="eastAsia" w:ascii="黑体" w:hAnsi="黑体"/>
          <w:kern w:val="0"/>
          <w:sz w:val="30"/>
          <w:szCs w:val="30"/>
        </w:rPr>
        <w:t>试验概述</w:t>
      </w:r>
      <w:bookmarkEnd w:id="64"/>
    </w:p>
    <w:p w14:paraId="430D3E87">
      <w:pPr>
        <w:pStyle w:val="27"/>
        <w:rPr>
          <w:lang w:val="zh-CN"/>
        </w:rPr>
      </w:pPr>
      <w:bookmarkStart w:id="65" w:name="_Toc176264339"/>
      <w:r>
        <w:rPr>
          <w:rFonts w:hint="eastAsia"/>
          <w:lang w:val="zh-CN"/>
        </w:rPr>
        <w:t>试验概述</w:t>
      </w:r>
      <w:bookmarkEnd w:id="65"/>
    </w:p>
    <w:p w14:paraId="6E24884C">
      <w:pPr>
        <w:pStyle w:val="24"/>
        <w:ind w:firstLine="480"/>
        <w:rPr>
          <w:rFonts w:cs="宋体"/>
        </w:rPr>
      </w:pPr>
      <w:r>
        <w:rPr>
          <w:rFonts w:hint="eastAsia" w:cs="宋体"/>
        </w:rPr>
        <w:t>根据《CXF飞机机轮刹车系统设备鉴定试验项目计划（QPP）》（F324000QPP001），本受试设备应完成的自然环境类鉴定试验项目有：</w:t>
      </w:r>
      <w:r>
        <w:t>温度和高度、温度变化、</w:t>
      </w:r>
      <w:r>
        <w:rPr>
          <w:rFonts w:hint="eastAsia"/>
        </w:rPr>
        <w:t>爆炸大气、防水、流体敏感性、砂尘、霉菌、盐雾、结冰、可燃性、</w:t>
      </w:r>
      <w:r>
        <w:t>工作</w:t>
      </w:r>
      <w:r>
        <w:rPr>
          <w:rFonts w:hint="eastAsia"/>
        </w:rPr>
        <w:t>冲击</w:t>
      </w:r>
      <w:r>
        <w:t>和</w:t>
      </w:r>
      <w:r>
        <w:rPr>
          <w:rFonts w:hint="eastAsia"/>
        </w:rPr>
        <w:t>坠</w:t>
      </w:r>
      <w:r>
        <w:t>撞安全、振动、加速度、</w:t>
      </w:r>
      <w:r>
        <w:rPr>
          <w:rFonts w:hint="eastAsia"/>
        </w:rPr>
        <w:t>鸟撞冲击、风车</w:t>
      </w:r>
      <w:r>
        <w:t>等，具体要求</w:t>
      </w:r>
      <w:r>
        <w:rPr>
          <w:rFonts w:hint="eastAsia"/>
        </w:rPr>
        <w:t>见</w:t>
      </w:r>
      <w:ins w:id="1" w:author="_悟空。" w:date="2024-09-05T09:14:41Z">
        <w:r>
          <w:rPr>
            <w:rFonts w:hint="eastAsia"/>
            <w:lang w:val="en-US" w:eastAsia="zh-CN"/>
          </w:rPr>
          <w:t>表</w:t>
        </w:r>
      </w:ins>
      <w:r>
        <w:rPr>
          <w:rFonts w:hint="eastAsia"/>
        </w:rPr>
        <w:t>5</w:t>
      </w:r>
      <w:r>
        <w:t>。</w:t>
      </w:r>
    </w:p>
    <w:p w14:paraId="0A8DC1DA">
      <w:pPr>
        <w:pStyle w:val="59"/>
        <w:numPr>
          <w:ilvl w:val="0"/>
          <w:numId w:val="7"/>
        </w:numPr>
        <w:rPr>
          <w:rFonts w:ascii="黑体" w:hAnsi="黑体" w:cs="宋体"/>
        </w:rPr>
      </w:pPr>
      <w:bookmarkStart w:id="66" w:name="_Toc176262511"/>
      <w:r>
        <w:rPr>
          <w:rFonts w:ascii="黑体" w:hAnsi="黑体" w:cs="宋体"/>
        </w:rPr>
        <w:t>试验项目一览表</w:t>
      </w:r>
      <w:bookmarkEnd w:id="66"/>
    </w:p>
    <w:tbl>
      <w:tblPr>
        <w:tblStyle w:val="18"/>
        <w:tblW w:w="96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425"/>
        <w:gridCol w:w="1553"/>
        <w:gridCol w:w="134"/>
        <w:gridCol w:w="8"/>
        <w:gridCol w:w="1411"/>
        <w:gridCol w:w="956"/>
        <w:gridCol w:w="1602"/>
        <w:gridCol w:w="1551"/>
        <w:gridCol w:w="1077"/>
        <w:gridCol w:w="907"/>
      </w:tblGrid>
      <w:tr w14:paraId="35BD6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425" w:type="dxa"/>
            <w:tcBorders>
              <w:top w:val="single" w:color="auto" w:sz="12" w:space="0"/>
              <w:left w:val="single" w:color="auto" w:sz="12" w:space="0"/>
              <w:bottom w:val="single" w:color="auto" w:sz="12" w:space="0"/>
            </w:tcBorders>
            <w:vAlign w:val="center"/>
          </w:tcPr>
          <w:p w14:paraId="7B526D95">
            <w:pPr>
              <w:tabs>
                <w:tab w:val="left" w:pos="550"/>
              </w:tabs>
              <w:jc w:val="center"/>
              <w:rPr>
                <w:rFonts w:eastAsiaTheme="minorEastAsia"/>
                <w:szCs w:val="21"/>
              </w:rPr>
            </w:pPr>
            <w:r>
              <w:rPr>
                <w:rFonts w:eastAsiaTheme="minorEastAsia"/>
                <w:szCs w:val="21"/>
              </w:rPr>
              <w:t>序号</w:t>
            </w:r>
          </w:p>
        </w:tc>
        <w:tc>
          <w:tcPr>
            <w:tcW w:w="3106" w:type="dxa"/>
            <w:gridSpan w:val="4"/>
            <w:tcBorders>
              <w:top w:val="single" w:color="auto" w:sz="12" w:space="0"/>
              <w:bottom w:val="single" w:color="auto" w:sz="12" w:space="0"/>
            </w:tcBorders>
            <w:vAlign w:val="center"/>
          </w:tcPr>
          <w:p w14:paraId="2442DF79">
            <w:pPr>
              <w:tabs>
                <w:tab w:val="left" w:pos="550"/>
              </w:tabs>
              <w:jc w:val="center"/>
              <w:rPr>
                <w:rFonts w:eastAsiaTheme="minorEastAsia"/>
                <w:szCs w:val="21"/>
              </w:rPr>
            </w:pPr>
            <w:r>
              <w:rPr>
                <w:rFonts w:eastAsiaTheme="minorEastAsia"/>
                <w:szCs w:val="21"/>
              </w:rPr>
              <w:t>试验标准章条</w:t>
            </w:r>
          </w:p>
        </w:tc>
        <w:tc>
          <w:tcPr>
            <w:tcW w:w="2558" w:type="dxa"/>
            <w:gridSpan w:val="2"/>
            <w:tcBorders>
              <w:top w:val="single" w:color="auto" w:sz="12" w:space="0"/>
              <w:bottom w:val="single" w:color="auto" w:sz="12" w:space="0"/>
            </w:tcBorders>
            <w:vAlign w:val="center"/>
          </w:tcPr>
          <w:p w14:paraId="3483DFA0">
            <w:pPr>
              <w:tabs>
                <w:tab w:val="left" w:pos="550"/>
              </w:tabs>
              <w:jc w:val="center"/>
              <w:rPr>
                <w:rFonts w:eastAsiaTheme="minorEastAsia"/>
                <w:szCs w:val="21"/>
              </w:rPr>
            </w:pPr>
            <w:r>
              <w:rPr>
                <w:rFonts w:eastAsiaTheme="minorEastAsia"/>
                <w:szCs w:val="21"/>
              </w:rPr>
              <w:t>试验项目名称</w:t>
            </w:r>
          </w:p>
        </w:tc>
        <w:tc>
          <w:tcPr>
            <w:tcW w:w="1551" w:type="dxa"/>
            <w:tcBorders>
              <w:top w:val="single" w:color="auto" w:sz="12" w:space="0"/>
              <w:bottom w:val="single" w:color="auto" w:sz="12" w:space="0"/>
            </w:tcBorders>
            <w:vAlign w:val="center"/>
          </w:tcPr>
          <w:p w14:paraId="4226DF95">
            <w:pPr>
              <w:tabs>
                <w:tab w:val="left" w:pos="550"/>
              </w:tabs>
              <w:jc w:val="center"/>
              <w:rPr>
                <w:rFonts w:eastAsiaTheme="minorEastAsia"/>
                <w:szCs w:val="21"/>
              </w:rPr>
            </w:pPr>
            <w:r>
              <w:rPr>
                <w:rFonts w:eastAsiaTheme="minorEastAsia"/>
                <w:szCs w:val="21"/>
              </w:rPr>
              <w:t>试验类别</w:t>
            </w:r>
          </w:p>
        </w:tc>
        <w:tc>
          <w:tcPr>
            <w:tcW w:w="1077" w:type="dxa"/>
            <w:tcBorders>
              <w:top w:val="single" w:color="auto" w:sz="12" w:space="0"/>
              <w:bottom w:val="single" w:color="auto" w:sz="12" w:space="0"/>
            </w:tcBorders>
          </w:tcPr>
          <w:p w14:paraId="685C2487">
            <w:pPr>
              <w:tabs>
                <w:tab w:val="left" w:pos="550"/>
              </w:tabs>
              <w:jc w:val="center"/>
              <w:rPr>
                <w:rFonts w:eastAsiaTheme="minorEastAsia"/>
                <w:szCs w:val="21"/>
              </w:rPr>
            </w:pPr>
            <w:r>
              <w:rPr>
                <w:rFonts w:eastAsiaTheme="minorEastAsia"/>
                <w:szCs w:val="21"/>
              </w:rPr>
              <w:t>验证的适航条款</w:t>
            </w:r>
          </w:p>
        </w:tc>
        <w:tc>
          <w:tcPr>
            <w:tcW w:w="907" w:type="dxa"/>
            <w:tcBorders>
              <w:top w:val="single" w:color="auto" w:sz="12" w:space="0"/>
              <w:bottom w:val="single" w:color="auto" w:sz="12" w:space="0"/>
              <w:right w:val="single" w:color="auto" w:sz="12" w:space="0"/>
            </w:tcBorders>
            <w:vAlign w:val="center"/>
          </w:tcPr>
          <w:p w14:paraId="31F2413C">
            <w:pPr>
              <w:tabs>
                <w:tab w:val="left" w:pos="550"/>
              </w:tabs>
              <w:jc w:val="center"/>
              <w:rPr>
                <w:rFonts w:eastAsiaTheme="minorEastAsia"/>
                <w:szCs w:val="21"/>
              </w:rPr>
            </w:pPr>
            <w:r>
              <w:rPr>
                <w:rFonts w:eastAsiaTheme="minorEastAsia"/>
                <w:szCs w:val="21"/>
              </w:rPr>
              <w:t>备注</w:t>
            </w:r>
          </w:p>
        </w:tc>
      </w:tr>
      <w:tr w14:paraId="23051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425" w:type="dxa"/>
            <w:tcBorders>
              <w:top w:val="single" w:color="auto" w:sz="4" w:space="0"/>
              <w:left w:val="single" w:color="auto" w:sz="12" w:space="0"/>
              <w:bottom w:val="single" w:color="auto" w:sz="4" w:space="0"/>
            </w:tcBorders>
            <w:vAlign w:val="center"/>
          </w:tcPr>
          <w:p w14:paraId="3F27EEC9">
            <w:pPr>
              <w:numPr>
                <w:ilvl w:val="0"/>
                <w:numId w:val="11"/>
              </w:numPr>
              <w:tabs>
                <w:tab w:val="left" w:pos="550"/>
              </w:tabs>
              <w:ind w:left="0" w:firstLine="0"/>
              <w:jc w:val="center"/>
              <w:rPr>
                <w:rFonts w:eastAsiaTheme="minorEastAsia"/>
                <w:szCs w:val="21"/>
              </w:rPr>
            </w:pPr>
          </w:p>
        </w:tc>
        <w:tc>
          <w:tcPr>
            <w:tcW w:w="1687" w:type="dxa"/>
            <w:gridSpan w:val="2"/>
            <w:vMerge w:val="restart"/>
            <w:tcBorders>
              <w:top w:val="single" w:color="auto" w:sz="4" w:space="0"/>
            </w:tcBorders>
            <w:vAlign w:val="center"/>
          </w:tcPr>
          <w:p w14:paraId="7A0069E9">
            <w:pPr>
              <w:rPr>
                <w:rFonts w:eastAsiaTheme="minorEastAsia"/>
                <w:szCs w:val="21"/>
              </w:rPr>
            </w:pPr>
            <w:r>
              <w:rPr>
                <w:rFonts w:eastAsiaTheme="minorEastAsia"/>
                <w:szCs w:val="21"/>
              </w:rPr>
              <w:t>RTCA</w:t>
            </w:r>
          </w:p>
          <w:p w14:paraId="7CEC0820">
            <w:pPr>
              <w:rPr>
                <w:rFonts w:eastAsiaTheme="minorEastAsia"/>
                <w:szCs w:val="21"/>
              </w:rPr>
            </w:pPr>
            <w:r>
              <w:rPr>
                <w:rFonts w:eastAsiaTheme="minorEastAsia"/>
                <w:szCs w:val="21"/>
              </w:rPr>
              <w:t>/DO－160G</w:t>
            </w:r>
          </w:p>
          <w:p w14:paraId="0600B6D4">
            <w:pPr>
              <w:rPr>
                <w:rFonts w:eastAsiaTheme="minorEastAsia"/>
                <w:szCs w:val="21"/>
              </w:rPr>
            </w:pPr>
            <w:r>
              <w:rPr>
                <w:rFonts w:eastAsiaTheme="minorEastAsia"/>
                <w:szCs w:val="21"/>
              </w:rPr>
              <w:t>第4章</w:t>
            </w:r>
          </w:p>
          <w:p w14:paraId="64729896">
            <w:pPr>
              <w:rPr>
                <w:rFonts w:eastAsiaTheme="minorEastAsia"/>
                <w:szCs w:val="21"/>
              </w:rPr>
            </w:pPr>
            <w:r>
              <w:rPr>
                <w:rFonts w:eastAsiaTheme="minorEastAsia"/>
                <w:szCs w:val="21"/>
              </w:rPr>
              <w:t>温度和高度</w:t>
            </w:r>
          </w:p>
        </w:tc>
        <w:tc>
          <w:tcPr>
            <w:tcW w:w="1419" w:type="dxa"/>
            <w:gridSpan w:val="2"/>
            <w:tcBorders>
              <w:top w:val="single" w:color="auto" w:sz="4" w:space="0"/>
              <w:bottom w:val="single" w:color="auto" w:sz="4" w:space="0"/>
            </w:tcBorders>
            <w:vAlign w:val="center"/>
          </w:tcPr>
          <w:p w14:paraId="1B54ADD4">
            <w:pPr>
              <w:rPr>
                <w:rFonts w:eastAsiaTheme="minorEastAsia"/>
                <w:szCs w:val="21"/>
              </w:rPr>
            </w:pPr>
            <w:r>
              <w:rPr>
                <w:rFonts w:eastAsiaTheme="minorEastAsia"/>
                <w:kern w:val="0"/>
                <w:szCs w:val="21"/>
              </w:rPr>
              <w:t>第4.5.1条</w:t>
            </w:r>
          </w:p>
        </w:tc>
        <w:tc>
          <w:tcPr>
            <w:tcW w:w="2558" w:type="dxa"/>
            <w:gridSpan w:val="2"/>
            <w:tcBorders>
              <w:top w:val="single" w:color="auto" w:sz="4" w:space="0"/>
              <w:bottom w:val="single" w:color="auto" w:sz="4" w:space="0"/>
            </w:tcBorders>
            <w:vAlign w:val="center"/>
          </w:tcPr>
          <w:p w14:paraId="1A9D50BF">
            <w:pPr>
              <w:rPr>
                <w:rFonts w:eastAsiaTheme="minorEastAsia"/>
                <w:kern w:val="0"/>
                <w:szCs w:val="21"/>
              </w:rPr>
            </w:pPr>
            <w:r>
              <w:rPr>
                <w:rFonts w:eastAsiaTheme="minorEastAsia"/>
                <w:szCs w:val="21"/>
              </w:rPr>
              <w:t>地面耐受低温和低温工作温度</w:t>
            </w:r>
          </w:p>
        </w:tc>
        <w:tc>
          <w:tcPr>
            <w:tcW w:w="1551" w:type="dxa"/>
            <w:tcBorders>
              <w:top w:val="single" w:color="auto" w:sz="4" w:space="0"/>
              <w:bottom w:val="single" w:color="auto" w:sz="4" w:space="0"/>
            </w:tcBorders>
            <w:vAlign w:val="center"/>
          </w:tcPr>
          <w:p w14:paraId="202F61BE">
            <w:pPr>
              <w:jc w:val="center"/>
              <w:rPr>
                <w:rFonts w:eastAsiaTheme="minorEastAsia"/>
                <w:szCs w:val="21"/>
              </w:rPr>
            </w:pPr>
            <w:r>
              <w:rPr>
                <w:rFonts w:eastAsiaTheme="minorEastAsia"/>
                <w:szCs w:val="21"/>
              </w:rPr>
              <w:t>D2类</w:t>
            </w:r>
          </w:p>
        </w:tc>
        <w:tc>
          <w:tcPr>
            <w:tcW w:w="1077" w:type="dxa"/>
            <w:tcBorders>
              <w:top w:val="single" w:color="auto" w:sz="4" w:space="0"/>
              <w:bottom w:val="single" w:color="auto" w:sz="4" w:space="0"/>
            </w:tcBorders>
          </w:tcPr>
          <w:p w14:paraId="54C56BE5">
            <w:pPr>
              <w:jc w:val="center"/>
              <w:rPr>
                <w:rFonts w:eastAsiaTheme="minorEastAsia"/>
                <w:szCs w:val="21"/>
              </w:rPr>
            </w:pPr>
          </w:p>
        </w:tc>
        <w:tc>
          <w:tcPr>
            <w:tcW w:w="907" w:type="dxa"/>
            <w:tcBorders>
              <w:top w:val="single" w:color="auto" w:sz="4" w:space="0"/>
              <w:bottom w:val="single" w:color="auto" w:sz="4" w:space="0"/>
              <w:right w:val="single" w:color="auto" w:sz="12" w:space="0"/>
            </w:tcBorders>
            <w:vAlign w:val="center"/>
          </w:tcPr>
          <w:p w14:paraId="34C92109">
            <w:pPr>
              <w:jc w:val="center"/>
              <w:rPr>
                <w:rFonts w:eastAsiaTheme="minorEastAsia"/>
                <w:szCs w:val="21"/>
              </w:rPr>
            </w:pPr>
            <w:r>
              <w:rPr>
                <w:rFonts w:eastAsiaTheme="minorEastAsia"/>
                <w:szCs w:val="21"/>
              </w:rPr>
              <w:t>/</w:t>
            </w:r>
          </w:p>
        </w:tc>
      </w:tr>
      <w:tr w14:paraId="0F2B3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425" w:type="dxa"/>
            <w:tcBorders>
              <w:top w:val="single" w:color="auto" w:sz="4" w:space="0"/>
              <w:left w:val="single" w:color="auto" w:sz="12" w:space="0"/>
              <w:bottom w:val="single" w:color="auto" w:sz="4" w:space="0"/>
            </w:tcBorders>
            <w:vAlign w:val="center"/>
          </w:tcPr>
          <w:p w14:paraId="167E5197">
            <w:pPr>
              <w:numPr>
                <w:ilvl w:val="0"/>
                <w:numId w:val="11"/>
              </w:numPr>
              <w:tabs>
                <w:tab w:val="left" w:pos="550"/>
              </w:tabs>
              <w:ind w:left="0" w:firstLine="0"/>
              <w:jc w:val="center"/>
              <w:rPr>
                <w:rFonts w:eastAsiaTheme="minorEastAsia"/>
                <w:szCs w:val="21"/>
              </w:rPr>
            </w:pPr>
          </w:p>
        </w:tc>
        <w:tc>
          <w:tcPr>
            <w:tcW w:w="1687" w:type="dxa"/>
            <w:gridSpan w:val="2"/>
            <w:vMerge w:val="continue"/>
            <w:vAlign w:val="center"/>
          </w:tcPr>
          <w:p w14:paraId="070CDC02">
            <w:pPr>
              <w:rPr>
                <w:rFonts w:eastAsiaTheme="minorEastAsia"/>
                <w:szCs w:val="21"/>
              </w:rPr>
            </w:pPr>
          </w:p>
        </w:tc>
        <w:tc>
          <w:tcPr>
            <w:tcW w:w="1419" w:type="dxa"/>
            <w:gridSpan w:val="2"/>
            <w:tcBorders>
              <w:top w:val="single" w:color="auto" w:sz="4" w:space="0"/>
              <w:bottom w:val="single" w:color="auto" w:sz="4" w:space="0"/>
            </w:tcBorders>
            <w:vAlign w:val="center"/>
          </w:tcPr>
          <w:p w14:paraId="1360FD84">
            <w:pPr>
              <w:rPr>
                <w:rFonts w:eastAsiaTheme="minorEastAsia"/>
                <w:szCs w:val="21"/>
              </w:rPr>
            </w:pPr>
            <w:r>
              <w:rPr>
                <w:rFonts w:eastAsiaTheme="minorEastAsia"/>
                <w:kern w:val="0"/>
                <w:szCs w:val="21"/>
              </w:rPr>
              <w:t>第4.5.3条</w:t>
            </w:r>
          </w:p>
        </w:tc>
        <w:tc>
          <w:tcPr>
            <w:tcW w:w="2558" w:type="dxa"/>
            <w:gridSpan w:val="2"/>
            <w:tcBorders>
              <w:top w:val="single" w:color="auto" w:sz="4" w:space="0"/>
              <w:bottom w:val="single" w:color="auto" w:sz="4" w:space="0"/>
            </w:tcBorders>
            <w:vAlign w:val="center"/>
          </w:tcPr>
          <w:p w14:paraId="0AEA5AB1">
            <w:pPr>
              <w:rPr>
                <w:rFonts w:eastAsiaTheme="minorEastAsia"/>
                <w:kern w:val="0"/>
                <w:szCs w:val="21"/>
              </w:rPr>
            </w:pPr>
            <w:r>
              <w:rPr>
                <w:rFonts w:eastAsiaTheme="minorEastAsia"/>
                <w:szCs w:val="21"/>
              </w:rPr>
              <w:t>地面耐受高温和高温工作温度</w:t>
            </w:r>
          </w:p>
        </w:tc>
        <w:tc>
          <w:tcPr>
            <w:tcW w:w="1551" w:type="dxa"/>
            <w:tcBorders>
              <w:top w:val="single" w:color="auto" w:sz="4" w:space="0"/>
              <w:bottom w:val="single" w:color="auto" w:sz="4" w:space="0"/>
            </w:tcBorders>
            <w:vAlign w:val="center"/>
          </w:tcPr>
          <w:p w14:paraId="5BA5F272">
            <w:pPr>
              <w:jc w:val="center"/>
              <w:rPr>
                <w:rFonts w:eastAsiaTheme="minorEastAsia"/>
                <w:szCs w:val="21"/>
              </w:rPr>
            </w:pPr>
            <w:r>
              <w:rPr>
                <w:rFonts w:eastAsiaTheme="minorEastAsia"/>
                <w:szCs w:val="21"/>
              </w:rPr>
              <w:t>D2类</w:t>
            </w:r>
          </w:p>
        </w:tc>
        <w:tc>
          <w:tcPr>
            <w:tcW w:w="1077" w:type="dxa"/>
            <w:tcBorders>
              <w:top w:val="single" w:color="auto" w:sz="4" w:space="0"/>
              <w:bottom w:val="single" w:color="auto" w:sz="4" w:space="0"/>
            </w:tcBorders>
          </w:tcPr>
          <w:p w14:paraId="0852D775">
            <w:pPr>
              <w:jc w:val="center"/>
              <w:rPr>
                <w:rFonts w:eastAsiaTheme="minorEastAsia"/>
                <w:szCs w:val="21"/>
              </w:rPr>
            </w:pPr>
          </w:p>
        </w:tc>
        <w:tc>
          <w:tcPr>
            <w:tcW w:w="907" w:type="dxa"/>
            <w:tcBorders>
              <w:top w:val="single" w:color="auto" w:sz="4" w:space="0"/>
              <w:bottom w:val="single" w:color="auto" w:sz="4" w:space="0"/>
              <w:right w:val="single" w:color="auto" w:sz="12" w:space="0"/>
            </w:tcBorders>
            <w:vAlign w:val="center"/>
          </w:tcPr>
          <w:p w14:paraId="6D206763">
            <w:pPr>
              <w:jc w:val="center"/>
              <w:rPr>
                <w:rFonts w:eastAsiaTheme="minorEastAsia"/>
                <w:szCs w:val="21"/>
              </w:rPr>
            </w:pPr>
            <w:r>
              <w:rPr>
                <w:rFonts w:eastAsiaTheme="minorEastAsia"/>
                <w:szCs w:val="21"/>
              </w:rPr>
              <w:t>/</w:t>
            </w:r>
          </w:p>
        </w:tc>
      </w:tr>
      <w:tr w14:paraId="73329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25" w:hRule="atLeast"/>
          <w:jc w:val="center"/>
        </w:trPr>
        <w:tc>
          <w:tcPr>
            <w:tcW w:w="425" w:type="dxa"/>
            <w:tcBorders>
              <w:top w:val="single" w:color="auto" w:sz="4" w:space="0"/>
              <w:left w:val="single" w:color="auto" w:sz="12" w:space="0"/>
              <w:bottom w:val="single" w:color="auto" w:sz="4" w:space="0"/>
            </w:tcBorders>
            <w:vAlign w:val="center"/>
          </w:tcPr>
          <w:p w14:paraId="06F1BD15">
            <w:pPr>
              <w:numPr>
                <w:ilvl w:val="0"/>
                <w:numId w:val="11"/>
              </w:numPr>
              <w:tabs>
                <w:tab w:val="left" w:pos="550"/>
              </w:tabs>
              <w:ind w:left="0" w:firstLine="0"/>
              <w:jc w:val="center"/>
              <w:rPr>
                <w:rFonts w:eastAsiaTheme="minorEastAsia"/>
                <w:szCs w:val="21"/>
              </w:rPr>
            </w:pPr>
          </w:p>
        </w:tc>
        <w:tc>
          <w:tcPr>
            <w:tcW w:w="1687" w:type="dxa"/>
            <w:gridSpan w:val="2"/>
            <w:vMerge w:val="continue"/>
            <w:vAlign w:val="center"/>
          </w:tcPr>
          <w:p w14:paraId="02EF82C8">
            <w:pPr>
              <w:rPr>
                <w:rFonts w:eastAsiaTheme="minorEastAsia"/>
                <w:szCs w:val="21"/>
              </w:rPr>
            </w:pPr>
          </w:p>
        </w:tc>
        <w:tc>
          <w:tcPr>
            <w:tcW w:w="1419" w:type="dxa"/>
            <w:gridSpan w:val="2"/>
            <w:tcBorders>
              <w:top w:val="single" w:color="auto" w:sz="4" w:space="0"/>
              <w:bottom w:val="single" w:color="auto" w:sz="4" w:space="0"/>
            </w:tcBorders>
            <w:vAlign w:val="center"/>
          </w:tcPr>
          <w:p w14:paraId="3978F651">
            <w:pPr>
              <w:rPr>
                <w:rFonts w:eastAsiaTheme="minorEastAsia"/>
                <w:szCs w:val="21"/>
              </w:rPr>
            </w:pPr>
            <w:r>
              <w:rPr>
                <w:rFonts w:eastAsiaTheme="minorEastAsia"/>
                <w:kern w:val="0"/>
                <w:szCs w:val="21"/>
              </w:rPr>
              <w:t>第4.5.5条</w:t>
            </w:r>
          </w:p>
        </w:tc>
        <w:tc>
          <w:tcPr>
            <w:tcW w:w="2558" w:type="dxa"/>
            <w:gridSpan w:val="2"/>
            <w:tcBorders>
              <w:top w:val="single" w:color="auto" w:sz="4" w:space="0"/>
              <w:bottom w:val="single" w:color="auto" w:sz="4" w:space="0"/>
            </w:tcBorders>
            <w:vAlign w:val="center"/>
          </w:tcPr>
          <w:p w14:paraId="708E5C17">
            <w:pPr>
              <w:rPr>
                <w:rFonts w:eastAsiaTheme="minorEastAsia"/>
                <w:kern w:val="0"/>
                <w:szCs w:val="21"/>
              </w:rPr>
            </w:pPr>
            <w:r>
              <w:rPr>
                <w:rFonts w:eastAsiaTheme="minorEastAsia"/>
                <w:szCs w:val="21"/>
              </w:rPr>
              <w:t>飞行冷却能力损失</w:t>
            </w:r>
          </w:p>
        </w:tc>
        <w:tc>
          <w:tcPr>
            <w:tcW w:w="1551" w:type="dxa"/>
            <w:tcBorders>
              <w:top w:val="single" w:color="auto" w:sz="4" w:space="0"/>
              <w:bottom w:val="single" w:color="auto" w:sz="4" w:space="0"/>
            </w:tcBorders>
            <w:vAlign w:val="center"/>
          </w:tcPr>
          <w:p w14:paraId="206FC6F5">
            <w:pPr>
              <w:jc w:val="center"/>
              <w:rPr>
                <w:rFonts w:eastAsiaTheme="minorEastAsia"/>
                <w:szCs w:val="21"/>
              </w:rPr>
            </w:pPr>
            <w:r>
              <w:rPr>
                <w:rFonts w:eastAsiaTheme="minorEastAsia"/>
                <w:szCs w:val="21"/>
              </w:rPr>
              <w:t>V类</w:t>
            </w:r>
          </w:p>
        </w:tc>
        <w:tc>
          <w:tcPr>
            <w:tcW w:w="1077" w:type="dxa"/>
            <w:tcBorders>
              <w:top w:val="single" w:color="auto" w:sz="4" w:space="0"/>
              <w:bottom w:val="single" w:color="auto" w:sz="4" w:space="0"/>
            </w:tcBorders>
          </w:tcPr>
          <w:p w14:paraId="7B306E5B">
            <w:pPr>
              <w:jc w:val="center"/>
              <w:rPr>
                <w:rFonts w:eastAsiaTheme="minorEastAsia"/>
                <w:szCs w:val="21"/>
              </w:rPr>
            </w:pPr>
          </w:p>
        </w:tc>
        <w:tc>
          <w:tcPr>
            <w:tcW w:w="907" w:type="dxa"/>
            <w:tcBorders>
              <w:top w:val="single" w:color="auto" w:sz="4" w:space="0"/>
              <w:bottom w:val="single" w:color="auto" w:sz="4" w:space="0"/>
              <w:right w:val="single" w:color="auto" w:sz="12" w:space="0"/>
            </w:tcBorders>
            <w:vAlign w:val="center"/>
          </w:tcPr>
          <w:p w14:paraId="0C069299">
            <w:pPr>
              <w:jc w:val="center"/>
              <w:rPr>
                <w:rFonts w:eastAsiaTheme="minorEastAsia"/>
                <w:szCs w:val="21"/>
              </w:rPr>
            </w:pPr>
            <w:r>
              <w:rPr>
                <w:rFonts w:eastAsiaTheme="minorEastAsia"/>
                <w:szCs w:val="21"/>
              </w:rPr>
              <w:t>/</w:t>
            </w:r>
          </w:p>
        </w:tc>
      </w:tr>
      <w:tr w14:paraId="63576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425" w:type="dxa"/>
            <w:tcBorders>
              <w:top w:val="single" w:color="auto" w:sz="4" w:space="0"/>
              <w:left w:val="single" w:color="auto" w:sz="12" w:space="0"/>
              <w:bottom w:val="single" w:color="auto" w:sz="4" w:space="0"/>
            </w:tcBorders>
            <w:vAlign w:val="center"/>
          </w:tcPr>
          <w:p w14:paraId="77B148F3">
            <w:pPr>
              <w:numPr>
                <w:ilvl w:val="0"/>
                <w:numId w:val="11"/>
              </w:numPr>
              <w:tabs>
                <w:tab w:val="left" w:pos="550"/>
              </w:tabs>
              <w:ind w:left="0" w:firstLine="0"/>
              <w:jc w:val="center"/>
              <w:rPr>
                <w:rFonts w:eastAsiaTheme="minorEastAsia"/>
                <w:szCs w:val="21"/>
              </w:rPr>
            </w:pPr>
          </w:p>
        </w:tc>
        <w:tc>
          <w:tcPr>
            <w:tcW w:w="1687" w:type="dxa"/>
            <w:gridSpan w:val="2"/>
            <w:vMerge w:val="continue"/>
            <w:vAlign w:val="center"/>
          </w:tcPr>
          <w:p w14:paraId="674883CB">
            <w:pPr>
              <w:rPr>
                <w:rFonts w:eastAsiaTheme="minorEastAsia"/>
                <w:szCs w:val="21"/>
              </w:rPr>
            </w:pPr>
          </w:p>
        </w:tc>
        <w:tc>
          <w:tcPr>
            <w:tcW w:w="1419" w:type="dxa"/>
            <w:gridSpan w:val="2"/>
            <w:tcBorders>
              <w:top w:val="single" w:color="auto" w:sz="4" w:space="0"/>
              <w:bottom w:val="single" w:color="auto" w:sz="4" w:space="0"/>
            </w:tcBorders>
            <w:vAlign w:val="center"/>
          </w:tcPr>
          <w:p w14:paraId="63F4E3C7">
            <w:pPr>
              <w:rPr>
                <w:rFonts w:eastAsiaTheme="minorEastAsia"/>
                <w:szCs w:val="21"/>
              </w:rPr>
            </w:pPr>
            <w:r>
              <w:rPr>
                <w:rFonts w:eastAsiaTheme="minorEastAsia"/>
                <w:kern w:val="0"/>
                <w:szCs w:val="21"/>
              </w:rPr>
              <w:t>第4.6.1条</w:t>
            </w:r>
          </w:p>
        </w:tc>
        <w:tc>
          <w:tcPr>
            <w:tcW w:w="2558" w:type="dxa"/>
            <w:gridSpan w:val="2"/>
            <w:tcBorders>
              <w:top w:val="single" w:color="auto" w:sz="4" w:space="0"/>
              <w:bottom w:val="single" w:color="auto" w:sz="4" w:space="0"/>
            </w:tcBorders>
            <w:vAlign w:val="center"/>
          </w:tcPr>
          <w:p w14:paraId="44D32BC0">
            <w:pPr>
              <w:rPr>
                <w:rFonts w:eastAsiaTheme="minorEastAsia"/>
                <w:kern w:val="0"/>
                <w:szCs w:val="21"/>
              </w:rPr>
            </w:pPr>
            <w:r>
              <w:rPr>
                <w:rFonts w:eastAsiaTheme="minorEastAsia"/>
                <w:szCs w:val="21"/>
              </w:rPr>
              <w:t>高度</w:t>
            </w:r>
          </w:p>
        </w:tc>
        <w:tc>
          <w:tcPr>
            <w:tcW w:w="1551" w:type="dxa"/>
            <w:tcBorders>
              <w:top w:val="single" w:color="auto" w:sz="4" w:space="0"/>
              <w:bottom w:val="single" w:color="auto" w:sz="4" w:space="0"/>
            </w:tcBorders>
            <w:vAlign w:val="center"/>
          </w:tcPr>
          <w:p w14:paraId="74423226">
            <w:pPr>
              <w:jc w:val="center"/>
              <w:rPr>
                <w:rFonts w:eastAsiaTheme="minorEastAsia"/>
                <w:szCs w:val="21"/>
              </w:rPr>
            </w:pPr>
            <w:r>
              <w:rPr>
                <w:rFonts w:eastAsiaTheme="minorEastAsia"/>
                <w:szCs w:val="21"/>
              </w:rPr>
              <w:t>D2类</w:t>
            </w:r>
          </w:p>
        </w:tc>
        <w:tc>
          <w:tcPr>
            <w:tcW w:w="1077" w:type="dxa"/>
            <w:tcBorders>
              <w:top w:val="single" w:color="auto" w:sz="4" w:space="0"/>
              <w:bottom w:val="single" w:color="auto" w:sz="4" w:space="0"/>
            </w:tcBorders>
          </w:tcPr>
          <w:p w14:paraId="2A8ACDFF">
            <w:pPr>
              <w:jc w:val="center"/>
              <w:rPr>
                <w:rFonts w:eastAsiaTheme="minorEastAsia"/>
                <w:szCs w:val="21"/>
              </w:rPr>
            </w:pPr>
          </w:p>
        </w:tc>
        <w:tc>
          <w:tcPr>
            <w:tcW w:w="907" w:type="dxa"/>
            <w:tcBorders>
              <w:top w:val="single" w:color="auto" w:sz="4" w:space="0"/>
              <w:bottom w:val="single" w:color="auto" w:sz="4" w:space="0"/>
              <w:right w:val="single" w:color="auto" w:sz="12" w:space="0"/>
            </w:tcBorders>
            <w:vAlign w:val="center"/>
          </w:tcPr>
          <w:p w14:paraId="2A0D8296">
            <w:pPr>
              <w:jc w:val="center"/>
              <w:rPr>
                <w:rFonts w:eastAsiaTheme="minorEastAsia"/>
                <w:szCs w:val="21"/>
              </w:rPr>
            </w:pPr>
            <w:r>
              <w:rPr>
                <w:rFonts w:eastAsiaTheme="minorEastAsia"/>
                <w:szCs w:val="21"/>
              </w:rPr>
              <w:t>/</w:t>
            </w:r>
          </w:p>
        </w:tc>
      </w:tr>
      <w:tr w14:paraId="1C949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425" w:type="dxa"/>
            <w:tcBorders>
              <w:top w:val="single" w:color="auto" w:sz="4" w:space="0"/>
              <w:left w:val="single" w:color="auto" w:sz="12" w:space="0"/>
              <w:bottom w:val="single" w:color="auto" w:sz="4" w:space="0"/>
            </w:tcBorders>
            <w:vAlign w:val="center"/>
          </w:tcPr>
          <w:p w14:paraId="2BAC81B9">
            <w:pPr>
              <w:numPr>
                <w:ilvl w:val="0"/>
                <w:numId w:val="11"/>
              </w:numPr>
              <w:tabs>
                <w:tab w:val="left" w:pos="550"/>
              </w:tabs>
              <w:ind w:left="0" w:firstLine="0"/>
              <w:jc w:val="center"/>
              <w:rPr>
                <w:rFonts w:eastAsiaTheme="minorEastAsia"/>
                <w:szCs w:val="21"/>
              </w:rPr>
            </w:pPr>
          </w:p>
        </w:tc>
        <w:tc>
          <w:tcPr>
            <w:tcW w:w="3106" w:type="dxa"/>
            <w:gridSpan w:val="4"/>
            <w:tcBorders>
              <w:top w:val="single" w:color="auto" w:sz="4" w:space="0"/>
              <w:bottom w:val="single" w:color="auto" w:sz="4" w:space="0"/>
            </w:tcBorders>
            <w:vAlign w:val="center"/>
          </w:tcPr>
          <w:p w14:paraId="13F96855">
            <w:pPr>
              <w:rPr>
                <w:rFonts w:eastAsiaTheme="minorEastAsia"/>
                <w:spacing w:val="-6"/>
                <w:szCs w:val="21"/>
              </w:rPr>
            </w:pPr>
            <w:r>
              <w:rPr>
                <w:rFonts w:eastAsiaTheme="minorEastAsia"/>
                <w:spacing w:val="-6"/>
                <w:szCs w:val="21"/>
              </w:rPr>
              <w:t>RTCA/DO－160G第5章</w:t>
            </w:r>
            <w:r>
              <w:rPr>
                <w:rFonts w:eastAsiaTheme="minorEastAsia"/>
                <w:spacing w:val="-6"/>
                <w:kern w:val="0"/>
                <w:szCs w:val="21"/>
              </w:rPr>
              <w:t>5.3.1</w:t>
            </w:r>
            <w:r>
              <w:rPr>
                <w:rFonts w:eastAsiaTheme="minorEastAsia"/>
                <w:kern w:val="0"/>
                <w:szCs w:val="21"/>
              </w:rPr>
              <w:t>条</w:t>
            </w:r>
          </w:p>
        </w:tc>
        <w:tc>
          <w:tcPr>
            <w:tcW w:w="2558" w:type="dxa"/>
            <w:gridSpan w:val="2"/>
            <w:tcBorders>
              <w:top w:val="single" w:color="auto" w:sz="4" w:space="0"/>
              <w:bottom w:val="single" w:color="auto" w:sz="4" w:space="0"/>
            </w:tcBorders>
            <w:vAlign w:val="center"/>
          </w:tcPr>
          <w:p w14:paraId="62243B5A">
            <w:pPr>
              <w:rPr>
                <w:rFonts w:eastAsiaTheme="minorEastAsia"/>
                <w:kern w:val="0"/>
                <w:szCs w:val="21"/>
              </w:rPr>
            </w:pPr>
            <w:r>
              <w:rPr>
                <w:rFonts w:eastAsiaTheme="minorEastAsia"/>
                <w:szCs w:val="21"/>
              </w:rPr>
              <w:t>温度变化</w:t>
            </w:r>
          </w:p>
        </w:tc>
        <w:tc>
          <w:tcPr>
            <w:tcW w:w="1551" w:type="dxa"/>
            <w:tcBorders>
              <w:top w:val="single" w:color="auto" w:sz="4" w:space="0"/>
              <w:bottom w:val="single" w:color="auto" w:sz="4" w:space="0"/>
            </w:tcBorders>
            <w:vAlign w:val="center"/>
          </w:tcPr>
          <w:p w14:paraId="2305C78F">
            <w:pPr>
              <w:jc w:val="center"/>
              <w:rPr>
                <w:rFonts w:eastAsiaTheme="minorEastAsia"/>
                <w:szCs w:val="21"/>
              </w:rPr>
            </w:pPr>
            <w:r>
              <w:rPr>
                <w:rFonts w:eastAsiaTheme="minorEastAsia"/>
                <w:szCs w:val="21"/>
              </w:rPr>
              <w:t>A类</w:t>
            </w:r>
          </w:p>
        </w:tc>
        <w:tc>
          <w:tcPr>
            <w:tcW w:w="1077" w:type="dxa"/>
            <w:tcBorders>
              <w:top w:val="single" w:color="auto" w:sz="4" w:space="0"/>
              <w:bottom w:val="single" w:color="auto" w:sz="4" w:space="0"/>
            </w:tcBorders>
          </w:tcPr>
          <w:p w14:paraId="2FC586F3">
            <w:pPr>
              <w:jc w:val="center"/>
              <w:rPr>
                <w:rFonts w:eastAsiaTheme="minorEastAsia"/>
                <w:szCs w:val="21"/>
              </w:rPr>
            </w:pPr>
          </w:p>
        </w:tc>
        <w:tc>
          <w:tcPr>
            <w:tcW w:w="907" w:type="dxa"/>
            <w:tcBorders>
              <w:top w:val="single" w:color="auto" w:sz="4" w:space="0"/>
              <w:bottom w:val="single" w:color="auto" w:sz="4" w:space="0"/>
              <w:right w:val="single" w:color="auto" w:sz="12" w:space="0"/>
            </w:tcBorders>
            <w:vAlign w:val="center"/>
          </w:tcPr>
          <w:p w14:paraId="47D6F57D">
            <w:pPr>
              <w:jc w:val="center"/>
              <w:rPr>
                <w:rFonts w:eastAsiaTheme="minorEastAsia"/>
                <w:szCs w:val="21"/>
              </w:rPr>
            </w:pPr>
            <w:r>
              <w:rPr>
                <w:rFonts w:eastAsiaTheme="minorEastAsia"/>
                <w:szCs w:val="21"/>
              </w:rPr>
              <w:t>/</w:t>
            </w:r>
          </w:p>
        </w:tc>
      </w:tr>
      <w:tr w14:paraId="0F44B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425" w:type="dxa"/>
            <w:tcBorders>
              <w:top w:val="single" w:color="auto" w:sz="4" w:space="0"/>
              <w:left w:val="single" w:color="auto" w:sz="12" w:space="0"/>
              <w:bottom w:val="single" w:color="auto" w:sz="4" w:space="0"/>
            </w:tcBorders>
            <w:vAlign w:val="center"/>
          </w:tcPr>
          <w:p w14:paraId="0B1B6983">
            <w:pPr>
              <w:numPr>
                <w:ilvl w:val="0"/>
                <w:numId w:val="11"/>
              </w:numPr>
              <w:tabs>
                <w:tab w:val="left" w:pos="550"/>
              </w:tabs>
              <w:ind w:left="0" w:firstLine="0"/>
              <w:jc w:val="center"/>
              <w:rPr>
                <w:rFonts w:eastAsiaTheme="minorEastAsia"/>
                <w:szCs w:val="21"/>
              </w:rPr>
            </w:pPr>
          </w:p>
        </w:tc>
        <w:tc>
          <w:tcPr>
            <w:tcW w:w="3106" w:type="dxa"/>
            <w:gridSpan w:val="4"/>
            <w:tcBorders>
              <w:top w:val="single" w:color="auto" w:sz="4" w:space="0"/>
              <w:bottom w:val="single" w:color="auto" w:sz="4" w:space="0"/>
            </w:tcBorders>
            <w:vAlign w:val="center"/>
          </w:tcPr>
          <w:p w14:paraId="35AB7F50">
            <w:pPr>
              <w:rPr>
                <w:rFonts w:eastAsiaTheme="minorEastAsia"/>
                <w:szCs w:val="21"/>
              </w:rPr>
            </w:pPr>
            <w:r>
              <w:rPr>
                <w:rFonts w:eastAsiaTheme="minorEastAsia"/>
                <w:szCs w:val="21"/>
              </w:rPr>
              <w:t>RTCA/DO－160G第6章6</w:t>
            </w:r>
            <w:r>
              <w:rPr>
                <w:rFonts w:eastAsiaTheme="minorEastAsia"/>
                <w:kern w:val="0"/>
                <w:szCs w:val="21"/>
              </w:rPr>
              <w:t>.3.2条</w:t>
            </w:r>
          </w:p>
        </w:tc>
        <w:tc>
          <w:tcPr>
            <w:tcW w:w="2558" w:type="dxa"/>
            <w:gridSpan w:val="2"/>
            <w:tcBorders>
              <w:top w:val="single" w:color="auto" w:sz="4" w:space="0"/>
              <w:bottom w:val="single" w:color="auto" w:sz="4" w:space="0"/>
            </w:tcBorders>
            <w:vAlign w:val="center"/>
          </w:tcPr>
          <w:p w14:paraId="0F3FE6CC">
            <w:pPr>
              <w:rPr>
                <w:rFonts w:eastAsiaTheme="minorEastAsia"/>
                <w:kern w:val="0"/>
                <w:szCs w:val="21"/>
              </w:rPr>
            </w:pPr>
            <w:r>
              <w:rPr>
                <w:rFonts w:eastAsiaTheme="minorEastAsia"/>
                <w:szCs w:val="21"/>
              </w:rPr>
              <w:t>湿热</w:t>
            </w:r>
          </w:p>
        </w:tc>
        <w:tc>
          <w:tcPr>
            <w:tcW w:w="1551" w:type="dxa"/>
            <w:tcBorders>
              <w:top w:val="single" w:color="auto" w:sz="4" w:space="0"/>
              <w:bottom w:val="single" w:color="auto" w:sz="4" w:space="0"/>
            </w:tcBorders>
            <w:vAlign w:val="center"/>
          </w:tcPr>
          <w:p w14:paraId="2185E592">
            <w:pPr>
              <w:jc w:val="center"/>
              <w:rPr>
                <w:rFonts w:eastAsiaTheme="minorEastAsia"/>
                <w:szCs w:val="21"/>
              </w:rPr>
            </w:pPr>
            <w:r>
              <w:rPr>
                <w:rFonts w:eastAsiaTheme="minorEastAsia"/>
                <w:szCs w:val="21"/>
              </w:rPr>
              <w:t>B类</w:t>
            </w:r>
          </w:p>
        </w:tc>
        <w:tc>
          <w:tcPr>
            <w:tcW w:w="1077" w:type="dxa"/>
            <w:tcBorders>
              <w:top w:val="single" w:color="auto" w:sz="4" w:space="0"/>
              <w:bottom w:val="single" w:color="auto" w:sz="4" w:space="0"/>
            </w:tcBorders>
          </w:tcPr>
          <w:p w14:paraId="28C4D421">
            <w:pPr>
              <w:jc w:val="center"/>
              <w:rPr>
                <w:rFonts w:eastAsiaTheme="minorEastAsia"/>
                <w:szCs w:val="21"/>
              </w:rPr>
            </w:pPr>
          </w:p>
        </w:tc>
        <w:tc>
          <w:tcPr>
            <w:tcW w:w="907" w:type="dxa"/>
            <w:tcBorders>
              <w:top w:val="single" w:color="auto" w:sz="4" w:space="0"/>
              <w:bottom w:val="single" w:color="auto" w:sz="4" w:space="0"/>
              <w:right w:val="single" w:color="auto" w:sz="12" w:space="0"/>
            </w:tcBorders>
            <w:vAlign w:val="center"/>
          </w:tcPr>
          <w:p w14:paraId="220AB169">
            <w:pPr>
              <w:jc w:val="center"/>
              <w:rPr>
                <w:rFonts w:eastAsiaTheme="minorEastAsia"/>
                <w:szCs w:val="21"/>
              </w:rPr>
            </w:pPr>
            <w:r>
              <w:rPr>
                <w:rFonts w:eastAsiaTheme="minorEastAsia"/>
                <w:szCs w:val="21"/>
              </w:rPr>
              <w:t>/</w:t>
            </w:r>
          </w:p>
        </w:tc>
      </w:tr>
      <w:tr w14:paraId="13764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425" w:type="dxa"/>
            <w:tcBorders>
              <w:top w:val="single" w:color="auto" w:sz="4" w:space="0"/>
              <w:left w:val="single" w:color="auto" w:sz="12" w:space="0"/>
              <w:bottom w:val="single" w:color="auto" w:sz="4" w:space="0"/>
            </w:tcBorders>
            <w:vAlign w:val="center"/>
          </w:tcPr>
          <w:p w14:paraId="5B414EB7">
            <w:pPr>
              <w:numPr>
                <w:ilvl w:val="0"/>
                <w:numId w:val="11"/>
              </w:numPr>
              <w:tabs>
                <w:tab w:val="left" w:pos="550"/>
              </w:tabs>
              <w:ind w:left="0" w:firstLine="0"/>
              <w:jc w:val="center"/>
              <w:rPr>
                <w:rFonts w:eastAsiaTheme="minorEastAsia"/>
                <w:szCs w:val="21"/>
              </w:rPr>
            </w:pPr>
          </w:p>
        </w:tc>
        <w:tc>
          <w:tcPr>
            <w:tcW w:w="1687" w:type="dxa"/>
            <w:gridSpan w:val="2"/>
            <w:vMerge w:val="restart"/>
            <w:tcBorders>
              <w:top w:val="single" w:color="auto" w:sz="4" w:space="0"/>
            </w:tcBorders>
            <w:vAlign w:val="center"/>
          </w:tcPr>
          <w:p w14:paraId="7375B86A">
            <w:pPr>
              <w:jc w:val="left"/>
              <w:rPr>
                <w:rFonts w:eastAsiaTheme="minorEastAsia"/>
                <w:szCs w:val="21"/>
              </w:rPr>
            </w:pPr>
            <w:r>
              <w:rPr>
                <w:rFonts w:eastAsiaTheme="minorEastAsia"/>
                <w:szCs w:val="21"/>
              </w:rPr>
              <w:t>RTCA/DO－160G第7章</w:t>
            </w:r>
          </w:p>
          <w:p w14:paraId="0630B6F8">
            <w:pPr>
              <w:rPr>
                <w:rFonts w:eastAsiaTheme="minorEastAsia"/>
                <w:szCs w:val="21"/>
              </w:rPr>
            </w:pPr>
            <w:r>
              <w:rPr>
                <w:rFonts w:eastAsiaTheme="minorEastAsia"/>
                <w:szCs w:val="21"/>
              </w:rPr>
              <w:t>工作冲击与坠撞安全</w:t>
            </w:r>
          </w:p>
        </w:tc>
        <w:tc>
          <w:tcPr>
            <w:tcW w:w="1419" w:type="dxa"/>
            <w:gridSpan w:val="2"/>
            <w:tcBorders>
              <w:top w:val="single" w:color="auto" w:sz="4" w:space="0"/>
              <w:bottom w:val="single" w:color="auto" w:sz="4" w:space="0"/>
            </w:tcBorders>
            <w:vAlign w:val="center"/>
          </w:tcPr>
          <w:p w14:paraId="15E7F055">
            <w:pPr>
              <w:rPr>
                <w:rFonts w:eastAsiaTheme="minorEastAsia"/>
                <w:szCs w:val="21"/>
              </w:rPr>
            </w:pPr>
            <w:r>
              <w:rPr>
                <w:rFonts w:eastAsiaTheme="minorEastAsia"/>
                <w:kern w:val="0"/>
                <w:szCs w:val="21"/>
              </w:rPr>
              <w:t>7.2条</w:t>
            </w:r>
          </w:p>
        </w:tc>
        <w:tc>
          <w:tcPr>
            <w:tcW w:w="2558" w:type="dxa"/>
            <w:gridSpan w:val="2"/>
            <w:tcBorders>
              <w:top w:val="single" w:color="auto" w:sz="4" w:space="0"/>
              <w:bottom w:val="single" w:color="auto" w:sz="4" w:space="0"/>
            </w:tcBorders>
            <w:vAlign w:val="center"/>
          </w:tcPr>
          <w:p w14:paraId="7DFBB51B">
            <w:pPr>
              <w:rPr>
                <w:rFonts w:eastAsiaTheme="minorEastAsia"/>
                <w:kern w:val="0"/>
                <w:szCs w:val="21"/>
              </w:rPr>
            </w:pPr>
            <w:r>
              <w:rPr>
                <w:rFonts w:eastAsiaTheme="minorEastAsia"/>
                <w:szCs w:val="21"/>
              </w:rPr>
              <w:t>工作冲击</w:t>
            </w:r>
          </w:p>
        </w:tc>
        <w:tc>
          <w:tcPr>
            <w:tcW w:w="1551" w:type="dxa"/>
            <w:tcBorders>
              <w:top w:val="single" w:color="auto" w:sz="4" w:space="0"/>
              <w:bottom w:val="single" w:color="auto" w:sz="4" w:space="0"/>
            </w:tcBorders>
            <w:vAlign w:val="center"/>
          </w:tcPr>
          <w:p w14:paraId="3C5FD0E8">
            <w:pPr>
              <w:jc w:val="center"/>
              <w:rPr>
                <w:rFonts w:eastAsiaTheme="minorEastAsia"/>
                <w:szCs w:val="21"/>
              </w:rPr>
            </w:pPr>
            <w:r>
              <w:rPr>
                <w:rFonts w:eastAsiaTheme="minorEastAsia"/>
                <w:szCs w:val="21"/>
              </w:rPr>
              <w:t>B类</w:t>
            </w:r>
          </w:p>
        </w:tc>
        <w:tc>
          <w:tcPr>
            <w:tcW w:w="1077" w:type="dxa"/>
            <w:tcBorders>
              <w:top w:val="single" w:color="auto" w:sz="4" w:space="0"/>
            </w:tcBorders>
          </w:tcPr>
          <w:p w14:paraId="42DE371D">
            <w:pPr>
              <w:jc w:val="center"/>
              <w:rPr>
                <w:rFonts w:eastAsiaTheme="minorEastAsia"/>
                <w:szCs w:val="21"/>
              </w:rPr>
            </w:pPr>
          </w:p>
        </w:tc>
        <w:tc>
          <w:tcPr>
            <w:tcW w:w="907" w:type="dxa"/>
            <w:tcBorders>
              <w:top w:val="single" w:color="auto" w:sz="4" w:space="0"/>
              <w:bottom w:val="single" w:color="auto" w:sz="4" w:space="0"/>
              <w:right w:val="single" w:color="auto" w:sz="12" w:space="0"/>
            </w:tcBorders>
            <w:vAlign w:val="center"/>
          </w:tcPr>
          <w:p w14:paraId="61F51D6A">
            <w:pPr>
              <w:jc w:val="center"/>
              <w:rPr>
                <w:rFonts w:eastAsiaTheme="minorEastAsia"/>
                <w:szCs w:val="21"/>
              </w:rPr>
            </w:pPr>
            <w:r>
              <w:rPr>
                <w:rFonts w:eastAsiaTheme="minorEastAsia"/>
                <w:szCs w:val="21"/>
              </w:rPr>
              <w:t>/</w:t>
            </w:r>
          </w:p>
        </w:tc>
      </w:tr>
      <w:tr w14:paraId="28470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425" w:type="dxa"/>
            <w:tcBorders>
              <w:top w:val="single" w:color="auto" w:sz="4" w:space="0"/>
              <w:left w:val="single" w:color="auto" w:sz="12" w:space="0"/>
            </w:tcBorders>
            <w:vAlign w:val="center"/>
          </w:tcPr>
          <w:p w14:paraId="3BDEF28A">
            <w:pPr>
              <w:numPr>
                <w:ilvl w:val="0"/>
                <w:numId w:val="11"/>
              </w:numPr>
              <w:tabs>
                <w:tab w:val="left" w:pos="550"/>
              </w:tabs>
              <w:ind w:left="0" w:firstLine="0"/>
              <w:jc w:val="center"/>
              <w:rPr>
                <w:rFonts w:eastAsiaTheme="minorEastAsia"/>
                <w:szCs w:val="21"/>
              </w:rPr>
            </w:pPr>
          </w:p>
        </w:tc>
        <w:tc>
          <w:tcPr>
            <w:tcW w:w="1687" w:type="dxa"/>
            <w:gridSpan w:val="2"/>
            <w:vMerge w:val="continue"/>
            <w:vAlign w:val="center"/>
          </w:tcPr>
          <w:p w14:paraId="730B6348">
            <w:pPr>
              <w:rPr>
                <w:rFonts w:eastAsiaTheme="minorEastAsia"/>
                <w:szCs w:val="21"/>
              </w:rPr>
            </w:pPr>
          </w:p>
        </w:tc>
        <w:tc>
          <w:tcPr>
            <w:tcW w:w="1419" w:type="dxa"/>
            <w:gridSpan w:val="2"/>
            <w:tcBorders>
              <w:top w:val="single" w:color="auto" w:sz="4" w:space="0"/>
            </w:tcBorders>
            <w:vAlign w:val="center"/>
          </w:tcPr>
          <w:p w14:paraId="16ECC87B">
            <w:pPr>
              <w:rPr>
                <w:rFonts w:eastAsiaTheme="minorEastAsia"/>
                <w:szCs w:val="21"/>
              </w:rPr>
            </w:pPr>
            <w:r>
              <w:rPr>
                <w:rFonts w:eastAsiaTheme="minorEastAsia"/>
                <w:kern w:val="0"/>
                <w:szCs w:val="21"/>
              </w:rPr>
              <w:t>7.3.1条</w:t>
            </w:r>
          </w:p>
        </w:tc>
        <w:tc>
          <w:tcPr>
            <w:tcW w:w="2558" w:type="dxa"/>
            <w:gridSpan w:val="2"/>
            <w:tcBorders>
              <w:top w:val="single" w:color="auto" w:sz="4" w:space="0"/>
              <w:bottom w:val="single" w:color="auto" w:sz="4" w:space="0"/>
            </w:tcBorders>
            <w:vAlign w:val="center"/>
          </w:tcPr>
          <w:p w14:paraId="14D3CBF6">
            <w:pPr>
              <w:rPr>
                <w:rFonts w:eastAsiaTheme="minorEastAsia"/>
                <w:kern w:val="0"/>
                <w:szCs w:val="21"/>
              </w:rPr>
            </w:pPr>
            <w:r>
              <w:rPr>
                <w:rFonts w:eastAsiaTheme="minorEastAsia"/>
                <w:szCs w:val="21"/>
              </w:rPr>
              <w:t>坠撞安全－冲击</w:t>
            </w:r>
          </w:p>
        </w:tc>
        <w:tc>
          <w:tcPr>
            <w:tcW w:w="1551" w:type="dxa"/>
            <w:vMerge w:val="restart"/>
            <w:tcBorders>
              <w:top w:val="single" w:color="auto" w:sz="4" w:space="0"/>
            </w:tcBorders>
            <w:vAlign w:val="center"/>
          </w:tcPr>
          <w:p w14:paraId="1C445577">
            <w:pPr>
              <w:jc w:val="center"/>
              <w:rPr>
                <w:rFonts w:eastAsiaTheme="minorEastAsia"/>
                <w:szCs w:val="21"/>
              </w:rPr>
            </w:pPr>
            <w:r>
              <w:rPr>
                <w:rFonts w:eastAsiaTheme="minorEastAsia"/>
                <w:szCs w:val="21"/>
              </w:rPr>
              <w:t>B类</w:t>
            </w:r>
          </w:p>
        </w:tc>
        <w:tc>
          <w:tcPr>
            <w:tcW w:w="1077" w:type="dxa"/>
          </w:tcPr>
          <w:p w14:paraId="048F7972">
            <w:pPr>
              <w:jc w:val="center"/>
              <w:rPr>
                <w:rFonts w:eastAsiaTheme="minorEastAsia"/>
                <w:szCs w:val="21"/>
              </w:rPr>
            </w:pPr>
          </w:p>
        </w:tc>
        <w:tc>
          <w:tcPr>
            <w:tcW w:w="907" w:type="dxa"/>
            <w:vMerge w:val="restart"/>
            <w:tcBorders>
              <w:top w:val="single" w:color="auto" w:sz="4" w:space="0"/>
              <w:right w:val="single" w:color="auto" w:sz="12" w:space="0"/>
            </w:tcBorders>
            <w:vAlign w:val="center"/>
          </w:tcPr>
          <w:p w14:paraId="0F32BB45">
            <w:pPr>
              <w:jc w:val="center"/>
              <w:rPr>
                <w:rFonts w:eastAsiaTheme="minorEastAsia"/>
                <w:szCs w:val="21"/>
              </w:rPr>
            </w:pPr>
            <w:r>
              <w:rPr>
                <w:rFonts w:eastAsiaTheme="minorEastAsia"/>
                <w:szCs w:val="21"/>
              </w:rPr>
              <w:t>/</w:t>
            </w:r>
          </w:p>
        </w:tc>
      </w:tr>
      <w:tr w14:paraId="2B637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98" w:hRule="atLeast"/>
          <w:jc w:val="center"/>
        </w:trPr>
        <w:tc>
          <w:tcPr>
            <w:tcW w:w="425" w:type="dxa"/>
            <w:tcBorders>
              <w:left w:val="single" w:color="auto" w:sz="12" w:space="0"/>
              <w:bottom w:val="single" w:color="auto" w:sz="4" w:space="0"/>
            </w:tcBorders>
            <w:vAlign w:val="center"/>
          </w:tcPr>
          <w:p w14:paraId="48587EB7">
            <w:pPr>
              <w:numPr>
                <w:ilvl w:val="0"/>
                <w:numId w:val="11"/>
              </w:numPr>
              <w:tabs>
                <w:tab w:val="left" w:pos="550"/>
              </w:tabs>
              <w:ind w:left="0" w:firstLine="0"/>
              <w:jc w:val="center"/>
              <w:rPr>
                <w:rFonts w:eastAsiaTheme="minorEastAsia"/>
                <w:szCs w:val="21"/>
              </w:rPr>
            </w:pPr>
          </w:p>
        </w:tc>
        <w:tc>
          <w:tcPr>
            <w:tcW w:w="1687" w:type="dxa"/>
            <w:gridSpan w:val="2"/>
            <w:vMerge w:val="continue"/>
            <w:tcBorders>
              <w:bottom w:val="single" w:color="auto" w:sz="4" w:space="0"/>
            </w:tcBorders>
            <w:vAlign w:val="center"/>
          </w:tcPr>
          <w:p w14:paraId="060219F6">
            <w:pPr>
              <w:rPr>
                <w:rFonts w:eastAsiaTheme="minorEastAsia"/>
                <w:szCs w:val="21"/>
              </w:rPr>
            </w:pPr>
          </w:p>
        </w:tc>
        <w:tc>
          <w:tcPr>
            <w:tcW w:w="1419" w:type="dxa"/>
            <w:gridSpan w:val="2"/>
            <w:tcBorders>
              <w:bottom w:val="single" w:color="auto" w:sz="4" w:space="0"/>
            </w:tcBorders>
            <w:vAlign w:val="center"/>
          </w:tcPr>
          <w:p w14:paraId="19AA9FED">
            <w:pPr>
              <w:rPr>
                <w:rFonts w:eastAsiaTheme="minorEastAsia"/>
                <w:kern w:val="0"/>
                <w:szCs w:val="21"/>
              </w:rPr>
            </w:pPr>
            <w:r>
              <w:rPr>
                <w:rFonts w:eastAsiaTheme="minorEastAsia"/>
                <w:kern w:val="0"/>
                <w:szCs w:val="21"/>
              </w:rPr>
              <w:t>7.3.3条</w:t>
            </w:r>
          </w:p>
        </w:tc>
        <w:tc>
          <w:tcPr>
            <w:tcW w:w="2558" w:type="dxa"/>
            <w:gridSpan w:val="2"/>
            <w:tcBorders>
              <w:top w:val="single" w:color="auto" w:sz="4" w:space="0"/>
              <w:bottom w:val="single" w:color="auto" w:sz="4" w:space="0"/>
            </w:tcBorders>
            <w:vAlign w:val="center"/>
          </w:tcPr>
          <w:p w14:paraId="41C60B5C">
            <w:pPr>
              <w:rPr>
                <w:rFonts w:eastAsiaTheme="minorEastAsia"/>
                <w:szCs w:val="21"/>
              </w:rPr>
            </w:pPr>
            <w:r>
              <w:rPr>
                <w:rFonts w:eastAsiaTheme="minorEastAsia"/>
                <w:szCs w:val="21"/>
              </w:rPr>
              <w:t>坠撞安全－</w:t>
            </w:r>
            <w:r>
              <w:rPr>
                <w:rFonts w:eastAsiaTheme="minorEastAsia"/>
                <w:spacing w:val="-8"/>
                <w:szCs w:val="21"/>
              </w:rPr>
              <w:t>持续载荷</w:t>
            </w:r>
          </w:p>
        </w:tc>
        <w:tc>
          <w:tcPr>
            <w:tcW w:w="1551" w:type="dxa"/>
            <w:vMerge w:val="continue"/>
            <w:tcBorders>
              <w:bottom w:val="single" w:color="auto" w:sz="4" w:space="0"/>
            </w:tcBorders>
            <w:vAlign w:val="center"/>
          </w:tcPr>
          <w:p w14:paraId="65AE8E1A">
            <w:pPr>
              <w:jc w:val="center"/>
              <w:rPr>
                <w:rFonts w:eastAsiaTheme="minorEastAsia"/>
                <w:szCs w:val="21"/>
              </w:rPr>
            </w:pPr>
          </w:p>
        </w:tc>
        <w:tc>
          <w:tcPr>
            <w:tcW w:w="1077" w:type="dxa"/>
            <w:tcBorders>
              <w:bottom w:val="single" w:color="auto" w:sz="4" w:space="0"/>
            </w:tcBorders>
          </w:tcPr>
          <w:p w14:paraId="748E78CC">
            <w:pPr>
              <w:jc w:val="center"/>
              <w:rPr>
                <w:rFonts w:eastAsiaTheme="minorEastAsia"/>
                <w:szCs w:val="21"/>
              </w:rPr>
            </w:pPr>
          </w:p>
        </w:tc>
        <w:tc>
          <w:tcPr>
            <w:tcW w:w="907" w:type="dxa"/>
            <w:vMerge w:val="continue"/>
            <w:tcBorders>
              <w:bottom w:val="single" w:color="auto" w:sz="4" w:space="0"/>
              <w:right w:val="single" w:color="auto" w:sz="12" w:space="0"/>
            </w:tcBorders>
            <w:vAlign w:val="center"/>
          </w:tcPr>
          <w:p w14:paraId="18BD25E5">
            <w:pPr>
              <w:jc w:val="center"/>
              <w:rPr>
                <w:rFonts w:eastAsiaTheme="minorEastAsia"/>
                <w:szCs w:val="21"/>
              </w:rPr>
            </w:pPr>
          </w:p>
        </w:tc>
      </w:tr>
      <w:tr w14:paraId="2D635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734" w:hRule="atLeast"/>
          <w:jc w:val="center"/>
        </w:trPr>
        <w:tc>
          <w:tcPr>
            <w:tcW w:w="425" w:type="dxa"/>
            <w:vMerge w:val="restart"/>
            <w:tcBorders>
              <w:top w:val="single" w:color="auto" w:sz="4" w:space="0"/>
              <w:left w:val="single" w:color="auto" w:sz="12" w:space="0"/>
            </w:tcBorders>
            <w:vAlign w:val="center"/>
          </w:tcPr>
          <w:p w14:paraId="220D6E24">
            <w:pPr>
              <w:numPr>
                <w:ilvl w:val="0"/>
                <w:numId w:val="11"/>
              </w:numPr>
              <w:tabs>
                <w:tab w:val="left" w:pos="550"/>
              </w:tabs>
              <w:ind w:left="0" w:firstLine="0"/>
              <w:jc w:val="center"/>
              <w:rPr>
                <w:rFonts w:eastAsiaTheme="minorEastAsia"/>
                <w:szCs w:val="21"/>
              </w:rPr>
            </w:pPr>
          </w:p>
        </w:tc>
        <w:tc>
          <w:tcPr>
            <w:tcW w:w="1695" w:type="dxa"/>
            <w:gridSpan w:val="3"/>
            <w:vMerge w:val="restart"/>
            <w:tcBorders>
              <w:top w:val="single" w:color="auto" w:sz="4" w:space="0"/>
            </w:tcBorders>
            <w:vAlign w:val="center"/>
          </w:tcPr>
          <w:p w14:paraId="78471332">
            <w:pPr>
              <w:rPr>
                <w:rFonts w:eastAsiaTheme="minorEastAsia"/>
                <w:szCs w:val="21"/>
              </w:rPr>
            </w:pPr>
            <w:r>
              <w:rPr>
                <w:rFonts w:eastAsiaTheme="minorEastAsia"/>
                <w:szCs w:val="21"/>
              </w:rPr>
              <w:t>RTCA/D－160G第8章</w:t>
            </w:r>
            <w:r>
              <w:rPr>
                <w:rFonts w:eastAsiaTheme="minorEastAsia"/>
                <w:kern w:val="0"/>
                <w:szCs w:val="21"/>
              </w:rPr>
              <w:t>振动试验</w:t>
            </w:r>
          </w:p>
        </w:tc>
        <w:tc>
          <w:tcPr>
            <w:tcW w:w="1411" w:type="dxa"/>
            <w:tcBorders>
              <w:top w:val="single" w:color="auto" w:sz="4" w:space="0"/>
              <w:bottom w:val="single" w:color="auto" w:sz="4" w:space="0"/>
            </w:tcBorders>
            <w:vAlign w:val="center"/>
          </w:tcPr>
          <w:p w14:paraId="59B8673D">
            <w:pPr>
              <w:rPr>
                <w:rFonts w:eastAsiaTheme="minorEastAsia"/>
                <w:szCs w:val="21"/>
              </w:rPr>
            </w:pPr>
            <w:r>
              <w:rPr>
                <w:rFonts w:eastAsiaTheme="minorEastAsia"/>
                <w:szCs w:val="21"/>
              </w:rPr>
              <w:t>8.5.2条</w:t>
            </w:r>
          </w:p>
        </w:tc>
        <w:tc>
          <w:tcPr>
            <w:tcW w:w="2558" w:type="dxa"/>
            <w:gridSpan w:val="2"/>
            <w:tcBorders>
              <w:top w:val="single" w:color="auto" w:sz="4" w:space="0"/>
            </w:tcBorders>
            <w:vAlign w:val="center"/>
          </w:tcPr>
          <w:p w14:paraId="125D7597">
            <w:pPr>
              <w:rPr>
                <w:rFonts w:eastAsiaTheme="minorEastAsia"/>
                <w:kern w:val="0"/>
                <w:szCs w:val="21"/>
              </w:rPr>
            </w:pPr>
            <w:r>
              <w:rPr>
                <w:rFonts w:eastAsiaTheme="minorEastAsia"/>
                <w:szCs w:val="21"/>
              </w:rPr>
              <w:t>标准振动</w:t>
            </w:r>
          </w:p>
        </w:tc>
        <w:tc>
          <w:tcPr>
            <w:tcW w:w="1551" w:type="dxa"/>
            <w:tcBorders>
              <w:top w:val="single" w:color="auto" w:sz="4" w:space="0"/>
            </w:tcBorders>
            <w:vAlign w:val="center"/>
          </w:tcPr>
          <w:p w14:paraId="2674E0F2">
            <w:pPr>
              <w:jc w:val="center"/>
              <w:rPr>
                <w:rFonts w:eastAsiaTheme="minorEastAsia"/>
                <w:szCs w:val="21"/>
              </w:rPr>
            </w:pPr>
            <w:r>
              <w:rPr>
                <w:rFonts w:eastAsiaTheme="minorEastAsia"/>
                <w:szCs w:val="21"/>
              </w:rPr>
              <w:t>试验曲线为标准随机振动E</w:t>
            </w:r>
          </w:p>
        </w:tc>
        <w:tc>
          <w:tcPr>
            <w:tcW w:w="1077" w:type="dxa"/>
            <w:tcBorders>
              <w:top w:val="single" w:color="auto" w:sz="4" w:space="0"/>
            </w:tcBorders>
          </w:tcPr>
          <w:p w14:paraId="6CE67B81">
            <w:pPr>
              <w:jc w:val="center"/>
              <w:rPr>
                <w:rFonts w:eastAsiaTheme="minorEastAsia"/>
                <w:szCs w:val="21"/>
              </w:rPr>
            </w:pPr>
          </w:p>
        </w:tc>
        <w:tc>
          <w:tcPr>
            <w:tcW w:w="907" w:type="dxa"/>
            <w:tcBorders>
              <w:top w:val="single" w:color="auto" w:sz="4" w:space="0"/>
              <w:right w:val="single" w:color="auto" w:sz="12" w:space="0"/>
            </w:tcBorders>
            <w:vAlign w:val="center"/>
          </w:tcPr>
          <w:p w14:paraId="611CEAAA">
            <w:pPr>
              <w:jc w:val="center"/>
              <w:rPr>
                <w:rFonts w:eastAsiaTheme="minorEastAsia"/>
                <w:szCs w:val="21"/>
              </w:rPr>
            </w:pPr>
          </w:p>
        </w:tc>
      </w:tr>
      <w:tr w14:paraId="5D6AF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61" w:hRule="atLeast"/>
          <w:jc w:val="center"/>
        </w:trPr>
        <w:tc>
          <w:tcPr>
            <w:tcW w:w="425" w:type="dxa"/>
            <w:vMerge w:val="continue"/>
            <w:tcBorders>
              <w:left w:val="single" w:color="auto" w:sz="12" w:space="0"/>
            </w:tcBorders>
            <w:vAlign w:val="center"/>
          </w:tcPr>
          <w:p w14:paraId="580E1249">
            <w:pPr>
              <w:numPr>
                <w:ilvl w:val="0"/>
                <w:numId w:val="11"/>
              </w:numPr>
              <w:tabs>
                <w:tab w:val="left" w:pos="550"/>
              </w:tabs>
              <w:ind w:left="0" w:firstLine="0"/>
              <w:jc w:val="center"/>
              <w:rPr>
                <w:rFonts w:eastAsiaTheme="minorEastAsia"/>
                <w:szCs w:val="21"/>
              </w:rPr>
            </w:pPr>
          </w:p>
        </w:tc>
        <w:tc>
          <w:tcPr>
            <w:tcW w:w="1695" w:type="dxa"/>
            <w:gridSpan w:val="3"/>
            <w:vMerge w:val="continue"/>
            <w:vAlign w:val="center"/>
          </w:tcPr>
          <w:p w14:paraId="2EE06332">
            <w:pPr>
              <w:rPr>
                <w:rFonts w:eastAsiaTheme="minorEastAsia"/>
                <w:szCs w:val="21"/>
              </w:rPr>
            </w:pPr>
          </w:p>
        </w:tc>
        <w:tc>
          <w:tcPr>
            <w:tcW w:w="1411" w:type="dxa"/>
            <w:tcBorders>
              <w:top w:val="single" w:color="auto" w:sz="4" w:space="0"/>
              <w:bottom w:val="single" w:color="auto" w:sz="4" w:space="0"/>
            </w:tcBorders>
            <w:vAlign w:val="center"/>
          </w:tcPr>
          <w:p w14:paraId="714A457C">
            <w:pPr>
              <w:rPr>
                <w:rFonts w:eastAsiaTheme="minorEastAsia"/>
                <w:szCs w:val="21"/>
              </w:rPr>
            </w:pPr>
            <w:r>
              <w:rPr>
                <w:rFonts w:eastAsiaTheme="minorEastAsia"/>
                <w:szCs w:val="21"/>
              </w:rPr>
              <w:t>8.7.2条</w:t>
            </w:r>
          </w:p>
        </w:tc>
        <w:tc>
          <w:tcPr>
            <w:tcW w:w="2558" w:type="dxa"/>
            <w:gridSpan w:val="2"/>
            <w:vAlign w:val="center"/>
          </w:tcPr>
          <w:p w14:paraId="49589B76">
            <w:pPr>
              <w:rPr>
                <w:rFonts w:eastAsiaTheme="minorEastAsia"/>
                <w:szCs w:val="21"/>
              </w:rPr>
            </w:pPr>
            <w:r>
              <w:rPr>
                <w:rFonts w:eastAsiaTheme="minorEastAsia"/>
                <w:szCs w:val="21"/>
              </w:rPr>
              <w:t>强化振动</w:t>
            </w:r>
          </w:p>
        </w:tc>
        <w:tc>
          <w:tcPr>
            <w:tcW w:w="1551" w:type="dxa"/>
            <w:vAlign w:val="center"/>
          </w:tcPr>
          <w:p w14:paraId="6750C99E">
            <w:pPr>
              <w:jc w:val="center"/>
              <w:rPr>
                <w:rFonts w:eastAsiaTheme="minorEastAsia"/>
                <w:szCs w:val="21"/>
              </w:rPr>
            </w:pPr>
            <w:r>
              <w:rPr>
                <w:rFonts w:eastAsiaTheme="minorEastAsia"/>
                <w:szCs w:val="21"/>
              </w:rPr>
              <w:t>试验曲线为E＆E1</w:t>
            </w:r>
          </w:p>
        </w:tc>
        <w:tc>
          <w:tcPr>
            <w:tcW w:w="1077" w:type="dxa"/>
          </w:tcPr>
          <w:p w14:paraId="2153A4BE">
            <w:pPr>
              <w:jc w:val="center"/>
              <w:rPr>
                <w:rFonts w:eastAsiaTheme="minorEastAsia"/>
                <w:szCs w:val="21"/>
              </w:rPr>
            </w:pPr>
          </w:p>
        </w:tc>
        <w:tc>
          <w:tcPr>
            <w:tcW w:w="907" w:type="dxa"/>
            <w:tcBorders>
              <w:right w:val="single" w:color="auto" w:sz="12" w:space="0"/>
            </w:tcBorders>
            <w:vAlign w:val="center"/>
          </w:tcPr>
          <w:p w14:paraId="20E3C78B">
            <w:pPr>
              <w:jc w:val="center"/>
              <w:rPr>
                <w:rFonts w:eastAsiaTheme="minorEastAsia"/>
                <w:szCs w:val="21"/>
              </w:rPr>
            </w:pPr>
          </w:p>
        </w:tc>
      </w:tr>
      <w:tr w14:paraId="46EA3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768" w:hRule="atLeast"/>
          <w:jc w:val="center"/>
        </w:trPr>
        <w:tc>
          <w:tcPr>
            <w:tcW w:w="425" w:type="dxa"/>
            <w:vMerge w:val="continue"/>
            <w:tcBorders>
              <w:left w:val="single" w:color="auto" w:sz="12" w:space="0"/>
              <w:bottom w:val="single" w:color="auto" w:sz="4" w:space="0"/>
            </w:tcBorders>
            <w:vAlign w:val="center"/>
          </w:tcPr>
          <w:p w14:paraId="6B201318">
            <w:pPr>
              <w:numPr>
                <w:ilvl w:val="0"/>
                <w:numId w:val="11"/>
              </w:numPr>
              <w:tabs>
                <w:tab w:val="left" w:pos="550"/>
              </w:tabs>
              <w:ind w:left="0" w:firstLine="0"/>
              <w:jc w:val="center"/>
              <w:rPr>
                <w:rFonts w:eastAsiaTheme="minorEastAsia"/>
                <w:szCs w:val="21"/>
              </w:rPr>
            </w:pPr>
          </w:p>
        </w:tc>
        <w:tc>
          <w:tcPr>
            <w:tcW w:w="1695" w:type="dxa"/>
            <w:gridSpan w:val="3"/>
            <w:vMerge w:val="continue"/>
            <w:tcBorders>
              <w:bottom w:val="single" w:color="auto" w:sz="4" w:space="0"/>
            </w:tcBorders>
            <w:vAlign w:val="center"/>
          </w:tcPr>
          <w:p w14:paraId="48897129">
            <w:pPr>
              <w:rPr>
                <w:rFonts w:eastAsiaTheme="minorEastAsia"/>
                <w:szCs w:val="21"/>
              </w:rPr>
            </w:pPr>
          </w:p>
        </w:tc>
        <w:tc>
          <w:tcPr>
            <w:tcW w:w="1411" w:type="dxa"/>
            <w:tcBorders>
              <w:top w:val="single" w:color="auto" w:sz="4" w:space="0"/>
              <w:bottom w:val="single" w:color="auto" w:sz="4" w:space="0"/>
            </w:tcBorders>
            <w:vAlign w:val="center"/>
          </w:tcPr>
          <w:p w14:paraId="5BC70C08">
            <w:pPr>
              <w:rPr>
                <w:rFonts w:eastAsiaTheme="minorEastAsia"/>
                <w:szCs w:val="21"/>
              </w:rPr>
            </w:pPr>
            <w:r>
              <w:rPr>
                <w:rFonts w:eastAsiaTheme="minorEastAsia"/>
                <w:kern w:val="0"/>
                <w:szCs w:val="21"/>
              </w:rPr>
              <w:t>8.6条</w:t>
            </w:r>
          </w:p>
        </w:tc>
        <w:tc>
          <w:tcPr>
            <w:tcW w:w="2558" w:type="dxa"/>
            <w:gridSpan w:val="2"/>
            <w:tcBorders>
              <w:bottom w:val="single" w:color="auto" w:sz="4" w:space="0"/>
            </w:tcBorders>
            <w:vAlign w:val="center"/>
          </w:tcPr>
          <w:p w14:paraId="7E257C73">
            <w:pPr>
              <w:rPr>
                <w:rFonts w:eastAsiaTheme="minorEastAsia"/>
                <w:szCs w:val="21"/>
              </w:rPr>
            </w:pPr>
            <w:r>
              <w:rPr>
                <w:rFonts w:eastAsiaTheme="minorEastAsia"/>
                <w:szCs w:val="21"/>
              </w:rPr>
              <w:t>短时高量值振动</w:t>
            </w:r>
          </w:p>
        </w:tc>
        <w:tc>
          <w:tcPr>
            <w:tcW w:w="1551" w:type="dxa"/>
            <w:tcBorders>
              <w:bottom w:val="single" w:color="auto" w:sz="4" w:space="0"/>
            </w:tcBorders>
            <w:vAlign w:val="center"/>
          </w:tcPr>
          <w:p w14:paraId="7F24370B">
            <w:pPr>
              <w:jc w:val="center"/>
              <w:rPr>
                <w:rFonts w:eastAsiaTheme="minorEastAsia"/>
                <w:szCs w:val="21"/>
              </w:rPr>
            </w:pPr>
            <w:r>
              <w:rPr>
                <w:rFonts w:eastAsiaTheme="minorEastAsia"/>
                <w:szCs w:val="21"/>
              </w:rPr>
              <w:t>试验曲线为P</w:t>
            </w:r>
          </w:p>
        </w:tc>
        <w:tc>
          <w:tcPr>
            <w:tcW w:w="1077" w:type="dxa"/>
            <w:tcBorders>
              <w:bottom w:val="single" w:color="auto" w:sz="4" w:space="0"/>
            </w:tcBorders>
          </w:tcPr>
          <w:p w14:paraId="2B609729">
            <w:pPr>
              <w:jc w:val="center"/>
              <w:rPr>
                <w:rFonts w:eastAsiaTheme="minorEastAsia"/>
                <w:szCs w:val="21"/>
              </w:rPr>
            </w:pPr>
          </w:p>
        </w:tc>
        <w:tc>
          <w:tcPr>
            <w:tcW w:w="907" w:type="dxa"/>
            <w:tcBorders>
              <w:bottom w:val="single" w:color="auto" w:sz="4" w:space="0"/>
              <w:right w:val="single" w:color="auto" w:sz="12" w:space="0"/>
            </w:tcBorders>
            <w:vAlign w:val="center"/>
          </w:tcPr>
          <w:p w14:paraId="3393C49B">
            <w:pPr>
              <w:jc w:val="center"/>
              <w:rPr>
                <w:rFonts w:eastAsiaTheme="minorEastAsia"/>
                <w:szCs w:val="21"/>
              </w:rPr>
            </w:pPr>
          </w:p>
        </w:tc>
      </w:tr>
      <w:tr w14:paraId="41108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425" w:type="dxa"/>
            <w:tcBorders>
              <w:top w:val="single" w:color="auto" w:sz="4" w:space="0"/>
              <w:left w:val="single" w:color="auto" w:sz="12" w:space="0"/>
              <w:bottom w:val="single" w:color="auto" w:sz="4" w:space="0"/>
            </w:tcBorders>
            <w:vAlign w:val="center"/>
          </w:tcPr>
          <w:p w14:paraId="225DA851">
            <w:pPr>
              <w:numPr>
                <w:ilvl w:val="0"/>
                <w:numId w:val="11"/>
              </w:numPr>
              <w:tabs>
                <w:tab w:val="left" w:pos="550"/>
              </w:tabs>
              <w:ind w:left="0" w:firstLine="0"/>
              <w:jc w:val="center"/>
              <w:rPr>
                <w:rFonts w:eastAsiaTheme="minorEastAsia"/>
                <w:szCs w:val="21"/>
              </w:rPr>
            </w:pPr>
          </w:p>
        </w:tc>
        <w:tc>
          <w:tcPr>
            <w:tcW w:w="3106" w:type="dxa"/>
            <w:gridSpan w:val="4"/>
            <w:tcBorders>
              <w:top w:val="single" w:color="auto" w:sz="4" w:space="0"/>
              <w:bottom w:val="single" w:color="auto" w:sz="4" w:space="0"/>
            </w:tcBorders>
            <w:vAlign w:val="center"/>
          </w:tcPr>
          <w:p w14:paraId="7E0F0317">
            <w:pPr>
              <w:rPr>
                <w:rFonts w:eastAsiaTheme="minorEastAsia"/>
                <w:szCs w:val="21"/>
              </w:rPr>
            </w:pPr>
            <w:r>
              <w:rPr>
                <w:rFonts w:eastAsiaTheme="minorEastAsia"/>
                <w:szCs w:val="21"/>
              </w:rPr>
              <w:t>RTCA/DO－160G第9章</w:t>
            </w:r>
            <w:r>
              <w:rPr>
                <w:rFonts w:eastAsiaTheme="minorEastAsia"/>
                <w:kern w:val="0"/>
                <w:szCs w:val="21"/>
              </w:rPr>
              <w:t>9.4.2条</w:t>
            </w:r>
          </w:p>
        </w:tc>
        <w:tc>
          <w:tcPr>
            <w:tcW w:w="2558" w:type="dxa"/>
            <w:gridSpan w:val="2"/>
            <w:tcBorders>
              <w:top w:val="single" w:color="auto" w:sz="4" w:space="0"/>
              <w:bottom w:val="single" w:color="auto" w:sz="4" w:space="0"/>
            </w:tcBorders>
            <w:vAlign w:val="center"/>
          </w:tcPr>
          <w:p w14:paraId="20F67721">
            <w:pPr>
              <w:rPr>
                <w:rFonts w:eastAsiaTheme="minorEastAsia"/>
                <w:szCs w:val="21"/>
              </w:rPr>
            </w:pPr>
            <w:r>
              <w:rPr>
                <w:rFonts w:eastAsiaTheme="minorEastAsia"/>
                <w:szCs w:val="21"/>
              </w:rPr>
              <w:t>爆炸大气</w:t>
            </w:r>
          </w:p>
        </w:tc>
        <w:tc>
          <w:tcPr>
            <w:tcW w:w="1551" w:type="dxa"/>
            <w:tcBorders>
              <w:top w:val="single" w:color="auto" w:sz="4" w:space="0"/>
              <w:bottom w:val="single" w:color="auto" w:sz="4" w:space="0"/>
            </w:tcBorders>
            <w:vAlign w:val="center"/>
          </w:tcPr>
          <w:p w14:paraId="2A44E483">
            <w:pPr>
              <w:jc w:val="center"/>
              <w:rPr>
                <w:rFonts w:eastAsiaTheme="minorEastAsia"/>
                <w:szCs w:val="21"/>
              </w:rPr>
            </w:pPr>
            <w:r>
              <w:rPr>
                <w:rFonts w:eastAsiaTheme="minorEastAsia"/>
                <w:szCs w:val="21"/>
              </w:rPr>
              <w:t>E类</w:t>
            </w:r>
          </w:p>
        </w:tc>
        <w:tc>
          <w:tcPr>
            <w:tcW w:w="1077" w:type="dxa"/>
            <w:tcBorders>
              <w:top w:val="single" w:color="auto" w:sz="4" w:space="0"/>
              <w:bottom w:val="single" w:color="auto" w:sz="4" w:space="0"/>
            </w:tcBorders>
          </w:tcPr>
          <w:p w14:paraId="2FFF3FEC">
            <w:pPr>
              <w:jc w:val="center"/>
              <w:rPr>
                <w:rFonts w:eastAsiaTheme="minorEastAsia"/>
                <w:szCs w:val="21"/>
              </w:rPr>
            </w:pPr>
          </w:p>
        </w:tc>
        <w:tc>
          <w:tcPr>
            <w:tcW w:w="907" w:type="dxa"/>
            <w:tcBorders>
              <w:top w:val="single" w:color="auto" w:sz="4" w:space="0"/>
              <w:bottom w:val="single" w:color="auto" w:sz="4" w:space="0"/>
              <w:right w:val="single" w:color="auto" w:sz="12" w:space="0"/>
            </w:tcBorders>
            <w:vAlign w:val="center"/>
          </w:tcPr>
          <w:p w14:paraId="6E43FB67">
            <w:pPr>
              <w:jc w:val="center"/>
              <w:rPr>
                <w:rFonts w:eastAsiaTheme="minorEastAsia"/>
                <w:szCs w:val="21"/>
              </w:rPr>
            </w:pPr>
          </w:p>
        </w:tc>
      </w:tr>
      <w:tr w14:paraId="13AAA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425" w:type="dxa"/>
            <w:vMerge w:val="restart"/>
            <w:tcBorders>
              <w:top w:val="single" w:color="auto" w:sz="4" w:space="0"/>
              <w:left w:val="single" w:color="auto" w:sz="12" w:space="0"/>
            </w:tcBorders>
            <w:vAlign w:val="center"/>
          </w:tcPr>
          <w:p w14:paraId="312CDEED">
            <w:pPr>
              <w:numPr>
                <w:ilvl w:val="0"/>
                <w:numId w:val="11"/>
              </w:numPr>
              <w:tabs>
                <w:tab w:val="left" w:pos="550"/>
              </w:tabs>
              <w:ind w:left="0" w:firstLine="0"/>
              <w:jc w:val="center"/>
              <w:rPr>
                <w:rFonts w:eastAsiaTheme="minorEastAsia"/>
                <w:szCs w:val="21"/>
              </w:rPr>
            </w:pPr>
          </w:p>
        </w:tc>
        <w:tc>
          <w:tcPr>
            <w:tcW w:w="1553" w:type="dxa"/>
            <w:vMerge w:val="restart"/>
            <w:tcBorders>
              <w:top w:val="single" w:color="auto" w:sz="4" w:space="0"/>
            </w:tcBorders>
            <w:vAlign w:val="center"/>
          </w:tcPr>
          <w:p w14:paraId="217103DD">
            <w:pPr>
              <w:rPr>
                <w:rFonts w:eastAsiaTheme="minorEastAsia"/>
                <w:szCs w:val="21"/>
              </w:rPr>
            </w:pPr>
            <w:r>
              <w:rPr>
                <w:rFonts w:eastAsiaTheme="minorEastAsia"/>
                <w:szCs w:val="21"/>
              </w:rPr>
              <w:t>RTCA/D－160G第10章</w:t>
            </w:r>
          </w:p>
        </w:tc>
        <w:tc>
          <w:tcPr>
            <w:tcW w:w="1553" w:type="dxa"/>
            <w:gridSpan w:val="3"/>
            <w:tcBorders>
              <w:top w:val="single" w:color="auto" w:sz="4" w:space="0"/>
            </w:tcBorders>
            <w:vAlign w:val="center"/>
          </w:tcPr>
          <w:p w14:paraId="07ADFFFE">
            <w:pPr>
              <w:rPr>
                <w:rFonts w:eastAsiaTheme="minorEastAsia"/>
                <w:szCs w:val="21"/>
              </w:rPr>
            </w:pPr>
            <w:r>
              <w:rPr>
                <w:rFonts w:eastAsiaTheme="minorEastAsia"/>
                <w:kern w:val="0"/>
                <w:szCs w:val="21"/>
              </w:rPr>
              <w:t>10.3.1</w:t>
            </w:r>
            <w:r>
              <w:rPr>
                <w:rFonts w:eastAsiaTheme="minorEastAsia"/>
                <w:szCs w:val="21"/>
              </w:rPr>
              <w:t>条</w:t>
            </w:r>
          </w:p>
        </w:tc>
        <w:tc>
          <w:tcPr>
            <w:tcW w:w="2558" w:type="dxa"/>
            <w:gridSpan w:val="2"/>
            <w:tcBorders>
              <w:top w:val="single" w:color="auto" w:sz="4" w:space="0"/>
              <w:bottom w:val="single" w:color="auto" w:sz="4" w:space="0"/>
            </w:tcBorders>
            <w:vAlign w:val="center"/>
          </w:tcPr>
          <w:p w14:paraId="39426A6C">
            <w:pPr>
              <w:rPr>
                <w:rFonts w:eastAsiaTheme="minorEastAsia"/>
                <w:kern w:val="0"/>
                <w:szCs w:val="21"/>
              </w:rPr>
            </w:pPr>
            <w:r>
              <w:rPr>
                <w:rFonts w:eastAsiaTheme="minorEastAsia"/>
                <w:szCs w:val="21"/>
              </w:rPr>
              <w:t>防冷凝水</w:t>
            </w:r>
          </w:p>
        </w:tc>
        <w:tc>
          <w:tcPr>
            <w:tcW w:w="1551" w:type="dxa"/>
            <w:tcBorders>
              <w:top w:val="single" w:color="auto" w:sz="4" w:space="0"/>
              <w:bottom w:val="single" w:color="auto" w:sz="4" w:space="0"/>
            </w:tcBorders>
            <w:vAlign w:val="center"/>
          </w:tcPr>
          <w:p w14:paraId="43F97F16">
            <w:pPr>
              <w:jc w:val="center"/>
              <w:rPr>
                <w:rFonts w:eastAsiaTheme="minorEastAsia"/>
                <w:szCs w:val="21"/>
              </w:rPr>
            </w:pPr>
            <w:r>
              <w:rPr>
                <w:rFonts w:eastAsiaTheme="minorEastAsia"/>
                <w:szCs w:val="21"/>
              </w:rPr>
              <w:t>Y类</w:t>
            </w:r>
          </w:p>
        </w:tc>
        <w:tc>
          <w:tcPr>
            <w:tcW w:w="1077" w:type="dxa"/>
            <w:tcBorders>
              <w:top w:val="single" w:color="auto" w:sz="4" w:space="0"/>
              <w:bottom w:val="single" w:color="auto" w:sz="4" w:space="0"/>
            </w:tcBorders>
          </w:tcPr>
          <w:p w14:paraId="558D3E44">
            <w:pPr>
              <w:jc w:val="center"/>
              <w:rPr>
                <w:rFonts w:eastAsiaTheme="minorEastAsia"/>
                <w:szCs w:val="21"/>
              </w:rPr>
            </w:pPr>
          </w:p>
        </w:tc>
        <w:tc>
          <w:tcPr>
            <w:tcW w:w="907" w:type="dxa"/>
            <w:tcBorders>
              <w:top w:val="single" w:color="auto" w:sz="4" w:space="0"/>
              <w:bottom w:val="single" w:color="auto" w:sz="4" w:space="0"/>
              <w:right w:val="single" w:color="auto" w:sz="12" w:space="0"/>
            </w:tcBorders>
            <w:vAlign w:val="center"/>
          </w:tcPr>
          <w:p w14:paraId="269A974A">
            <w:pPr>
              <w:jc w:val="center"/>
              <w:rPr>
                <w:rFonts w:eastAsiaTheme="minorEastAsia"/>
                <w:szCs w:val="21"/>
              </w:rPr>
            </w:pPr>
            <w:r>
              <w:rPr>
                <w:rFonts w:eastAsiaTheme="minorEastAsia"/>
                <w:szCs w:val="21"/>
              </w:rPr>
              <w:t>/</w:t>
            </w:r>
          </w:p>
        </w:tc>
      </w:tr>
      <w:tr w14:paraId="79E85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425" w:type="dxa"/>
            <w:vMerge w:val="continue"/>
            <w:tcBorders>
              <w:left w:val="single" w:color="auto" w:sz="12" w:space="0"/>
              <w:bottom w:val="single" w:color="auto" w:sz="4" w:space="0"/>
            </w:tcBorders>
            <w:vAlign w:val="center"/>
          </w:tcPr>
          <w:p w14:paraId="155CE32C">
            <w:pPr>
              <w:numPr>
                <w:ilvl w:val="0"/>
                <w:numId w:val="11"/>
              </w:numPr>
              <w:tabs>
                <w:tab w:val="left" w:pos="550"/>
              </w:tabs>
              <w:ind w:left="0" w:firstLine="0"/>
              <w:jc w:val="center"/>
              <w:rPr>
                <w:rFonts w:eastAsiaTheme="minorEastAsia"/>
                <w:szCs w:val="21"/>
              </w:rPr>
            </w:pPr>
          </w:p>
        </w:tc>
        <w:tc>
          <w:tcPr>
            <w:tcW w:w="1553" w:type="dxa"/>
            <w:vMerge w:val="continue"/>
            <w:tcBorders>
              <w:bottom w:val="single" w:color="auto" w:sz="4" w:space="0"/>
            </w:tcBorders>
            <w:vAlign w:val="center"/>
          </w:tcPr>
          <w:p w14:paraId="2783D891">
            <w:pPr>
              <w:rPr>
                <w:rFonts w:eastAsiaTheme="minorEastAsia"/>
                <w:szCs w:val="21"/>
              </w:rPr>
            </w:pPr>
          </w:p>
        </w:tc>
        <w:tc>
          <w:tcPr>
            <w:tcW w:w="1553" w:type="dxa"/>
            <w:gridSpan w:val="3"/>
            <w:tcBorders>
              <w:bottom w:val="single" w:color="auto" w:sz="4" w:space="0"/>
            </w:tcBorders>
            <w:vAlign w:val="center"/>
          </w:tcPr>
          <w:p w14:paraId="0817F464">
            <w:pPr>
              <w:rPr>
                <w:rFonts w:eastAsiaTheme="minorEastAsia"/>
                <w:szCs w:val="21"/>
              </w:rPr>
            </w:pPr>
            <w:r>
              <w:rPr>
                <w:rFonts w:eastAsiaTheme="minorEastAsia"/>
                <w:kern w:val="0"/>
                <w:szCs w:val="21"/>
              </w:rPr>
              <w:t>10.3.2条</w:t>
            </w:r>
          </w:p>
        </w:tc>
        <w:tc>
          <w:tcPr>
            <w:tcW w:w="2558" w:type="dxa"/>
            <w:gridSpan w:val="2"/>
            <w:tcBorders>
              <w:top w:val="single" w:color="auto" w:sz="4" w:space="0"/>
              <w:bottom w:val="single" w:color="auto" w:sz="4" w:space="0"/>
            </w:tcBorders>
            <w:vAlign w:val="center"/>
          </w:tcPr>
          <w:p w14:paraId="1A075F45">
            <w:pPr>
              <w:rPr>
                <w:rFonts w:eastAsiaTheme="minorEastAsia"/>
                <w:szCs w:val="21"/>
              </w:rPr>
            </w:pPr>
            <w:r>
              <w:rPr>
                <w:rFonts w:eastAsiaTheme="minorEastAsia"/>
                <w:szCs w:val="21"/>
              </w:rPr>
              <w:t>防滴水</w:t>
            </w:r>
          </w:p>
        </w:tc>
        <w:tc>
          <w:tcPr>
            <w:tcW w:w="1551" w:type="dxa"/>
            <w:tcBorders>
              <w:top w:val="single" w:color="auto" w:sz="4" w:space="0"/>
              <w:bottom w:val="single" w:color="auto" w:sz="4" w:space="0"/>
            </w:tcBorders>
            <w:vAlign w:val="center"/>
          </w:tcPr>
          <w:p w14:paraId="27DEA3B9">
            <w:pPr>
              <w:jc w:val="center"/>
              <w:rPr>
                <w:rFonts w:eastAsiaTheme="minorEastAsia"/>
                <w:szCs w:val="21"/>
              </w:rPr>
            </w:pPr>
            <w:r>
              <w:rPr>
                <w:rFonts w:eastAsiaTheme="minorEastAsia"/>
                <w:szCs w:val="21"/>
              </w:rPr>
              <w:t>W类</w:t>
            </w:r>
          </w:p>
        </w:tc>
        <w:tc>
          <w:tcPr>
            <w:tcW w:w="1077" w:type="dxa"/>
            <w:tcBorders>
              <w:top w:val="single" w:color="auto" w:sz="4" w:space="0"/>
              <w:bottom w:val="single" w:color="auto" w:sz="4" w:space="0"/>
            </w:tcBorders>
          </w:tcPr>
          <w:p w14:paraId="233BB8E4">
            <w:pPr>
              <w:jc w:val="center"/>
              <w:rPr>
                <w:rFonts w:eastAsiaTheme="minorEastAsia"/>
                <w:szCs w:val="21"/>
              </w:rPr>
            </w:pPr>
          </w:p>
        </w:tc>
        <w:tc>
          <w:tcPr>
            <w:tcW w:w="907" w:type="dxa"/>
            <w:tcBorders>
              <w:top w:val="single" w:color="auto" w:sz="4" w:space="0"/>
              <w:bottom w:val="single" w:color="auto" w:sz="4" w:space="0"/>
              <w:right w:val="single" w:color="auto" w:sz="12" w:space="0"/>
            </w:tcBorders>
            <w:vAlign w:val="center"/>
          </w:tcPr>
          <w:p w14:paraId="4530BDA6">
            <w:pPr>
              <w:jc w:val="center"/>
              <w:rPr>
                <w:rFonts w:eastAsiaTheme="minorEastAsia"/>
                <w:szCs w:val="21"/>
              </w:rPr>
            </w:pPr>
          </w:p>
        </w:tc>
      </w:tr>
      <w:tr w14:paraId="02E55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425" w:type="dxa"/>
            <w:tcBorders>
              <w:top w:val="single" w:color="auto" w:sz="4" w:space="0"/>
              <w:left w:val="single" w:color="auto" w:sz="12" w:space="0"/>
              <w:bottom w:val="single" w:color="auto" w:sz="4" w:space="0"/>
            </w:tcBorders>
            <w:vAlign w:val="center"/>
          </w:tcPr>
          <w:p w14:paraId="60D1CF66">
            <w:pPr>
              <w:numPr>
                <w:ilvl w:val="0"/>
                <w:numId w:val="11"/>
              </w:numPr>
              <w:tabs>
                <w:tab w:val="left" w:pos="550"/>
              </w:tabs>
              <w:ind w:left="0" w:firstLine="0"/>
              <w:jc w:val="center"/>
              <w:rPr>
                <w:rFonts w:eastAsiaTheme="minorEastAsia"/>
                <w:szCs w:val="21"/>
              </w:rPr>
            </w:pPr>
          </w:p>
        </w:tc>
        <w:tc>
          <w:tcPr>
            <w:tcW w:w="3106" w:type="dxa"/>
            <w:gridSpan w:val="4"/>
            <w:tcBorders>
              <w:top w:val="single" w:color="auto" w:sz="4" w:space="0"/>
              <w:bottom w:val="single" w:color="auto" w:sz="4" w:space="0"/>
            </w:tcBorders>
            <w:vAlign w:val="center"/>
          </w:tcPr>
          <w:p w14:paraId="6C0E6F11">
            <w:pPr>
              <w:rPr>
                <w:rFonts w:eastAsiaTheme="minorEastAsia"/>
                <w:szCs w:val="21"/>
              </w:rPr>
            </w:pPr>
            <w:r>
              <w:rPr>
                <w:rFonts w:eastAsiaTheme="minorEastAsia"/>
                <w:szCs w:val="21"/>
              </w:rPr>
              <w:t>RTCA/DO－160G第11章</w:t>
            </w:r>
            <w:r>
              <w:rPr>
                <w:rFonts w:eastAsiaTheme="minorEastAsia"/>
                <w:kern w:val="0"/>
                <w:szCs w:val="21"/>
              </w:rPr>
              <w:t>11.4.1条</w:t>
            </w:r>
          </w:p>
        </w:tc>
        <w:tc>
          <w:tcPr>
            <w:tcW w:w="2558" w:type="dxa"/>
            <w:gridSpan w:val="2"/>
            <w:tcBorders>
              <w:top w:val="single" w:color="auto" w:sz="4" w:space="0"/>
              <w:bottom w:val="single" w:color="auto" w:sz="4" w:space="0"/>
            </w:tcBorders>
            <w:vAlign w:val="center"/>
          </w:tcPr>
          <w:p w14:paraId="00C7D86A">
            <w:pPr>
              <w:rPr>
                <w:rFonts w:eastAsiaTheme="minorEastAsia"/>
                <w:kern w:val="0"/>
                <w:szCs w:val="21"/>
              </w:rPr>
            </w:pPr>
            <w:r>
              <w:rPr>
                <w:rFonts w:eastAsiaTheme="minorEastAsia"/>
                <w:szCs w:val="21"/>
              </w:rPr>
              <w:t>流体敏感性</w:t>
            </w:r>
          </w:p>
        </w:tc>
        <w:tc>
          <w:tcPr>
            <w:tcW w:w="1551" w:type="dxa"/>
            <w:tcBorders>
              <w:top w:val="single" w:color="auto" w:sz="4" w:space="0"/>
              <w:bottom w:val="single" w:color="auto" w:sz="4" w:space="0"/>
            </w:tcBorders>
            <w:vAlign w:val="center"/>
          </w:tcPr>
          <w:p w14:paraId="0DC60A17">
            <w:pPr>
              <w:jc w:val="center"/>
              <w:rPr>
                <w:rFonts w:eastAsiaTheme="minorEastAsia"/>
                <w:szCs w:val="21"/>
              </w:rPr>
            </w:pPr>
            <w:r>
              <w:rPr>
                <w:rFonts w:eastAsiaTheme="minorEastAsia"/>
                <w:szCs w:val="21"/>
              </w:rPr>
              <w:t>F类</w:t>
            </w:r>
          </w:p>
        </w:tc>
        <w:tc>
          <w:tcPr>
            <w:tcW w:w="1077" w:type="dxa"/>
            <w:tcBorders>
              <w:top w:val="single" w:color="auto" w:sz="4" w:space="0"/>
              <w:bottom w:val="single" w:color="auto" w:sz="4" w:space="0"/>
            </w:tcBorders>
          </w:tcPr>
          <w:p w14:paraId="017DD4F3">
            <w:pPr>
              <w:jc w:val="center"/>
              <w:rPr>
                <w:rFonts w:eastAsiaTheme="minorEastAsia"/>
                <w:szCs w:val="21"/>
              </w:rPr>
            </w:pPr>
          </w:p>
        </w:tc>
        <w:tc>
          <w:tcPr>
            <w:tcW w:w="907" w:type="dxa"/>
            <w:tcBorders>
              <w:top w:val="single" w:color="auto" w:sz="4" w:space="0"/>
              <w:bottom w:val="single" w:color="auto" w:sz="4" w:space="0"/>
              <w:right w:val="single" w:color="auto" w:sz="12" w:space="0"/>
            </w:tcBorders>
            <w:vAlign w:val="center"/>
          </w:tcPr>
          <w:p w14:paraId="535F1CEB">
            <w:pPr>
              <w:jc w:val="center"/>
              <w:rPr>
                <w:rFonts w:eastAsiaTheme="minorEastAsia"/>
                <w:szCs w:val="21"/>
              </w:rPr>
            </w:pPr>
            <w:r>
              <w:rPr>
                <w:rFonts w:eastAsiaTheme="minorEastAsia"/>
                <w:szCs w:val="21"/>
              </w:rPr>
              <w:t>/</w:t>
            </w:r>
          </w:p>
        </w:tc>
      </w:tr>
      <w:tr w14:paraId="58DE6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425" w:type="dxa"/>
            <w:tcBorders>
              <w:top w:val="single" w:color="auto" w:sz="4" w:space="0"/>
              <w:left w:val="single" w:color="auto" w:sz="12" w:space="0"/>
              <w:bottom w:val="single" w:color="auto" w:sz="4" w:space="0"/>
            </w:tcBorders>
            <w:vAlign w:val="center"/>
          </w:tcPr>
          <w:p w14:paraId="32B2E7F7">
            <w:pPr>
              <w:numPr>
                <w:ilvl w:val="0"/>
                <w:numId w:val="11"/>
              </w:numPr>
              <w:tabs>
                <w:tab w:val="left" w:pos="550"/>
              </w:tabs>
              <w:ind w:left="0" w:firstLine="0"/>
              <w:jc w:val="center"/>
              <w:rPr>
                <w:rFonts w:eastAsiaTheme="minorEastAsia"/>
                <w:szCs w:val="21"/>
              </w:rPr>
            </w:pPr>
          </w:p>
        </w:tc>
        <w:tc>
          <w:tcPr>
            <w:tcW w:w="3106" w:type="dxa"/>
            <w:gridSpan w:val="4"/>
            <w:tcBorders>
              <w:top w:val="single" w:color="auto" w:sz="4" w:space="0"/>
              <w:bottom w:val="single" w:color="auto" w:sz="4" w:space="0"/>
            </w:tcBorders>
            <w:vAlign w:val="center"/>
          </w:tcPr>
          <w:p w14:paraId="1479B372">
            <w:pPr>
              <w:rPr>
                <w:rFonts w:eastAsiaTheme="minorEastAsia"/>
                <w:szCs w:val="21"/>
              </w:rPr>
            </w:pPr>
            <w:r>
              <w:rPr>
                <w:rFonts w:eastAsiaTheme="minorEastAsia"/>
                <w:szCs w:val="21"/>
              </w:rPr>
              <w:t>RTCA/DO－160G第12章</w:t>
            </w:r>
            <w:r>
              <w:rPr>
                <w:rFonts w:eastAsiaTheme="minorEastAsia"/>
                <w:kern w:val="0"/>
                <w:szCs w:val="21"/>
              </w:rPr>
              <w:t>12.4</w:t>
            </w:r>
            <w:r>
              <w:rPr>
                <w:rFonts w:eastAsiaTheme="minorEastAsia"/>
                <w:szCs w:val="21"/>
              </w:rPr>
              <w:t xml:space="preserve"> </w:t>
            </w:r>
          </w:p>
        </w:tc>
        <w:tc>
          <w:tcPr>
            <w:tcW w:w="2558" w:type="dxa"/>
            <w:gridSpan w:val="2"/>
            <w:tcBorders>
              <w:top w:val="single" w:color="auto" w:sz="4" w:space="0"/>
              <w:bottom w:val="single" w:color="auto" w:sz="4" w:space="0"/>
            </w:tcBorders>
            <w:vAlign w:val="center"/>
          </w:tcPr>
          <w:p w14:paraId="1BE5D630">
            <w:pPr>
              <w:rPr>
                <w:rFonts w:eastAsiaTheme="minorEastAsia"/>
                <w:kern w:val="0"/>
                <w:szCs w:val="21"/>
              </w:rPr>
            </w:pPr>
            <w:r>
              <w:rPr>
                <w:rFonts w:eastAsiaTheme="minorEastAsia"/>
                <w:szCs w:val="21"/>
              </w:rPr>
              <w:t>砂尘</w:t>
            </w:r>
          </w:p>
        </w:tc>
        <w:tc>
          <w:tcPr>
            <w:tcW w:w="1551" w:type="dxa"/>
            <w:tcBorders>
              <w:top w:val="single" w:color="auto" w:sz="4" w:space="0"/>
              <w:bottom w:val="single" w:color="auto" w:sz="4" w:space="0"/>
            </w:tcBorders>
            <w:vAlign w:val="center"/>
          </w:tcPr>
          <w:p w14:paraId="5B56A4A3">
            <w:pPr>
              <w:jc w:val="center"/>
              <w:rPr>
                <w:rFonts w:eastAsiaTheme="minorEastAsia"/>
                <w:szCs w:val="21"/>
              </w:rPr>
            </w:pPr>
            <w:r>
              <w:rPr>
                <w:rFonts w:eastAsiaTheme="minorEastAsia"/>
                <w:szCs w:val="21"/>
              </w:rPr>
              <w:t>D类</w:t>
            </w:r>
          </w:p>
        </w:tc>
        <w:tc>
          <w:tcPr>
            <w:tcW w:w="1077" w:type="dxa"/>
            <w:tcBorders>
              <w:top w:val="single" w:color="auto" w:sz="4" w:space="0"/>
              <w:bottom w:val="single" w:color="auto" w:sz="4" w:space="0"/>
            </w:tcBorders>
          </w:tcPr>
          <w:p w14:paraId="25F6D9B5">
            <w:pPr>
              <w:jc w:val="center"/>
              <w:rPr>
                <w:rFonts w:eastAsiaTheme="minorEastAsia"/>
                <w:szCs w:val="21"/>
              </w:rPr>
            </w:pPr>
          </w:p>
        </w:tc>
        <w:tc>
          <w:tcPr>
            <w:tcW w:w="907" w:type="dxa"/>
            <w:tcBorders>
              <w:top w:val="single" w:color="auto" w:sz="4" w:space="0"/>
              <w:bottom w:val="single" w:color="auto" w:sz="4" w:space="0"/>
              <w:right w:val="single" w:color="auto" w:sz="12" w:space="0"/>
            </w:tcBorders>
            <w:vAlign w:val="center"/>
          </w:tcPr>
          <w:p w14:paraId="0A0ABC17">
            <w:pPr>
              <w:jc w:val="center"/>
              <w:rPr>
                <w:rFonts w:eastAsiaTheme="minorEastAsia"/>
                <w:szCs w:val="21"/>
              </w:rPr>
            </w:pPr>
            <w:r>
              <w:rPr>
                <w:rFonts w:eastAsiaTheme="minorEastAsia"/>
                <w:szCs w:val="21"/>
              </w:rPr>
              <w:t>/</w:t>
            </w:r>
          </w:p>
        </w:tc>
      </w:tr>
      <w:tr w14:paraId="165D3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425" w:type="dxa"/>
            <w:tcBorders>
              <w:top w:val="single" w:color="auto" w:sz="4" w:space="0"/>
              <w:left w:val="single" w:color="auto" w:sz="12" w:space="0"/>
              <w:bottom w:val="single" w:color="auto" w:sz="4" w:space="0"/>
            </w:tcBorders>
            <w:vAlign w:val="center"/>
          </w:tcPr>
          <w:p w14:paraId="684ECF39">
            <w:pPr>
              <w:numPr>
                <w:ilvl w:val="0"/>
                <w:numId w:val="11"/>
              </w:numPr>
              <w:tabs>
                <w:tab w:val="left" w:pos="550"/>
              </w:tabs>
              <w:ind w:left="0" w:firstLine="0"/>
              <w:jc w:val="center"/>
              <w:rPr>
                <w:rFonts w:eastAsiaTheme="minorEastAsia"/>
                <w:szCs w:val="21"/>
              </w:rPr>
            </w:pPr>
          </w:p>
        </w:tc>
        <w:tc>
          <w:tcPr>
            <w:tcW w:w="3106" w:type="dxa"/>
            <w:gridSpan w:val="4"/>
            <w:tcBorders>
              <w:top w:val="single" w:color="auto" w:sz="4" w:space="0"/>
              <w:bottom w:val="single" w:color="auto" w:sz="4" w:space="0"/>
            </w:tcBorders>
            <w:vAlign w:val="center"/>
          </w:tcPr>
          <w:p w14:paraId="3270A27D">
            <w:pPr>
              <w:rPr>
                <w:rFonts w:eastAsiaTheme="minorEastAsia"/>
                <w:szCs w:val="21"/>
              </w:rPr>
            </w:pPr>
            <w:r>
              <w:rPr>
                <w:rFonts w:eastAsiaTheme="minorEastAsia"/>
                <w:szCs w:val="21"/>
              </w:rPr>
              <w:t>RTCA/DO－160G第13章</w:t>
            </w:r>
          </w:p>
        </w:tc>
        <w:tc>
          <w:tcPr>
            <w:tcW w:w="2558" w:type="dxa"/>
            <w:gridSpan w:val="2"/>
            <w:tcBorders>
              <w:top w:val="single" w:color="auto" w:sz="4" w:space="0"/>
              <w:bottom w:val="single" w:color="auto" w:sz="4" w:space="0"/>
            </w:tcBorders>
            <w:vAlign w:val="center"/>
          </w:tcPr>
          <w:p w14:paraId="261654A7">
            <w:pPr>
              <w:rPr>
                <w:rFonts w:eastAsiaTheme="minorEastAsia"/>
                <w:kern w:val="0"/>
                <w:szCs w:val="21"/>
              </w:rPr>
            </w:pPr>
            <w:r>
              <w:rPr>
                <w:rFonts w:eastAsiaTheme="minorEastAsia"/>
                <w:szCs w:val="21"/>
              </w:rPr>
              <w:t>霉菌</w:t>
            </w:r>
          </w:p>
        </w:tc>
        <w:tc>
          <w:tcPr>
            <w:tcW w:w="1551" w:type="dxa"/>
            <w:tcBorders>
              <w:top w:val="single" w:color="auto" w:sz="4" w:space="0"/>
              <w:bottom w:val="single" w:color="auto" w:sz="4" w:space="0"/>
            </w:tcBorders>
            <w:vAlign w:val="center"/>
          </w:tcPr>
          <w:p w14:paraId="41BA49D5">
            <w:pPr>
              <w:jc w:val="center"/>
              <w:rPr>
                <w:rFonts w:eastAsiaTheme="minorEastAsia"/>
                <w:szCs w:val="21"/>
              </w:rPr>
            </w:pPr>
            <w:r>
              <w:rPr>
                <w:rFonts w:eastAsiaTheme="minorEastAsia"/>
                <w:szCs w:val="21"/>
              </w:rPr>
              <w:t>F类</w:t>
            </w:r>
          </w:p>
        </w:tc>
        <w:tc>
          <w:tcPr>
            <w:tcW w:w="1077" w:type="dxa"/>
            <w:tcBorders>
              <w:top w:val="single" w:color="auto" w:sz="4" w:space="0"/>
              <w:bottom w:val="single" w:color="auto" w:sz="4" w:space="0"/>
            </w:tcBorders>
          </w:tcPr>
          <w:p w14:paraId="22AF4EF1">
            <w:pPr>
              <w:jc w:val="center"/>
              <w:rPr>
                <w:rFonts w:eastAsiaTheme="minorEastAsia"/>
                <w:szCs w:val="21"/>
              </w:rPr>
            </w:pPr>
          </w:p>
        </w:tc>
        <w:tc>
          <w:tcPr>
            <w:tcW w:w="907" w:type="dxa"/>
            <w:tcBorders>
              <w:top w:val="single" w:color="auto" w:sz="4" w:space="0"/>
              <w:bottom w:val="single" w:color="auto" w:sz="4" w:space="0"/>
              <w:right w:val="single" w:color="auto" w:sz="12" w:space="0"/>
            </w:tcBorders>
            <w:vAlign w:val="center"/>
          </w:tcPr>
          <w:p w14:paraId="3A742FDE">
            <w:pPr>
              <w:jc w:val="center"/>
              <w:rPr>
                <w:rFonts w:eastAsiaTheme="minorEastAsia"/>
                <w:szCs w:val="21"/>
              </w:rPr>
            </w:pPr>
            <w:r>
              <w:rPr>
                <w:rFonts w:eastAsiaTheme="minorEastAsia"/>
                <w:szCs w:val="21"/>
              </w:rPr>
              <w:t>/</w:t>
            </w:r>
          </w:p>
        </w:tc>
      </w:tr>
      <w:tr w14:paraId="57490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425" w:type="dxa"/>
            <w:tcBorders>
              <w:top w:val="single" w:color="auto" w:sz="4" w:space="0"/>
              <w:left w:val="single" w:color="auto" w:sz="12" w:space="0"/>
              <w:bottom w:val="single" w:color="auto" w:sz="4" w:space="0"/>
            </w:tcBorders>
            <w:vAlign w:val="center"/>
          </w:tcPr>
          <w:p w14:paraId="11852B79">
            <w:pPr>
              <w:numPr>
                <w:ilvl w:val="0"/>
                <w:numId w:val="11"/>
              </w:numPr>
              <w:tabs>
                <w:tab w:val="left" w:pos="550"/>
              </w:tabs>
              <w:ind w:left="0" w:firstLine="0"/>
              <w:jc w:val="center"/>
              <w:rPr>
                <w:rFonts w:eastAsiaTheme="minorEastAsia"/>
                <w:szCs w:val="21"/>
              </w:rPr>
            </w:pPr>
          </w:p>
        </w:tc>
        <w:tc>
          <w:tcPr>
            <w:tcW w:w="3106" w:type="dxa"/>
            <w:gridSpan w:val="4"/>
            <w:tcBorders>
              <w:top w:val="single" w:color="auto" w:sz="4" w:space="0"/>
              <w:bottom w:val="single" w:color="auto" w:sz="4" w:space="0"/>
            </w:tcBorders>
            <w:vAlign w:val="center"/>
          </w:tcPr>
          <w:p w14:paraId="3CE16EAA">
            <w:pPr>
              <w:rPr>
                <w:rFonts w:eastAsiaTheme="minorEastAsia"/>
                <w:szCs w:val="21"/>
              </w:rPr>
            </w:pPr>
            <w:r>
              <w:rPr>
                <w:rFonts w:eastAsiaTheme="minorEastAsia"/>
                <w:szCs w:val="21"/>
              </w:rPr>
              <w:t>RTCA/DO－160G第14章</w:t>
            </w:r>
          </w:p>
        </w:tc>
        <w:tc>
          <w:tcPr>
            <w:tcW w:w="2558" w:type="dxa"/>
            <w:gridSpan w:val="2"/>
            <w:tcBorders>
              <w:top w:val="single" w:color="auto" w:sz="4" w:space="0"/>
              <w:bottom w:val="single" w:color="auto" w:sz="4" w:space="0"/>
            </w:tcBorders>
            <w:vAlign w:val="center"/>
          </w:tcPr>
          <w:p w14:paraId="2F5F41F5">
            <w:pPr>
              <w:rPr>
                <w:rFonts w:eastAsiaTheme="minorEastAsia"/>
                <w:szCs w:val="21"/>
              </w:rPr>
            </w:pPr>
            <w:r>
              <w:rPr>
                <w:rFonts w:eastAsiaTheme="minorEastAsia"/>
                <w:szCs w:val="21"/>
              </w:rPr>
              <w:t>盐雾</w:t>
            </w:r>
          </w:p>
        </w:tc>
        <w:tc>
          <w:tcPr>
            <w:tcW w:w="1551" w:type="dxa"/>
            <w:tcBorders>
              <w:top w:val="single" w:color="auto" w:sz="4" w:space="0"/>
              <w:bottom w:val="single" w:color="auto" w:sz="4" w:space="0"/>
            </w:tcBorders>
            <w:vAlign w:val="center"/>
          </w:tcPr>
          <w:p w14:paraId="74721171">
            <w:pPr>
              <w:jc w:val="center"/>
              <w:rPr>
                <w:rFonts w:eastAsiaTheme="minorEastAsia"/>
                <w:szCs w:val="21"/>
              </w:rPr>
            </w:pPr>
            <w:r>
              <w:rPr>
                <w:rFonts w:eastAsiaTheme="minorEastAsia"/>
                <w:szCs w:val="21"/>
              </w:rPr>
              <w:t>S类</w:t>
            </w:r>
          </w:p>
        </w:tc>
        <w:tc>
          <w:tcPr>
            <w:tcW w:w="1077" w:type="dxa"/>
            <w:tcBorders>
              <w:top w:val="single" w:color="auto" w:sz="4" w:space="0"/>
              <w:bottom w:val="single" w:color="auto" w:sz="4" w:space="0"/>
            </w:tcBorders>
          </w:tcPr>
          <w:p w14:paraId="57141A27">
            <w:pPr>
              <w:jc w:val="center"/>
              <w:rPr>
                <w:rFonts w:eastAsiaTheme="minorEastAsia"/>
                <w:szCs w:val="21"/>
              </w:rPr>
            </w:pPr>
          </w:p>
        </w:tc>
        <w:tc>
          <w:tcPr>
            <w:tcW w:w="907" w:type="dxa"/>
            <w:tcBorders>
              <w:top w:val="single" w:color="auto" w:sz="4" w:space="0"/>
              <w:bottom w:val="single" w:color="auto" w:sz="4" w:space="0"/>
              <w:right w:val="single" w:color="auto" w:sz="12" w:space="0"/>
            </w:tcBorders>
            <w:vAlign w:val="center"/>
          </w:tcPr>
          <w:p w14:paraId="393C3EFB">
            <w:pPr>
              <w:jc w:val="center"/>
              <w:rPr>
                <w:rFonts w:eastAsiaTheme="minorEastAsia"/>
                <w:szCs w:val="21"/>
              </w:rPr>
            </w:pPr>
          </w:p>
        </w:tc>
      </w:tr>
      <w:tr w14:paraId="30944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425" w:type="dxa"/>
            <w:tcBorders>
              <w:top w:val="single" w:color="auto" w:sz="4" w:space="0"/>
              <w:left w:val="single" w:color="auto" w:sz="12" w:space="0"/>
              <w:bottom w:val="single" w:color="auto" w:sz="4" w:space="0"/>
            </w:tcBorders>
            <w:vAlign w:val="center"/>
          </w:tcPr>
          <w:p w14:paraId="27253516">
            <w:pPr>
              <w:numPr>
                <w:ilvl w:val="0"/>
                <w:numId w:val="11"/>
              </w:numPr>
              <w:tabs>
                <w:tab w:val="left" w:pos="550"/>
              </w:tabs>
              <w:ind w:left="0" w:firstLine="0"/>
              <w:jc w:val="center"/>
              <w:rPr>
                <w:rFonts w:eastAsiaTheme="minorEastAsia"/>
                <w:szCs w:val="21"/>
              </w:rPr>
            </w:pPr>
          </w:p>
        </w:tc>
        <w:tc>
          <w:tcPr>
            <w:tcW w:w="3106" w:type="dxa"/>
            <w:gridSpan w:val="4"/>
            <w:tcBorders>
              <w:top w:val="single" w:color="auto" w:sz="4" w:space="0"/>
              <w:bottom w:val="single" w:color="auto" w:sz="4" w:space="0"/>
            </w:tcBorders>
            <w:vAlign w:val="center"/>
          </w:tcPr>
          <w:p w14:paraId="597248A2">
            <w:pPr>
              <w:rPr>
                <w:rFonts w:eastAsiaTheme="minorEastAsia"/>
                <w:szCs w:val="21"/>
              </w:rPr>
            </w:pPr>
            <w:r>
              <w:rPr>
                <w:rFonts w:eastAsiaTheme="minorEastAsia"/>
                <w:szCs w:val="21"/>
              </w:rPr>
              <w:t>RTCA/DO－160G第24章</w:t>
            </w:r>
          </w:p>
        </w:tc>
        <w:tc>
          <w:tcPr>
            <w:tcW w:w="2558" w:type="dxa"/>
            <w:gridSpan w:val="2"/>
            <w:tcBorders>
              <w:top w:val="single" w:color="auto" w:sz="4" w:space="0"/>
              <w:bottom w:val="single" w:color="auto" w:sz="4" w:space="0"/>
            </w:tcBorders>
            <w:vAlign w:val="center"/>
          </w:tcPr>
          <w:p w14:paraId="10595F2C">
            <w:pPr>
              <w:rPr>
                <w:rFonts w:eastAsiaTheme="minorEastAsia"/>
                <w:szCs w:val="21"/>
              </w:rPr>
            </w:pPr>
            <w:r>
              <w:rPr>
                <w:rFonts w:eastAsiaTheme="minorEastAsia"/>
                <w:szCs w:val="21"/>
              </w:rPr>
              <w:t>结冰</w:t>
            </w:r>
          </w:p>
        </w:tc>
        <w:tc>
          <w:tcPr>
            <w:tcW w:w="1551" w:type="dxa"/>
            <w:tcBorders>
              <w:top w:val="single" w:color="auto" w:sz="4" w:space="0"/>
              <w:bottom w:val="single" w:color="auto" w:sz="4" w:space="0"/>
            </w:tcBorders>
            <w:vAlign w:val="center"/>
          </w:tcPr>
          <w:p w14:paraId="4FA4D92D">
            <w:pPr>
              <w:jc w:val="center"/>
              <w:rPr>
                <w:rFonts w:eastAsiaTheme="minorEastAsia"/>
                <w:szCs w:val="21"/>
              </w:rPr>
            </w:pPr>
            <w:r>
              <w:rPr>
                <w:rFonts w:eastAsiaTheme="minorEastAsia"/>
                <w:szCs w:val="21"/>
              </w:rPr>
              <w:t>A类</w:t>
            </w:r>
          </w:p>
        </w:tc>
        <w:tc>
          <w:tcPr>
            <w:tcW w:w="1077" w:type="dxa"/>
            <w:tcBorders>
              <w:top w:val="single" w:color="auto" w:sz="4" w:space="0"/>
              <w:bottom w:val="single" w:color="auto" w:sz="4" w:space="0"/>
            </w:tcBorders>
          </w:tcPr>
          <w:p w14:paraId="022C640D">
            <w:pPr>
              <w:jc w:val="center"/>
              <w:rPr>
                <w:rFonts w:eastAsiaTheme="minorEastAsia"/>
                <w:szCs w:val="21"/>
              </w:rPr>
            </w:pPr>
          </w:p>
        </w:tc>
        <w:tc>
          <w:tcPr>
            <w:tcW w:w="907" w:type="dxa"/>
            <w:tcBorders>
              <w:top w:val="single" w:color="auto" w:sz="4" w:space="0"/>
              <w:bottom w:val="single" w:color="auto" w:sz="4" w:space="0"/>
              <w:right w:val="single" w:color="auto" w:sz="12" w:space="0"/>
            </w:tcBorders>
            <w:vAlign w:val="center"/>
          </w:tcPr>
          <w:p w14:paraId="7C06EBE2">
            <w:pPr>
              <w:jc w:val="center"/>
              <w:rPr>
                <w:rFonts w:eastAsiaTheme="minorEastAsia"/>
                <w:szCs w:val="21"/>
              </w:rPr>
            </w:pPr>
          </w:p>
        </w:tc>
      </w:tr>
      <w:tr w14:paraId="66D72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425" w:type="dxa"/>
            <w:tcBorders>
              <w:top w:val="single" w:color="auto" w:sz="4" w:space="0"/>
              <w:left w:val="single" w:color="auto" w:sz="12" w:space="0"/>
              <w:bottom w:val="single" w:color="auto" w:sz="4" w:space="0"/>
            </w:tcBorders>
            <w:vAlign w:val="center"/>
          </w:tcPr>
          <w:p w14:paraId="428ABBCE">
            <w:pPr>
              <w:numPr>
                <w:ilvl w:val="0"/>
                <w:numId w:val="11"/>
              </w:numPr>
              <w:tabs>
                <w:tab w:val="left" w:pos="550"/>
              </w:tabs>
              <w:ind w:left="0" w:firstLine="0"/>
              <w:jc w:val="center"/>
              <w:rPr>
                <w:rFonts w:eastAsiaTheme="minorEastAsia"/>
                <w:szCs w:val="21"/>
              </w:rPr>
            </w:pPr>
          </w:p>
        </w:tc>
        <w:tc>
          <w:tcPr>
            <w:tcW w:w="3106" w:type="dxa"/>
            <w:gridSpan w:val="4"/>
            <w:tcBorders>
              <w:top w:val="single" w:color="auto" w:sz="4" w:space="0"/>
              <w:bottom w:val="single" w:color="auto" w:sz="4" w:space="0"/>
            </w:tcBorders>
            <w:vAlign w:val="center"/>
          </w:tcPr>
          <w:p w14:paraId="5F53982A">
            <w:pPr>
              <w:rPr>
                <w:rFonts w:eastAsiaTheme="minorEastAsia"/>
                <w:szCs w:val="21"/>
              </w:rPr>
            </w:pPr>
            <w:r>
              <w:rPr>
                <w:rFonts w:eastAsiaTheme="minorEastAsia"/>
                <w:szCs w:val="21"/>
              </w:rPr>
              <w:t>RTCA/DO－160G第26章</w:t>
            </w:r>
          </w:p>
        </w:tc>
        <w:tc>
          <w:tcPr>
            <w:tcW w:w="2558" w:type="dxa"/>
            <w:gridSpan w:val="2"/>
            <w:tcBorders>
              <w:top w:val="single" w:color="auto" w:sz="4" w:space="0"/>
              <w:bottom w:val="single" w:color="auto" w:sz="4" w:space="0"/>
            </w:tcBorders>
            <w:vAlign w:val="center"/>
          </w:tcPr>
          <w:p w14:paraId="2501644B">
            <w:pPr>
              <w:rPr>
                <w:rFonts w:eastAsiaTheme="minorEastAsia"/>
                <w:szCs w:val="21"/>
              </w:rPr>
            </w:pPr>
            <w:r>
              <w:rPr>
                <w:rFonts w:eastAsiaTheme="minorEastAsia"/>
                <w:szCs w:val="21"/>
              </w:rPr>
              <w:t>可燃性</w:t>
            </w:r>
          </w:p>
        </w:tc>
        <w:tc>
          <w:tcPr>
            <w:tcW w:w="1551" w:type="dxa"/>
            <w:tcBorders>
              <w:top w:val="single" w:color="auto" w:sz="4" w:space="0"/>
              <w:bottom w:val="single" w:color="auto" w:sz="4" w:space="0"/>
            </w:tcBorders>
            <w:vAlign w:val="center"/>
          </w:tcPr>
          <w:p w14:paraId="41714D57">
            <w:pPr>
              <w:jc w:val="center"/>
              <w:rPr>
                <w:rFonts w:eastAsiaTheme="minorEastAsia"/>
                <w:szCs w:val="21"/>
              </w:rPr>
            </w:pPr>
            <w:r>
              <w:rPr>
                <w:rFonts w:eastAsiaTheme="minorEastAsia"/>
                <w:szCs w:val="21"/>
              </w:rPr>
              <w:t>C类</w:t>
            </w:r>
          </w:p>
        </w:tc>
        <w:tc>
          <w:tcPr>
            <w:tcW w:w="1077" w:type="dxa"/>
            <w:tcBorders>
              <w:top w:val="single" w:color="auto" w:sz="4" w:space="0"/>
              <w:bottom w:val="single" w:color="auto" w:sz="4" w:space="0"/>
            </w:tcBorders>
          </w:tcPr>
          <w:p w14:paraId="32B0D002">
            <w:pPr>
              <w:jc w:val="center"/>
              <w:rPr>
                <w:rFonts w:eastAsiaTheme="minorEastAsia"/>
                <w:szCs w:val="21"/>
              </w:rPr>
            </w:pPr>
          </w:p>
        </w:tc>
        <w:tc>
          <w:tcPr>
            <w:tcW w:w="907" w:type="dxa"/>
            <w:tcBorders>
              <w:top w:val="single" w:color="auto" w:sz="4" w:space="0"/>
              <w:bottom w:val="single" w:color="auto" w:sz="4" w:space="0"/>
              <w:right w:val="single" w:color="auto" w:sz="12" w:space="0"/>
            </w:tcBorders>
            <w:vAlign w:val="center"/>
          </w:tcPr>
          <w:p w14:paraId="4428A88E">
            <w:pPr>
              <w:jc w:val="center"/>
              <w:rPr>
                <w:rFonts w:eastAsiaTheme="minorEastAsia"/>
                <w:szCs w:val="21"/>
              </w:rPr>
            </w:pPr>
            <w:r>
              <w:rPr>
                <w:rFonts w:eastAsiaTheme="minorEastAsia"/>
                <w:szCs w:val="21"/>
              </w:rPr>
              <w:t>/</w:t>
            </w:r>
          </w:p>
        </w:tc>
      </w:tr>
      <w:tr w14:paraId="3D433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6" w:hRule="atLeast"/>
          <w:jc w:val="center"/>
        </w:trPr>
        <w:tc>
          <w:tcPr>
            <w:tcW w:w="425" w:type="dxa"/>
            <w:vMerge w:val="restart"/>
            <w:tcBorders>
              <w:top w:val="single" w:color="auto" w:sz="4" w:space="0"/>
              <w:left w:val="single" w:color="auto" w:sz="12" w:space="0"/>
            </w:tcBorders>
            <w:vAlign w:val="center"/>
          </w:tcPr>
          <w:p w14:paraId="6654982A">
            <w:pPr>
              <w:numPr>
                <w:ilvl w:val="0"/>
                <w:numId w:val="11"/>
              </w:numPr>
              <w:tabs>
                <w:tab w:val="left" w:pos="550"/>
              </w:tabs>
              <w:ind w:left="0" w:firstLine="0"/>
              <w:jc w:val="center"/>
              <w:rPr>
                <w:rFonts w:eastAsiaTheme="minorEastAsia"/>
                <w:szCs w:val="21"/>
              </w:rPr>
            </w:pPr>
          </w:p>
        </w:tc>
        <w:tc>
          <w:tcPr>
            <w:tcW w:w="3106" w:type="dxa"/>
            <w:gridSpan w:val="4"/>
            <w:vMerge w:val="restart"/>
            <w:tcBorders>
              <w:top w:val="single" w:color="auto" w:sz="4" w:space="0"/>
            </w:tcBorders>
            <w:vAlign w:val="center"/>
          </w:tcPr>
          <w:p w14:paraId="565E7E84">
            <w:pPr>
              <w:rPr>
                <w:rFonts w:eastAsiaTheme="minorEastAsia"/>
                <w:szCs w:val="21"/>
              </w:rPr>
            </w:pPr>
            <w:r>
              <w:rPr>
                <w:rFonts w:eastAsiaTheme="minorEastAsia"/>
                <w:szCs w:val="21"/>
              </w:rPr>
              <w:t>ISO2669:1995《机载设备环境试验——恒定加速度</w:t>
            </w:r>
          </w:p>
        </w:tc>
        <w:tc>
          <w:tcPr>
            <w:tcW w:w="956" w:type="dxa"/>
            <w:vMerge w:val="restart"/>
            <w:tcBorders>
              <w:top w:val="single" w:color="auto" w:sz="4" w:space="0"/>
            </w:tcBorders>
            <w:vAlign w:val="center"/>
          </w:tcPr>
          <w:p w14:paraId="02286014">
            <w:pPr>
              <w:rPr>
                <w:rFonts w:eastAsiaTheme="minorEastAsia"/>
                <w:szCs w:val="21"/>
              </w:rPr>
            </w:pPr>
            <w:r>
              <w:rPr>
                <w:rFonts w:eastAsiaTheme="minorEastAsia"/>
                <w:szCs w:val="21"/>
              </w:rPr>
              <w:t>加速度</w:t>
            </w:r>
          </w:p>
        </w:tc>
        <w:tc>
          <w:tcPr>
            <w:tcW w:w="1602" w:type="dxa"/>
            <w:tcBorders>
              <w:top w:val="single" w:color="auto" w:sz="4" w:space="0"/>
              <w:bottom w:val="single" w:color="auto" w:sz="4" w:space="0"/>
            </w:tcBorders>
            <w:vAlign w:val="center"/>
          </w:tcPr>
          <w:p w14:paraId="61FA95BD">
            <w:pPr>
              <w:rPr>
                <w:rFonts w:eastAsiaTheme="minorEastAsia"/>
                <w:szCs w:val="21"/>
              </w:rPr>
            </w:pPr>
            <w:r>
              <w:rPr>
                <w:rFonts w:eastAsiaTheme="minorEastAsia"/>
                <w:szCs w:val="21"/>
              </w:rPr>
              <w:t>性能加速度</w:t>
            </w:r>
          </w:p>
        </w:tc>
        <w:tc>
          <w:tcPr>
            <w:tcW w:w="1551" w:type="dxa"/>
            <w:vMerge w:val="restart"/>
            <w:tcBorders>
              <w:top w:val="single" w:color="auto" w:sz="4" w:space="0"/>
            </w:tcBorders>
            <w:vAlign w:val="center"/>
          </w:tcPr>
          <w:p w14:paraId="654F4F86">
            <w:pPr>
              <w:jc w:val="center"/>
              <w:rPr>
                <w:rFonts w:eastAsiaTheme="minorEastAsia"/>
                <w:szCs w:val="21"/>
              </w:rPr>
            </w:pPr>
            <w:r>
              <w:rPr>
                <w:rFonts w:eastAsiaTheme="minorEastAsia"/>
                <w:szCs w:val="21"/>
              </w:rPr>
              <w:t>C类</w:t>
            </w:r>
          </w:p>
        </w:tc>
        <w:tc>
          <w:tcPr>
            <w:tcW w:w="1077" w:type="dxa"/>
            <w:vMerge w:val="restart"/>
            <w:tcBorders>
              <w:top w:val="single" w:color="auto" w:sz="4" w:space="0"/>
            </w:tcBorders>
          </w:tcPr>
          <w:p w14:paraId="2EAAACAF">
            <w:pPr>
              <w:jc w:val="center"/>
              <w:rPr>
                <w:rFonts w:eastAsiaTheme="minorEastAsia"/>
                <w:szCs w:val="21"/>
              </w:rPr>
            </w:pPr>
          </w:p>
        </w:tc>
        <w:tc>
          <w:tcPr>
            <w:tcW w:w="907" w:type="dxa"/>
            <w:vMerge w:val="restart"/>
            <w:tcBorders>
              <w:top w:val="single" w:color="auto" w:sz="4" w:space="0"/>
              <w:right w:val="single" w:color="auto" w:sz="12" w:space="0"/>
            </w:tcBorders>
            <w:vAlign w:val="center"/>
          </w:tcPr>
          <w:p w14:paraId="64AF89B7">
            <w:pPr>
              <w:jc w:val="center"/>
              <w:rPr>
                <w:rFonts w:eastAsiaTheme="minorEastAsia"/>
                <w:szCs w:val="21"/>
              </w:rPr>
            </w:pPr>
          </w:p>
        </w:tc>
      </w:tr>
      <w:tr w14:paraId="42CB9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5" w:hRule="atLeast"/>
          <w:jc w:val="center"/>
        </w:trPr>
        <w:tc>
          <w:tcPr>
            <w:tcW w:w="425" w:type="dxa"/>
            <w:vMerge w:val="continue"/>
            <w:tcBorders>
              <w:left w:val="single" w:color="auto" w:sz="12" w:space="0"/>
              <w:bottom w:val="single" w:color="auto" w:sz="4" w:space="0"/>
            </w:tcBorders>
            <w:vAlign w:val="center"/>
          </w:tcPr>
          <w:p w14:paraId="55BBF969">
            <w:pPr>
              <w:numPr>
                <w:ilvl w:val="0"/>
                <w:numId w:val="11"/>
              </w:numPr>
              <w:tabs>
                <w:tab w:val="left" w:pos="550"/>
              </w:tabs>
              <w:ind w:left="0" w:firstLine="0"/>
              <w:jc w:val="center"/>
              <w:rPr>
                <w:rFonts w:eastAsiaTheme="minorEastAsia"/>
                <w:szCs w:val="21"/>
              </w:rPr>
            </w:pPr>
          </w:p>
        </w:tc>
        <w:tc>
          <w:tcPr>
            <w:tcW w:w="3106" w:type="dxa"/>
            <w:gridSpan w:val="4"/>
            <w:vMerge w:val="continue"/>
            <w:tcBorders>
              <w:bottom w:val="single" w:color="auto" w:sz="4" w:space="0"/>
            </w:tcBorders>
            <w:vAlign w:val="center"/>
          </w:tcPr>
          <w:p w14:paraId="275C0943">
            <w:pPr>
              <w:rPr>
                <w:rFonts w:eastAsiaTheme="minorEastAsia"/>
                <w:szCs w:val="21"/>
              </w:rPr>
            </w:pPr>
          </w:p>
        </w:tc>
        <w:tc>
          <w:tcPr>
            <w:tcW w:w="956" w:type="dxa"/>
            <w:vMerge w:val="continue"/>
            <w:tcBorders>
              <w:bottom w:val="single" w:color="auto" w:sz="4" w:space="0"/>
            </w:tcBorders>
            <w:vAlign w:val="center"/>
          </w:tcPr>
          <w:p w14:paraId="10DC1A32">
            <w:pPr>
              <w:rPr>
                <w:rFonts w:eastAsiaTheme="minorEastAsia"/>
                <w:szCs w:val="21"/>
              </w:rPr>
            </w:pPr>
          </w:p>
        </w:tc>
        <w:tc>
          <w:tcPr>
            <w:tcW w:w="1602" w:type="dxa"/>
            <w:tcBorders>
              <w:top w:val="single" w:color="auto" w:sz="4" w:space="0"/>
              <w:bottom w:val="single" w:color="auto" w:sz="4" w:space="0"/>
            </w:tcBorders>
            <w:vAlign w:val="center"/>
          </w:tcPr>
          <w:p w14:paraId="66E5B53F">
            <w:pPr>
              <w:rPr>
                <w:rFonts w:eastAsiaTheme="minorEastAsia"/>
                <w:szCs w:val="21"/>
              </w:rPr>
            </w:pPr>
            <w:r>
              <w:rPr>
                <w:rFonts w:eastAsiaTheme="minorEastAsia"/>
                <w:szCs w:val="21"/>
              </w:rPr>
              <w:t>结构加速度</w:t>
            </w:r>
          </w:p>
        </w:tc>
        <w:tc>
          <w:tcPr>
            <w:tcW w:w="1551" w:type="dxa"/>
            <w:vMerge w:val="continue"/>
            <w:tcBorders>
              <w:bottom w:val="single" w:color="auto" w:sz="4" w:space="0"/>
            </w:tcBorders>
            <w:vAlign w:val="center"/>
          </w:tcPr>
          <w:p w14:paraId="15671DDC">
            <w:pPr>
              <w:jc w:val="center"/>
              <w:rPr>
                <w:rFonts w:eastAsiaTheme="minorEastAsia"/>
                <w:szCs w:val="21"/>
              </w:rPr>
            </w:pPr>
          </w:p>
        </w:tc>
        <w:tc>
          <w:tcPr>
            <w:tcW w:w="1077" w:type="dxa"/>
            <w:vMerge w:val="continue"/>
            <w:tcBorders>
              <w:bottom w:val="single" w:color="auto" w:sz="4" w:space="0"/>
            </w:tcBorders>
          </w:tcPr>
          <w:p w14:paraId="2FF150F2">
            <w:pPr>
              <w:jc w:val="center"/>
              <w:rPr>
                <w:rFonts w:eastAsiaTheme="minorEastAsia"/>
                <w:szCs w:val="21"/>
              </w:rPr>
            </w:pPr>
          </w:p>
        </w:tc>
        <w:tc>
          <w:tcPr>
            <w:tcW w:w="907" w:type="dxa"/>
            <w:vMerge w:val="continue"/>
            <w:tcBorders>
              <w:bottom w:val="single" w:color="auto" w:sz="4" w:space="0"/>
              <w:right w:val="single" w:color="auto" w:sz="12" w:space="0"/>
            </w:tcBorders>
            <w:vAlign w:val="center"/>
          </w:tcPr>
          <w:p w14:paraId="57BB2D74">
            <w:pPr>
              <w:jc w:val="center"/>
              <w:rPr>
                <w:rFonts w:eastAsiaTheme="minorEastAsia"/>
                <w:szCs w:val="21"/>
              </w:rPr>
            </w:pPr>
          </w:p>
        </w:tc>
      </w:tr>
      <w:tr w14:paraId="5FEDC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425" w:type="dxa"/>
            <w:tcBorders>
              <w:top w:val="single" w:color="auto" w:sz="4" w:space="0"/>
              <w:left w:val="single" w:color="auto" w:sz="12" w:space="0"/>
              <w:bottom w:val="single" w:color="auto" w:sz="4" w:space="0"/>
            </w:tcBorders>
            <w:vAlign w:val="center"/>
          </w:tcPr>
          <w:p w14:paraId="17784ED9">
            <w:pPr>
              <w:numPr>
                <w:ilvl w:val="0"/>
                <w:numId w:val="11"/>
              </w:numPr>
              <w:tabs>
                <w:tab w:val="left" w:pos="550"/>
              </w:tabs>
              <w:ind w:left="0" w:firstLine="0"/>
              <w:jc w:val="center"/>
              <w:rPr>
                <w:rFonts w:eastAsiaTheme="minorEastAsia"/>
                <w:szCs w:val="21"/>
              </w:rPr>
            </w:pPr>
          </w:p>
        </w:tc>
        <w:tc>
          <w:tcPr>
            <w:tcW w:w="3106" w:type="dxa"/>
            <w:gridSpan w:val="4"/>
            <w:tcBorders>
              <w:top w:val="single" w:color="auto" w:sz="4" w:space="0"/>
              <w:bottom w:val="single" w:color="auto" w:sz="4" w:space="0"/>
            </w:tcBorders>
            <w:vAlign w:val="center"/>
          </w:tcPr>
          <w:p w14:paraId="7D75A78E">
            <w:pPr>
              <w:jc w:val="center"/>
              <w:rPr>
                <w:rFonts w:eastAsiaTheme="minorEastAsia"/>
                <w:szCs w:val="21"/>
              </w:rPr>
            </w:pPr>
            <w:r>
              <w:rPr>
                <w:rFonts w:eastAsiaTheme="minorEastAsia"/>
                <w:szCs w:val="21"/>
              </w:rPr>
              <w:t>/</w:t>
            </w:r>
          </w:p>
        </w:tc>
        <w:tc>
          <w:tcPr>
            <w:tcW w:w="956" w:type="dxa"/>
            <w:tcBorders>
              <w:top w:val="single" w:color="auto" w:sz="4" w:space="0"/>
              <w:bottom w:val="single" w:color="auto" w:sz="4" w:space="0"/>
            </w:tcBorders>
            <w:vAlign w:val="center"/>
          </w:tcPr>
          <w:p w14:paraId="25A9F2CA">
            <w:pPr>
              <w:rPr>
                <w:rFonts w:eastAsiaTheme="minorEastAsia"/>
                <w:szCs w:val="21"/>
              </w:rPr>
            </w:pPr>
            <w:r>
              <w:rPr>
                <w:rFonts w:eastAsiaTheme="minorEastAsia"/>
                <w:szCs w:val="21"/>
              </w:rPr>
              <w:t>鸟撞冲击</w:t>
            </w:r>
          </w:p>
        </w:tc>
        <w:tc>
          <w:tcPr>
            <w:tcW w:w="1602" w:type="dxa"/>
            <w:tcBorders>
              <w:top w:val="single" w:color="auto" w:sz="4" w:space="0"/>
              <w:bottom w:val="single" w:color="auto" w:sz="4" w:space="0"/>
            </w:tcBorders>
            <w:vAlign w:val="center"/>
          </w:tcPr>
          <w:p w14:paraId="03D40122">
            <w:pPr>
              <w:rPr>
                <w:rFonts w:eastAsiaTheme="minorEastAsia"/>
                <w:szCs w:val="21"/>
              </w:rPr>
            </w:pPr>
            <w:r>
              <w:rPr>
                <w:rFonts w:eastAsiaTheme="minorEastAsia"/>
                <w:szCs w:val="21"/>
              </w:rPr>
              <w:t>20g,11ms</w:t>
            </w:r>
          </w:p>
        </w:tc>
        <w:tc>
          <w:tcPr>
            <w:tcW w:w="1551" w:type="dxa"/>
            <w:tcBorders>
              <w:top w:val="single" w:color="auto" w:sz="4" w:space="0"/>
              <w:bottom w:val="single" w:color="auto" w:sz="4" w:space="0"/>
            </w:tcBorders>
            <w:vAlign w:val="center"/>
          </w:tcPr>
          <w:p w14:paraId="773C2F58">
            <w:pPr>
              <w:jc w:val="center"/>
              <w:rPr>
                <w:rFonts w:eastAsiaTheme="minorEastAsia"/>
                <w:szCs w:val="21"/>
              </w:rPr>
            </w:pPr>
            <w:r>
              <w:rPr>
                <w:rFonts w:eastAsiaTheme="minorEastAsia"/>
                <w:szCs w:val="21"/>
              </w:rPr>
              <w:t>/</w:t>
            </w:r>
          </w:p>
        </w:tc>
        <w:tc>
          <w:tcPr>
            <w:tcW w:w="1077" w:type="dxa"/>
            <w:tcBorders>
              <w:top w:val="single" w:color="auto" w:sz="4" w:space="0"/>
              <w:bottom w:val="single" w:color="auto" w:sz="4" w:space="0"/>
            </w:tcBorders>
          </w:tcPr>
          <w:p w14:paraId="5AF1336F">
            <w:pPr>
              <w:jc w:val="center"/>
              <w:rPr>
                <w:rFonts w:eastAsiaTheme="minorEastAsia"/>
                <w:szCs w:val="21"/>
              </w:rPr>
            </w:pPr>
          </w:p>
        </w:tc>
        <w:tc>
          <w:tcPr>
            <w:tcW w:w="907" w:type="dxa"/>
            <w:tcBorders>
              <w:top w:val="single" w:color="auto" w:sz="4" w:space="0"/>
              <w:bottom w:val="single" w:color="auto" w:sz="4" w:space="0"/>
              <w:right w:val="single" w:color="auto" w:sz="12" w:space="0"/>
            </w:tcBorders>
            <w:vAlign w:val="center"/>
          </w:tcPr>
          <w:p w14:paraId="724F1BE3">
            <w:pPr>
              <w:jc w:val="center"/>
              <w:rPr>
                <w:rFonts w:eastAsiaTheme="minorEastAsia"/>
                <w:szCs w:val="21"/>
              </w:rPr>
            </w:pPr>
          </w:p>
        </w:tc>
      </w:tr>
      <w:tr w14:paraId="7E376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248" w:hRule="atLeast"/>
          <w:jc w:val="center"/>
        </w:trPr>
        <w:tc>
          <w:tcPr>
            <w:tcW w:w="425" w:type="dxa"/>
            <w:tcBorders>
              <w:top w:val="single" w:color="auto" w:sz="4" w:space="0"/>
              <w:left w:val="single" w:color="auto" w:sz="12" w:space="0"/>
            </w:tcBorders>
            <w:vAlign w:val="center"/>
          </w:tcPr>
          <w:p w14:paraId="404E8AC5">
            <w:pPr>
              <w:numPr>
                <w:ilvl w:val="0"/>
                <w:numId w:val="11"/>
              </w:numPr>
              <w:tabs>
                <w:tab w:val="left" w:pos="550"/>
              </w:tabs>
              <w:ind w:left="0" w:firstLine="0"/>
              <w:jc w:val="center"/>
              <w:rPr>
                <w:rFonts w:eastAsiaTheme="minorEastAsia"/>
                <w:szCs w:val="21"/>
              </w:rPr>
            </w:pPr>
          </w:p>
        </w:tc>
        <w:tc>
          <w:tcPr>
            <w:tcW w:w="3106" w:type="dxa"/>
            <w:gridSpan w:val="4"/>
            <w:tcBorders>
              <w:top w:val="single" w:color="auto" w:sz="4" w:space="0"/>
            </w:tcBorders>
            <w:vAlign w:val="center"/>
          </w:tcPr>
          <w:p w14:paraId="202E7E56">
            <w:pPr>
              <w:jc w:val="center"/>
              <w:rPr>
                <w:rFonts w:eastAsiaTheme="minorEastAsia"/>
                <w:szCs w:val="21"/>
              </w:rPr>
            </w:pPr>
            <w:r>
              <w:rPr>
                <w:rFonts w:eastAsiaTheme="minorEastAsia"/>
                <w:szCs w:val="21"/>
              </w:rPr>
              <w:t>/</w:t>
            </w:r>
          </w:p>
        </w:tc>
        <w:tc>
          <w:tcPr>
            <w:tcW w:w="956" w:type="dxa"/>
            <w:tcBorders>
              <w:top w:val="single" w:color="auto" w:sz="4" w:space="0"/>
            </w:tcBorders>
            <w:vAlign w:val="center"/>
          </w:tcPr>
          <w:p w14:paraId="32B169C2">
            <w:pPr>
              <w:rPr>
                <w:rFonts w:eastAsiaTheme="minorEastAsia"/>
                <w:szCs w:val="21"/>
              </w:rPr>
            </w:pPr>
            <w:r>
              <w:rPr>
                <w:rFonts w:eastAsiaTheme="minorEastAsia"/>
                <w:szCs w:val="21"/>
              </w:rPr>
              <w:t>风车</w:t>
            </w:r>
          </w:p>
        </w:tc>
        <w:tc>
          <w:tcPr>
            <w:tcW w:w="1602" w:type="dxa"/>
            <w:tcBorders>
              <w:top w:val="single" w:color="auto" w:sz="4" w:space="0"/>
            </w:tcBorders>
            <w:vAlign w:val="center"/>
          </w:tcPr>
          <w:p w14:paraId="5B32FA03">
            <w:pPr>
              <w:rPr>
                <w:rFonts w:eastAsiaTheme="minorEastAsia"/>
                <w:szCs w:val="21"/>
              </w:rPr>
            </w:pPr>
            <w:r>
              <w:rPr>
                <w:rFonts w:eastAsiaTheme="minorEastAsia"/>
                <w:szCs w:val="21"/>
              </w:rPr>
              <w:t>3g 5-19Hz 2小时  X,Y,Z三轴向，7Hz/min</w:t>
            </w:r>
          </w:p>
        </w:tc>
        <w:tc>
          <w:tcPr>
            <w:tcW w:w="1551" w:type="dxa"/>
            <w:tcBorders>
              <w:top w:val="single" w:color="auto" w:sz="4" w:space="0"/>
            </w:tcBorders>
            <w:vAlign w:val="center"/>
          </w:tcPr>
          <w:p w14:paraId="4DAE2A51">
            <w:pPr>
              <w:jc w:val="center"/>
              <w:rPr>
                <w:rFonts w:eastAsiaTheme="minorEastAsia"/>
                <w:szCs w:val="21"/>
              </w:rPr>
            </w:pPr>
            <w:r>
              <w:rPr>
                <w:rFonts w:eastAsiaTheme="minorEastAsia"/>
                <w:szCs w:val="21"/>
              </w:rPr>
              <w:t>/</w:t>
            </w:r>
          </w:p>
        </w:tc>
        <w:tc>
          <w:tcPr>
            <w:tcW w:w="1077" w:type="dxa"/>
            <w:tcBorders>
              <w:top w:val="single" w:color="auto" w:sz="4" w:space="0"/>
            </w:tcBorders>
            <w:vAlign w:val="center"/>
          </w:tcPr>
          <w:p w14:paraId="2D9A4E7A">
            <w:pPr>
              <w:jc w:val="center"/>
              <w:rPr>
                <w:rFonts w:eastAsiaTheme="minorEastAsia"/>
                <w:szCs w:val="21"/>
              </w:rPr>
            </w:pPr>
          </w:p>
        </w:tc>
        <w:tc>
          <w:tcPr>
            <w:tcW w:w="907" w:type="dxa"/>
            <w:tcBorders>
              <w:top w:val="single" w:color="auto" w:sz="4" w:space="0"/>
              <w:right w:val="single" w:color="auto" w:sz="12" w:space="0"/>
            </w:tcBorders>
            <w:vAlign w:val="center"/>
          </w:tcPr>
          <w:p w14:paraId="13C16B20">
            <w:pPr>
              <w:jc w:val="center"/>
              <w:rPr>
                <w:rFonts w:eastAsiaTheme="minorEastAsia"/>
                <w:szCs w:val="21"/>
              </w:rPr>
            </w:pPr>
          </w:p>
        </w:tc>
      </w:tr>
    </w:tbl>
    <w:p w14:paraId="2E2D3117">
      <w:pPr>
        <w:pStyle w:val="27"/>
        <w:rPr>
          <w:lang w:val="zh-CN"/>
        </w:rPr>
      </w:pPr>
      <w:bookmarkStart w:id="67" w:name="_Toc176264340"/>
      <w:r>
        <w:rPr>
          <w:rFonts w:hint="eastAsia"/>
          <w:lang w:val="zh-CN"/>
        </w:rPr>
        <w:t>预期试验周期</w:t>
      </w:r>
      <w:bookmarkEnd w:id="67"/>
    </w:p>
    <w:p w14:paraId="16C11933">
      <w:pPr>
        <w:pStyle w:val="24"/>
        <w:ind w:firstLine="480"/>
      </w:pPr>
      <w:r>
        <w:rPr>
          <w:rFonts w:hint="eastAsia" w:cs="宋体"/>
        </w:rPr>
        <w:t>各试验项目的预期试验周期见表6。试验项目顺序可根据受试设备准备情况和试验室准备情况自行调整。试验过程中，受试设备构型状态应保持相对冻结，构型状态发生变化的应获得局方试验主管代表的批准/认可。</w:t>
      </w:r>
    </w:p>
    <w:p w14:paraId="08F064D7">
      <w:pPr>
        <w:pStyle w:val="59"/>
        <w:numPr>
          <w:ilvl w:val="0"/>
          <w:numId w:val="7"/>
        </w:numPr>
      </w:pPr>
      <w:bookmarkStart w:id="68" w:name="_Toc176262512"/>
      <w:r>
        <w:rPr>
          <w:rFonts w:hint="eastAsia"/>
        </w:rPr>
        <w:t>试验项目计划时间安排表</w:t>
      </w:r>
      <w:bookmarkEnd w:id="68"/>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598"/>
        <w:gridCol w:w="3028"/>
        <w:gridCol w:w="2609"/>
        <w:gridCol w:w="1250"/>
        <w:gridCol w:w="1382"/>
        <w:gridCol w:w="544"/>
      </w:tblGrid>
      <w:tr w14:paraId="7B1FC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318" w:type="pct"/>
            <w:tcBorders>
              <w:top w:val="single" w:color="auto" w:sz="12" w:space="0"/>
              <w:left w:val="single" w:color="auto" w:sz="12" w:space="0"/>
              <w:bottom w:val="single" w:color="auto" w:sz="12" w:space="0"/>
            </w:tcBorders>
            <w:vAlign w:val="center"/>
          </w:tcPr>
          <w:p w14:paraId="09593F23">
            <w:pPr>
              <w:tabs>
                <w:tab w:val="left" w:pos="550"/>
              </w:tabs>
              <w:jc w:val="center"/>
              <w:rPr>
                <w:rFonts w:eastAsiaTheme="minorEastAsia"/>
                <w:szCs w:val="21"/>
              </w:rPr>
            </w:pPr>
            <w:r>
              <w:rPr>
                <w:rFonts w:eastAsiaTheme="minorEastAsia"/>
                <w:szCs w:val="21"/>
              </w:rPr>
              <w:t>序号</w:t>
            </w:r>
          </w:p>
        </w:tc>
        <w:tc>
          <w:tcPr>
            <w:tcW w:w="1609" w:type="pct"/>
            <w:tcBorders>
              <w:top w:val="single" w:color="auto" w:sz="12" w:space="0"/>
              <w:bottom w:val="single" w:color="auto" w:sz="12" w:space="0"/>
            </w:tcBorders>
            <w:vAlign w:val="center"/>
          </w:tcPr>
          <w:p w14:paraId="3FD7C994">
            <w:pPr>
              <w:tabs>
                <w:tab w:val="left" w:pos="550"/>
              </w:tabs>
              <w:jc w:val="center"/>
              <w:rPr>
                <w:rFonts w:eastAsiaTheme="minorEastAsia"/>
                <w:szCs w:val="21"/>
              </w:rPr>
            </w:pPr>
            <w:r>
              <w:rPr>
                <w:rFonts w:eastAsiaTheme="minorEastAsia"/>
                <w:szCs w:val="21"/>
              </w:rPr>
              <w:t>试验标准章条</w:t>
            </w:r>
          </w:p>
        </w:tc>
        <w:tc>
          <w:tcPr>
            <w:tcW w:w="1386" w:type="pct"/>
            <w:tcBorders>
              <w:top w:val="single" w:color="auto" w:sz="12" w:space="0"/>
              <w:bottom w:val="single" w:color="auto" w:sz="12" w:space="0"/>
            </w:tcBorders>
            <w:vAlign w:val="center"/>
          </w:tcPr>
          <w:p w14:paraId="545CFE84">
            <w:pPr>
              <w:tabs>
                <w:tab w:val="left" w:pos="550"/>
              </w:tabs>
              <w:jc w:val="center"/>
              <w:rPr>
                <w:rFonts w:eastAsiaTheme="minorEastAsia"/>
                <w:szCs w:val="21"/>
              </w:rPr>
            </w:pPr>
            <w:r>
              <w:rPr>
                <w:rFonts w:eastAsiaTheme="minorEastAsia"/>
                <w:szCs w:val="21"/>
              </w:rPr>
              <w:t>试验项目名称</w:t>
            </w:r>
          </w:p>
        </w:tc>
        <w:tc>
          <w:tcPr>
            <w:tcW w:w="664" w:type="pct"/>
            <w:tcBorders>
              <w:top w:val="single" w:color="auto" w:sz="12" w:space="0"/>
              <w:bottom w:val="single" w:color="auto" w:sz="12" w:space="0"/>
            </w:tcBorders>
            <w:vAlign w:val="center"/>
          </w:tcPr>
          <w:p w14:paraId="0E9D004C">
            <w:pPr>
              <w:tabs>
                <w:tab w:val="left" w:pos="550"/>
              </w:tabs>
              <w:ind w:left="-105" w:leftChars="-50" w:right="-105" w:rightChars="-50"/>
              <w:jc w:val="center"/>
              <w:rPr>
                <w:rFonts w:eastAsiaTheme="minorEastAsia"/>
                <w:szCs w:val="21"/>
              </w:rPr>
            </w:pPr>
            <w:r>
              <w:rPr>
                <w:rFonts w:eastAsiaTheme="minorEastAsia"/>
                <w:szCs w:val="21"/>
              </w:rPr>
              <w:t>试验计划时间</w:t>
            </w:r>
          </w:p>
        </w:tc>
        <w:tc>
          <w:tcPr>
            <w:tcW w:w="734" w:type="pct"/>
            <w:tcBorders>
              <w:top w:val="single" w:color="auto" w:sz="12" w:space="0"/>
              <w:bottom w:val="single" w:color="auto" w:sz="12" w:space="0"/>
              <w:right w:val="single" w:color="auto" w:sz="4" w:space="0"/>
            </w:tcBorders>
            <w:vAlign w:val="center"/>
          </w:tcPr>
          <w:p w14:paraId="38211E21">
            <w:pPr>
              <w:tabs>
                <w:tab w:val="left" w:pos="550"/>
              </w:tabs>
              <w:jc w:val="center"/>
              <w:rPr>
                <w:rFonts w:eastAsiaTheme="minorEastAsia"/>
                <w:szCs w:val="21"/>
              </w:rPr>
            </w:pPr>
            <w:r>
              <w:rPr>
                <w:rFonts w:eastAsiaTheme="minorEastAsia"/>
                <w:szCs w:val="21"/>
              </w:rPr>
              <w:t>对应本文章条</w:t>
            </w:r>
          </w:p>
        </w:tc>
        <w:tc>
          <w:tcPr>
            <w:tcW w:w="289" w:type="pct"/>
            <w:tcBorders>
              <w:top w:val="single" w:color="auto" w:sz="12" w:space="0"/>
              <w:left w:val="single" w:color="auto" w:sz="4" w:space="0"/>
              <w:bottom w:val="single" w:color="auto" w:sz="12" w:space="0"/>
              <w:right w:val="single" w:color="auto" w:sz="12" w:space="0"/>
            </w:tcBorders>
            <w:vAlign w:val="center"/>
          </w:tcPr>
          <w:p w14:paraId="698DAC81">
            <w:pPr>
              <w:tabs>
                <w:tab w:val="left" w:pos="550"/>
              </w:tabs>
              <w:jc w:val="center"/>
              <w:rPr>
                <w:rFonts w:eastAsiaTheme="minorEastAsia"/>
                <w:szCs w:val="21"/>
              </w:rPr>
            </w:pPr>
            <w:r>
              <w:rPr>
                <w:rFonts w:eastAsiaTheme="minorEastAsia"/>
                <w:szCs w:val="21"/>
              </w:rPr>
              <w:t>备注</w:t>
            </w:r>
          </w:p>
        </w:tc>
      </w:tr>
      <w:tr w14:paraId="1A35A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50" w:hRule="atLeast"/>
          <w:jc w:val="center"/>
        </w:trPr>
        <w:tc>
          <w:tcPr>
            <w:tcW w:w="318" w:type="pct"/>
            <w:tcBorders>
              <w:top w:val="single" w:color="auto" w:sz="4" w:space="0"/>
              <w:left w:val="single" w:color="auto" w:sz="12" w:space="0"/>
              <w:bottom w:val="single" w:color="auto" w:sz="4" w:space="0"/>
            </w:tcBorders>
            <w:vAlign w:val="center"/>
          </w:tcPr>
          <w:p w14:paraId="0E035218">
            <w:pPr>
              <w:numPr>
                <w:ilvl w:val="0"/>
                <w:numId w:val="12"/>
              </w:numPr>
              <w:tabs>
                <w:tab w:val="left" w:pos="550"/>
              </w:tabs>
              <w:ind w:left="0" w:firstLine="0"/>
              <w:jc w:val="center"/>
              <w:rPr>
                <w:rFonts w:eastAsiaTheme="minorEastAsia"/>
                <w:szCs w:val="21"/>
              </w:rPr>
            </w:pPr>
          </w:p>
        </w:tc>
        <w:tc>
          <w:tcPr>
            <w:tcW w:w="1609" w:type="pct"/>
            <w:tcBorders>
              <w:top w:val="single" w:color="auto" w:sz="4" w:space="0"/>
            </w:tcBorders>
            <w:vAlign w:val="center"/>
          </w:tcPr>
          <w:p w14:paraId="3071167F">
            <w:pPr>
              <w:rPr>
                <w:rFonts w:eastAsiaTheme="minorEastAsia"/>
                <w:szCs w:val="21"/>
              </w:rPr>
            </w:pPr>
            <w:r>
              <w:rPr>
                <w:rFonts w:eastAsiaTheme="minorEastAsia"/>
                <w:szCs w:val="21"/>
              </w:rPr>
              <w:t>RTCA/DO－160G第4章</w:t>
            </w:r>
            <w:r>
              <w:rPr>
                <w:rFonts w:eastAsiaTheme="minorEastAsia"/>
                <w:kern w:val="0"/>
                <w:szCs w:val="21"/>
              </w:rPr>
              <w:t>4.5.1条</w:t>
            </w:r>
          </w:p>
        </w:tc>
        <w:tc>
          <w:tcPr>
            <w:tcW w:w="1386" w:type="pct"/>
            <w:tcBorders>
              <w:top w:val="single" w:color="auto" w:sz="4" w:space="0"/>
              <w:bottom w:val="single" w:color="auto" w:sz="4" w:space="0"/>
            </w:tcBorders>
            <w:vAlign w:val="center"/>
          </w:tcPr>
          <w:p w14:paraId="7D78CD51">
            <w:pPr>
              <w:rPr>
                <w:rFonts w:eastAsiaTheme="minorEastAsia"/>
                <w:kern w:val="0"/>
                <w:szCs w:val="21"/>
              </w:rPr>
            </w:pPr>
            <w:r>
              <w:rPr>
                <w:rFonts w:eastAsiaTheme="minorEastAsia"/>
                <w:szCs w:val="21"/>
              </w:rPr>
              <w:t>地面耐受低温和低温工作温度</w:t>
            </w:r>
          </w:p>
        </w:tc>
        <w:tc>
          <w:tcPr>
            <w:tcW w:w="664" w:type="pct"/>
            <w:tcBorders>
              <w:top w:val="single" w:color="auto" w:sz="4" w:space="0"/>
              <w:bottom w:val="single" w:color="auto" w:sz="4" w:space="0"/>
            </w:tcBorders>
            <w:vAlign w:val="center"/>
          </w:tcPr>
          <w:p w14:paraId="1E698BB2">
            <w:pPr>
              <w:jc w:val="center"/>
              <w:rPr>
                <w:rFonts w:eastAsiaTheme="minorEastAsia"/>
                <w:szCs w:val="21"/>
              </w:rPr>
            </w:pPr>
            <w:r>
              <w:rPr>
                <w:rFonts w:eastAsiaTheme="minorEastAsia"/>
                <w:szCs w:val="21"/>
              </w:rPr>
              <w:t>1天</w:t>
            </w:r>
          </w:p>
        </w:tc>
        <w:tc>
          <w:tcPr>
            <w:tcW w:w="734" w:type="pct"/>
            <w:tcBorders>
              <w:top w:val="single" w:color="auto" w:sz="4" w:space="0"/>
              <w:bottom w:val="single" w:color="auto" w:sz="4" w:space="0"/>
              <w:right w:val="single" w:color="auto" w:sz="4" w:space="0"/>
            </w:tcBorders>
            <w:vAlign w:val="center"/>
          </w:tcPr>
          <w:p w14:paraId="5220FB76">
            <w:pPr>
              <w:jc w:val="center"/>
              <w:rPr>
                <w:rFonts w:eastAsiaTheme="minorEastAsia"/>
                <w:szCs w:val="21"/>
              </w:rPr>
            </w:pPr>
            <w:r>
              <w:rPr>
                <w:rFonts w:eastAsiaTheme="minorEastAsia"/>
                <w:szCs w:val="21"/>
              </w:rPr>
              <w:t>13.7.1</w:t>
            </w:r>
          </w:p>
        </w:tc>
        <w:tc>
          <w:tcPr>
            <w:tcW w:w="289" w:type="pct"/>
            <w:tcBorders>
              <w:top w:val="single" w:color="auto" w:sz="4" w:space="0"/>
              <w:left w:val="single" w:color="auto" w:sz="4" w:space="0"/>
              <w:bottom w:val="single" w:color="auto" w:sz="4" w:space="0"/>
              <w:right w:val="single" w:color="auto" w:sz="12" w:space="0"/>
            </w:tcBorders>
            <w:vAlign w:val="center"/>
          </w:tcPr>
          <w:p w14:paraId="565BC8DD">
            <w:pPr>
              <w:jc w:val="center"/>
              <w:rPr>
                <w:rFonts w:eastAsiaTheme="minorEastAsia"/>
                <w:szCs w:val="21"/>
              </w:rPr>
            </w:pPr>
            <w:r>
              <w:rPr>
                <w:rFonts w:eastAsiaTheme="minorEastAsia"/>
                <w:szCs w:val="21"/>
              </w:rPr>
              <w:t>/</w:t>
            </w:r>
          </w:p>
        </w:tc>
      </w:tr>
      <w:tr w14:paraId="34C09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318" w:type="pct"/>
            <w:tcBorders>
              <w:top w:val="single" w:color="auto" w:sz="4" w:space="0"/>
              <w:left w:val="single" w:color="auto" w:sz="12" w:space="0"/>
              <w:bottom w:val="single" w:color="auto" w:sz="4" w:space="0"/>
            </w:tcBorders>
            <w:vAlign w:val="center"/>
          </w:tcPr>
          <w:p w14:paraId="188023F4">
            <w:pPr>
              <w:numPr>
                <w:ilvl w:val="0"/>
                <w:numId w:val="12"/>
              </w:numPr>
              <w:tabs>
                <w:tab w:val="left" w:pos="550"/>
              </w:tabs>
              <w:ind w:left="0" w:firstLine="0"/>
              <w:jc w:val="center"/>
              <w:rPr>
                <w:rFonts w:eastAsiaTheme="minorEastAsia"/>
                <w:szCs w:val="21"/>
              </w:rPr>
            </w:pPr>
          </w:p>
        </w:tc>
        <w:tc>
          <w:tcPr>
            <w:tcW w:w="1609" w:type="pct"/>
            <w:vAlign w:val="center"/>
          </w:tcPr>
          <w:p w14:paraId="06EFF893">
            <w:pPr>
              <w:rPr>
                <w:rFonts w:eastAsiaTheme="minorEastAsia"/>
                <w:szCs w:val="21"/>
              </w:rPr>
            </w:pPr>
            <w:r>
              <w:rPr>
                <w:rFonts w:eastAsiaTheme="minorEastAsia"/>
                <w:szCs w:val="21"/>
              </w:rPr>
              <w:t>RTCA/DO－160G第4章</w:t>
            </w:r>
            <w:r>
              <w:rPr>
                <w:rFonts w:eastAsiaTheme="minorEastAsia"/>
                <w:kern w:val="0"/>
                <w:szCs w:val="21"/>
              </w:rPr>
              <w:t>4.5.3条</w:t>
            </w:r>
          </w:p>
        </w:tc>
        <w:tc>
          <w:tcPr>
            <w:tcW w:w="1386" w:type="pct"/>
            <w:tcBorders>
              <w:top w:val="single" w:color="auto" w:sz="4" w:space="0"/>
              <w:bottom w:val="single" w:color="auto" w:sz="4" w:space="0"/>
            </w:tcBorders>
            <w:vAlign w:val="center"/>
          </w:tcPr>
          <w:p w14:paraId="3F1FC3F8">
            <w:pPr>
              <w:rPr>
                <w:rFonts w:eastAsiaTheme="minorEastAsia"/>
                <w:kern w:val="0"/>
                <w:szCs w:val="21"/>
              </w:rPr>
            </w:pPr>
            <w:r>
              <w:rPr>
                <w:rFonts w:eastAsiaTheme="minorEastAsia"/>
                <w:szCs w:val="21"/>
              </w:rPr>
              <w:t>地面耐受高温和高温工作温度</w:t>
            </w:r>
          </w:p>
        </w:tc>
        <w:tc>
          <w:tcPr>
            <w:tcW w:w="664" w:type="pct"/>
            <w:tcBorders>
              <w:top w:val="single" w:color="auto" w:sz="4" w:space="0"/>
              <w:bottom w:val="single" w:color="auto" w:sz="4" w:space="0"/>
            </w:tcBorders>
            <w:vAlign w:val="center"/>
          </w:tcPr>
          <w:p w14:paraId="40ADCD25">
            <w:pPr>
              <w:jc w:val="center"/>
              <w:rPr>
                <w:rFonts w:eastAsiaTheme="minorEastAsia"/>
                <w:szCs w:val="21"/>
              </w:rPr>
            </w:pPr>
            <w:r>
              <w:rPr>
                <w:rFonts w:eastAsiaTheme="minorEastAsia"/>
                <w:szCs w:val="21"/>
              </w:rPr>
              <w:t>1天</w:t>
            </w:r>
          </w:p>
        </w:tc>
        <w:tc>
          <w:tcPr>
            <w:tcW w:w="734" w:type="pct"/>
            <w:tcBorders>
              <w:top w:val="single" w:color="auto" w:sz="4" w:space="0"/>
              <w:bottom w:val="single" w:color="auto" w:sz="4" w:space="0"/>
              <w:right w:val="single" w:color="auto" w:sz="4" w:space="0"/>
            </w:tcBorders>
            <w:vAlign w:val="center"/>
          </w:tcPr>
          <w:p w14:paraId="66A3EC4A">
            <w:pPr>
              <w:jc w:val="center"/>
              <w:rPr>
                <w:rFonts w:eastAsiaTheme="minorEastAsia"/>
                <w:szCs w:val="21"/>
              </w:rPr>
            </w:pPr>
            <w:r>
              <w:rPr>
                <w:rFonts w:eastAsiaTheme="minorEastAsia"/>
                <w:szCs w:val="21"/>
              </w:rPr>
              <w:t>13.7.2</w:t>
            </w:r>
          </w:p>
        </w:tc>
        <w:tc>
          <w:tcPr>
            <w:tcW w:w="289" w:type="pct"/>
            <w:tcBorders>
              <w:top w:val="single" w:color="auto" w:sz="4" w:space="0"/>
              <w:left w:val="single" w:color="auto" w:sz="4" w:space="0"/>
              <w:bottom w:val="single" w:color="auto" w:sz="4" w:space="0"/>
              <w:right w:val="single" w:color="auto" w:sz="12" w:space="0"/>
            </w:tcBorders>
            <w:vAlign w:val="center"/>
          </w:tcPr>
          <w:p w14:paraId="39ACC9A5">
            <w:pPr>
              <w:jc w:val="center"/>
              <w:rPr>
                <w:rFonts w:eastAsiaTheme="minorEastAsia"/>
                <w:szCs w:val="21"/>
              </w:rPr>
            </w:pPr>
            <w:r>
              <w:rPr>
                <w:rFonts w:eastAsiaTheme="minorEastAsia"/>
                <w:szCs w:val="21"/>
              </w:rPr>
              <w:t>/</w:t>
            </w:r>
          </w:p>
        </w:tc>
      </w:tr>
      <w:tr w14:paraId="14C2F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318" w:type="pct"/>
            <w:tcBorders>
              <w:top w:val="single" w:color="auto" w:sz="4" w:space="0"/>
              <w:left w:val="single" w:color="auto" w:sz="12" w:space="0"/>
              <w:bottom w:val="single" w:color="auto" w:sz="4" w:space="0"/>
            </w:tcBorders>
            <w:vAlign w:val="center"/>
          </w:tcPr>
          <w:p w14:paraId="5B1F68EC">
            <w:pPr>
              <w:numPr>
                <w:ilvl w:val="0"/>
                <w:numId w:val="12"/>
              </w:numPr>
              <w:tabs>
                <w:tab w:val="left" w:pos="550"/>
              </w:tabs>
              <w:ind w:left="0" w:firstLine="0"/>
              <w:jc w:val="center"/>
              <w:rPr>
                <w:rFonts w:eastAsiaTheme="minorEastAsia"/>
                <w:szCs w:val="21"/>
              </w:rPr>
            </w:pPr>
          </w:p>
        </w:tc>
        <w:tc>
          <w:tcPr>
            <w:tcW w:w="1609" w:type="pct"/>
            <w:vAlign w:val="center"/>
          </w:tcPr>
          <w:p w14:paraId="5F09117B">
            <w:pPr>
              <w:rPr>
                <w:rFonts w:eastAsiaTheme="minorEastAsia"/>
                <w:szCs w:val="21"/>
              </w:rPr>
            </w:pPr>
            <w:r>
              <w:rPr>
                <w:rFonts w:eastAsiaTheme="minorEastAsia"/>
                <w:szCs w:val="21"/>
              </w:rPr>
              <w:t>RTCA/DO－160G第4章</w:t>
            </w:r>
            <w:r>
              <w:rPr>
                <w:rFonts w:eastAsiaTheme="minorEastAsia"/>
                <w:kern w:val="0"/>
                <w:szCs w:val="21"/>
              </w:rPr>
              <w:t>4.5.5条</w:t>
            </w:r>
          </w:p>
        </w:tc>
        <w:tc>
          <w:tcPr>
            <w:tcW w:w="1386" w:type="pct"/>
            <w:tcBorders>
              <w:top w:val="single" w:color="auto" w:sz="4" w:space="0"/>
              <w:bottom w:val="single" w:color="auto" w:sz="4" w:space="0"/>
            </w:tcBorders>
            <w:vAlign w:val="center"/>
          </w:tcPr>
          <w:p w14:paraId="79F07D29">
            <w:pPr>
              <w:rPr>
                <w:rFonts w:eastAsiaTheme="minorEastAsia"/>
                <w:kern w:val="0"/>
                <w:szCs w:val="21"/>
              </w:rPr>
            </w:pPr>
            <w:r>
              <w:rPr>
                <w:rFonts w:eastAsiaTheme="minorEastAsia"/>
                <w:szCs w:val="21"/>
              </w:rPr>
              <w:t>飞行冷却能力损失</w:t>
            </w:r>
          </w:p>
        </w:tc>
        <w:tc>
          <w:tcPr>
            <w:tcW w:w="664" w:type="pct"/>
            <w:tcBorders>
              <w:top w:val="single" w:color="auto" w:sz="4" w:space="0"/>
              <w:bottom w:val="single" w:color="auto" w:sz="4" w:space="0"/>
            </w:tcBorders>
            <w:vAlign w:val="center"/>
          </w:tcPr>
          <w:p w14:paraId="19FE9A2A">
            <w:pPr>
              <w:jc w:val="center"/>
              <w:rPr>
                <w:rFonts w:eastAsiaTheme="minorEastAsia"/>
                <w:szCs w:val="21"/>
              </w:rPr>
            </w:pPr>
            <w:r>
              <w:rPr>
                <w:rFonts w:eastAsiaTheme="minorEastAsia"/>
                <w:szCs w:val="21"/>
              </w:rPr>
              <w:t>0.5天</w:t>
            </w:r>
          </w:p>
        </w:tc>
        <w:tc>
          <w:tcPr>
            <w:tcW w:w="734" w:type="pct"/>
            <w:tcBorders>
              <w:top w:val="single" w:color="auto" w:sz="4" w:space="0"/>
              <w:bottom w:val="single" w:color="auto" w:sz="4" w:space="0"/>
              <w:right w:val="single" w:color="auto" w:sz="4" w:space="0"/>
            </w:tcBorders>
            <w:vAlign w:val="center"/>
          </w:tcPr>
          <w:p w14:paraId="576CF1EE">
            <w:pPr>
              <w:jc w:val="center"/>
              <w:rPr>
                <w:rFonts w:eastAsiaTheme="minorEastAsia"/>
                <w:szCs w:val="21"/>
              </w:rPr>
            </w:pPr>
            <w:r>
              <w:rPr>
                <w:rFonts w:eastAsiaTheme="minorEastAsia"/>
                <w:szCs w:val="21"/>
              </w:rPr>
              <w:t>13.7.3</w:t>
            </w:r>
          </w:p>
        </w:tc>
        <w:tc>
          <w:tcPr>
            <w:tcW w:w="289" w:type="pct"/>
            <w:tcBorders>
              <w:top w:val="single" w:color="auto" w:sz="4" w:space="0"/>
              <w:left w:val="single" w:color="auto" w:sz="4" w:space="0"/>
              <w:bottom w:val="single" w:color="auto" w:sz="4" w:space="0"/>
              <w:right w:val="single" w:color="auto" w:sz="12" w:space="0"/>
            </w:tcBorders>
            <w:vAlign w:val="center"/>
          </w:tcPr>
          <w:p w14:paraId="098A2BE7">
            <w:pPr>
              <w:jc w:val="center"/>
              <w:rPr>
                <w:rFonts w:eastAsiaTheme="minorEastAsia"/>
                <w:szCs w:val="21"/>
              </w:rPr>
            </w:pPr>
            <w:r>
              <w:rPr>
                <w:rFonts w:eastAsiaTheme="minorEastAsia"/>
                <w:szCs w:val="21"/>
              </w:rPr>
              <w:t>/</w:t>
            </w:r>
          </w:p>
        </w:tc>
      </w:tr>
      <w:tr w14:paraId="0C104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318" w:type="pct"/>
            <w:tcBorders>
              <w:top w:val="single" w:color="auto" w:sz="4" w:space="0"/>
              <w:left w:val="single" w:color="auto" w:sz="12" w:space="0"/>
              <w:bottom w:val="single" w:color="auto" w:sz="4" w:space="0"/>
            </w:tcBorders>
            <w:vAlign w:val="center"/>
          </w:tcPr>
          <w:p w14:paraId="1719D285">
            <w:pPr>
              <w:numPr>
                <w:ilvl w:val="0"/>
                <w:numId w:val="12"/>
              </w:numPr>
              <w:tabs>
                <w:tab w:val="left" w:pos="550"/>
              </w:tabs>
              <w:ind w:left="0" w:firstLine="0"/>
              <w:jc w:val="center"/>
              <w:rPr>
                <w:rFonts w:eastAsiaTheme="minorEastAsia"/>
                <w:szCs w:val="21"/>
              </w:rPr>
            </w:pPr>
          </w:p>
        </w:tc>
        <w:tc>
          <w:tcPr>
            <w:tcW w:w="1609" w:type="pct"/>
            <w:vAlign w:val="center"/>
          </w:tcPr>
          <w:p w14:paraId="54ADF216">
            <w:pPr>
              <w:rPr>
                <w:rFonts w:eastAsiaTheme="minorEastAsia"/>
                <w:szCs w:val="21"/>
              </w:rPr>
            </w:pPr>
            <w:r>
              <w:rPr>
                <w:rFonts w:eastAsiaTheme="minorEastAsia"/>
                <w:szCs w:val="21"/>
              </w:rPr>
              <w:t>RTCA/DO－160G第4章</w:t>
            </w:r>
            <w:r>
              <w:rPr>
                <w:rFonts w:eastAsiaTheme="minorEastAsia"/>
                <w:kern w:val="0"/>
                <w:szCs w:val="21"/>
              </w:rPr>
              <w:t>4.6.1条</w:t>
            </w:r>
          </w:p>
        </w:tc>
        <w:tc>
          <w:tcPr>
            <w:tcW w:w="1386" w:type="pct"/>
            <w:tcBorders>
              <w:top w:val="single" w:color="auto" w:sz="4" w:space="0"/>
              <w:bottom w:val="single" w:color="auto" w:sz="4" w:space="0"/>
            </w:tcBorders>
            <w:vAlign w:val="center"/>
          </w:tcPr>
          <w:p w14:paraId="302D118E">
            <w:pPr>
              <w:rPr>
                <w:rFonts w:eastAsiaTheme="minorEastAsia"/>
                <w:kern w:val="0"/>
                <w:szCs w:val="21"/>
              </w:rPr>
            </w:pPr>
            <w:r>
              <w:rPr>
                <w:rFonts w:eastAsiaTheme="minorEastAsia"/>
                <w:szCs w:val="21"/>
              </w:rPr>
              <w:t>高度试验</w:t>
            </w:r>
          </w:p>
        </w:tc>
        <w:tc>
          <w:tcPr>
            <w:tcW w:w="664" w:type="pct"/>
            <w:tcBorders>
              <w:top w:val="single" w:color="auto" w:sz="4" w:space="0"/>
              <w:bottom w:val="single" w:color="auto" w:sz="4" w:space="0"/>
            </w:tcBorders>
            <w:vAlign w:val="center"/>
          </w:tcPr>
          <w:p w14:paraId="4C074D13">
            <w:pPr>
              <w:jc w:val="center"/>
              <w:rPr>
                <w:rFonts w:eastAsiaTheme="minorEastAsia"/>
                <w:szCs w:val="21"/>
              </w:rPr>
            </w:pPr>
            <w:r>
              <w:rPr>
                <w:rFonts w:eastAsiaTheme="minorEastAsia"/>
                <w:szCs w:val="21"/>
              </w:rPr>
              <w:t>0.5天</w:t>
            </w:r>
          </w:p>
        </w:tc>
        <w:tc>
          <w:tcPr>
            <w:tcW w:w="734" w:type="pct"/>
            <w:tcBorders>
              <w:top w:val="single" w:color="auto" w:sz="4" w:space="0"/>
              <w:bottom w:val="single" w:color="auto" w:sz="4" w:space="0"/>
              <w:right w:val="single" w:color="auto" w:sz="4" w:space="0"/>
            </w:tcBorders>
            <w:vAlign w:val="center"/>
          </w:tcPr>
          <w:p w14:paraId="4F24BF99">
            <w:pPr>
              <w:jc w:val="center"/>
              <w:rPr>
                <w:rFonts w:eastAsiaTheme="minorEastAsia"/>
                <w:szCs w:val="21"/>
              </w:rPr>
            </w:pPr>
            <w:r>
              <w:rPr>
                <w:rFonts w:eastAsiaTheme="minorEastAsia"/>
                <w:szCs w:val="21"/>
              </w:rPr>
              <w:t>13.7.4</w:t>
            </w:r>
          </w:p>
        </w:tc>
        <w:tc>
          <w:tcPr>
            <w:tcW w:w="289" w:type="pct"/>
            <w:tcBorders>
              <w:top w:val="single" w:color="auto" w:sz="4" w:space="0"/>
              <w:left w:val="single" w:color="auto" w:sz="4" w:space="0"/>
              <w:bottom w:val="single" w:color="auto" w:sz="4" w:space="0"/>
              <w:right w:val="single" w:color="auto" w:sz="12" w:space="0"/>
            </w:tcBorders>
            <w:vAlign w:val="center"/>
          </w:tcPr>
          <w:p w14:paraId="4FD7276C">
            <w:pPr>
              <w:jc w:val="center"/>
              <w:rPr>
                <w:rFonts w:eastAsiaTheme="minorEastAsia"/>
                <w:szCs w:val="21"/>
              </w:rPr>
            </w:pPr>
            <w:r>
              <w:rPr>
                <w:rFonts w:eastAsiaTheme="minorEastAsia"/>
                <w:szCs w:val="21"/>
              </w:rPr>
              <w:t>/</w:t>
            </w:r>
          </w:p>
        </w:tc>
      </w:tr>
      <w:tr w14:paraId="0B8B5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734" w:hRule="atLeast"/>
          <w:jc w:val="center"/>
        </w:trPr>
        <w:tc>
          <w:tcPr>
            <w:tcW w:w="318" w:type="pct"/>
            <w:tcBorders>
              <w:top w:val="single" w:color="auto" w:sz="4" w:space="0"/>
              <w:left w:val="single" w:color="auto" w:sz="12" w:space="0"/>
              <w:bottom w:val="single" w:color="auto" w:sz="4" w:space="0"/>
            </w:tcBorders>
            <w:vAlign w:val="center"/>
          </w:tcPr>
          <w:p w14:paraId="67AA0C0B">
            <w:pPr>
              <w:numPr>
                <w:ilvl w:val="0"/>
                <w:numId w:val="12"/>
              </w:numPr>
              <w:tabs>
                <w:tab w:val="left" w:pos="550"/>
              </w:tabs>
              <w:ind w:left="0" w:firstLine="0"/>
              <w:jc w:val="center"/>
              <w:rPr>
                <w:rFonts w:eastAsiaTheme="minorEastAsia"/>
                <w:szCs w:val="21"/>
              </w:rPr>
            </w:pPr>
          </w:p>
        </w:tc>
        <w:tc>
          <w:tcPr>
            <w:tcW w:w="1609" w:type="pct"/>
            <w:tcBorders>
              <w:top w:val="single" w:color="auto" w:sz="4" w:space="0"/>
              <w:bottom w:val="single" w:color="auto" w:sz="4" w:space="0"/>
            </w:tcBorders>
            <w:vAlign w:val="center"/>
          </w:tcPr>
          <w:p w14:paraId="019CE79A">
            <w:pPr>
              <w:rPr>
                <w:rFonts w:eastAsiaTheme="minorEastAsia"/>
                <w:szCs w:val="21"/>
              </w:rPr>
            </w:pPr>
            <w:r>
              <w:rPr>
                <w:rFonts w:eastAsiaTheme="minorEastAsia"/>
                <w:szCs w:val="21"/>
              </w:rPr>
              <w:t>RTCA/DO－160G第5章</w:t>
            </w:r>
            <w:r>
              <w:rPr>
                <w:rFonts w:eastAsiaTheme="minorEastAsia"/>
                <w:kern w:val="0"/>
                <w:szCs w:val="21"/>
              </w:rPr>
              <w:t>5.3.1条</w:t>
            </w:r>
          </w:p>
        </w:tc>
        <w:tc>
          <w:tcPr>
            <w:tcW w:w="1386" w:type="pct"/>
            <w:tcBorders>
              <w:top w:val="single" w:color="auto" w:sz="4" w:space="0"/>
              <w:bottom w:val="single" w:color="auto" w:sz="4" w:space="0"/>
            </w:tcBorders>
            <w:vAlign w:val="center"/>
          </w:tcPr>
          <w:p w14:paraId="7B6DBE1B">
            <w:pPr>
              <w:rPr>
                <w:rFonts w:eastAsiaTheme="minorEastAsia"/>
                <w:kern w:val="0"/>
                <w:szCs w:val="21"/>
              </w:rPr>
            </w:pPr>
            <w:r>
              <w:rPr>
                <w:rFonts w:eastAsiaTheme="minorEastAsia"/>
                <w:szCs w:val="21"/>
              </w:rPr>
              <w:t>温度变化</w:t>
            </w:r>
          </w:p>
        </w:tc>
        <w:tc>
          <w:tcPr>
            <w:tcW w:w="664" w:type="pct"/>
            <w:tcBorders>
              <w:top w:val="single" w:color="auto" w:sz="4" w:space="0"/>
              <w:bottom w:val="single" w:color="auto" w:sz="4" w:space="0"/>
            </w:tcBorders>
            <w:vAlign w:val="center"/>
          </w:tcPr>
          <w:p w14:paraId="3C2316BC">
            <w:pPr>
              <w:jc w:val="center"/>
              <w:rPr>
                <w:rFonts w:eastAsiaTheme="minorEastAsia"/>
                <w:szCs w:val="21"/>
              </w:rPr>
            </w:pPr>
            <w:r>
              <w:rPr>
                <w:rFonts w:eastAsiaTheme="minorEastAsia"/>
                <w:szCs w:val="21"/>
              </w:rPr>
              <w:t>2天</w:t>
            </w:r>
          </w:p>
        </w:tc>
        <w:tc>
          <w:tcPr>
            <w:tcW w:w="734" w:type="pct"/>
            <w:tcBorders>
              <w:top w:val="single" w:color="auto" w:sz="4" w:space="0"/>
              <w:bottom w:val="single" w:color="auto" w:sz="4" w:space="0"/>
              <w:right w:val="single" w:color="auto" w:sz="4" w:space="0"/>
            </w:tcBorders>
            <w:vAlign w:val="center"/>
          </w:tcPr>
          <w:p w14:paraId="292BF228">
            <w:pPr>
              <w:jc w:val="center"/>
              <w:rPr>
                <w:rFonts w:eastAsiaTheme="minorEastAsia"/>
                <w:szCs w:val="21"/>
              </w:rPr>
            </w:pPr>
            <w:r>
              <w:rPr>
                <w:rFonts w:eastAsiaTheme="minorEastAsia"/>
                <w:szCs w:val="21"/>
              </w:rPr>
              <w:t>14</w:t>
            </w:r>
          </w:p>
        </w:tc>
        <w:tc>
          <w:tcPr>
            <w:tcW w:w="289" w:type="pct"/>
            <w:tcBorders>
              <w:top w:val="single" w:color="auto" w:sz="4" w:space="0"/>
              <w:left w:val="single" w:color="auto" w:sz="4" w:space="0"/>
              <w:bottom w:val="single" w:color="auto" w:sz="4" w:space="0"/>
              <w:right w:val="single" w:color="auto" w:sz="12" w:space="0"/>
            </w:tcBorders>
            <w:vAlign w:val="center"/>
          </w:tcPr>
          <w:p w14:paraId="15F5A36E">
            <w:pPr>
              <w:jc w:val="center"/>
              <w:rPr>
                <w:rFonts w:eastAsiaTheme="minorEastAsia"/>
                <w:szCs w:val="21"/>
              </w:rPr>
            </w:pPr>
            <w:r>
              <w:rPr>
                <w:rFonts w:eastAsiaTheme="minorEastAsia"/>
                <w:szCs w:val="21"/>
              </w:rPr>
              <w:t>/</w:t>
            </w:r>
          </w:p>
        </w:tc>
      </w:tr>
      <w:tr w14:paraId="66634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15" w:hRule="atLeast"/>
          <w:jc w:val="center"/>
        </w:trPr>
        <w:tc>
          <w:tcPr>
            <w:tcW w:w="318" w:type="pct"/>
            <w:tcBorders>
              <w:top w:val="single" w:color="auto" w:sz="4" w:space="0"/>
              <w:left w:val="single" w:color="auto" w:sz="12" w:space="0"/>
              <w:bottom w:val="single" w:color="auto" w:sz="4" w:space="0"/>
            </w:tcBorders>
            <w:vAlign w:val="center"/>
          </w:tcPr>
          <w:p w14:paraId="7C92779E">
            <w:pPr>
              <w:numPr>
                <w:ilvl w:val="0"/>
                <w:numId w:val="12"/>
              </w:numPr>
              <w:tabs>
                <w:tab w:val="left" w:pos="550"/>
              </w:tabs>
              <w:ind w:left="0" w:firstLine="0"/>
              <w:jc w:val="center"/>
              <w:rPr>
                <w:rFonts w:eastAsiaTheme="minorEastAsia"/>
                <w:szCs w:val="21"/>
              </w:rPr>
            </w:pPr>
          </w:p>
        </w:tc>
        <w:tc>
          <w:tcPr>
            <w:tcW w:w="1609" w:type="pct"/>
            <w:tcBorders>
              <w:top w:val="single" w:color="auto" w:sz="4" w:space="0"/>
              <w:bottom w:val="single" w:color="auto" w:sz="4" w:space="0"/>
            </w:tcBorders>
            <w:vAlign w:val="center"/>
          </w:tcPr>
          <w:p w14:paraId="1A03DBB7">
            <w:pPr>
              <w:rPr>
                <w:rFonts w:eastAsiaTheme="minorEastAsia"/>
                <w:szCs w:val="21"/>
              </w:rPr>
            </w:pPr>
            <w:r>
              <w:rPr>
                <w:rFonts w:eastAsiaTheme="minorEastAsia"/>
                <w:szCs w:val="21"/>
              </w:rPr>
              <w:t>RTCA/DO－160G第6章6</w:t>
            </w:r>
            <w:r>
              <w:rPr>
                <w:rFonts w:eastAsiaTheme="minorEastAsia"/>
                <w:kern w:val="0"/>
                <w:szCs w:val="21"/>
              </w:rPr>
              <w:t>.3.2条</w:t>
            </w:r>
          </w:p>
        </w:tc>
        <w:tc>
          <w:tcPr>
            <w:tcW w:w="1386" w:type="pct"/>
            <w:tcBorders>
              <w:top w:val="single" w:color="auto" w:sz="4" w:space="0"/>
              <w:bottom w:val="single" w:color="auto" w:sz="4" w:space="0"/>
            </w:tcBorders>
            <w:vAlign w:val="center"/>
          </w:tcPr>
          <w:p w14:paraId="2110C3F0">
            <w:pPr>
              <w:rPr>
                <w:rFonts w:eastAsiaTheme="minorEastAsia"/>
                <w:kern w:val="0"/>
                <w:szCs w:val="21"/>
              </w:rPr>
            </w:pPr>
            <w:r>
              <w:rPr>
                <w:rFonts w:eastAsiaTheme="minorEastAsia"/>
                <w:szCs w:val="21"/>
              </w:rPr>
              <w:t>湿热</w:t>
            </w:r>
          </w:p>
        </w:tc>
        <w:tc>
          <w:tcPr>
            <w:tcW w:w="664" w:type="pct"/>
            <w:tcBorders>
              <w:top w:val="single" w:color="auto" w:sz="4" w:space="0"/>
              <w:bottom w:val="single" w:color="auto" w:sz="4" w:space="0"/>
            </w:tcBorders>
            <w:vAlign w:val="center"/>
          </w:tcPr>
          <w:p w14:paraId="1B399A78">
            <w:pPr>
              <w:jc w:val="center"/>
              <w:rPr>
                <w:rFonts w:eastAsiaTheme="minorEastAsia"/>
                <w:szCs w:val="21"/>
              </w:rPr>
            </w:pPr>
            <w:r>
              <w:rPr>
                <w:rFonts w:eastAsiaTheme="minorEastAsia"/>
                <w:szCs w:val="21"/>
              </w:rPr>
              <w:t>11天</w:t>
            </w:r>
          </w:p>
        </w:tc>
        <w:tc>
          <w:tcPr>
            <w:tcW w:w="734" w:type="pct"/>
            <w:tcBorders>
              <w:top w:val="single" w:color="auto" w:sz="4" w:space="0"/>
              <w:bottom w:val="single" w:color="auto" w:sz="4" w:space="0"/>
              <w:right w:val="single" w:color="auto" w:sz="4" w:space="0"/>
            </w:tcBorders>
            <w:vAlign w:val="center"/>
          </w:tcPr>
          <w:p w14:paraId="0BE79DA0">
            <w:pPr>
              <w:jc w:val="center"/>
              <w:rPr>
                <w:rFonts w:eastAsiaTheme="minorEastAsia"/>
                <w:szCs w:val="21"/>
              </w:rPr>
            </w:pPr>
            <w:r>
              <w:rPr>
                <w:rFonts w:eastAsiaTheme="minorEastAsia"/>
                <w:szCs w:val="21"/>
              </w:rPr>
              <w:t>15</w:t>
            </w:r>
          </w:p>
        </w:tc>
        <w:tc>
          <w:tcPr>
            <w:tcW w:w="289" w:type="pct"/>
            <w:tcBorders>
              <w:top w:val="single" w:color="auto" w:sz="4" w:space="0"/>
              <w:left w:val="single" w:color="auto" w:sz="4" w:space="0"/>
              <w:bottom w:val="single" w:color="auto" w:sz="4" w:space="0"/>
              <w:right w:val="single" w:color="auto" w:sz="12" w:space="0"/>
            </w:tcBorders>
            <w:vAlign w:val="center"/>
          </w:tcPr>
          <w:p w14:paraId="4F96C729">
            <w:pPr>
              <w:jc w:val="center"/>
              <w:rPr>
                <w:rFonts w:eastAsiaTheme="minorEastAsia"/>
                <w:szCs w:val="21"/>
              </w:rPr>
            </w:pPr>
            <w:r>
              <w:rPr>
                <w:rFonts w:eastAsiaTheme="minorEastAsia"/>
                <w:szCs w:val="21"/>
              </w:rPr>
              <w:t>/</w:t>
            </w:r>
          </w:p>
        </w:tc>
      </w:tr>
      <w:tr w14:paraId="4FA7A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73" w:hRule="atLeast"/>
          <w:jc w:val="center"/>
        </w:trPr>
        <w:tc>
          <w:tcPr>
            <w:tcW w:w="318" w:type="pct"/>
            <w:tcBorders>
              <w:top w:val="single" w:color="auto" w:sz="4" w:space="0"/>
              <w:left w:val="single" w:color="auto" w:sz="12" w:space="0"/>
              <w:bottom w:val="single" w:color="auto" w:sz="4" w:space="0"/>
            </w:tcBorders>
            <w:vAlign w:val="center"/>
          </w:tcPr>
          <w:p w14:paraId="09A907A1">
            <w:pPr>
              <w:numPr>
                <w:ilvl w:val="0"/>
                <w:numId w:val="12"/>
              </w:numPr>
              <w:tabs>
                <w:tab w:val="left" w:pos="550"/>
              </w:tabs>
              <w:ind w:left="0" w:firstLine="0"/>
              <w:jc w:val="center"/>
              <w:rPr>
                <w:rFonts w:eastAsiaTheme="minorEastAsia"/>
                <w:szCs w:val="21"/>
              </w:rPr>
            </w:pPr>
          </w:p>
        </w:tc>
        <w:tc>
          <w:tcPr>
            <w:tcW w:w="1609" w:type="pct"/>
            <w:tcBorders>
              <w:top w:val="single" w:color="auto" w:sz="4" w:space="0"/>
            </w:tcBorders>
            <w:vAlign w:val="center"/>
          </w:tcPr>
          <w:p w14:paraId="3496596C">
            <w:pPr>
              <w:rPr>
                <w:rFonts w:eastAsiaTheme="minorEastAsia"/>
                <w:szCs w:val="21"/>
              </w:rPr>
            </w:pPr>
            <w:r>
              <w:rPr>
                <w:rFonts w:eastAsiaTheme="minorEastAsia"/>
                <w:szCs w:val="21"/>
              </w:rPr>
              <w:t>RTCA/DO－160G第7章</w:t>
            </w:r>
            <w:r>
              <w:rPr>
                <w:rFonts w:eastAsiaTheme="minorEastAsia"/>
                <w:kern w:val="0"/>
                <w:szCs w:val="21"/>
              </w:rPr>
              <w:t>7.2条</w:t>
            </w:r>
          </w:p>
        </w:tc>
        <w:tc>
          <w:tcPr>
            <w:tcW w:w="1386" w:type="pct"/>
            <w:tcBorders>
              <w:top w:val="single" w:color="auto" w:sz="4" w:space="0"/>
            </w:tcBorders>
            <w:vAlign w:val="center"/>
          </w:tcPr>
          <w:p w14:paraId="06F144FA">
            <w:pPr>
              <w:rPr>
                <w:rFonts w:eastAsiaTheme="minorEastAsia"/>
                <w:kern w:val="0"/>
                <w:szCs w:val="21"/>
              </w:rPr>
            </w:pPr>
            <w:r>
              <w:rPr>
                <w:rFonts w:eastAsiaTheme="minorEastAsia"/>
                <w:szCs w:val="21"/>
              </w:rPr>
              <w:t>工作冲击</w:t>
            </w:r>
          </w:p>
        </w:tc>
        <w:tc>
          <w:tcPr>
            <w:tcW w:w="664" w:type="pct"/>
            <w:tcBorders>
              <w:top w:val="single" w:color="auto" w:sz="4" w:space="0"/>
            </w:tcBorders>
            <w:vAlign w:val="center"/>
          </w:tcPr>
          <w:p w14:paraId="70EFDBE5">
            <w:pPr>
              <w:jc w:val="center"/>
              <w:rPr>
                <w:rFonts w:eastAsiaTheme="minorEastAsia"/>
                <w:szCs w:val="21"/>
              </w:rPr>
            </w:pPr>
            <w:r>
              <w:rPr>
                <w:rFonts w:eastAsiaTheme="minorEastAsia"/>
                <w:szCs w:val="21"/>
              </w:rPr>
              <w:t>1天</w:t>
            </w:r>
          </w:p>
        </w:tc>
        <w:tc>
          <w:tcPr>
            <w:tcW w:w="734" w:type="pct"/>
            <w:tcBorders>
              <w:top w:val="single" w:color="auto" w:sz="4" w:space="0"/>
              <w:bottom w:val="single" w:color="auto" w:sz="4" w:space="0"/>
              <w:right w:val="single" w:color="auto" w:sz="4" w:space="0"/>
            </w:tcBorders>
            <w:vAlign w:val="center"/>
          </w:tcPr>
          <w:p w14:paraId="3CD3DF6C">
            <w:pPr>
              <w:jc w:val="center"/>
              <w:rPr>
                <w:rFonts w:eastAsiaTheme="minorEastAsia"/>
                <w:szCs w:val="21"/>
              </w:rPr>
            </w:pPr>
            <w:r>
              <w:rPr>
                <w:rFonts w:eastAsiaTheme="minorEastAsia"/>
                <w:szCs w:val="21"/>
              </w:rPr>
              <w:t>16.1</w:t>
            </w:r>
          </w:p>
        </w:tc>
        <w:tc>
          <w:tcPr>
            <w:tcW w:w="289" w:type="pct"/>
            <w:tcBorders>
              <w:top w:val="single" w:color="auto" w:sz="4" w:space="0"/>
              <w:left w:val="single" w:color="auto" w:sz="4" w:space="0"/>
              <w:bottom w:val="single" w:color="auto" w:sz="4" w:space="0"/>
              <w:right w:val="single" w:color="auto" w:sz="12" w:space="0"/>
            </w:tcBorders>
            <w:vAlign w:val="center"/>
          </w:tcPr>
          <w:p w14:paraId="272EF632">
            <w:pPr>
              <w:jc w:val="center"/>
              <w:rPr>
                <w:rFonts w:eastAsiaTheme="minorEastAsia"/>
                <w:szCs w:val="21"/>
              </w:rPr>
            </w:pPr>
            <w:r>
              <w:rPr>
                <w:rFonts w:eastAsiaTheme="minorEastAsia"/>
                <w:szCs w:val="21"/>
              </w:rPr>
              <w:t>/</w:t>
            </w:r>
          </w:p>
        </w:tc>
      </w:tr>
      <w:tr w14:paraId="7DC29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99" w:hRule="atLeast"/>
          <w:jc w:val="center"/>
        </w:trPr>
        <w:tc>
          <w:tcPr>
            <w:tcW w:w="318" w:type="pct"/>
            <w:tcBorders>
              <w:top w:val="single" w:color="auto" w:sz="4" w:space="0"/>
              <w:left w:val="single" w:color="auto" w:sz="12" w:space="0"/>
              <w:bottom w:val="single" w:color="auto" w:sz="4" w:space="0"/>
            </w:tcBorders>
            <w:vAlign w:val="center"/>
          </w:tcPr>
          <w:p w14:paraId="6E8B46B7">
            <w:pPr>
              <w:numPr>
                <w:ilvl w:val="0"/>
                <w:numId w:val="12"/>
              </w:numPr>
              <w:tabs>
                <w:tab w:val="left" w:pos="550"/>
              </w:tabs>
              <w:ind w:left="0" w:firstLine="0"/>
              <w:jc w:val="center"/>
              <w:rPr>
                <w:rFonts w:eastAsiaTheme="minorEastAsia"/>
                <w:szCs w:val="21"/>
              </w:rPr>
            </w:pPr>
          </w:p>
        </w:tc>
        <w:tc>
          <w:tcPr>
            <w:tcW w:w="1609" w:type="pct"/>
            <w:tcBorders>
              <w:bottom w:val="single" w:color="auto" w:sz="4" w:space="0"/>
            </w:tcBorders>
            <w:vAlign w:val="center"/>
          </w:tcPr>
          <w:p w14:paraId="7024D4C3">
            <w:pPr>
              <w:rPr>
                <w:rFonts w:eastAsiaTheme="minorEastAsia"/>
                <w:szCs w:val="21"/>
              </w:rPr>
            </w:pPr>
            <w:r>
              <w:rPr>
                <w:rFonts w:eastAsiaTheme="minorEastAsia"/>
                <w:szCs w:val="21"/>
              </w:rPr>
              <w:t>RTCA/DO－160G第7章</w:t>
            </w:r>
            <w:r>
              <w:rPr>
                <w:rFonts w:eastAsiaTheme="minorEastAsia"/>
                <w:kern w:val="0"/>
                <w:szCs w:val="21"/>
              </w:rPr>
              <w:t>7.3.1条</w:t>
            </w:r>
          </w:p>
        </w:tc>
        <w:tc>
          <w:tcPr>
            <w:tcW w:w="1386" w:type="pct"/>
            <w:tcBorders>
              <w:bottom w:val="single" w:color="auto" w:sz="4" w:space="0"/>
            </w:tcBorders>
            <w:vAlign w:val="center"/>
          </w:tcPr>
          <w:p w14:paraId="50032776">
            <w:pPr>
              <w:rPr>
                <w:rFonts w:eastAsiaTheme="minorEastAsia"/>
                <w:kern w:val="0"/>
                <w:szCs w:val="21"/>
              </w:rPr>
            </w:pPr>
            <w:r>
              <w:rPr>
                <w:rFonts w:eastAsiaTheme="minorEastAsia"/>
                <w:szCs w:val="21"/>
              </w:rPr>
              <w:t>坠撞安全试验－冲击</w:t>
            </w:r>
          </w:p>
        </w:tc>
        <w:tc>
          <w:tcPr>
            <w:tcW w:w="664" w:type="pct"/>
            <w:tcBorders>
              <w:bottom w:val="single" w:color="auto" w:sz="4" w:space="0"/>
            </w:tcBorders>
            <w:vAlign w:val="center"/>
          </w:tcPr>
          <w:p w14:paraId="240DC5FE">
            <w:pPr>
              <w:jc w:val="center"/>
              <w:rPr>
                <w:rFonts w:eastAsiaTheme="minorEastAsia"/>
                <w:szCs w:val="21"/>
              </w:rPr>
            </w:pPr>
            <w:r>
              <w:rPr>
                <w:rFonts w:eastAsiaTheme="minorEastAsia"/>
                <w:szCs w:val="21"/>
              </w:rPr>
              <w:t>1天</w:t>
            </w:r>
          </w:p>
        </w:tc>
        <w:tc>
          <w:tcPr>
            <w:tcW w:w="734" w:type="pct"/>
            <w:tcBorders>
              <w:top w:val="single" w:color="auto" w:sz="4" w:space="0"/>
              <w:bottom w:val="single" w:color="auto" w:sz="4" w:space="0"/>
              <w:right w:val="single" w:color="auto" w:sz="4" w:space="0"/>
            </w:tcBorders>
            <w:vAlign w:val="center"/>
          </w:tcPr>
          <w:p w14:paraId="3F7158DF">
            <w:pPr>
              <w:jc w:val="center"/>
              <w:rPr>
                <w:rFonts w:eastAsiaTheme="minorEastAsia"/>
                <w:szCs w:val="21"/>
              </w:rPr>
            </w:pPr>
            <w:r>
              <w:rPr>
                <w:rFonts w:eastAsiaTheme="minorEastAsia"/>
                <w:szCs w:val="21"/>
              </w:rPr>
              <w:t>16.2</w:t>
            </w:r>
          </w:p>
        </w:tc>
        <w:tc>
          <w:tcPr>
            <w:tcW w:w="289" w:type="pct"/>
            <w:tcBorders>
              <w:top w:val="single" w:color="auto" w:sz="4" w:space="0"/>
              <w:left w:val="single" w:color="auto" w:sz="4" w:space="0"/>
              <w:bottom w:val="single" w:color="auto" w:sz="4" w:space="0"/>
              <w:right w:val="single" w:color="auto" w:sz="12" w:space="0"/>
            </w:tcBorders>
            <w:vAlign w:val="center"/>
          </w:tcPr>
          <w:p w14:paraId="7A6B344E">
            <w:pPr>
              <w:jc w:val="center"/>
              <w:rPr>
                <w:rFonts w:eastAsiaTheme="minorEastAsia"/>
                <w:szCs w:val="21"/>
              </w:rPr>
            </w:pPr>
            <w:r>
              <w:rPr>
                <w:rFonts w:eastAsiaTheme="minorEastAsia"/>
                <w:szCs w:val="21"/>
              </w:rPr>
              <w:t>/</w:t>
            </w:r>
          </w:p>
        </w:tc>
      </w:tr>
      <w:tr w14:paraId="6EAE2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23" w:hRule="atLeast"/>
          <w:jc w:val="center"/>
        </w:trPr>
        <w:tc>
          <w:tcPr>
            <w:tcW w:w="318" w:type="pct"/>
            <w:tcBorders>
              <w:top w:val="single" w:color="auto" w:sz="4" w:space="0"/>
              <w:left w:val="single" w:color="auto" w:sz="12" w:space="0"/>
              <w:bottom w:val="single" w:color="auto" w:sz="4" w:space="0"/>
            </w:tcBorders>
            <w:vAlign w:val="center"/>
          </w:tcPr>
          <w:p w14:paraId="2D3F1E81">
            <w:pPr>
              <w:numPr>
                <w:ilvl w:val="0"/>
                <w:numId w:val="12"/>
              </w:numPr>
              <w:tabs>
                <w:tab w:val="left" w:pos="550"/>
              </w:tabs>
              <w:ind w:left="0" w:firstLine="0"/>
              <w:jc w:val="center"/>
              <w:rPr>
                <w:rFonts w:eastAsiaTheme="minorEastAsia"/>
                <w:szCs w:val="21"/>
              </w:rPr>
            </w:pPr>
          </w:p>
        </w:tc>
        <w:tc>
          <w:tcPr>
            <w:tcW w:w="1609" w:type="pct"/>
            <w:tcBorders>
              <w:bottom w:val="single" w:color="auto" w:sz="4" w:space="0"/>
            </w:tcBorders>
            <w:vAlign w:val="center"/>
          </w:tcPr>
          <w:p w14:paraId="698204D1">
            <w:pPr>
              <w:rPr>
                <w:rFonts w:eastAsiaTheme="minorEastAsia"/>
                <w:szCs w:val="21"/>
              </w:rPr>
            </w:pPr>
            <w:r>
              <w:rPr>
                <w:rFonts w:eastAsiaTheme="minorEastAsia"/>
                <w:szCs w:val="21"/>
              </w:rPr>
              <w:t>RTCA/DO－160G第7章</w:t>
            </w:r>
            <w:r>
              <w:rPr>
                <w:rFonts w:eastAsiaTheme="minorEastAsia"/>
                <w:kern w:val="0"/>
                <w:szCs w:val="21"/>
              </w:rPr>
              <w:t>7.3.3条</w:t>
            </w:r>
          </w:p>
        </w:tc>
        <w:tc>
          <w:tcPr>
            <w:tcW w:w="1386" w:type="pct"/>
            <w:tcBorders>
              <w:bottom w:val="single" w:color="auto" w:sz="4" w:space="0"/>
            </w:tcBorders>
            <w:vAlign w:val="center"/>
          </w:tcPr>
          <w:p w14:paraId="3BFFAA7B">
            <w:pPr>
              <w:rPr>
                <w:rFonts w:eastAsiaTheme="minorEastAsia"/>
                <w:spacing w:val="-8"/>
                <w:szCs w:val="21"/>
              </w:rPr>
            </w:pPr>
            <w:r>
              <w:rPr>
                <w:rFonts w:eastAsiaTheme="minorEastAsia"/>
                <w:szCs w:val="21"/>
              </w:rPr>
              <w:t>坠撞安全试验－</w:t>
            </w:r>
            <w:r>
              <w:rPr>
                <w:rFonts w:eastAsiaTheme="minorEastAsia"/>
                <w:spacing w:val="-8"/>
                <w:szCs w:val="21"/>
              </w:rPr>
              <w:t>持续</w:t>
            </w:r>
          </w:p>
          <w:p w14:paraId="5A3C0161">
            <w:pPr>
              <w:rPr>
                <w:rFonts w:eastAsiaTheme="minorEastAsia"/>
                <w:szCs w:val="21"/>
              </w:rPr>
            </w:pPr>
            <w:r>
              <w:rPr>
                <w:rFonts w:eastAsiaTheme="minorEastAsia"/>
                <w:spacing w:val="-8"/>
                <w:szCs w:val="21"/>
              </w:rPr>
              <w:t>载荷</w:t>
            </w:r>
          </w:p>
        </w:tc>
        <w:tc>
          <w:tcPr>
            <w:tcW w:w="664" w:type="pct"/>
            <w:tcBorders>
              <w:bottom w:val="single" w:color="auto" w:sz="4" w:space="0"/>
            </w:tcBorders>
            <w:vAlign w:val="center"/>
          </w:tcPr>
          <w:p w14:paraId="4B0DD821">
            <w:pPr>
              <w:jc w:val="center"/>
              <w:rPr>
                <w:rFonts w:eastAsiaTheme="minorEastAsia"/>
                <w:szCs w:val="21"/>
              </w:rPr>
            </w:pPr>
            <w:r>
              <w:rPr>
                <w:rFonts w:eastAsiaTheme="minorEastAsia"/>
                <w:szCs w:val="21"/>
              </w:rPr>
              <w:t>1天</w:t>
            </w:r>
          </w:p>
        </w:tc>
        <w:tc>
          <w:tcPr>
            <w:tcW w:w="734" w:type="pct"/>
            <w:tcBorders>
              <w:top w:val="single" w:color="auto" w:sz="4" w:space="0"/>
              <w:bottom w:val="single" w:color="auto" w:sz="4" w:space="0"/>
              <w:right w:val="single" w:color="auto" w:sz="4" w:space="0"/>
            </w:tcBorders>
            <w:vAlign w:val="center"/>
          </w:tcPr>
          <w:p w14:paraId="6D29476C">
            <w:pPr>
              <w:jc w:val="center"/>
              <w:rPr>
                <w:rFonts w:eastAsiaTheme="minorEastAsia"/>
                <w:szCs w:val="21"/>
              </w:rPr>
            </w:pPr>
            <w:r>
              <w:rPr>
                <w:rFonts w:eastAsiaTheme="minorEastAsia"/>
                <w:szCs w:val="21"/>
              </w:rPr>
              <w:t>16.2</w:t>
            </w:r>
          </w:p>
        </w:tc>
        <w:tc>
          <w:tcPr>
            <w:tcW w:w="289" w:type="pct"/>
            <w:tcBorders>
              <w:top w:val="single" w:color="auto" w:sz="4" w:space="0"/>
              <w:left w:val="single" w:color="auto" w:sz="4" w:space="0"/>
              <w:bottom w:val="single" w:color="auto" w:sz="4" w:space="0"/>
              <w:right w:val="single" w:color="auto" w:sz="12" w:space="0"/>
            </w:tcBorders>
            <w:vAlign w:val="center"/>
          </w:tcPr>
          <w:p w14:paraId="63A5E77A">
            <w:pPr>
              <w:jc w:val="center"/>
              <w:rPr>
                <w:rFonts w:eastAsiaTheme="minorEastAsia"/>
                <w:szCs w:val="21"/>
              </w:rPr>
            </w:pPr>
            <w:r>
              <w:rPr>
                <w:rFonts w:eastAsiaTheme="minorEastAsia"/>
                <w:szCs w:val="21"/>
              </w:rPr>
              <w:t>/</w:t>
            </w:r>
          </w:p>
        </w:tc>
      </w:tr>
      <w:tr w14:paraId="58C88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23" w:hRule="atLeast"/>
          <w:jc w:val="center"/>
        </w:trPr>
        <w:tc>
          <w:tcPr>
            <w:tcW w:w="318" w:type="pct"/>
            <w:tcBorders>
              <w:top w:val="single" w:color="auto" w:sz="4" w:space="0"/>
              <w:left w:val="single" w:color="auto" w:sz="12" w:space="0"/>
              <w:bottom w:val="single" w:color="auto" w:sz="4" w:space="0"/>
            </w:tcBorders>
            <w:vAlign w:val="center"/>
          </w:tcPr>
          <w:p w14:paraId="2B09F837">
            <w:pPr>
              <w:numPr>
                <w:ilvl w:val="0"/>
                <w:numId w:val="12"/>
              </w:numPr>
              <w:tabs>
                <w:tab w:val="left" w:pos="550"/>
              </w:tabs>
              <w:ind w:left="0" w:firstLine="0"/>
              <w:jc w:val="center"/>
              <w:rPr>
                <w:rFonts w:eastAsiaTheme="minorEastAsia"/>
                <w:szCs w:val="21"/>
              </w:rPr>
            </w:pPr>
          </w:p>
        </w:tc>
        <w:tc>
          <w:tcPr>
            <w:tcW w:w="1609" w:type="pct"/>
            <w:tcBorders>
              <w:bottom w:val="single" w:color="auto" w:sz="4" w:space="0"/>
            </w:tcBorders>
            <w:vAlign w:val="center"/>
          </w:tcPr>
          <w:p w14:paraId="3884306B">
            <w:pPr>
              <w:rPr>
                <w:rFonts w:eastAsiaTheme="minorEastAsia"/>
                <w:szCs w:val="21"/>
              </w:rPr>
            </w:pPr>
            <w:r>
              <w:rPr>
                <w:rFonts w:eastAsiaTheme="minorEastAsia"/>
                <w:szCs w:val="21"/>
              </w:rPr>
              <w:t>ISO2669:1995</w:t>
            </w:r>
          </w:p>
        </w:tc>
        <w:tc>
          <w:tcPr>
            <w:tcW w:w="1386" w:type="pct"/>
            <w:tcBorders>
              <w:bottom w:val="single" w:color="auto" w:sz="4" w:space="0"/>
            </w:tcBorders>
            <w:vAlign w:val="center"/>
          </w:tcPr>
          <w:p w14:paraId="42425BED">
            <w:pPr>
              <w:rPr>
                <w:rFonts w:eastAsiaTheme="minorEastAsia"/>
                <w:szCs w:val="21"/>
              </w:rPr>
            </w:pPr>
            <w:r>
              <w:rPr>
                <w:rFonts w:eastAsiaTheme="minorEastAsia"/>
                <w:szCs w:val="21"/>
              </w:rPr>
              <w:t>加速度</w:t>
            </w:r>
          </w:p>
        </w:tc>
        <w:tc>
          <w:tcPr>
            <w:tcW w:w="664" w:type="pct"/>
            <w:tcBorders>
              <w:bottom w:val="single" w:color="auto" w:sz="4" w:space="0"/>
            </w:tcBorders>
            <w:vAlign w:val="center"/>
          </w:tcPr>
          <w:p w14:paraId="06CD71E3">
            <w:pPr>
              <w:jc w:val="center"/>
              <w:rPr>
                <w:rFonts w:eastAsiaTheme="minorEastAsia"/>
                <w:szCs w:val="21"/>
              </w:rPr>
            </w:pPr>
            <w:r>
              <w:rPr>
                <w:rFonts w:eastAsiaTheme="minorEastAsia"/>
                <w:szCs w:val="21"/>
              </w:rPr>
              <w:t>1天</w:t>
            </w:r>
          </w:p>
        </w:tc>
        <w:tc>
          <w:tcPr>
            <w:tcW w:w="734" w:type="pct"/>
            <w:tcBorders>
              <w:top w:val="single" w:color="auto" w:sz="4" w:space="0"/>
              <w:bottom w:val="single" w:color="auto" w:sz="4" w:space="0"/>
              <w:right w:val="single" w:color="auto" w:sz="4" w:space="0"/>
            </w:tcBorders>
            <w:vAlign w:val="center"/>
          </w:tcPr>
          <w:p w14:paraId="1296BC54">
            <w:pPr>
              <w:jc w:val="center"/>
              <w:rPr>
                <w:rFonts w:eastAsiaTheme="minorEastAsia"/>
                <w:szCs w:val="21"/>
              </w:rPr>
            </w:pPr>
            <w:r>
              <w:rPr>
                <w:rFonts w:eastAsiaTheme="minorEastAsia"/>
                <w:szCs w:val="21"/>
              </w:rPr>
              <w:t>26</w:t>
            </w:r>
          </w:p>
        </w:tc>
        <w:tc>
          <w:tcPr>
            <w:tcW w:w="289" w:type="pct"/>
            <w:tcBorders>
              <w:top w:val="single" w:color="auto" w:sz="4" w:space="0"/>
              <w:left w:val="single" w:color="auto" w:sz="4" w:space="0"/>
              <w:bottom w:val="single" w:color="auto" w:sz="4" w:space="0"/>
              <w:right w:val="single" w:color="auto" w:sz="12" w:space="0"/>
            </w:tcBorders>
            <w:vAlign w:val="center"/>
          </w:tcPr>
          <w:p w14:paraId="3BC39218">
            <w:pPr>
              <w:jc w:val="center"/>
              <w:rPr>
                <w:rFonts w:eastAsiaTheme="minorEastAsia"/>
                <w:szCs w:val="21"/>
              </w:rPr>
            </w:pPr>
          </w:p>
        </w:tc>
      </w:tr>
      <w:tr w14:paraId="7F09B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318" w:type="pct"/>
            <w:tcBorders>
              <w:top w:val="single" w:color="auto" w:sz="4" w:space="0"/>
              <w:left w:val="single" w:color="auto" w:sz="12" w:space="0"/>
              <w:bottom w:val="single" w:color="auto" w:sz="4" w:space="0"/>
            </w:tcBorders>
            <w:vAlign w:val="center"/>
          </w:tcPr>
          <w:p w14:paraId="205654FE">
            <w:pPr>
              <w:numPr>
                <w:ilvl w:val="0"/>
                <w:numId w:val="12"/>
              </w:numPr>
              <w:tabs>
                <w:tab w:val="left" w:pos="550"/>
              </w:tabs>
              <w:ind w:left="0" w:firstLine="0"/>
              <w:jc w:val="center"/>
              <w:rPr>
                <w:rFonts w:eastAsiaTheme="minorEastAsia"/>
                <w:szCs w:val="21"/>
              </w:rPr>
            </w:pPr>
          </w:p>
        </w:tc>
        <w:tc>
          <w:tcPr>
            <w:tcW w:w="1609" w:type="pct"/>
            <w:tcBorders>
              <w:top w:val="single" w:color="auto" w:sz="4" w:space="0"/>
              <w:bottom w:val="single" w:color="auto" w:sz="4" w:space="0"/>
            </w:tcBorders>
            <w:vAlign w:val="center"/>
          </w:tcPr>
          <w:p w14:paraId="2B074F05">
            <w:pPr>
              <w:rPr>
                <w:rFonts w:eastAsiaTheme="minorEastAsia"/>
                <w:szCs w:val="21"/>
              </w:rPr>
            </w:pPr>
            <w:r>
              <w:rPr>
                <w:rFonts w:eastAsiaTheme="minorEastAsia"/>
                <w:szCs w:val="21"/>
              </w:rPr>
              <w:t>RTCA/DO－160G第8章</w:t>
            </w:r>
            <w:r>
              <w:rPr>
                <w:rFonts w:eastAsiaTheme="minorEastAsia"/>
                <w:kern w:val="0"/>
                <w:szCs w:val="21"/>
              </w:rPr>
              <w:t>8.5/8.6/8.7条</w:t>
            </w:r>
          </w:p>
        </w:tc>
        <w:tc>
          <w:tcPr>
            <w:tcW w:w="1386" w:type="pct"/>
            <w:tcBorders>
              <w:top w:val="single" w:color="auto" w:sz="4" w:space="0"/>
              <w:bottom w:val="single" w:color="auto" w:sz="4" w:space="0"/>
            </w:tcBorders>
            <w:vAlign w:val="center"/>
          </w:tcPr>
          <w:p w14:paraId="526F35E0">
            <w:pPr>
              <w:rPr>
                <w:rFonts w:eastAsiaTheme="minorEastAsia"/>
                <w:kern w:val="0"/>
                <w:szCs w:val="21"/>
              </w:rPr>
            </w:pPr>
            <w:r>
              <w:rPr>
                <w:rFonts w:eastAsiaTheme="minorEastAsia"/>
                <w:szCs w:val="21"/>
              </w:rPr>
              <w:t>振动</w:t>
            </w:r>
          </w:p>
        </w:tc>
        <w:tc>
          <w:tcPr>
            <w:tcW w:w="664" w:type="pct"/>
            <w:tcBorders>
              <w:top w:val="single" w:color="auto" w:sz="4" w:space="0"/>
              <w:bottom w:val="single" w:color="auto" w:sz="4" w:space="0"/>
            </w:tcBorders>
            <w:vAlign w:val="center"/>
          </w:tcPr>
          <w:p w14:paraId="0F72C205">
            <w:pPr>
              <w:jc w:val="center"/>
              <w:rPr>
                <w:rFonts w:eastAsiaTheme="minorEastAsia"/>
                <w:szCs w:val="21"/>
              </w:rPr>
            </w:pPr>
            <w:r>
              <w:rPr>
                <w:rFonts w:eastAsiaTheme="minorEastAsia"/>
                <w:szCs w:val="21"/>
              </w:rPr>
              <w:t>1天</w:t>
            </w:r>
          </w:p>
        </w:tc>
        <w:tc>
          <w:tcPr>
            <w:tcW w:w="734" w:type="pct"/>
            <w:tcBorders>
              <w:top w:val="single" w:color="auto" w:sz="4" w:space="0"/>
              <w:bottom w:val="single" w:color="auto" w:sz="4" w:space="0"/>
              <w:right w:val="single" w:color="auto" w:sz="4" w:space="0"/>
            </w:tcBorders>
            <w:vAlign w:val="center"/>
          </w:tcPr>
          <w:p w14:paraId="408A0605">
            <w:pPr>
              <w:jc w:val="center"/>
              <w:rPr>
                <w:rFonts w:eastAsiaTheme="minorEastAsia"/>
                <w:szCs w:val="21"/>
              </w:rPr>
            </w:pPr>
            <w:r>
              <w:rPr>
                <w:rFonts w:eastAsiaTheme="minorEastAsia"/>
                <w:szCs w:val="21"/>
              </w:rPr>
              <w:t>17</w:t>
            </w:r>
          </w:p>
        </w:tc>
        <w:tc>
          <w:tcPr>
            <w:tcW w:w="289" w:type="pct"/>
            <w:tcBorders>
              <w:top w:val="single" w:color="auto" w:sz="4" w:space="0"/>
              <w:left w:val="single" w:color="auto" w:sz="4" w:space="0"/>
              <w:bottom w:val="single" w:color="auto" w:sz="4" w:space="0"/>
              <w:right w:val="single" w:color="auto" w:sz="12" w:space="0"/>
            </w:tcBorders>
            <w:vAlign w:val="center"/>
          </w:tcPr>
          <w:p w14:paraId="0A15BD3E">
            <w:pPr>
              <w:jc w:val="center"/>
              <w:rPr>
                <w:rFonts w:eastAsiaTheme="minorEastAsia"/>
                <w:szCs w:val="21"/>
              </w:rPr>
            </w:pPr>
            <w:r>
              <w:rPr>
                <w:rFonts w:eastAsiaTheme="minorEastAsia"/>
                <w:szCs w:val="21"/>
              </w:rPr>
              <w:t>/</w:t>
            </w:r>
          </w:p>
        </w:tc>
      </w:tr>
      <w:tr w14:paraId="3DF6D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318" w:type="pct"/>
            <w:tcBorders>
              <w:top w:val="single" w:color="auto" w:sz="4" w:space="0"/>
              <w:left w:val="single" w:color="auto" w:sz="12" w:space="0"/>
              <w:bottom w:val="single" w:color="auto" w:sz="4" w:space="0"/>
            </w:tcBorders>
            <w:vAlign w:val="center"/>
          </w:tcPr>
          <w:p w14:paraId="3371D8FB">
            <w:pPr>
              <w:numPr>
                <w:ilvl w:val="0"/>
                <w:numId w:val="12"/>
              </w:numPr>
              <w:tabs>
                <w:tab w:val="left" w:pos="550"/>
              </w:tabs>
              <w:ind w:left="0" w:firstLine="0"/>
              <w:jc w:val="center"/>
              <w:rPr>
                <w:rFonts w:eastAsiaTheme="minorEastAsia"/>
                <w:szCs w:val="21"/>
              </w:rPr>
            </w:pPr>
          </w:p>
        </w:tc>
        <w:tc>
          <w:tcPr>
            <w:tcW w:w="1609" w:type="pct"/>
            <w:tcBorders>
              <w:top w:val="single" w:color="auto" w:sz="4" w:space="0"/>
              <w:bottom w:val="single" w:color="auto" w:sz="4" w:space="0"/>
            </w:tcBorders>
            <w:vAlign w:val="center"/>
          </w:tcPr>
          <w:p w14:paraId="319DD5D9">
            <w:pPr>
              <w:rPr>
                <w:rFonts w:eastAsiaTheme="minorEastAsia"/>
                <w:szCs w:val="21"/>
              </w:rPr>
            </w:pPr>
            <w:r>
              <w:rPr>
                <w:rFonts w:eastAsiaTheme="minorEastAsia"/>
                <w:szCs w:val="21"/>
              </w:rPr>
              <w:t>RTCA/DO－160G第9章</w:t>
            </w:r>
            <w:r>
              <w:rPr>
                <w:rFonts w:eastAsiaTheme="minorEastAsia"/>
                <w:kern w:val="0"/>
                <w:szCs w:val="21"/>
              </w:rPr>
              <w:t>9.4.2条</w:t>
            </w:r>
          </w:p>
        </w:tc>
        <w:tc>
          <w:tcPr>
            <w:tcW w:w="1386" w:type="pct"/>
            <w:tcBorders>
              <w:top w:val="single" w:color="auto" w:sz="4" w:space="0"/>
              <w:bottom w:val="single" w:color="auto" w:sz="4" w:space="0"/>
            </w:tcBorders>
            <w:vAlign w:val="center"/>
          </w:tcPr>
          <w:p w14:paraId="0F21B64F">
            <w:pPr>
              <w:rPr>
                <w:rFonts w:eastAsiaTheme="minorEastAsia"/>
                <w:szCs w:val="21"/>
              </w:rPr>
            </w:pPr>
            <w:r>
              <w:rPr>
                <w:rFonts w:eastAsiaTheme="minorEastAsia"/>
                <w:szCs w:val="21"/>
              </w:rPr>
              <w:t>爆炸大气</w:t>
            </w:r>
          </w:p>
        </w:tc>
        <w:tc>
          <w:tcPr>
            <w:tcW w:w="664" w:type="pct"/>
            <w:tcBorders>
              <w:top w:val="single" w:color="auto" w:sz="4" w:space="0"/>
              <w:bottom w:val="single" w:color="auto" w:sz="4" w:space="0"/>
            </w:tcBorders>
            <w:vAlign w:val="center"/>
          </w:tcPr>
          <w:p w14:paraId="1B5BAB53">
            <w:pPr>
              <w:jc w:val="center"/>
              <w:rPr>
                <w:rFonts w:eastAsiaTheme="minorEastAsia"/>
                <w:szCs w:val="21"/>
              </w:rPr>
            </w:pPr>
            <w:r>
              <w:rPr>
                <w:rFonts w:eastAsiaTheme="minorEastAsia"/>
                <w:szCs w:val="21"/>
              </w:rPr>
              <w:t>2天</w:t>
            </w:r>
          </w:p>
        </w:tc>
        <w:tc>
          <w:tcPr>
            <w:tcW w:w="734" w:type="pct"/>
            <w:tcBorders>
              <w:top w:val="single" w:color="auto" w:sz="4" w:space="0"/>
              <w:bottom w:val="single" w:color="auto" w:sz="4" w:space="0"/>
              <w:right w:val="single" w:color="auto" w:sz="4" w:space="0"/>
            </w:tcBorders>
            <w:vAlign w:val="center"/>
          </w:tcPr>
          <w:p w14:paraId="26C85297">
            <w:pPr>
              <w:jc w:val="center"/>
              <w:rPr>
                <w:rFonts w:eastAsiaTheme="minorEastAsia"/>
                <w:szCs w:val="21"/>
              </w:rPr>
            </w:pPr>
            <w:r>
              <w:rPr>
                <w:rFonts w:eastAsiaTheme="minorEastAsia"/>
                <w:szCs w:val="21"/>
              </w:rPr>
              <w:t>18</w:t>
            </w:r>
          </w:p>
        </w:tc>
        <w:tc>
          <w:tcPr>
            <w:tcW w:w="289" w:type="pct"/>
            <w:tcBorders>
              <w:top w:val="single" w:color="auto" w:sz="4" w:space="0"/>
              <w:left w:val="single" w:color="auto" w:sz="4" w:space="0"/>
              <w:bottom w:val="single" w:color="auto" w:sz="4" w:space="0"/>
              <w:right w:val="single" w:color="auto" w:sz="12" w:space="0"/>
            </w:tcBorders>
            <w:vAlign w:val="center"/>
          </w:tcPr>
          <w:p w14:paraId="6E15309C">
            <w:pPr>
              <w:jc w:val="center"/>
              <w:rPr>
                <w:rFonts w:eastAsiaTheme="minorEastAsia"/>
                <w:szCs w:val="21"/>
              </w:rPr>
            </w:pPr>
          </w:p>
        </w:tc>
      </w:tr>
      <w:tr w14:paraId="002C1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318" w:type="pct"/>
            <w:tcBorders>
              <w:top w:val="single" w:color="auto" w:sz="4" w:space="0"/>
              <w:left w:val="single" w:color="auto" w:sz="12" w:space="0"/>
              <w:bottom w:val="single" w:color="auto" w:sz="4" w:space="0"/>
            </w:tcBorders>
            <w:vAlign w:val="center"/>
          </w:tcPr>
          <w:p w14:paraId="41560C16">
            <w:pPr>
              <w:numPr>
                <w:ilvl w:val="0"/>
                <w:numId w:val="12"/>
              </w:numPr>
              <w:tabs>
                <w:tab w:val="left" w:pos="550"/>
              </w:tabs>
              <w:ind w:left="0" w:firstLine="0"/>
              <w:jc w:val="center"/>
              <w:rPr>
                <w:rFonts w:eastAsiaTheme="minorEastAsia"/>
                <w:szCs w:val="21"/>
              </w:rPr>
            </w:pPr>
          </w:p>
        </w:tc>
        <w:tc>
          <w:tcPr>
            <w:tcW w:w="1609" w:type="pct"/>
            <w:tcBorders>
              <w:top w:val="single" w:color="auto" w:sz="4" w:space="0"/>
              <w:bottom w:val="single" w:color="auto" w:sz="4" w:space="0"/>
            </w:tcBorders>
            <w:vAlign w:val="center"/>
          </w:tcPr>
          <w:p w14:paraId="1D1A6C7B">
            <w:pPr>
              <w:rPr>
                <w:rFonts w:eastAsiaTheme="minorEastAsia"/>
                <w:szCs w:val="21"/>
              </w:rPr>
            </w:pPr>
            <w:r>
              <w:rPr>
                <w:rFonts w:eastAsiaTheme="minorEastAsia"/>
                <w:szCs w:val="21"/>
              </w:rPr>
              <w:t>RTCA/DO－160G第10章</w:t>
            </w:r>
            <w:r>
              <w:rPr>
                <w:rFonts w:eastAsiaTheme="minorEastAsia"/>
                <w:kern w:val="0"/>
                <w:szCs w:val="21"/>
              </w:rPr>
              <w:t>10.3.1条</w:t>
            </w:r>
          </w:p>
        </w:tc>
        <w:tc>
          <w:tcPr>
            <w:tcW w:w="1386" w:type="pct"/>
            <w:tcBorders>
              <w:top w:val="single" w:color="auto" w:sz="4" w:space="0"/>
              <w:bottom w:val="single" w:color="auto" w:sz="4" w:space="0"/>
            </w:tcBorders>
            <w:vAlign w:val="center"/>
          </w:tcPr>
          <w:p w14:paraId="19C05EE9">
            <w:pPr>
              <w:rPr>
                <w:rFonts w:eastAsiaTheme="minorEastAsia"/>
                <w:szCs w:val="21"/>
              </w:rPr>
            </w:pPr>
            <w:r>
              <w:rPr>
                <w:rFonts w:eastAsiaTheme="minorEastAsia"/>
                <w:szCs w:val="21"/>
              </w:rPr>
              <w:t>防冷凝</w:t>
            </w:r>
          </w:p>
        </w:tc>
        <w:tc>
          <w:tcPr>
            <w:tcW w:w="664" w:type="pct"/>
            <w:tcBorders>
              <w:top w:val="single" w:color="auto" w:sz="4" w:space="0"/>
              <w:bottom w:val="single" w:color="auto" w:sz="4" w:space="0"/>
            </w:tcBorders>
            <w:vAlign w:val="center"/>
          </w:tcPr>
          <w:p w14:paraId="0405DB47">
            <w:pPr>
              <w:jc w:val="center"/>
              <w:rPr>
                <w:rFonts w:eastAsiaTheme="minorEastAsia"/>
                <w:szCs w:val="21"/>
              </w:rPr>
            </w:pPr>
            <w:r>
              <w:rPr>
                <w:rFonts w:eastAsiaTheme="minorEastAsia"/>
                <w:szCs w:val="21"/>
              </w:rPr>
              <w:t>0.5天</w:t>
            </w:r>
          </w:p>
        </w:tc>
        <w:tc>
          <w:tcPr>
            <w:tcW w:w="734" w:type="pct"/>
            <w:tcBorders>
              <w:top w:val="single" w:color="auto" w:sz="4" w:space="0"/>
              <w:bottom w:val="single" w:color="auto" w:sz="4" w:space="0"/>
              <w:right w:val="single" w:color="auto" w:sz="4" w:space="0"/>
            </w:tcBorders>
            <w:vAlign w:val="center"/>
          </w:tcPr>
          <w:p w14:paraId="6FB9E2F8">
            <w:pPr>
              <w:jc w:val="center"/>
              <w:rPr>
                <w:rFonts w:eastAsiaTheme="minorEastAsia"/>
                <w:szCs w:val="21"/>
              </w:rPr>
            </w:pPr>
            <w:r>
              <w:rPr>
                <w:rFonts w:eastAsiaTheme="minorEastAsia"/>
                <w:szCs w:val="21"/>
              </w:rPr>
              <w:t>19.1</w:t>
            </w:r>
          </w:p>
        </w:tc>
        <w:tc>
          <w:tcPr>
            <w:tcW w:w="289" w:type="pct"/>
            <w:tcBorders>
              <w:top w:val="single" w:color="auto" w:sz="4" w:space="0"/>
              <w:left w:val="single" w:color="auto" w:sz="4" w:space="0"/>
              <w:bottom w:val="single" w:color="auto" w:sz="4" w:space="0"/>
              <w:right w:val="single" w:color="auto" w:sz="12" w:space="0"/>
            </w:tcBorders>
            <w:vAlign w:val="center"/>
          </w:tcPr>
          <w:p w14:paraId="49453C6E">
            <w:pPr>
              <w:jc w:val="center"/>
              <w:rPr>
                <w:rFonts w:eastAsiaTheme="minorEastAsia"/>
                <w:szCs w:val="21"/>
              </w:rPr>
            </w:pPr>
            <w:r>
              <w:rPr>
                <w:rFonts w:eastAsiaTheme="minorEastAsia"/>
                <w:szCs w:val="21"/>
              </w:rPr>
              <w:t>/</w:t>
            </w:r>
          </w:p>
        </w:tc>
      </w:tr>
      <w:tr w14:paraId="6593E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318" w:type="pct"/>
            <w:tcBorders>
              <w:top w:val="single" w:color="auto" w:sz="4" w:space="0"/>
              <w:left w:val="single" w:color="auto" w:sz="12" w:space="0"/>
              <w:bottom w:val="single" w:color="auto" w:sz="4" w:space="0"/>
            </w:tcBorders>
            <w:vAlign w:val="center"/>
          </w:tcPr>
          <w:p w14:paraId="367B99C5">
            <w:pPr>
              <w:numPr>
                <w:ilvl w:val="0"/>
                <w:numId w:val="12"/>
              </w:numPr>
              <w:tabs>
                <w:tab w:val="left" w:pos="550"/>
              </w:tabs>
              <w:ind w:left="0" w:firstLine="0"/>
              <w:jc w:val="center"/>
              <w:rPr>
                <w:rFonts w:eastAsiaTheme="minorEastAsia"/>
                <w:szCs w:val="21"/>
              </w:rPr>
            </w:pPr>
          </w:p>
        </w:tc>
        <w:tc>
          <w:tcPr>
            <w:tcW w:w="1609" w:type="pct"/>
            <w:tcBorders>
              <w:top w:val="single" w:color="auto" w:sz="4" w:space="0"/>
              <w:bottom w:val="single" w:color="auto" w:sz="4" w:space="0"/>
            </w:tcBorders>
            <w:vAlign w:val="center"/>
          </w:tcPr>
          <w:p w14:paraId="3EC6DF94">
            <w:pPr>
              <w:rPr>
                <w:rFonts w:eastAsiaTheme="minorEastAsia"/>
                <w:szCs w:val="21"/>
              </w:rPr>
            </w:pPr>
            <w:r>
              <w:rPr>
                <w:rFonts w:eastAsiaTheme="minorEastAsia"/>
                <w:szCs w:val="21"/>
              </w:rPr>
              <w:t>RTCA/DO－160G第10章</w:t>
            </w:r>
            <w:r>
              <w:rPr>
                <w:rFonts w:eastAsiaTheme="minorEastAsia"/>
                <w:kern w:val="0"/>
                <w:szCs w:val="21"/>
              </w:rPr>
              <w:t>10.3.2条</w:t>
            </w:r>
          </w:p>
        </w:tc>
        <w:tc>
          <w:tcPr>
            <w:tcW w:w="1386" w:type="pct"/>
            <w:tcBorders>
              <w:top w:val="single" w:color="auto" w:sz="4" w:space="0"/>
              <w:bottom w:val="single" w:color="auto" w:sz="4" w:space="0"/>
            </w:tcBorders>
            <w:vAlign w:val="center"/>
          </w:tcPr>
          <w:p w14:paraId="6E7BFDCA">
            <w:pPr>
              <w:rPr>
                <w:rFonts w:eastAsiaTheme="minorEastAsia"/>
                <w:kern w:val="0"/>
                <w:szCs w:val="21"/>
              </w:rPr>
            </w:pPr>
            <w:r>
              <w:rPr>
                <w:rFonts w:eastAsiaTheme="minorEastAsia"/>
                <w:szCs w:val="21"/>
              </w:rPr>
              <w:t>防滴水</w:t>
            </w:r>
          </w:p>
        </w:tc>
        <w:tc>
          <w:tcPr>
            <w:tcW w:w="664" w:type="pct"/>
            <w:tcBorders>
              <w:top w:val="single" w:color="auto" w:sz="4" w:space="0"/>
              <w:bottom w:val="single" w:color="auto" w:sz="4" w:space="0"/>
            </w:tcBorders>
            <w:vAlign w:val="center"/>
          </w:tcPr>
          <w:p w14:paraId="25C42419">
            <w:pPr>
              <w:jc w:val="center"/>
              <w:rPr>
                <w:rFonts w:eastAsiaTheme="minorEastAsia"/>
                <w:szCs w:val="21"/>
              </w:rPr>
            </w:pPr>
            <w:r>
              <w:rPr>
                <w:rFonts w:eastAsiaTheme="minorEastAsia"/>
                <w:szCs w:val="21"/>
              </w:rPr>
              <w:t>0.5天</w:t>
            </w:r>
          </w:p>
        </w:tc>
        <w:tc>
          <w:tcPr>
            <w:tcW w:w="734" w:type="pct"/>
            <w:tcBorders>
              <w:top w:val="single" w:color="auto" w:sz="4" w:space="0"/>
              <w:bottom w:val="single" w:color="auto" w:sz="4" w:space="0"/>
              <w:right w:val="single" w:color="auto" w:sz="4" w:space="0"/>
            </w:tcBorders>
            <w:vAlign w:val="center"/>
          </w:tcPr>
          <w:p w14:paraId="70A99458">
            <w:pPr>
              <w:jc w:val="center"/>
              <w:rPr>
                <w:rFonts w:eastAsiaTheme="minorEastAsia"/>
                <w:szCs w:val="21"/>
              </w:rPr>
            </w:pPr>
            <w:r>
              <w:rPr>
                <w:rFonts w:eastAsiaTheme="minorEastAsia"/>
                <w:szCs w:val="21"/>
              </w:rPr>
              <w:t>19.2</w:t>
            </w:r>
          </w:p>
        </w:tc>
        <w:tc>
          <w:tcPr>
            <w:tcW w:w="289" w:type="pct"/>
            <w:tcBorders>
              <w:top w:val="single" w:color="auto" w:sz="4" w:space="0"/>
              <w:left w:val="single" w:color="auto" w:sz="4" w:space="0"/>
              <w:bottom w:val="single" w:color="auto" w:sz="4" w:space="0"/>
              <w:right w:val="single" w:color="auto" w:sz="12" w:space="0"/>
            </w:tcBorders>
            <w:vAlign w:val="center"/>
          </w:tcPr>
          <w:p w14:paraId="34ACD5D3">
            <w:pPr>
              <w:jc w:val="center"/>
              <w:rPr>
                <w:rFonts w:eastAsiaTheme="minorEastAsia"/>
                <w:szCs w:val="21"/>
              </w:rPr>
            </w:pPr>
            <w:r>
              <w:rPr>
                <w:rFonts w:eastAsiaTheme="minorEastAsia"/>
                <w:szCs w:val="21"/>
              </w:rPr>
              <w:t>/</w:t>
            </w:r>
          </w:p>
        </w:tc>
      </w:tr>
      <w:tr w14:paraId="377CD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318" w:type="pct"/>
            <w:tcBorders>
              <w:top w:val="single" w:color="auto" w:sz="4" w:space="0"/>
              <w:left w:val="single" w:color="auto" w:sz="12" w:space="0"/>
              <w:bottom w:val="single" w:color="auto" w:sz="4" w:space="0"/>
            </w:tcBorders>
            <w:vAlign w:val="center"/>
          </w:tcPr>
          <w:p w14:paraId="7558F971">
            <w:pPr>
              <w:numPr>
                <w:ilvl w:val="0"/>
                <w:numId w:val="12"/>
              </w:numPr>
              <w:tabs>
                <w:tab w:val="left" w:pos="550"/>
              </w:tabs>
              <w:ind w:left="0" w:firstLine="0"/>
              <w:jc w:val="center"/>
              <w:rPr>
                <w:rFonts w:eastAsiaTheme="minorEastAsia"/>
                <w:szCs w:val="21"/>
              </w:rPr>
            </w:pPr>
          </w:p>
        </w:tc>
        <w:tc>
          <w:tcPr>
            <w:tcW w:w="1609" w:type="pct"/>
            <w:tcBorders>
              <w:top w:val="single" w:color="auto" w:sz="4" w:space="0"/>
              <w:bottom w:val="single" w:color="auto" w:sz="4" w:space="0"/>
            </w:tcBorders>
            <w:vAlign w:val="center"/>
          </w:tcPr>
          <w:p w14:paraId="7166521E">
            <w:pPr>
              <w:rPr>
                <w:rFonts w:eastAsiaTheme="minorEastAsia"/>
                <w:szCs w:val="21"/>
              </w:rPr>
            </w:pPr>
            <w:r>
              <w:rPr>
                <w:rFonts w:eastAsiaTheme="minorEastAsia"/>
                <w:szCs w:val="21"/>
              </w:rPr>
              <w:t>RTCA/DO－160G第11章</w:t>
            </w:r>
            <w:r>
              <w:rPr>
                <w:rFonts w:eastAsiaTheme="minorEastAsia"/>
                <w:kern w:val="0"/>
                <w:szCs w:val="21"/>
              </w:rPr>
              <w:t>11.4.1条</w:t>
            </w:r>
          </w:p>
        </w:tc>
        <w:tc>
          <w:tcPr>
            <w:tcW w:w="1386" w:type="pct"/>
            <w:tcBorders>
              <w:top w:val="single" w:color="auto" w:sz="4" w:space="0"/>
              <w:bottom w:val="single" w:color="auto" w:sz="4" w:space="0"/>
            </w:tcBorders>
            <w:vAlign w:val="center"/>
          </w:tcPr>
          <w:p w14:paraId="7D6942A7">
            <w:pPr>
              <w:rPr>
                <w:rFonts w:eastAsiaTheme="minorEastAsia"/>
                <w:kern w:val="0"/>
                <w:szCs w:val="21"/>
              </w:rPr>
            </w:pPr>
            <w:r>
              <w:rPr>
                <w:rFonts w:eastAsiaTheme="minorEastAsia"/>
                <w:szCs w:val="21"/>
              </w:rPr>
              <w:t>流体敏感性</w:t>
            </w:r>
          </w:p>
        </w:tc>
        <w:tc>
          <w:tcPr>
            <w:tcW w:w="664" w:type="pct"/>
            <w:tcBorders>
              <w:top w:val="single" w:color="auto" w:sz="4" w:space="0"/>
              <w:bottom w:val="single" w:color="auto" w:sz="4" w:space="0"/>
            </w:tcBorders>
            <w:vAlign w:val="center"/>
          </w:tcPr>
          <w:p w14:paraId="4A2F0750">
            <w:pPr>
              <w:jc w:val="center"/>
              <w:rPr>
                <w:rFonts w:eastAsiaTheme="minorEastAsia"/>
                <w:szCs w:val="21"/>
              </w:rPr>
            </w:pPr>
            <w:r>
              <w:rPr>
                <w:rFonts w:eastAsiaTheme="minorEastAsia"/>
                <w:szCs w:val="21"/>
              </w:rPr>
              <w:t>18天</w:t>
            </w:r>
          </w:p>
        </w:tc>
        <w:tc>
          <w:tcPr>
            <w:tcW w:w="734" w:type="pct"/>
            <w:tcBorders>
              <w:top w:val="single" w:color="auto" w:sz="4" w:space="0"/>
              <w:bottom w:val="single" w:color="auto" w:sz="4" w:space="0"/>
              <w:right w:val="single" w:color="auto" w:sz="4" w:space="0"/>
            </w:tcBorders>
            <w:vAlign w:val="center"/>
          </w:tcPr>
          <w:p w14:paraId="093871A4">
            <w:pPr>
              <w:jc w:val="center"/>
              <w:rPr>
                <w:rFonts w:eastAsiaTheme="minorEastAsia"/>
                <w:szCs w:val="21"/>
              </w:rPr>
            </w:pPr>
            <w:r>
              <w:rPr>
                <w:rFonts w:eastAsiaTheme="minorEastAsia"/>
                <w:szCs w:val="21"/>
              </w:rPr>
              <w:t>20</w:t>
            </w:r>
          </w:p>
        </w:tc>
        <w:tc>
          <w:tcPr>
            <w:tcW w:w="289" w:type="pct"/>
            <w:tcBorders>
              <w:top w:val="single" w:color="auto" w:sz="4" w:space="0"/>
              <w:left w:val="single" w:color="auto" w:sz="4" w:space="0"/>
              <w:bottom w:val="single" w:color="auto" w:sz="4" w:space="0"/>
              <w:right w:val="single" w:color="auto" w:sz="12" w:space="0"/>
            </w:tcBorders>
            <w:vAlign w:val="center"/>
          </w:tcPr>
          <w:p w14:paraId="556C516E">
            <w:pPr>
              <w:jc w:val="center"/>
              <w:rPr>
                <w:rFonts w:eastAsiaTheme="minorEastAsia"/>
                <w:szCs w:val="21"/>
              </w:rPr>
            </w:pPr>
            <w:r>
              <w:rPr>
                <w:rFonts w:eastAsiaTheme="minorEastAsia"/>
                <w:szCs w:val="21"/>
              </w:rPr>
              <w:t>/</w:t>
            </w:r>
          </w:p>
        </w:tc>
      </w:tr>
      <w:tr w14:paraId="24420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88" w:hRule="atLeast"/>
          <w:jc w:val="center"/>
        </w:trPr>
        <w:tc>
          <w:tcPr>
            <w:tcW w:w="318" w:type="pct"/>
            <w:tcBorders>
              <w:top w:val="single" w:color="auto" w:sz="4" w:space="0"/>
              <w:left w:val="single" w:color="auto" w:sz="12" w:space="0"/>
              <w:bottom w:val="single" w:color="auto" w:sz="4" w:space="0"/>
            </w:tcBorders>
            <w:vAlign w:val="center"/>
          </w:tcPr>
          <w:p w14:paraId="4AC267B1">
            <w:pPr>
              <w:numPr>
                <w:ilvl w:val="0"/>
                <w:numId w:val="12"/>
              </w:numPr>
              <w:tabs>
                <w:tab w:val="left" w:pos="550"/>
              </w:tabs>
              <w:ind w:left="0" w:firstLine="0"/>
              <w:jc w:val="center"/>
              <w:rPr>
                <w:rFonts w:eastAsiaTheme="minorEastAsia"/>
                <w:szCs w:val="21"/>
              </w:rPr>
            </w:pPr>
          </w:p>
        </w:tc>
        <w:tc>
          <w:tcPr>
            <w:tcW w:w="1609" w:type="pct"/>
            <w:tcBorders>
              <w:top w:val="single" w:color="auto" w:sz="4" w:space="0"/>
              <w:bottom w:val="single" w:color="auto" w:sz="4" w:space="0"/>
            </w:tcBorders>
            <w:vAlign w:val="center"/>
          </w:tcPr>
          <w:p w14:paraId="1F10D8C7">
            <w:pPr>
              <w:rPr>
                <w:rFonts w:eastAsiaTheme="minorEastAsia"/>
                <w:szCs w:val="21"/>
              </w:rPr>
            </w:pPr>
            <w:r>
              <w:rPr>
                <w:rFonts w:eastAsiaTheme="minorEastAsia"/>
                <w:szCs w:val="21"/>
              </w:rPr>
              <w:t>RTCA/DO－160G第12章</w:t>
            </w:r>
            <w:r>
              <w:rPr>
                <w:rFonts w:eastAsiaTheme="minorEastAsia"/>
                <w:kern w:val="0"/>
                <w:szCs w:val="21"/>
              </w:rPr>
              <w:t>12.4条</w:t>
            </w:r>
          </w:p>
        </w:tc>
        <w:tc>
          <w:tcPr>
            <w:tcW w:w="1386" w:type="pct"/>
            <w:tcBorders>
              <w:top w:val="single" w:color="auto" w:sz="4" w:space="0"/>
              <w:bottom w:val="single" w:color="auto" w:sz="4" w:space="0"/>
            </w:tcBorders>
            <w:vAlign w:val="center"/>
          </w:tcPr>
          <w:p w14:paraId="64591E36">
            <w:pPr>
              <w:rPr>
                <w:rFonts w:eastAsiaTheme="minorEastAsia"/>
                <w:kern w:val="0"/>
                <w:szCs w:val="21"/>
              </w:rPr>
            </w:pPr>
            <w:r>
              <w:rPr>
                <w:rFonts w:eastAsiaTheme="minorEastAsia"/>
                <w:szCs w:val="21"/>
              </w:rPr>
              <w:t>砂尘</w:t>
            </w:r>
          </w:p>
        </w:tc>
        <w:tc>
          <w:tcPr>
            <w:tcW w:w="664" w:type="pct"/>
            <w:tcBorders>
              <w:top w:val="single" w:color="auto" w:sz="4" w:space="0"/>
              <w:bottom w:val="single" w:color="auto" w:sz="4" w:space="0"/>
            </w:tcBorders>
            <w:vAlign w:val="center"/>
          </w:tcPr>
          <w:p w14:paraId="49E8E83D">
            <w:pPr>
              <w:jc w:val="center"/>
              <w:rPr>
                <w:rFonts w:eastAsiaTheme="minorEastAsia"/>
                <w:szCs w:val="21"/>
              </w:rPr>
            </w:pPr>
            <w:r>
              <w:rPr>
                <w:rFonts w:eastAsiaTheme="minorEastAsia"/>
                <w:szCs w:val="21"/>
              </w:rPr>
              <w:t>1天</w:t>
            </w:r>
          </w:p>
        </w:tc>
        <w:tc>
          <w:tcPr>
            <w:tcW w:w="734" w:type="pct"/>
            <w:tcBorders>
              <w:top w:val="single" w:color="auto" w:sz="4" w:space="0"/>
              <w:bottom w:val="single" w:color="auto" w:sz="4" w:space="0"/>
              <w:right w:val="single" w:color="auto" w:sz="4" w:space="0"/>
            </w:tcBorders>
            <w:vAlign w:val="center"/>
          </w:tcPr>
          <w:p w14:paraId="07225836">
            <w:pPr>
              <w:jc w:val="center"/>
              <w:rPr>
                <w:rFonts w:eastAsiaTheme="minorEastAsia"/>
                <w:szCs w:val="21"/>
              </w:rPr>
            </w:pPr>
            <w:r>
              <w:rPr>
                <w:rFonts w:eastAsiaTheme="minorEastAsia"/>
                <w:szCs w:val="21"/>
              </w:rPr>
              <w:t>21</w:t>
            </w:r>
          </w:p>
        </w:tc>
        <w:tc>
          <w:tcPr>
            <w:tcW w:w="289" w:type="pct"/>
            <w:tcBorders>
              <w:top w:val="single" w:color="auto" w:sz="4" w:space="0"/>
              <w:left w:val="single" w:color="auto" w:sz="4" w:space="0"/>
              <w:bottom w:val="single" w:color="auto" w:sz="4" w:space="0"/>
              <w:right w:val="single" w:color="auto" w:sz="12" w:space="0"/>
            </w:tcBorders>
            <w:vAlign w:val="center"/>
          </w:tcPr>
          <w:p w14:paraId="4B9EC03F">
            <w:pPr>
              <w:jc w:val="center"/>
              <w:rPr>
                <w:rFonts w:eastAsiaTheme="minorEastAsia"/>
                <w:szCs w:val="21"/>
              </w:rPr>
            </w:pPr>
            <w:r>
              <w:rPr>
                <w:rFonts w:eastAsiaTheme="minorEastAsia"/>
                <w:szCs w:val="21"/>
              </w:rPr>
              <w:t>/</w:t>
            </w:r>
          </w:p>
        </w:tc>
      </w:tr>
      <w:tr w14:paraId="0F0D9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60" w:hRule="atLeast"/>
          <w:jc w:val="center"/>
        </w:trPr>
        <w:tc>
          <w:tcPr>
            <w:tcW w:w="318" w:type="pct"/>
            <w:tcBorders>
              <w:top w:val="single" w:color="auto" w:sz="4" w:space="0"/>
              <w:left w:val="single" w:color="auto" w:sz="12" w:space="0"/>
              <w:bottom w:val="single" w:color="auto" w:sz="4" w:space="0"/>
            </w:tcBorders>
            <w:vAlign w:val="center"/>
          </w:tcPr>
          <w:p w14:paraId="13F8BAE0">
            <w:pPr>
              <w:numPr>
                <w:ilvl w:val="0"/>
                <w:numId w:val="12"/>
              </w:numPr>
              <w:tabs>
                <w:tab w:val="left" w:pos="550"/>
              </w:tabs>
              <w:ind w:left="0" w:firstLine="0"/>
              <w:jc w:val="center"/>
              <w:rPr>
                <w:rFonts w:eastAsiaTheme="minorEastAsia"/>
                <w:szCs w:val="21"/>
              </w:rPr>
            </w:pPr>
          </w:p>
        </w:tc>
        <w:tc>
          <w:tcPr>
            <w:tcW w:w="1609" w:type="pct"/>
            <w:tcBorders>
              <w:top w:val="single" w:color="auto" w:sz="4" w:space="0"/>
              <w:bottom w:val="single" w:color="auto" w:sz="4" w:space="0"/>
            </w:tcBorders>
            <w:vAlign w:val="center"/>
          </w:tcPr>
          <w:p w14:paraId="4825E35D">
            <w:pPr>
              <w:rPr>
                <w:rFonts w:eastAsiaTheme="minorEastAsia"/>
                <w:szCs w:val="21"/>
              </w:rPr>
            </w:pPr>
            <w:r>
              <w:rPr>
                <w:rFonts w:eastAsiaTheme="minorEastAsia"/>
                <w:szCs w:val="21"/>
              </w:rPr>
              <w:t>RTCA/DO－160G第13章</w:t>
            </w:r>
          </w:p>
        </w:tc>
        <w:tc>
          <w:tcPr>
            <w:tcW w:w="1386" w:type="pct"/>
            <w:tcBorders>
              <w:top w:val="single" w:color="auto" w:sz="4" w:space="0"/>
              <w:bottom w:val="single" w:color="auto" w:sz="4" w:space="0"/>
            </w:tcBorders>
            <w:vAlign w:val="center"/>
          </w:tcPr>
          <w:p w14:paraId="70904544">
            <w:pPr>
              <w:rPr>
                <w:rFonts w:eastAsiaTheme="minorEastAsia"/>
                <w:kern w:val="0"/>
                <w:szCs w:val="21"/>
              </w:rPr>
            </w:pPr>
            <w:r>
              <w:rPr>
                <w:rFonts w:eastAsiaTheme="minorEastAsia"/>
                <w:szCs w:val="21"/>
              </w:rPr>
              <w:t>霉菌</w:t>
            </w:r>
          </w:p>
        </w:tc>
        <w:tc>
          <w:tcPr>
            <w:tcW w:w="664" w:type="pct"/>
            <w:tcBorders>
              <w:top w:val="single" w:color="auto" w:sz="4" w:space="0"/>
              <w:bottom w:val="single" w:color="auto" w:sz="4" w:space="0"/>
            </w:tcBorders>
            <w:vAlign w:val="center"/>
          </w:tcPr>
          <w:p w14:paraId="69BE43C7">
            <w:pPr>
              <w:jc w:val="center"/>
              <w:rPr>
                <w:rFonts w:eastAsiaTheme="minorEastAsia"/>
                <w:szCs w:val="21"/>
              </w:rPr>
            </w:pPr>
            <w:r>
              <w:rPr>
                <w:rFonts w:eastAsiaTheme="minorEastAsia"/>
                <w:szCs w:val="21"/>
              </w:rPr>
              <w:t>32天</w:t>
            </w:r>
          </w:p>
        </w:tc>
        <w:tc>
          <w:tcPr>
            <w:tcW w:w="734" w:type="pct"/>
            <w:tcBorders>
              <w:top w:val="single" w:color="auto" w:sz="4" w:space="0"/>
              <w:bottom w:val="single" w:color="auto" w:sz="4" w:space="0"/>
              <w:right w:val="single" w:color="auto" w:sz="4" w:space="0"/>
            </w:tcBorders>
            <w:vAlign w:val="center"/>
          </w:tcPr>
          <w:p w14:paraId="433B0FB8">
            <w:pPr>
              <w:jc w:val="center"/>
              <w:rPr>
                <w:rFonts w:eastAsiaTheme="minorEastAsia"/>
                <w:szCs w:val="21"/>
              </w:rPr>
            </w:pPr>
            <w:r>
              <w:rPr>
                <w:rFonts w:eastAsiaTheme="minorEastAsia"/>
                <w:szCs w:val="21"/>
              </w:rPr>
              <w:t>22</w:t>
            </w:r>
          </w:p>
        </w:tc>
        <w:tc>
          <w:tcPr>
            <w:tcW w:w="289" w:type="pct"/>
            <w:tcBorders>
              <w:top w:val="single" w:color="auto" w:sz="4" w:space="0"/>
              <w:left w:val="single" w:color="auto" w:sz="4" w:space="0"/>
              <w:bottom w:val="single" w:color="auto" w:sz="4" w:space="0"/>
              <w:right w:val="single" w:color="auto" w:sz="12" w:space="0"/>
            </w:tcBorders>
            <w:vAlign w:val="center"/>
          </w:tcPr>
          <w:p w14:paraId="4BD6EB4C">
            <w:pPr>
              <w:jc w:val="center"/>
              <w:rPr>
                <w:rFonts w:eastAsiaTheme="minorEastAsia"/>
                <w:szCs w:val="21"/>
              </w:rPr>
            </w:pPr>
            <w:r>
              <w:rPr>
                <w:rFonts w:eastAsiaTheme="minorEastAsia"/>
                <w:szCs w:val="21"/>
              </w:rPr>
              <w:t>/</w:t>
            </w:r>
          </w:p>
        </w:tc>
      </w:tr>
      <w:tr w14:paraId="21FF3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60" w:hRule="atLeast"/>
          <w:jc w:val="center"/>
        </w:trPr>
        <w:tc>
          <w:tcPr>
            <w:tcW w:w="318" w:type="pct"/>
            <w:tcBorders>
              <w:top w:val="single" w:color="auto" w:sz="4" w:space="0"/>
              <w:left w:val="single" w:color="auto" w:sz="12" w:space="0"/>
              <w:bottom w:val="single" w:color="auto" w:sz="4" w:space="0"/>
            </w:tcBorders>
            <w:vAlign w:val="center"/>
          </w:tcPr>
          <w:p w14:paraId="17E17D55">
            <w:pPr>
              <w:numPr>
                <w:ilvl w:val="0"/>
                <w:numId w:val="12"/>
              </w:numPr>
              <w:tabs>
                <w:tab w:val="left" w:pos="550"/>
              </w:tabs>
              <w:ind w:left="0" w:firstLine="0"/>
              <w:jc w:val="center"/>
              <w:rPr>
                <w:rFonts w:eastAsiaTheme="minorEastAsia"/>
                <w:szCs w:val="21"/>
              </w:rPr>
            </w:pPr>
          </w:p>
        </w:tc>
        <w:tc>
          <w:tcPr>
            <w:tcW w:w="1609" w:type="pct"/>
            <w:tcBorders>
              <w:top w:val="single" w:color="auto" w:sz="4" w:space="0"/>
              <w:bottom w:val="single" w:color="auto" w:sz="4" w:space="0"/>
            </w:tcBorders>
            <w:vAlign w:val="center"/>
          </w:tcPr>
          <w:p w14:paraId="4091E172">
            <w:pPr>
              <w:rPr>
                <w:rFonts w:eastAsiaTheme="minorEastAsia"/>
                <w:szCs w:val="21"/>
              </w:rPr>
            </w:pPr>
            <w:r>
              <w:rPr>
                <w:rFonts w:eastAsiaTheme="minorEastAsia"/>
                <w:szCs w:val="21"/>
              </w:rPr>
              <w:t>RTCA/DO－160G第14章</w:t>
            </w:r>
          </w:p>
        </w:tc>
        <w:tc>
          <w:tcPr>
            <w:tcW w:w="1386" w:type="pct"/>
            <w:tcBorders>
              <w:top w:val="single" w:color="auto" w:sz="4" w:space="0"/>
              <w:bottom w:val="single" w:color="auto" w:sz="4" w:space="0"/>
            </w:tcBorders>
            <w:vAlign w:val="center"/>
          </w:tcPr>
          <w:p w14:paraId="3782BBC4">
            <w:pPr>
              <w:rPr>
                <w:rFonts w:eastAsiaTheme="minorEastAsia"/>
                <w:szCs w:val="21"/>
              </w:rPr>
            </w:pPr>
            <w:r>
              <w:rPr>
                <w:rFonts w:eastAsiaTheme="minorEastAsia"/>
                <w:szCs w:val="21"/>
              </w:rPr>
              <w:t>盐雾</w:t>
            </w:r>
          </w:p>
        </w:tc>
        <w:tc>
          <w:tcPr>
            <w:tcW w:w="664" w:type="pct"/>
            <w:tcBorders>
              <w:top w:val="single" w:color="auto" w:sz="4" w:space="0"/>
              <w:bottom w:val="single" w:color="auto" w:sz="4" w:space="0"/>
            </w:tcBorders>
            <w:vAlign w:val="center"/>
          </w:tcPr>
          <w:p w14:paraId="2D6A1084">
            <w:pPr>
              <w:jc w:val="center"/>
              <w:rPr>
                <w:rFonts w:eastAsiaTheme="minorEastAsia"/>
                <w:szCs w:val="21"/>
              </w:rPr>
            </w:pPr>
            <w:r>
              <w:rPr>
                <w:rFonts w:eastAsiaTheme="minorEastAsia"/>
                <w:szCs w:val="21"/>
              </w:rPr>
              <w:t>8天</w:t>
            </w:r>
          </w:p>
        </w:tc>
        <w:tc>
          <w:tcPr>
            <w:tcW w:w="734" w:type="pct"/>
            <w:tcBorders>
              <w:top w:val="single" w:color="auto" w:sz="4" w:space="0"/>
              <w:bottom w:val="single" w:color="auto" w:sz="4" w:space="0"/>
              <w:right w:val="single" w:color="auto" w:sz="4" w:space="0"/>
            </w:tcBorders>
            <w:vAlign w:val="center"/>
          </w:tcPr>
          <w:p w14:paraId="59086846">
            <w:pPr>
              <w:jc w:val="center"/>
              <w:rPr>
                <w:rFonts w:eastAsiaTheme="minorEastAsia"/>
                <w:szCs w:val="21"/>
              </w:rPr>
            </w:pPr>
            <w:r>
              <w:rPr>
                <w:rFonts w:eastAsiaTheme="minorEastAsia"/>
                <w:szCs w:val="21"/>
              </w:rPr>
              <w:t>23</w:t>
            </w:r>
          </w:p>
        </w:tc>
        <w:tc>
          <w:tcPr>
            <w:tcW w:w="289" w:type="pct"/>
            <w:tcBorders>
              <w:top w:val="single" w:color="auto" w:sz="4" w:space="0"/>
              <w:left w:val="single" w:color="auto" w:sz="4" w:space="0"/>
              <w:bottom w:val="single" w:color="auto" w:sz="4" w:space="0"/>
              <w:right w:val="single" w:color="auto" w:sz="12" w:space="0"/>
            </w:tcBorders>
            <w:vAlign w:val="center"/>
          </w:tcPr>
          <w:p w14:paraId="32953AD8">
            <w:pPr>
              <w:jc w:val="center"/>
              <w:rPr>
                <w:rFonts w:eastAsiaTheme="minorEastAsia"/>
                <w:szCs w:val="21"/>
              </w:rPr>
            </w:pPr>
          </w:p>
        </w:tc>
      </w:tr>
      <w:tr w14:paraId="2C49D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60" w:hRule="atLeast"/>
          <w:jc w:val="center"/>
        </w:trPr>
        <w:tc>
          <w:tcPr>
            <w:tcW w:w="318" w:type="pct"/>
            <w:tcBorders>
              <w:top w:val="single" w:color="auto" w:sz="4" w:space="0"/>
              <w:left w:val="single" w:color="auto" w:sz="12" w:space="0"/>
              <w:bottom w:val="single" w:color="auto" w:sz="4" w:space="0"/>
            </w:tcBorders>
            <w:vAlign w:val="center"/>
          </w:tcPr>
          <w:p w14:paraId="57B342D0">
            <w:pPr>
              <w:numPr>
                <w:ilvl w:val="0"/>
                <w:numId w:val="12"/>
              </w:numPr>
              <w:tabs>
                <w:tab w:val="left" w:pos="550"/>
              </w:tabs>
              <w:ind w:left="0" w:firstLine="0"/>
              <w:jc w:val="center"/>
              <w:rPr>
                <w:rFonts w:eastAsiaTheme="minorEastAsia"/>
                <w:szCs w:val="21"/>
              </w:rPr>
            </w:pPr>
          </w:p>
        </w:tc>
        <w:tc>
          <w:tcPr>
            <w:tcW w:w="1609" w:type="pct"/>
            <w:tcBorders>
              <w:top w:val="single" w:color="auto" w:sz="4" w:space="0"/>
              <w:bottom w:val="single" w:color="auto" w:sz="4" w:space="0"/>
            </w:tcBorders>
            <w:vAlign w:val="center"/>
          </w:tcPr>
          <w:p w14:paraId="13170A92">
            <w:pPr>
              <w:rPr>
                <w:rFonts w:eastAsiaTheme="minorEastAsia"/>
                <w:szCs w:val="21"/>
              </w:rPr>
            </w:pPr>
            <w:r>
              <w:rPr>
                <w:rFonts w:eastAsiaTheme="minorEastAsia"/>
                <w:szCs w:val="21"/>
              </w:rPr>
              <w:t>RTCA/DO－160G第24章</w:t>
            </w:r>
          </w:p>
        </w:tc>
        <w:tc>
          <w:tcPr>
            <w:tcW w:w="1386" w:type="pct"/>
            <w:tcBorders>
              <w:top w:val="single" w:color="auto" w:sz="4" w:space="0"/>
              <w:bottom w:val="single" w:color="auto" w:sz="4" w:space="0"/>
            </w:tcBorders>
            <w:vAlign w:val="center"/>
          </w:tcPr>
          <w:p w14:paraId="75FD30D1">
            <w:pPr>
              <w:rPr>
                <w:rFonts w:eastAsiaTheme="minorEastAsia"/>
                <w:szCs w:val="21"/>
              </w:rPr>
            </w:pPr>
            <w:r>
              <w:rPr>
                <w:rFonts w:eastAsiaTheme="minorEastAsia"/>
                <w:szCs w:val="21"/>
              </w:rPr>
              <w:t>结冰</w:t>
            </w:r>
          </w:p>
        </w:tc>
        <w:tc>
          <w:tcPr>
            <w:tcW w:w="664" w:type="pct"/>
            <w:tcBorders>
              <w:top w:val="single" w:color="auto" w:sz="4" w:space="0"/>
              <w:bottom w:val="single" w:color="auto" w:sz="4" w:space="0"/>
            </w:tcBorders>
            <w:vAlign w:val="center"/>
          </w:tcPr>
          <w:p w14:paraId="0D46C175">
            <w:pPr>
              <w:jc w:val="center"/>
              <w:rPr>
                <w:rFonts w:eastAsiaTheme="minorEastAsia"/>
                <w:szCs w:val="21"/>
              </w:rPr>
            </w:pPr>
            <w:r>
              <w:rPr>
                <w:rFonts w:eastAsiaTheme="minorEastAsia"/>
                <w:szCs w:val="21"/>
              </w:rPr>
              <w:t>8天</w:t>
            </w:r>
          </w:p>
        </w:tc>
        <w:tc>
          <w:tcPr>
            <w:tcW w:w="734" w:type="pct"/>
            <w:tcBorders>
              <w:top w:val="single" w:color="auto" w:sz="4" w:space="0"/>
              <w:bottom w:val="single" w:color="auto" w:sz="4" w:space="0"/>
              <w:right w:val="single" w:color="auto" w:sz="4" w:space="0"/>
            </w:tcBorders>
            <w:vAlign w:val="center"/>
          </w:tcPr>
          <w:p w14:paraId="6E785EF9">
            <w:pPr>
              <w:jc w:val="center"/>
              <w:rPr>
                <w:rFonts w:eastAsiaTheme="minorEastAsia"/>
                <w:szCs w:val="21"/>
              </w:rPr>
            </w:pPr>
            <w:r>
              <w:rPr>
                <w:rFonts w:eastAsiaTheme="minorEastAsia"/>
                <w:szCs w:val="21"/>
              </w:rPr>
              <w:t>24</w:t>
            </w:r>
          </w:p>
        </w:tc>
        <w:tc>
          <w:tcPr>
            <w:tcW w:w="289" w:type="pct"/>
            <w:tcBorders>
              <w:top w:val="single" w:color="auto" w:sz="4" w:space="0"/>
              <w:left w:val="single" w:color="auto" w:sz="4" w:space="0"/>
              <w:bottom w:val="single" w:color="auto" w:sz="4" w:space="0"/>
              <w:right w:val="single" w:color="auto" w:sz="12" w:space="0"/>
            </w:tcBorders>
            <w:vAlign w:val="center"/>
          </w:tcPr>
          <w:p w14:paraId="1AE05C83">
            <w:pPr>
              <w:jc w:val="center"/>
              <w:rPr>
                <w:rFonts w:eastAsiaTheme="minorEastAsia"/>
                <w:szCs w:val="21"/>
              </w:rPr>
            </w:pPr>
          </w:p>
        </w:tc>
      </w:tr>
      <w:tr w14:paraId="508F1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60" w:hRule="atLeast"/>
          <w:jc w:val="center"/>
        </w:trPr>
        <w:tc>
          <w:tcPr>
            <w:tcW w:w="318" w:type="pct"/>
            <w:tcBorders>
              <w:top w:val="single" w:color="auto" w:sz="4" w:space="0"/>
              <w:left w:val="single" w:color="auto" w:sz="12" w:space="0"/>
              <w:bottom w:val="single" w:color="auto" w:sz="4" w:space="0"/>
            </w:tcBorders>
            <w:vAlign w:val="center"/>
          </w:tcPr>
          <w:p w14:paraId="26CAE078">
            <w:pPr>
              <w:numPr>
                <w:ilvl w:val="0"/>
                <w:numId w:val="12"/>
              </w:numPr>
              <w:tabs>
                <w:tab w:val="left" w:pos="550"/>
              </w:tabs>
              <w:ind w:left="0" w:firstLine="0"/>
              <w:jc w:val="center"/>
              <w:rPr>
                <w:rFonts w:eastAsiaTheme="minorEastAsia"/>
                <w:szCs w:val="21"/>
              </w:rPr>
            </w:pPr>
          </w:p>
        </w:tc>
        <w:tc>
          <w:tcPr>
            <w:tcW w:w="1609" w:type="pct"/>
            <w:tcBorders>
              <w:top w:val="single" w:color="auto" w:sz="4" w:space="0"/>
              <w:bottom w:val="single" w:color="auto" w:sz="4" w:space="0"/>
            </w:tcBorders>
            <w:vAlign w:val="center"/>
          </w:tcPr>
          <w:p w14:paraId="501211EB">
            <w:pPr>
              <w:rPr>
                <w:rFonts w:eastAsiaTheme="minorEastAsia"/>
                <w:szCs w:val="21"/>
              </w:rPr>
            </w:pPr>
            <w:r>
              <w:rPr>
                <w:rFonts w:eastAsiaTheme="minorEastAsia"/>
                <w:szCs w:val="21"/>
              </w:rPr>
              <w:t>RTCA/DO－160G第26章</w:t>
            </w:r>
          </w:p>
        </w:tc>
        <w:tc>
          <w:tcPr>
            <w:tcW w:w="1386" w:type="pct"/>
            <w:tcBorders>
              <w:top w:val="single" w:color="auto" w:sz="4" w:space="0"/>
              <w:bottom w:val="single" w:color="auto" w:sz="4" w:space="0"/>
            </w:tcBorders>
            <w:vAlign w:val="center"/>
          </w:tcPr>
          <w:p w14:paraId="6046324B">
            <w:pPr>
              <w:rPr>
                <w:rFonts w:eastAsiaTheme="minorEastAsia"/>
                <w:szCs w:val="21"/>
              </w:rPr>
            </w:pPr>
            <w:r>
              <w:rPr>
                <w:rFonts w:eastAsiaTheme="minorEastAsia"/>
                <w:szCs w:val="21"/>
              </w:rPr>
              <w:t>可燃性</w:t>
            </w:r>
          </w:p>
        </w:tc>
        <w:tc>
          <w:tcPr>
            <w:tcW w:w="664" w:type="pct"/>
            <w:tcBorders>
              <w:top w:val="single" w:color="auto" w:sz="4" w:space="0"/>
              <w:bottom w:val="single" w:color="auto" w:sz="4" w:space="0"/>
            </w:tcBorders>
            <w:vAlign w:val="center"/>
          </w:tcPr>
          <w:p w14:paraId="000463DB">
            <w:pPr>
              <w:jc w:val="center"/>
              <w:rPr>
                <w:rFonts w:eastAsiaTheme="minorEastAsia"/>
                <w:szCs w:val="21"/>
              </w:rPr>
            </w:pPr>
            <w:r>
              <w:rPr>
                <w:rFonts w:eastAsiaTheme="minorEastAsia"/>
                <w:szCs w:val="21"/>
              </w:rPr>
              <w:t>2天</w:t>
            </w:r>
          </w:p>
        </w:tc>
        <w:tc>
          <w:tcPr>
            <w:tcW w:w="734" w:type="pct"/>
            <w:tcBorders>
              <w:top w:val="single" w:color="auto" w:sz="4" w:space="0"/>
              <w:bottom w:val="single" w:color="auto" w:sz="4" w:space="0"/>
              <w:right w:val="single" w:color="auto" w:sz="4" w:space="0"/>
            </w:tcBorders>
            <w:vAlign w:val="center"/>
          </w:tcPr>
          <w:p w14:paraId="43777EA8">
            <w:pPr>
              <w:jc w:val="center"/>
              <w:rPr>
                <w:rFonts w:eastAsiaTheme="minorEastAsia"/>
                <w:szCs w:val="21"/>
              </w:rPr>
            </w:pPr>
            <w:r>
              <w:rPr>
                <w:rFonts w:eastAsiaTheme="minorEastAsia"/>
                <w:szCs w:val="21"/>
              </w:rPr>
              <w:t>25</w:t>
            </w:r>
          </w:p>
        </w:tc>
        <w:tc>
          <w:tcPr>
            <w:tcW w:w="289" w:type="pct"/>
            <w:tcBorders>
              <w:top w:val="single" w:color="auto" w:sz="4" w:space="0"/>
              <w:left w:val="single" w:color="auto" w:sz="4" w:space="0"/>
              <w:bottom w:val="single" w:color="auto" w:sz="4" w:space="0"/>
              <w:right w:val="single" w:color="auto" w:sz="12" w:space="0"/>
            </w:tcBorders>
            <w:vAlign w:val="center"/>
          </w:tcPr>
          <w:p w14:paraId="5A42D26A">
            <w:pPr>
              <w:jc w:val="center"/>
              <w:rPr>
                <w:rFonts w:eastAsiaTheme="minorEastAsia"/>
                <w:szCs w:val="21"/>
              </w:rPr>
            </w:pPr>
            <w:r>
              <w:rPr>
                <w:rFonts w:eastAsiaTheme="minorEastAsia"/>
                <w:szCs w:val="21"/>
              </w:rPr>
              <w:t>/</w:t>
            </w:r>
          </w:p>
        </w:tc>
      </w:tr>
      <w:tr w14:paraId="00E59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60" w:hRule="atLeast"/>
          <w:jc w:val="center"/>
        </w:trPr>
        <w:tc>
          <w:tcPr>
            <w:tcW w:w="318" w:type="pct"/>
            <w:tcBorders>
              <w:top w:val="single" w:color="auto" w:sz="4" w:space="0"/>
              <w:left w:val="single" w:color="auto" w:sz="12" w:space="0"/>
              <w:bottom w:val="single" w:color="auto" w:sz="4" w:space="0"/>
            </w:tcBorders>
            <w:vAlign w:val="center"/>
          </w:tcPr>
          <w:p w14:paraId="1D576EF3">
            <w:pPr>
              <w:numPr>
                <w:ilvl w:val="0"/>
                <w:numId w:val="12"/>
              </w:numPr>
              <w:tabs>
                <w:tab w:val="left" w:pos="550"/>
              </w:tabs>
              <w:ind w:left="0" w:firstLine="0"/>
              <w:jc w:val="center"/>
              <w:rPr>
                <w:rFonts w:eastAsiaTheme="minorEastAsia"/>
                <w:szCs w:val="21"/>
              </w:rPr>
            </w:pPr>
          </w:p>
        </w:tc>
        <w:tc>
          <w:tcPr>
            <w:tcW w:w="1609" w:type="pct"/>
            <w:tcBorders>
              <w:top w:val="single" w:color="auto" w:sz="4" w:space="0"/>
              <w:bottom w:val="single" w:color="auto" w:sz="4" w:space="0"/>
            </w:tcBorders>
            <w:vAlign w:val="center"/>
          </w:tcPr>
          <w:p w14:paraId="3E4828BC">
            <w:pPr>
              <w:rPr>
                <w:rFonts w:eastAsiaTheme="minorEastAsia"/>
                <w:szCs w:val="21"/>
              </w:rPr>
            </w:pPr>
          </w:p>
        </w:tc>
        <w:tc>
          <w:tcPr>
            <w:tcW w:w="1386" w:type="pct"/>
            <w:tcBorders>
              <w:top w:val="single" w:color="auto" w:sz="4" w:space="0"/>
              <w:bottom w:val="single" w:color="auto" w:sz="4" w:space="0"/>
            </w:tcBorders>
            <w:vAlign w:val="center"/>
          </w:tcPr>
          <w:p w14:paraId="714F8092">
            <w:pPr>
              <w:rPr>
                <w:rFonts w:eastAsiaTheme="minorEastAsia"/>
                <w:szCs w:val="21"/>
              </w:rPr>
            </w:pPr>
            <w:r>
              <w:rPr>
                <w:rFonts w:eastAsiaTheme="minorEastAsia"/>
                <w:szCs w:val="21"/>
              </w:rPr>
              <w:t>鸟撞冲击</w:t>
            </w:r>
          </w:p>
        </w:tc>
        <w:tc>
          <w:tcPr>
            <w:tcW w:w="664" w:type="pct"/>
            <w:tcBorders>
              <w:top w:val="single" w:color="auto" w:sz="4" w:space="0"/>
              <w:bottom w:val="single" w:color="auto" w:sz="4" w:space="0"/>
            </w:tcBorders>
            <w:vAlign w:val="center"/>
          </w:tcPr>
          <w:p w14:paraId="12045DCC">
            <w:pPr>
              <w:jc w:val="center"/>
              <w:rPr>
                <w:rFonts w:eastAsiaTheme="minorEastAsia"/>
                <w:szCs w:val="21"/>
              </w:rPr>
            </w:pPr>
            <w:r>
              <w:rPr>
                <w:rFonts w:eastAsiaTheme="minorEastAsia"/>
                <w:szCs w:val="21"/>
              </w:rPr>
              <w:t>0.5天</w:t>
            </w:r>
          </w:p>
        </w:tc>
        <w:tc>
          <w:tcPr>
            <w:tcW w:w="734" w:type="pct"/>
            <w:tcBorders>
              <w:top w:val="single" w:color="auto" w:sz="4" w:space="0"/>
              <w:bottom w:val="single" w:color="auto" w:sz="4" w:space="0"/>
              <w:right w:val="single" w:color="auto" w:sz="4" w:space="0"/>
            </w:tcBorders>
            <w:vAlign w:val="center"/>
          </w:tcPr>
          <w:p w14:paraId="4C8F1F38">
            <w:pPr>
              <w:jc w:val="center"/>
              <w:rPr>
                <w:rFonts w:eastAsiaTheme="minorEastAsia"/>
                <w:szCs w:val="21"/>
              </w:rPr>
            </w:pPr>
          </w:p>
        </w:tc>
        <w:tc>
          <w:tcPr>
            <w:tcW w:w="289" w:type="pct"/>
            <w:tcBorders>
              <w:top w:val="single" w:color="auto" w:sz="4" w:space="0"/>
              <w:left w:val="single" w:color="auto" w:sz="4" w:space="0"/>
              <w:bottom w:val="single" w:color="auto" w:sz="4" w:space="0"/>
              <w:right w:val="single" w:color="auto" w:sz="12" w:space="0"/>
            </w:tcBorders>
            <w:vAlign w:val="center"/>
          </w:tcPr>
          <w:p w14:paraId="29AD8575">
            <w:pPr>
              <w:jc w:val="center"/>
              <w:rPr>
                <w:rFonts w:eastAsiaTheme="minorEastAsia"/>
                <w:szCs w:val="21"/>
              </w:rPr>
            </w:pPr>
          </w:p>
        </w:tc>
      </w:tr>
      <w:tr w14:paraId="151D3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60" w:hRule="atLeast"/>
          <w:jc w:val="center"/>
        </w:trPr>
        <w:tc>
          <w:tcPr>
            <w:tcW w:w="318" w:type="pct"/>
            <w:tcBorders>
              <w:top w:val="single" w:color="auto" w:sz="4" w:space="0"/>
              <w:left w:val="single" w:color="auto" w:sz="12" w:space="0"/>
              <w:bottom w:val="single" w:color="auto" w:sz="12" w:space="0"/>
            </w:tcBorders>
            <w:vAlign w:val="center"/>
          </w:tcPr>
          <w:p w14:paraId="022D418C">
            <w:pPr>
              <w:numPr>
                <w:ilvl w:val="0"/>
                <w:numId w:val="12"/>
              </w:numPr>
              <w:tabs>
                <w:tab w:val="left" w:pos="550"/>
              </w:tabs>
              <w:ind w:left="0" w:firstLine="0"/>
              <w:jc w:val="center"/>
              <w:rPr>
                <w:rFonts w:eastAsiaTheme="minorEastAsia"/>
                <w:szCs w:val="21"/>
              </w:rPr>
            </w:pPr>
          </w:p>
        </w:tc>
        <w:tc>
          <w:tcPr>
            <w:tcW w:w="1609" w:type="pct"/>
            <w:tcBorders>
              <w:top w:val="single" w:color="auto" w:sz="4" w:space="0"/>
              <w:bottom w:val="single" w:color="auto" w:sz="12" w:space="0"/>
            </w:tcBorders>
            <w:vAlign w:val="center"/>
          </w:tcPr>
          <w:p w14:paraId="1D385514">
            <w:pPr>
              <w:rPr>
                <w:rFonts w:eastAsiaTheme="minorEastAsia"/>
                <w:szCs w:val="21"/>
              </w:rPr>
            </w:pPr>
          </w:p>
        </w:tc>
        <w:tc>
          <w:tcPr>
            <w:tcW w:w="1386" w:type="pct"/>
            <w:tcBorders>
              <w:top w:val="single" w:color="auto" w:sz="4" w:space="0"/>
              <w:bottom w:val="single" w:color="auto" w:sz="12" w:space="0"/>
            </w:tcBorders>
            <w:vAlign w:val="center"/>
          </w:tcPr>
          <w:p w14:paraId="1524AE9B">
            <w:pPr>
              <w:rPr>
                <w:rFonts w:eastAsiaTheme="minorEastAsia"/>
                <w:szCs w:val="21"/>
              </w:rPr>
            </w:pPr>
            <w:r>
              <w:rPr>
                <w:rFonts w:eastAsiaTheme="minorEastAsia"/>
                <w:szCs w:val="21"/>
              </w:rPr>
              <w:t>风车</w:t>
            </w:r>
          </w:p>
        </w:tc>
        <w:tc>
          <w:tcPr>
            <w:tcW w:w="664" w:type="pct"/>
            <w:tcBorders>
              <w:top w:val="single" w:color="auto" w:sz="4" w:space="0"/>
              <w:bottom w:val="single" w:color="auto" w:sz="12" w:space="0"/>
            </w:tcBorders>
            <w:vAlign w:val="center"/>
          </w:tcPr>
          <w:p w14:paraId="3B4B1C54">
            <w:pPr>
              <w:jc w:val="center"/>
              <w:rPr>
                <w:rFonts w:eastAsiaTheme="minorEastAsia"/>
                <w:szCs w:val="21"/>
              </w:rPr>
            </w:pPr>
            <w:r>
              <w:rPr>
                <w:rFonts w:eastAsiaTheme="minorEastAsia"/>
                <w:szCs w:val="21"/>
              </w:rPr>
              <w:t>2天</w:t>
            </w:r>
          </w:p>
        </w:tc>
        <w:tc>
          <w:tcPr>
            <w:tcW w:w="734" w:type="pct"/>
            <w:tcBorders>
              <w:top w:val="single" w:color="auto" w:sz="4" w:space="0"/>
              <w:bottom w:val="single" w:color="auto" w:sz="12" w:space="0"/>
              <w:right w:val="single" w:color="auto" w:sz="4" w:space="0"/>
            </w:tcBorders>
            <w:vAlign w:val="center"/>
          </w:tcPr>
          <w:p w14:paraId="4B8AA48F">
            <w:pPr>
              <w:jc w:val="center"/>
              <w:rPr>
                <w:rFonts w:eastAsiaTheme="minorEastAsia"/>
                <w:szCs w:val="21"/>
              </w:rPr>
            </w:pPr>
            <w:r>
              <w:rPr>
                <w:rFonts w:eastAsiaTheme="minorEastAsia"/>
                <w:szCs w:val="21"/>
              </w:rPr>
              <w:t>27</w:t>
            </w:r>
          </w:p>
        </w:tc>
        <w:tc>
          <w:tcPr>
            <w:tcW w:w="289" w:type="pct"/>
            <w:tcBorders>
              <w:top w:val="single" w:color="auto" w:sz="4" w:space="0"/>
              <w:left w:val="single" w:color="auto" w:sz="4" w:space="0"/>
              <w:bottom w:val="single" w:color="auto" w:sz="12" w:space="0"/>
              <w:right w:val="single" w:color="auto" w:sz="12" w:space="0"/>
            </w:tcBorders>
            <w:vAlign w:val="center"/>
          </w:tcPr>
          <w:p w14:paraId="20D7E29C">
            <w:pPr>
              <w:jc w:val="center"/>
              <w:rPr>
                <w:rFonts w:eastAsiaTheme="minorEastAsia"/>
                <w:szCs w:val="21"/>
              </w:rPr>
            </w:pPr>
          </w:p>
        </w:tc>
      </w:tr>
    </w:tbl>
    <w:p w14:paraId="1D51E487">
      <w:pPr>
        <w:pStyle w:val="27"/>
        <w:rPr>
          <w:lang w:val="zh-CN"/>
        </w:rPr>
      </w:pPr>
      <w:bookmarkStart w:id="69" w:name="_Toc176264341"/>
      <w:r>
        <w:rPr>
          <w:rFonts w:hint="eastAsia"/>
          <w:lang w:val="zh-CN"/>
        </w:rPr>
        <w:t>鉴定试验项目试验顺序</w:t>
      </w:r>
      <w:bookmarkEnd w:id="69"/>
    </w:p>
    <w:p w14:paraId="69B8D8FF">
      <w:pPr>
        <w:pStyle w:val="24"/>
        <w:ind w:firstLine="480"/>
        <w:rPr>
          <w:rFonts w:cs="宋体"/>
        </w:rPr>
      </w:pPr>
      <w:r>
        <w:rPr>
          <w:rFonts w:hint="eastAsia" w:cs="宋体"/>
        </w:rPr>
        <w:t>根据计划安排受</w:t>
      </w:r>
      <w:r>
        <w:rPr>
          <w:rFonts w:cs="宋体"/>
        </w:rPr>
        <w:t>试</w:t>
      </w:r>
      <w:r>
        <w:rPr>
          <w:rFonts w:hint="eastAsia" w:cs="宋体"/>
        </w:rPr>
        <w:t>设备</w:t>
      </w:r>
      <w:r>
        <w:rPr>
          <w:rFonts w:cs="宋体"/>
        </w:rPr>
        <w:t>的鉴定试验项目及试验顺序安排</w:t>
      </w:r>
      <w:r>
        <w:rPr>
          <w:rFonts w:hint="eastAsia" w:cs="宋体"/>
        </w:rPr>
        <w:t>见表7。</w:t>
      </w:r>
    </w:p>
    <w:p w14:paraId="73699330">
      <w:pPr>
        <w:pStyle w:val="59"/>
        <w:numPr>
          <w:ilvl w:val="0"/>
          <w:numId w:val="7"/>
        </w:numPr>
      </w:pPr>
      <w:bookmarkStart w:id="70" w:name="_Toc176262513"/>
      <w:r>
        <w:t>鉴定试验项目顺序安排</w:t>
      </w:r>
      <w:bookmarkEnd w:id="70"/>
    </w:p>
    <w:tbl>
      <w:tblPr>
        <w:tblStyle w:val="18"/>
        <w:tblW w:w="96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075"/>
        <w:gridCol w:w="1436"/>
        <w:gridCol w:w="2755"/>
        <w:gridCol w:w="1101"/>
        <w:gridCol w:w="1006"/>
        <w:gridCol w:w="1081"/>
        <w:gridCol w:w="1172"/>
      </w:tblGrid>
      <w:tr w14:paraId="67A09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vMerge w:val="restart"/>
            <w:tcBorders>
              <w:top w:val="single" w:color="auto" w:sz="12" w:space="0"/>
              <w:left w:val="single" w:color="auto" w:sz="12" w:space="0"/>
            </w:tcBorders>
            <w:vAlign w:val="center"/>
          </w:tcPr>
          <w:p w14:paraId="34408F80">
            <w:pPr>
              <w:tabs>
                <w:tab w:val="left" w:pos="550"/>
              </w:tabs>
              <w:jc w:val="center"/>
              <w:rPr>
                <w:rFonts w:eastAsiaTheme="minorEastAsia"/>
                <w:szCs w:val="21"/>
              </w:rPr>
            </w:pPr>
            <w:r>
              <w:rPr>
                <w:rFonts w:eastAsiaTheme="minorEastAsia"/>
                <w:szCs w:val="21"/>
              </w:rPr>
              <w:t>试验顺序</w:t>
            </w:r>
          </w:p>
        </w:tc>
        <w:tc>
          <w:tcPr>
            <w:tcW w:w="4191" w:type="dxa"/>
            <w:gridSpan w:val="2"/>
            <w:vMerge w:val="restart"/>
            <w:tcBorders>
              <w:top w:val="single" w:color="auto" w:sz="12" w:space="0"/>
            </w:tcBorders>
            <w:vAlign w:val="center"/>
          </w:tcPr>
          <w:p w14:paraId="2BCDED1B">
            <w:pPr>
              <w:tabs>
                <w:tab w:val="left" w:pos="550"/>
              </w:tabs>
              <w:jc w:val="center"/>
              <w:rPr>
                <w:rFonts w:eastAsiaTheme="minorEastAsia"/>
                <w:szCs w:val="21"/>
              </w:rPr>
            </w:pPr>
            <w:r>
              <w:rPr>
                <w:rFonts w:eastAsiaTheme="minorEastAsia"/>
                <w:szCs w:val="21"/>
              </w:rPr>
              <w:t>试验项目</w:t>
            </w:r>
          </w:p>
        </w:tc>
        <w:tc>
          <w:tcPr>
            <w:tcW w:w="3188" w:type="dxa"/>
            <w:gridSpan w:val="3"/>
            <w:tcBorders>
              <w:top w:val="single" w:color="auto" w:sz="12" w:space="0"/>
              <w:bottom w:val="single" w:color="auto" w:sz="4" w:space="0"/>
            </w:tcBorders>
            <w:vAlign w:val="center"/>
          </w:tcPr>
          <w:p w14:paraId="160DE2DA">
            <w:pPr>
              <w:tabs>
                <w:tab w:val="left" w:pos="550"/>
              </w:tabs>
              <w:ind w:left="-105" w:leftChars="-50" w:right="-105" w:rightChars="-50"/>
              <w:jc w:val="center"/>
              <w:rPr>
                <w:rFonts w:eastAsiaTheme="minorEastAsia"/>
                <w:szCs w:val="21"/>
              </w:rPr>
            </w:pPr>
            <w:r>
              <w:rPr>
                <w:rFonts w:eastAsiaTheme="minorEastAsia"/>
                <w:szCs w:val="21"/>
              </w:rPr>
              <w:t>受试设备</w:t>
            </w:r>
          </w:p>
        </w:tc>
        <w:tc>
          <w:tcPr>
            <w:tcW w:w="1172" w:type="dxa"/>
            <w:vMerge w:val="restart"/>
            <w:tcBorders>
              <w:top w:val="single" w:color="auto" w:sz="12" w:space="0"/>
              <w:right w:val="single" w:color="auto" w:sz="12" w:space="0"/>
            </w:tcBorders>
            <w:vAlign w:val="center"/>
          </w:tcPr>
          <w:p w14:paraId="2DC487F5">
            <w:pPr>
              <w:tabs>
                <w:tab w:val="left" w:pos="550"/>
              </w:tabs>
              <w:jc w:val="center"/>
              <w:rPr>
                <w:rFonts w:eastAsiaTheme="minorEastAsia"/>
                <w:szCs w:val="21"/>
              </w:rPr>
            </w:pPr>
            <w:r>
              <w:rPr>
                <w:rFonts w:eastAsiaTheme="minorEastAsia"/>
                <w:szCs w:val="21"/>
              </w:rPr>
              <w:t>备注</w:t>
            </w:r>
          </w:p>
        </w:tc>
      </w:tr>
      <w:tr w14:paraId="2E3EE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vMerge w:val="continue"/>
            <w:tcBorders>
              <w:left w:val="single" w:color="auto" w:sz="12" w:space="0"/>
              <w:bottom w:val="single" w:color="auto" w:sz="12" w:space="0"/>
            </w:tcBorders>
            <w:vAlign w:val="center"/>
          </w:tcPr>
          <w:p w14:paraId="169EA99E">
            <w:pPr>
              <w:tabs>
                <w:tab w:val="left" w:pos="550"/>
              </w:tabs>
              <w:jc w:val="center"/>
              <w:rPr>
                <w:rFonts w:eastAsiaTheme="minorEastAsia"/>
                <w:szCs w:val="21"/>
              </w:rPr>
            </w:pPr>
          </w:p>
        </w:tc>
        <w:tc>
          <w:tcPr>
            <w:tcW w:w="4191" w:type="dxa"/>
            <w:gridSpan w:val="2"/>
            <w:vMerge w:val="continue"/>
            <w:tcBorders>
              <w:bottom w:val="single" w:color="auto" w:sz="12" w:space="0"/>
            </w:tcBorders>
            <w:vAlign w:val="center"/>
          </w:tcPr>
          <w:p w14:paraId="5FDDE052">
            <w:pPr>
              <w:tabs>
                <w:tab w:val="left" w:pos="550"/>
              </w:tabs>
              <w:jc w:val="center"/>
              <w:rPr>
                <w:rFonts w:eastAsiaTheme="minorEastAsia"/>
                <w:szCs w:val="21"/>
              </w:rPr>
            </w:pPr>
          </w:p>
        </w:tc>
        <w:tc>
          <w:tcPr>
            <w:tcW w:w="1101" w:type="dxa"/>
            <w:tcBorders>
              <w:top w:val="single" w:color="auto" w:sz="4" w:space="0"/>
              <w:bottom w:val="single" w:color="auto" w:sz="12" w:space="0"/>
            </w:tcBorders>
            <w:vAlign w:val="center"/>
          </w:tcPr>
          <w:p w14:paraId="5DF3A665">
            <w:pPr>
              <w:tabs>
                <w:tab w:val="left" w:pos="550"/>
              </w:tabs>
              <w:ind w:left="-105" w:leftChars="-50" w:right="-105" w:rightChars="-50"/>
              <w:jc w:val="center"/>
              <w:rPr>
                <w:rFonts w:eastAsiaTheme="minorEastAsia"/>
                <w:szCs w:val="21"/>
              </w:rPr>
            </w:pPr>
            <w:r>
              <w:rPr>
                <w:rFonts w:eastAsiaTheme="minorEastAsia"/>
                <w:szCs w:val="21"/>
              </w:rPr>
              <w:t>1#</w:t>
            </w:r>
          </w:p>
        </w:tc>
        <w:tc>
          <w:tcPr>
            <w:tcW w:w="1006" w:type="dxa"/>
            <w:tcBorders>
              <w:top w:val="single" w:color="auto" w:sz="4" w:space="0"/>
              <w:bottom w:val="single" w:color="auto" w:sz="12" w:space="0"/>
            </w:tcBorders>
            <w:vAlign w:val="center"/>
          </w:tcPr>
          <w:p w14:paraId="67434D27">
            <w:pPr>
              <w:tabs>
                <w:tab w:val="left" w:pos="550"/>
              </w:tabs>
              <w:ind w:left="-105" w:leftChars="-50" w:right="-105" w:rightChars="-50"/>
              <w:jc w:val="center"/>
              <w:rPr>
                <w:rFonts w:eastAsiaTheme="minorEastAsia"/>
                <w:szCs w:val="21"/>
              </w:rPr>
            </w:pPr>
            <w:r>
              <w:rPr>
                <w:rFonts w:eastAsiaTheme="minorEastAsia"/>
                <w:szCs w:val="21"/>
              </w:rPr>
              <w:t>2#</w:t>
            </w:r>
          </w:p>
        </w:tc>
        <w:tc>
          <w:tcPr>
            <w:tcW w:w="1081" w:type="dxa"/>
            <w:tcBorders>
              <w:top w:val="single" w:color="auto" w:sz="4" w:space="0"/>
              <w:bottom w:val="single" w:color="auto" w:sz="12" w:space="0"/>
            </w:tcBorders>
            <w:vAlign w:val="center"/>
          </w:tcPr>
          <w:p w14:paraId="1BF3B08E">
            <w:pPr>
              <w:tabs>
                <w:tab w:val="left" w:pos="550"/>
              </w:tabs>
              <w:ind w:left="-105" w:leftChars="-50" w:right="-105" w:rightChars="-50"/>
              <w:jc w:val="center"/>
              <w:rPr>
                <w:rFonts w:eastAsiaTheme="minorEastAsia"/>
                <w:szCs w:val="21"/>
              </w:rPr>
            </w:pPr>
            <w:r>
              <w:rPr>
                <w:rFonts w:eastAsiaTheme="minorEastAsia"/>
                <w:szCs w:val="21"/>
              </w:rPr>
              <w:t>3#（材料试样）</w:t>
            </w:r>
          </w:p>
        </w:tc>
        <w:tc>
          <w:tcPr>
            <w:tcW w:w="1172" w:type="dxa"/>
            <w:vMerge w:val="continue"/>
            <w:tcBorders>
              <w:bottom w:val="single" w:color="auto" w:sz="12" w:space="0"/>
              <w:right w:val="single" w:color="auto" w:sz="12" w:space="0"/>
            </w:tcBorders>
            <w:vAlign w:val="center"/>
          </w:tcPr>
          <w:p w14:paraId="6EC8F3D3">
            <w:pPr>
              <w:tabs>
                <w:tab w:val="left" w:pos="550"/>
              </w:tabs>
              <w:jc w:val="center"/>
              <w:rPr>
                <w:rFonts w:eastAsiaTheme="minorEastAsia"/>
                <w:szCs w:val="21"/>
              </w:rPr>
            </w:pPr>
          </w:p>
        </w:tc>
      </w:tr>
      <w:tr w14:paraId="3C9F9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12" w:space="0"/>
              <w:left w:val="single" w:color="auto" w:sz="12" w:space="0"/>
              <w:bottom w:val="single" w:color="auto" w:sz="4" w:space="0"/>
            </w:tcBorders>
            <w:vAlign w:val="center"/>
          </w:tcPr>
          <w:p w14:paraId="3E3E51B8">
            <w:pPr>
              <w:numPr>
                <w:ilvl w:val="0"/>
                <w:numId w:val="13"/>
              </w:numPr>
              <w:tabs>
                <w:tab w:val="left" w:pos="550"/>
              </w:tabs>
              <w:jc w:val="center"/>
              <w:rPr>
                <w:rFonts w:eastAsiaTheme="minorEastAsia"/>
                <w:szCs w:val="21"/>
              </w:rPr>
            </w:pPr>
          </w:p>
        </w:tc>
        <w:tc>
          <w:tcPr>
            <w:tcW w:w="1436" w:type="dxa"/>
            <w:vMerge w:val="restart"/>
            <w:tcBorders>
              <w:top w:val="single" w:color="auto" w:sz="12" w:space="0"/>
            </w:tcBorders>
            <w:vAlign w:val="center"/>
          </w:tcPr>
          <w:p w14:paraId="77D1DA81">
            <w:pPr>
              <w:rPr>
                <w:rFonts w:eastAsiaTheme="minorEastAsia"/>
                <w:szCs w:val="21"/>
              </w:rPr>
            </w:pPr>
            <w:r>
              <w:rPr>
                <w:rFonts w:eastAsiaTheme="minorEastAsia"/>
                <w:szCs w:val="21"/>
              </w:rPr>
              <w:t>温度</w:t>
            </w:r>
          </w:p>
        </w:tc>
        <w:tc>
          <w:tcPr>
            <w:tcW w:w="2755" w:type="dxa"/>
            <w:tcBorders>
              <w:top w:val="single" w:color="auto" w:sz="12" w:space="0"/>
              <w:bottom w:val="single" w:color="auto" w:sz="4" w:space="0"/>
            </w:tcBorders>
            <w:vAlign w:val="center"/>
          </w:tcPr>
          <w:p w14:paraId="48B87ED3">
            <w:pPr>
              <w:rPr>
                <w:rFonts w:eastAsiaTheme="minorEastAsia"/>
                <w:szCs w:val="21"/>
              </w:rPr>
            </w:pPr>
            <w:r>
              <w:rPr>
                <w:rFonts w:eastAsiaTheme="minorEastAsia"/>
                <w:szCs w:val="21"/>
              </w:rPr>
              <w:t>地面耐受低温和低温工作温度</w:t>
            </w:r>
          </w:p>
        </w:tc>
        <w:tc>
          <w:tcPr>
            <w:tcW w:w="1101" w:type="dxa"/>
            <w:tcBorders>
              <w:top w:val="single" w:color="auto" w:sz="12" w:space="0"/>
              <w:bottom w:val="single" w:color="auto" w:sz="4" w:space="0"/>
            </w:tcBorders>
            <w:vAlign w:val="center"/>
          </w:tcPr>
          <w:p w14:paraId="68E63725">
            <w:pPr>
              <w:rPr>
                <w:rFonts w:eastAsiaTheme="minorEastAsia"/>
                <w:szCs w:val="21"/>
              </w:rPr>
            </w:pPr>
            <w:r>
              <w:rPr>
                <w:rFonts w:eastAsiaTheme="minorEastAsia"/>
                <w:szCs w:val="21"/>
              </w:rPr>
              <w:t>○</w:t>
            </w:r>
          </w:p>
        </w:tc>
        <w:tc>
          <w:tcPr>
            <w:tcW w:w="1006" w:type="dxa"/>
            <w:tcBorders>
              <w:top w:val="single" w:color="auto" w:sz="12" w:space="0"/>
              <w:bottom w:val="single" w:color="auto" w:sz="4" w:space="0"/>
            </w:tcBorders>
            <w:vAlign w:val="center"/>
          </w:tcPr>
          <w:p w14:paraId="62DE861E">
            <w:pPr>
              <w:rPr>
                <w:rFonts w:eastAsiaTheme="minorEastAsia"/>
                <w:szCs w:val="21"/>
              </w:rPr>
            </w:pPr>
          </w:p>
        </w:tc>
        <w:tc>
          <w:tcPr>
            <w:tcW w:w="1081" w:type="dxa"/>
            <w:tcBorders>
              <w:top w:val="single" w:color="auto" w:sz="12" w:space="0"/>
              <w:bottom w:val="single" w:color="auto" w:sz="4" w:space="0"/>
            </w:tcBorders>
            <w:vAlign w:val="center"/>
          </w:tcPr>
          <w:p w14:paraId="0DCC1A86">
            <w:pPr>
              <w:rPr>
                <w:rFonts w:eastAsiaTheme="minorEastAsia"/>
                <w:szCs w:val="21"/>
              </w:rPr>
            </w:pPr>
          </w:p>
        </w:tc>
        <w:tc>
          <w:tcPr>
            <w:tcW w:w="1172" w:type="dxa"/>
            <w:tcBorders>
              <w:top w:val="single" w:color="auto" w:sz="12" w:space="0"/>
              <w:right w:val="single" w:color="auto" w:sz="12" w:space="0"/>
            </w:tcBorders>
            <w:vAlign w:val="center"/>
          </w:tcPr>
          <w:p w14:paraId="6A223030">
            <w:pPr>
              <w:rPr>
                <w:rFonts w:eastAsiaTheme="minorEastAsia"/>
                <w:szCs w:val="21"/>
              </w:rPr>
            </w:pPr>
          </w:p>
        </w:tc>
      </w:tr>
      <w:tr w14:paraId="37E61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4" w:space="0"/>
              <w:left w:val="single" w:color="auto" w:sz="12" w:space="0"/>
              <w:bottom w:val="single" w:color="auto" w:sz="4" w:space="0"/>
            </w:tcBorders>
            <w:vAlign w:val="center"/>
          </w:tcPr>
          <w:p w14:paraId="50E6BAD2">
            <w:pPr>
              <w:numPr>
                <w:ilvl w:val="0"/>
                <w:numId w:val="13"/>
              </w:numPr>
              <w:tabs>
                <w:tab w:val="left" w:pos="550"/>
              </w:tabs>
              <w:jc w:val="center"/>
              <w:rPr>
                <w:rFonts w:eastAsiaTheme="minorEastAsia"/>
                <w:szCs w:val="21"/>
              </w:rPr>
            </w:pPr>
          </w:p>
        </w:tc>
        <w:tc>
          <w:tcPr>
            <w:tcW w:w="1436" w:type="dxa"/>
            <w:vMerge w:val="continue"/>
            <w:vAlign w:val="center"/>
          </w:tcPr>
          <w:p w14:paraId="3E99F36A">
            <w:pPr>
              <w:rPr>
                <w:rFonts w:eastAsiaTheme="minorEastAsia"/>
                <w:szCs w:val="21"/>
              </w:rPr>
            </w:pPr>
          </w:p>
        </w:tc>
        <w:tc>
          <w:tcPr>
            <w:tcW w:w="2755" w:type="dxa"/>
            <w:tcBorders>
              <w:top w:val="single" w:color="auto" w:sz="4" w:space="0"/>
              <w:bottom w:val="single" w:color="auto" w:sz="4" w:space="0"/>
            </w:tcBorders>
            <w:vAlign w:val="center"/>
          </w:tcPr>
          <w:p w14:paraId="331BFD47">
            <w:pPr>
              <w:rPr>
                <w:rFonts w:eastAsiaTheme="minorEastAsia"/>
                <w:szCs w:val="21"/>
              </w:rPr>
            </w:pPr>
            <w:r>
              <w:rPr>
                <w:rFonts w:eastAsiaTheme="minorEastAsia"/>
                <w:szCs w:val="21"/>
              </w:rPr>
              <w:t>地面耐受高温和高温工作温度</w:t>
            </w:r>
          </w:p>
        </w:tc>
        <w:tc>
          <w:tcPr>
            <w:tcW w:w="1101" w:type="dxa"/>
            <w:tcBorders>
              <w:top w:val="single" w:color="auto" w:sz="4" w:space="0"/>
              <w:bottom w:val="single" w:color="auto" w:sz="4" w:space="0"/>
            </w:tcBorders>
            <w:vAlign w:val="center"/>
          </w:tcPr>
          <w:p w14:paraId="53D0697A">
            <w:pPr>
              <w:rPr>
                <w:rFonts w:eastAsiaTheme="minorEastAsia"/>
                <w:szCs w:val="21"/>
              </w:rPr>
            </w:pPr>
            <w:r>
              <w:rPr>
                <w:rFonts w:eastAsiaTheme="minorEastAsia"/>
                <w:szCs w:val="21"/>
              </w:rPr>
              <w:t>○</w:t>
            </w:r>
          </w:p>
        </w:tc>
        <w:tc>
          <w:tcPr>
            <w:tcW w:w="1006" w:type="dxa"/>
            <w:tcBorders>
              <w:top w:val="single" w:color="auto" w:sz="4" w:space="0"/>
              <w:bottom w:val="single" w:color="auto" w:sz="4" w:space="0"/>
            </w:tcBorders>
            <w:vAlign w:val="center"/>
          </w:tcPr>
          <w:p w14:paraId="7D6B619B">
            <w:pPr>
              <w:rPr>
                <w:rFonts w:eastAsiaTheme="minorEastAsia"/>
                <w:szCs w:val="21"/>
              </w:rPr>
            </w:pPr>
          </w:p>
        </w:tc>
        <w:tc>
          <w:tcPr>
            <w:tcW w:w="1081" w:type="dxa"/>
            <w:tcBorders>
              <w:top w:val="single" w:color="auto" w:sz="4" w:space="0"/>
              <w:bottom w:val="single" w:color="auto" w:sz="4" w:space="0"/>
            </w:tcBorders>
            <w:vAlign w:val="center"/>
          </w:tcPr>
          <w:p w14:paraId="1B8C73EB">
            <w:pPr>
              <w:rPr>
                <w:rFonts w:eastAsiaTheme="minorEastAsia"/>
                <w:szCs w:val="21"/>
              </w:rPr>
            </w:pPr>
          </w:p>
        </w:tc>
        <w:tc>
          <w:tcPr>
            <w:tcW w:w="1172" w:type="dxa"/>
            <w:tcBorders>
              <w:right w:val="single" w:color="auto" w:sz="12" w:space="0"/>
            </w:tcBorders>
            <w:vAlign w:val="center"/>
          </w:tcPr>
          <w:p w14:paraId="7647B48B">
            <w:pPr>
              <w:rPr>
                <w:rFonts w:eastAsiaTheme="minorEastAsia"/>
                <w:szCs w:val="21"/>
              </w:rPr>
            </w:pPr>
          </w:p>
        </w:tc>
      </w:tr>
      <w:tr w14:paraId="79D41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4" w:space="0"/>
              <w:left w:val="single" w:color="auto" w:sz="12" w:space="0"/>
              <w:bottom w:val="single" w:color="auto" w:sz="4" w:space="0"/>
            </w:tcBorders>
            <w:vAlign w:val="center"/>
          </w:tcPr>
          <w:p w14:paraId="123A4978">
            <w:pPr>
              <w:numPr>
                <w:ilvl w:val="0"/>
                <w:numId w:val="13"/>
              </w:numPr>
              <w:tabs>
                <w:tab w:val="left" w:pos="550"/>
              </w:tabs>
              <w:jc w:val="center"/>
              <w:rPr>
                <w:rFonts w:eastAsiaTheme="minorEastAsia"/>
                <w:szCs w:val="21"/>
              </w:rPr>
            </w:pPr>
          </w:p>
        </w:tc>
        <w:tc>
          <w:tcPr>
            <w:tcW w:w="1436" w:type="dxa"/>
            <w:vMerge w:val="continue"/>
            <w:tcBorders>
              <w:bottom w:val="single" w:color="auto" w:sz="4" w:space="0"/>
            </w:tcBorders>
            <w:vAlign w:val="center"/>
          </w:tcPr>
          <w:p w14:paraId="612143E1">
            <w:pPr>
              <w:rPr>
                <w:rFonts w:eastAsiaTheme="minorEastAsia"/>
                <w:szCs w:val="21"/>
              </w:rPr>
            </w:pPr>
          </w:p>
        </w:tc>
        <w:tc>
          <w:tcPr>
            <w:tcW w:w="2755" w:type="dxa"/>
            <w:tcBorders>
              <w:top w:val="single" w:color="auto" w:sz="4" w:space="0"/>
              <w:bottom w:val="single" w:color="auto" w:sz="4" w:space="0"/>
            </w:tcBorders>
            <w:vAlign w:val="center"/>
          </w:tcPr>
          <w:p w14:paraId="5435ECEC">
            <w:pPr>
              <w:rPr>
                <w:rFonts w:eastAsiaTheme="minorEastAsia"/>
                <w:szCs w:val="21"/>
              </w:rPr>
            </w:pPr>
            <w:r>
              <w:rPr>
                <w:rFonts w:eastAsiaTheme="minorEastAsia"/>
                <w:szCs w:val="21"/>
              </w:rPr>
              <w:t>飞行冷却能力损失试验</w:t>
            </w:r>
          </w:p>
        </w:tc>
        <w:tc>
          <w:tcPr>
            <w:tcW w:w="1101" w:type="dxa"/>
            <w:tcBorders>
              <w:top w:val="single" w:color="auto" w:sz="4" w:space="0"/>
              <w:bottom w:val="single" w:color="auto" w:sz="4" w:space="0"/>
            </w:tcBorders>
            <w:vAlign w:val="center"/>
          </w:tcPr>
          <w:p w14:paraId="33CEFFF0">
            <w:pPr>
              <w:rPr>
                <w:rFonts w:eastAsiaTheme="minorEastAsia"/>
                <w:szCs w:val="21"/>
              </w:rPr>
            </w:pPr>
            <w:r>
              <w:rPr>
                <w:rFonts w:eastAsiaTheme="minorEastAsia"/>
                <w:szCs w:val="21"/>
              </w:rPr>
              <w:t>○</w:t>
            </w:r>
          </w:p>
        </w:tc>
        <w:tc>
          <w:tcPr>
            <w:tcW w:w="1006" w:type="dxa"/>
            <w:tcBorders>
              <w:top w:val="single" w:color="auto" w:sz="4" w:space="0"/>
              <w:bottom w:val="single" w:color="auto" w:sz="4" w:space="0"/>
            </w:tcBorders>
            <w:vAlign w:val="center"/>
          </w:tcPr>
          <w:p w14:paraId="273D6ABD">
            <w:pPr>
              <w:rPr>
                <w:rFonts w:eastAsiaTheme="minorEastAsia"/>
                <w:szCs w:val="21"/>
              </w:rPr>
            </w:pPr>
          </w:p>
        </w:tc>
        <w:tc>
          <w:tcPr>
            <w:tcW w:w="1081" w:type="dxa"/>
            <w:tcBorders>
              <w:top w:val="single" w:color="auto" w:sz="4" w:space="0"/>
              <w:bottom w:val="single" w:color="auto" w:sz="4" w:space="0"/>
            </w:tcBorders>
            <w:vAlign w:val="center"/>
          </w:tcPr>
          <w:p w14:paraId="7A34923F">
            <w:pPr>
              <w:rPr>
                <w:rFonts w:eastAsiaTheme="minorEastAsia"/>
                <w:szCs w:val="21"/>
              </w:rPr>
            </w:pPr>
          </w:p>
        </w:tc>
        <w:tc>
          <w:tcPr>
            <w:tcW w:w="1172" w:type="dxa"/>
            <w:tcBorders>
              <w:right w:val="single" w:color="auto" w:sz="12" w:space="0"/>
            </w:tcBorders>
            <w:vAlign w:val="center"/>
          </w:tcPr>
          <w:p w14:paraId="4DDB86ED">
            <w:pPr>
              <w:rPr>
                <w:rFonts w:eastAsiaTheme="minorEastAsia"/>
                <w:szCs w:val="21"/>
              </w:rPr>
            </w:pPr>
          </w:p>
        </w:tc>
      </w:tr>
      <w:tr w14:paraId="77A12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4" w:space="0"/>
              <w:left w:val="single" w:color="auto" w:sz="12" w:space="0"/>
              <w:bottom w:val="single" w:color="auto" w:sz="4" w:space="0"/>
            </w:tcBorders>
            <w:vAlign w:val="center"/>
          </w:tcPr>
          <w:p w14:paraId="59A96787">
            <w:pPr>
              <w:numPr>
                <w:ilvl w:val="0"/>
                <w:numId w:val="13"/>
              </w:numPr>
              <w:tabs>
                <w:tab w:val="left" w:pos="550"/>
              </w:tabs>
              <w:jc w:val="center"/>
              <w:rPr>
                <w:rFonts w:eastAsiaTheme="minorEastAsia"/>
                <w:szCs w:val="21"/>
              </w:rPr>
            </w:pPr>
          </w:p>
        </w:tc>
        <w:tc>
          <w:tcPr>
            <w:tcW w:w="1436" w:type="dxa"/>
            <w:tcBorders>
              <w:top w:val="single" w:color="auto" w:sz="4" w:space="0"/>
            </w:tcBorders>
            <w:vAlign w:val="center"/>
          </w:tcPr>
          <w:p w14:paraId="52F584FA">
            <w:pPr>
              <w:rPr>
                <w:rFonts w:eastAsiaTheme="minorEastAsia"/>
                <w:szCs w:val="21"/>
              </w:rPr>
            </w:pPr>
            <w:r>
              <w:rPr>
                <w:rFonts w:eastAsiaTheme="minorEastAsia"/>
                <w:szCs w:val="21"/>
              </w:rPr>
              <w:t>高度</w:t>
            </w:r>
          </w:p>
        </w:tc>
        <w:tc>
          <w:tcPr>
            <w:tcW w:w="2755" w:type="dxa"/>
            <w:tcBorders>
              <w:top w:val="single" w:color="auto" w:sz="4" w:space="0"/>
              <w:bottom w:val="single" w:color="auto" w:sz="4" w:space="0"/>
            </w:tcBorders>
            <w:vAlign w:val="center"/>
          </w:tcPr>
          <w:p w14:paraId="2FFB49FB">
            <w:pPr>
              <w:rPr>
                <w:rFonts w:eastAsiaTheme="minorEastAsia"/>
                <w:szCs w:val="21"/>
              </w:rPr>
            </w:pPr>
            <w:r>
              <w:rPr>
                <w:rFonts w:eastAsiaTheme="minorEastAsia"/>
                <w:szCs w:val="21"/>
              </w:rPr>
              <w:t>高度试验</w:t>
            </w:r>
          </w:p>
        </w:tc>
        <w:tc>
          <w:tcPr>
            <w:tcW w:w="1101" w:type="dxa"/>
            <w:tcBorders>
              <w:top w:val="single" w:color="auto" w:sz="4" w:space="0"/>
              <w:bottom w:val="single" w:color="auto" w:sz="4" w:space="0"/>
            </w:tcBorders>
            <w:vAlign w:val="center"/>
          </w:tcPr>
          <w:p w14:paraId="5651EFE2">
            <w:pPr>
              <w:rPr>
                <w:rFonts w:eastAsiaTheme="minorEastAsia"/>
                <w:szCs w:val="21"/>
              </w:rPr>
            </w:pPr>
            <w:r>
              <w:rPr>
                <w:rFonts w:eastAsiaTheme="minorEastAsia"/>
                <w:szCs w:val="21"/>
              </w:rPr>
              <w:t>○</w:t>
            </w:r>
          </w:p>
        </w:tc>
        <w:tc>
          <w:tcPr>
            <w:tcW w:w="1006" w:type="dxa"/>
            <w:tcBorders>
              <w:top w:val="single" w:color="auto" w:sz="4" w:space="0"/>
              <w:bottom w:val="single" w:color="auto" w:sz="4" w:space="0"/>
            </w:tcBorders>
            <w:vAlign w:val="center"/>
          </w:tcPr>
          <w:p w14:paraId="206C98CE">
            <w:pPr>
              <w:rPr>
                <w:rFonts w:eastAsiaTheme="minorEastAsia"/>
                <w:szCs w:val="21"/>
              </w:rPr>
            </w:pPr>
          </w:p>
        </w:tc>
        <w:tc>
          <w:tcPr>
            <w:tcW w:w="1081" w:type="dxa"/>
            <w:tcBorders>
              <w:top w:val="single" w:color="auto" w:sz="4" w:space="0"/>
              <w:bottom w:val="single" w:color="auto" w:sz="4" w:space="0"/>
            </w:tcBorders>
            <w:vAlign w:val="center"/>
          </w:tcPr>
          <w:p w14:paraId="012ED94D">
            <w:pPr>
              <w:rPr>
                <w:rFonts w:eastAsiaTheme="minorEastAsia"/>
                <w:szCs w:val="21"/>
              </w:rPr>
            </w:pPr>
          </w:p>
        </w:tc>
        <w:tc>
          <w:tcPr>
            <w:tcW w:w="1172" w:type="dxa"/>
            <w:tcBorders>
              <w:right w:val="single" w:color="auto" w:sz="12" w:space="0"/>
            </w:tcBorders>
            <w:vAlign w:val="center"/>
          </w:tcPr>
          <w:p w14:paraId="7D5316DE">
            <w:pPr>
              <w:rPr>
                <w:rFonts w:eastAsiaTheme="minorEastAsia"/>
                <w:szCs w:val="21"/>
              </w:rPr>
            </w:pPr>
          </w:p>
        </w:tc>
      </w:tr>
      <w:tr w14:paraId="7C62A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4" w:space="0"/>
              <w:left w:val="single" w:color="auto" w:sz="12" w:space="0"/>
              <w:bottom w:val="single" w:color="auto" w:sz="4" w:space="0"/>
            </w:tcBorders>
            <w:vAlign w:val="center"/>
          </w:tcPr>
          <w:p w14:paraId="7DB46354">
            <w:pPr>
              <w:numPr>
                <w:ilvl w:val="0"/>
                <w:numId w:val="13"/>
              </w:numPr>
              <w:tabs>
                <w:tab w:val="left" w:pos="550"/>
              </w:tabs>
              <w:jc w:val="center"/>
              <w:rPr>
                <w:rFonts w:eastAsiaTheme="minorEastAsia"/>
                <w:szCs w:val="21"/>
              </w:rPr>
            </w:pPr>
          </w:p>
        </w:tc>
        <w:tc>
          <w:tcPr>
            <w:tcW w:w="4191" w:type="dxa"/>
            <w:gridSpan w:val="2"/>
            <w:tcBorders>
              <w:top w:val="single" w:color="auto" w:sz="4" w:space="0"/>
              <w:bottom w:val="single" w:color="auto" w:sz="4" w:space="0"/>
            </w:tcBorders>
            <w:vAlign w:val="center"/>
          </w:tcPr>
          <w:p w14:paraId="0C5377D8">
            <w:pPr>
              <w:rPr>
                <w:rFonts w:eastAsiaTheme="minorEastAsia"/>
                <w:szCs w:val="21"/>
              </w:rPr>
            </w:pPr>
            <w:r>
              <w:rPr>
                <w:rFonts w:eastAsiaTheme="minorEastAsia"/>
                <w:szCs w:val="21"/>
              </w:rPr>
              <w:t>温度变化试验</w:t>
            </w:r>
          </w:p>
        </w:tc>
        <w:tc>
          <w:tcPr>
            <w:tcW w:w="1101" w:type="dxa"/>
            <w:tcBorders>
              <w:top w:val="single" w:color="auto" w:sz="4" w:space="0"/>
              <w:bottom w:val="single" w:color="auto" w:sz="4" w:space="0"/>
            </w:tcBorders>
            <w:vAlign w:val="center"/>
          </w:tcPr>
          <w:p w14:paraId="7929435A">
            <w:pPr>
              <w:rPr>
                <w:rFonts w:eastAsiaTheme="minorEastAsia"/>
                <w:szCs w:val="21"/>
              </w:rPr>
            </w:pPr>
            <w:r>
              <w:rPr>
                <w:rFonts w:eastAsiaTheme="minorEastAsia"/>
                <w:szCs w:val="21"/>
              </w:rPr>
              <w:t>○</w:t>
            </w:r>
          </w:p>
        </w:tc>
        <w:tc>
          <w:tcPr>
            <w:tcW w:w="1006" w:type="dxa"/>
            <w:tcBorders>
              <w:top w:val="single" w:color="auto" w:sz="4" w:space="0"/>
              <w:bottom w:val="single" w:color="auto" w:sz="4" w:space="0"/>
            </w:tcBorders>
            <w:vAlign w:val="center"/>
          </w:tcPr>
          <w:p w14:paraId="3F09C224">
            <w:pPr>
              <w:rPr>
                <w:rFonts w:eastAsiaTheme="minorEastAsia"/>
                <w:szCs w:val="21"/>
              </w:rPr>
            </w:pPr>
          </w:p>
        </w:tc>
        <w:tc>
          <w:tcPr>
            <w:tcW w:w="1081" w:type="dxa"/>
            <w:tcBorders>
              <w:top w:val="single" w:color="auto" w:sz="4" w:space="0"/>
              <w:bottom w:val="single" w:color="auto" w:sz="4" w:space="0"/>
            </w:tcBorders>
            <w:vAlign w:val="center"/>
          </w:tcPr>
          <w:p w14:paraId="7469AF06">
            <w:pPr>
              <w:rPr>
                <w:rFonts w:eastAsiaTheme="minorEastAsia"/>
                <w:szCs w:val="21"/>
              </w:rPr>
            </w:pPr>
          </w:p>
        </w:tc>
        <w:tc>
          <w:tcPr>
            <w:tcW w:w="1172" w:type="dxa"/>
            <w:tcBorders>
              <w:right w:val="single" w:color="auto" w:sz="12" w:space="0"/>
            </w:tcBorders>
            <w:vAlign w:val="center"/>
          </w:tcPr>
          <w:p w14:paraId="156C721E">
            <w:pPr>
              <w:rPr>
                <w:rFonts w:eastAsiaTheme="minorEastAsia"/>
                <w:szCs w:val="21"/>
              </w:rPr>
            </w:pPr>
          </w:p>
        </w:tc>
      </w:tr>
      <w:tr w14:paraId="71196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4" w:space="0"/>
              <w:left w:val="single" w:color="auto" w:sz="12" w:space="0"/>
              <w:bottom w:val="single" w:color="auto" w:sz="4" w:space="0"/>
            </w:tcBorders>
            <w:vAlign w:val="center"/>
          </w:tcPr>
          <w:p w14:paraId="6F12D52A">
            <w:pPr>
              <w:numPr>
                <w:ilvl w:val="0"/>
                <w:numId w:val="13"/>
              </w:numPr>
              <w:tabs>
                <w:tab w:val="left" w:pos="550"/>
              </w:tabs>
              <w:jc w:val="center"/>
              <w:rPr>
                <w:rFonts w:eastAsiaTheme="minorEastAsia"/>
                <w:szCs w:val="21"/>
              </w:rPr>
            </w:pPr>
          </w:p>
        </w:tc>
        <w:tc>
          <w:tcPr>
            <w:tcW w:w="4191" w:type="dxa"/>
            <w:gridSpan w:val="2"/>
            <w:tcBorders>
              <w:top w:val="single" w:color="auto" w:sz="4" w:space="0"/>
              <w:bottom w:val="single" w:color="auto" w:sz="4" w:space="0"/>
            </w:tcBorders>
            <w:vAlign w:val="center"/>
          </w:tcPr>
          <w:p w14:paraId="40889AC7">
            <w:pPr>
              <w:rPr>
                <w:rFonts w:eastAsiaTheme="minorEastAsia"/>
                <w:szCs w:val="21"/>
              </w:rPr>
            </w:pPr>
            <w:r>
              <w:rPr>
                <w:rFonts w:eastAsiaTheme="minorEastAsia"/>
                <w:szCs w:val="21"/>
              </w:rPr>
              <w:t>湿热试验</w:t>
            </w:r>
          </w:p>
        </w:tc>
        <w:tc>
          <w:tcPr>
            <w:tcW w:w="1101" w:type="dxa"/>
            <w:tcBorders>
              <w:top w:val="single" w:color="auto" w:sz="4" w:space="0"/>
              <w:bottom w:val="single" w:color="auto" w:sz="4" w:space="0"/>
            </w:tcBorders>
            <w:vAlign w:val="center"/>
          </w:tcPr>
          <w:p w14:paraId="53A69B22">
            <w:pPr>
              <w:rPr>
                <w:rFonts w:eastAsiaTheme="minorEastAsia"/>
                <w:szCs w:val="21"/>
              </w:rPr>
            </w:pPr>
            <w:r>
              <w:rPr>
                <w:rFonts w:eastAsiaTheme="minorEastAsia"/>
                <w:szCs w:val="21"/>
              </w:rPr>
              <w:t>○</w:t>
            </w:r>
          </w:p>
        </w:tc>
        <w:tc>
          <w:tcPr>
            <w:tcW w:w="1006" w:type="dxa"/>
            <w:tcBorders>
              <w:top w:val="single" w:color="auto" w:sz="4" w:space="0"/>
              <w:bottom w:val="single" w:color="auto" w:sz="4" w:space="0"/>
            </w:tcBorders>
            <w:vAlign w:val="center"/>
          </w:tcPr>
          <w:p w14:paraId="399A5532">
            <w:pPr>
              <w:rPr>
                <w:rFonts w:eastAsiaTheme="minorEastAsia"/>
                <w:szCs w:val="21"/>
              </w:rPr>
            </w:pPr>
          </w:p>
        </w:tc>
        <w:tc>
          <w:tcPr>
            <w:tcW w:w="1081" w:type="dxa"/>
            <w:tcBorders>
              <w:top w:val="single" w:color="auto" w:sz="4" w:space="0"/>
              <w:bottom w:val="single" w:color="auto" w:sz="4" w:space="0"/>
            </w:tcBorders>
            <w:vAlign w:val="center"/>
          </w:tcPr>
          <w:p w14:paraId="70C343F1">
            <w:pPr>
              <w:rPr>
                <w:rFonts w:eastAsiaTheme="minorEastAsia"/>
                <w:szCs w:val="21"/>
              </w:rPr>
            </w:pPr>
          </w:p>
        </w:tc>
        <w:tc>
          <w:tcPr>
            <w:tcW w:w="1172" w:type="dxa"/>
            <w:tcBorders>
              <w:right w:val="single" w:color="auto" w:sz="12" w:space="0"/>
            </w:tcBorders>
            <w:vAlign w:val="center"/>
          </w:tcPr>
          <w:p w14:paraId="0E125A28">
            <w:pPr>
              <w:rPr>
                <w:rFonts w:eastAsiaTheme="minorEastAsia"/>
                <w:szCs w:val="21"/>
              </w:rPr>
            </w:pPr>
          </w:p>
        </w:tc>
      </w:tr>
      <w:tr w14:paraId="15422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14:paraId="77DEDE38">
            <w:pPr>
              <w:numPr>
                <w:ilvl w:val="0"/>
                <w:numId w:val="13"/>
              </w:numPr>
              <w:tabs>
                <w:tab w:val="left" w:pos="550"/>
              </w:tabs>
              <w:jc w:val="center"/>
              <w:rPr>
                <w:rFonts w:eastAsiaTheme="minorEastAsia"/>
                <w:szCs w:val="21"/>
              </w:rPr>
            </w:pPr>
          </w:p>
        </w:tc>
        <w:tc>
          <w:tcPr>
            <w:tcW w:w="1436" w:type="dxa"/>
            <w:vMerge w:val="restart"/>
            <w:tcBorders>
              <w:top w:val="single" w:color="auto" w:sz="4" w:space="0"/>
            </w:tcBorders>
            <w:vAlign w:val="center"/>
          </w:tcPr>
          <w:p w14:paraId="3C00138A">
            <w:pPr>
              <w:rPr>
                <w:rFonts w:eastAsiaTheme="minorEastAsia"/>
                <w:szCs w:val="21"/>
              </w:rPr>
            </w:pPr>
            <w:r>
              <w:rPr>
                <w:rFonts w:eastAsiaTheme="minorEastAsia"/>
                <w:szCs w:val="21"/>
              </w:rPr>
              <w:t>工作冲击和坠撞安全</w:t>
            </w:r>
          </w:p>
        </w:tc>
        <w:tc>
          <w:tcPr>
            <w:tcW w:w="2755" w:type="dxa"/>
            <w:tcBorders>
              <w:top w:val="single" w:color="auto" w:sz="4" w:space="0"/>
              <w:bottom w:val="single" w:color="auto" w:sz="4" w:space="0"/>
            </w:tcBorders>
            <w:vAlign w:val="center"/>
          </w:tcPr>
          <w:p w14:paraId="69FA5F16">
            <w:pPr>
              <w:rPr>
                <w:rFonts w:eastAsiaTheme="minorEastAsia"/>
                <w:szCs w:val="21"/>
              </w:rPr>
            </w:pPr>
            <w:r>
              <w:rPr>
                <w:rFonts w:eastAsiaTheme="minorEastAsia"/>
                <w:szCs w:val="21"/>
              </w:rPr>
              <w:t>工作冲击试验</w:t>
            </w:r>
          </w:p>
        </w:tc>
        <w:tc>
          <w:tcPr>
            <w:tcW w:w="1101" w:type="dxa"/>
            <w:tcBorders>
              <w:top w:val="single" w:color="auto" w:sz="4" w:space="0"/>
              <w:bottom w:val="single" w:color="auto" w:sz="4" w:space="0"/>
            </w:tcBorders>
            <w:vAlign w:val="center"/>
          </w:tcPr>
          <w:p w14:paraId="451EB38C">
            <w:pPr>
              <w:rPr>
                <w:rFonts w:eastAsiaTheme="minorEastAsia"/>
                <w:szCs w:val="21"/>
              </w:rPr>
            </w:pPr>
            <w:r>
              <w:rPr>
                <w:rFonts w:eastAsiaTheme="minorEastAsia"/>
                <w:szCs w:val="21"/>
              </w:rPr>
              <w:t>○</w:t>
            </w:r>
          </w:p>
        </w:tc>
        <w:tc>
          <w:tcPr>
            <w:tcW w:w="1006" w:type="dxa"/>
            <w:tcBorders>
              <w:top w:val="single" w:color="auto" w:sz="4" w:space="0"/>
              <w:bottom w:val="single" w:color="auto" w:sz="4" w:space="0"/>
            </w:tcBorders>
            <w:vAlign w:val="center"/>
          </w:tcPr>
          <w:p w14:paraId="45DAD28F">
            <w:pPr>
              <w:rPr>
                <w:rFonts w:eastAsiaTheme="minorEastAsia"/>
                <w:szCs w:val="21"/>
              </w:rPr>
            </w:pPr>
          </w:p>
        </w:tc>
        <w:tc>
          <w:tcPr>
            <w:tcW w:w="1081" w:type="dxa"/>
            <w:tcBorders>
              <w:top w:val="single" w:color="auto" w:sz="4" w:space="0"/>
              <w:bottom w:val="single" w:color="auto" w:sz="4" w:space="0"/>
            </w:tcBorders>
            <w:vAlign w:val="center"/>
          </w:tcPr>
          <w:p w14:paraId="76CC8379">
            <w:pPr>
              <w:rPr>
                <w:rFonts w:eastAsiaTheme="minorEastAsia"/>
                <w:szCs w:val="21"/>
              </w:rPr>
            </w:pPr>
          </w:p>
        </w:tc>
        <w:tc>
          <w:tcPr>
            <w:tcW w:w="1172" w:type="dxa"/>
            <w:tcBorders>
              <w:right w:val="single" w:color="auto" w:sz="12" w:space="0"/>
            </w:tcBorders>
            <w:vAlign w:val="center"/>
          </w:tcPr>
          <w:p w14:paraId="1EDCBCC2">
            <w:pPr>
              <w:rPr>
                <w:rFonts w:eastAsiaTheme="minorEastAsia"/>
                <w:szCs w:val="21"/>
              </w:rPr>
            </w:pPr>
          </w:p>
        </w:tc>
      </w:tr>
      <w:tr w14:paraId="1737A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14:paraId="25A2EDB1">
            <w:pPr>
              <w:numPr>
                <w:ilvl w:val="0"/>
                <w:numId w:val="13"/>
              </w:numPr>
              <w:tabs>
                <w:tab w:val="left" w:pos="550"/>
              </w:tabs>
              <w:jc w:val="center"/>
              <w:rPr>
                <w:rFonts w:eastAsiaTheme="minorEastAsia"/>
                <w:szCs w:val="21"/>
              </w:rPr>
            </w:pPr>
          </w:p>
        </w:tc>
        <w:tc>
          <w:tcPr>
            <w:tcW w:w="1436" w:type="dxa"/>
            <w:vMerge w:val="continue"/>
            <w:vAlign w:val="center"/>
          </w:tcPr>
          <w:p w14:paraId="76855505">
            <w:pPr>
              <w:rPr>
                <w:rFonts w:eastAsiaTheme="minorEastAsia"/>
                <w:szCs w:val="21"/>
              </w:rPr>
            </w:pPr>
          </w:p>
        </w:tc>
        <w:tc>
          <w:tcPr>
            <w:tcW w:w="2755" w:type="dxa"/>
            <w:tcBorders>
              <w:top w:val="single" w:color="auto" w:sz="4" w:space="0"/>
              <w:bottom w:val="single" w:color="auto" w:sz="4" w:space="0"/>
            </w:tcBorders>
            <w:vAlign w:val="center"/>
          </w:tcPr>
          <w:p w14:paraId="741BAA15">
            <w:pPr>
              <w:rPr>
                <w:rFonts w:eastAsiaTheme="minorEastAsia"/>
                <w:szCs w:val="21"/>
              </w:rPr>
            </w:pPr>
            <w:r>
              <w:rPr>
                <w:rFonts w:eastAsiaTheme="minorEastAsia"/>
                <w:szCs w:val="21"/>
              </w:rPr>
              <w:t>坠撞安全试验－冲击</w:t>
            </w:r>
          </w:p>
        </w:tc>
        <w:tc>
          <w:tcPr>
            <w:tcW w:w="1101" w:type="dxa"/>
            <w:tcBorders>
              <w:top w:val="single" w:color="auto" w:sz="4" w:space="0"/>
              <w:bottom w:val="single" w:color="auto" w:sz="4" w:space="0"/>
            </w:tcBorders>
            <w:vAlign w:val="center"/>
          </w:tcPr>
          <w:p w14:paraId="6458DED7">
            <w:pPr>
              <w:rPr>
                <w:rFonts w:eastAsiaTheme="minorEastAsia"/>
                <w:szCs w:val="21"/>
              </w:rPr>
            </w:pPr>
            <w:r>
              <w:rPr>
                <w:rFonts w:eastAsiaTheme="minorEastAsia"/>
                <w:szCs w:val="21"/>
              </w:rPr>
              <w:t>○</w:t>
            </w:r>
          </w:p>
        </w:tc>
        <w:tc>
          <w:tcPr>
            <w:tcW w:w="1006" w:type="dxa"/>
            <w:tcBorders>
              <w:top w:val="single" w:color="auto" w:sz="4" w:space="0"/>
              <w:bottom w:val="single" w:color="auto" w:sz="4" w:space="0"/>
            </w:tcBorders>
            <w:vAlign w:val="center"/>
          </w:tcPr>
          <w:p w14:paraId="4069B7A5">
            <w:pPr>
              <w:rPr>
                <w:rFonts w:eastAsiaTheme="minorEastAsia"/>
                <w:szCs w:val="21"/>
              </w:rPr>
            </w:pPr>
          </w:p>
        </w:tc>
        <w:tc>
          <w:tcPr>
            <w:tcW w:w="1081" w:type="dxa"/>
            <w:tcBorders>
              <w:top w:val="single" w:color="auto" w:sz="4" w:space="0"/>
              <w:bottom w:val="single" w:color="auto" w:sz="4" w:space="0"/>
            </w:tcBorders>
            <w:vAlign w:val="center"/>
          </w:tcPr>
          <w:p w14:paraId="32B7111B">
            <w:pPr>
              <w:rPr>
                <w:rFonts w:eastAsiaTheme="minorEastAsia"/>
                <w:szCs w:val="21"/>
              </w:rPr>
            </w:pPr>
          </w:p>
        </w:tc>
        <w:tc>
          <w:tcPr>
            <w:tcW w:w="1172" w:type="dxa"/>
            <w:tcBorders>
              <w:right w:val="single" w:color="auto" w:sz="12" w:space="0"/>
            </w:tcBorders>
            <w:vAlign w:val="center"/>
          </w:tcPr>
          <w:p w14:paraId="3417FC52">
            <w:pPr>
              <w:rPr>
                <w:rFonts w:eastAsiaTheme="minorEastAsia"/>
                <w:szCs w:val="21"/>
              </w:rPr>
            </w:pPr>
          </w:p>
        </w:tc>
      </w:tr>
      <w:tr w14:paraId="7158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14:paraId="4C627BCB">
            <w:pPr>
              <w:numPr>
                <w:ilvl w:val="0"/>
                <w:numId w:val="13"/>
              </w:numPr>
              <w:tabs>
                <w:tab w:val="left" w:pos="550"/>
              </w:tabs>
              <w:jc w:val="center"/>
              <w:rPr>
                <w:rFonts w:eastAsiaTheme="minorEastAsia"/>
                <w:szCs w:val="21"/>
              </w:rPr>
            </w:pPr>
          </w:p>
        </w:tc>
        <w:tc>
          <w:tcPr>
            <w:tcW w:w="1436" w:type="dxa"/>
            <w:vMerge w:val="continue"/>
            <w:vAlign w:val="center"/>
          </w:tcPr>
          <w:p w14:paraId="7933EC6A">
            <w:pPr>
              <w:rPr>
                <w:rFonts w:eastAsiaTheme="minorEastAsia"/>
                <w:szCs w:val="21"/>
              </w:rPr>
            </w:pPr>
          </w:p>
        </w:tc>
        <w:tc>
          <w:tcPr>
            <w:tcW w:w="2755" w:type="dxa"/>
            <w:tcBorders>
              <w:top w:val="single" w:color="auto" w:sz="4" w:space="0"/>
              <w:bottom w:val="single" w:color="auto" w:sz="4" w:space="0"/>
            </w:tcBorders>
            <w:vAlign w:val="center"/>
          </w:tcPr>
          <w:p w14:paraId="58019E42">
            <w:pPr>
              <w:rPr>
                <w:rFonts w:eastAsiaTheme="minorEastAsia"/>
                <w:szCs w:val="21"/>
              </w:rPr>
            </w:pPr>
            <w:r>
              <w:rPr>
                <w:rFonts w:eastAsiaTheme="minorEastAsia"/>
                <w:szCs w:val="21"/>
              </w:rPr>
              <w:t>坠撞安全试验－</w:t>
            </w:r>
            <w:r>
              <w:rPr>
                <w:rFonts w:eastAsiaTheme="minorEastAsia"/>
                <w:spacing w:val="-8"/>
                <w:szCs w:val="21"/>
              </w:rPr>
              <w:t>持续载荷</w:t>
            </w:r>
          </w:p>
        </w:tc>
        <w:tc>
          <w:tcPr>
            <w:tcW w:w="1101" w:type="dxa"/>
            <w:tcBorders>
              <w:top w:val="single" w:color="auto" w:sz="4" w:space="0"/>
              <w:bottom w:val="single" w:color="auto" w:sz="4" w:space="0"/>
            </w:tcBorders>
            <w:vAlign w:val="center"/>
          </w:tcPr>
          <w:p w14:paraId="51213EA4">
            <w:pPr>
              <w:rPr>
                <w:rFonts w:eastAsiaTheme="minorEastAsia"/>
                <w:szCs w:val="21"/>
              </w:rPr>
            </w:pPr>
            <w:r>
              <w:rPr>
                <w:rFonts w:eastAsiaTheme="minorEastAsia"/>
                <w:szCs w:val="21"/>
              </w:rPr>
              <w:t>○</w:t>
            </w:r>
          </w:p>
        </w:tc>
        <w:tc>
          <w:tcPr>
            <w:tcW w:w="1006" w:type="dxa"/>
            <w:tcBorders>
              <w:top w:val="single" w:color="auto" w:sz="4" w:space="0"/>
              <w:bottom w:val="single" w:color="auto" w:sz="4" w:space="0"/>
            </w:tcBorders>
            <w:vAlign w:val="center"/>
          </w:tcPr>
          <w:p w14:paraId="036CEC4E">
            <w:pPr>
              <w:rPr>
                <w:rFonts w:eastAsiaTheme="minorEastAsia"/>
                <w:szCs w:val="21"/>
              </w:rPr>
            </w:pPr>
          </w:p>
        </w:tc>
        <w:tc>
          <w:tcPr>
            <w:tcW w:w="1081" w:type="dxa"/>
            <w:tcBorders>
              <w:top w:val="single" w:color="auto" w:sz="4" w:space="0"/>
              <w:bottom w:val="single" w:color="auto" w:sz="4" w:space="0"/>
            </w:tcBorders>
            <w:vAlign w:val="center"/>
          </w:tcPr>
          <w:p w14:paraId="04B20DD5">
            <w:pPr>
              <w:rPr>
                <w:rFonts w:eastAsiaTheme="minorEastAsia"/>
                <w:szCs w:val="21"/>
              </w:rPr>
            </w:pPr>
          </w:p>
        </w:tc>
        <w:tc>
          <w:tcPr>
            <w:tcW w:w="1172" w:type="dxa"/>
            <w:tcBorders>
              <w:right w:val="single" w:color="auto" w:sz="12" w:space="0"/>
            </w:tcBorders>
            <w:vAlign w:val="center"/>
          </w:tcPr>
          <w:p w14:paraId="3DC95F46">
            <w:pPr>
              <w:rPr>
                <w:rFonts w:eastAsiaTheme="minorEastAsia"/>
                <w:szCs w:val="21"/>
              </w:rPr>
            </w:pPr>
          </w:p>
        </w:tc>
      </w:tr>
      <w:tr w14:paraId="2E7C8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14:paraId="776729FF">
            <w:pPr>
              <w:numPr>
                <w:ilvl w:val="0"/>
                <w:numId w:val="13"/>
              </w:numPr>
              <w:tabs>
                <w:tab w:val="left" w:pos="550"/>
              </w:tabs>
              <w:jc w:val="center"/>
              <w:rPr>
                <w:rFonts w:eastAsiaTheme="minorEastAsia"/>
                <w:szCs w:val="21"/>
              </w:rPr>
            </w:pPr>
          </w:p>
        </w:tc>
        <w:tc>
          <w:tcPr>
            <w:tcW w:w="4191" w:type="dxa"/>
            <w:gridSpan w:val="2"/>
            <w:vAlign w:val="center"/>
          </w:tcPr>
          <w:p w14:paraId="4BC30EF3">
            <w:pPr>
              <w:rPr>
                <w:rFonts w:eastAsiaTheme="minorEastAsia"/>
                <w:szCs w:val="21"/>
              </w:rPr>
            </w:pPr>
            <w:r>
              <w:rPr>
                <w:rFonts w:eastAsiaTheme="minorEastAsia"/>
                <w:szCs w:val="21"/>
              </w:rPr>
              <w:t>加速度试验</w:t>
            </w:r>
          </w:p>
        </w:tc>
        <w:tc>
          <w:tcPr>
            <w:tcW w:w="1101" w:type="dxa"/>
            <w:tcBorders>
              <w:top w:val="single" w:color="auto" w:sz="4" w:space="0"/>
              <w:bottom w:val="single" w:color="auto" w:sz="4" w:space="0"/>
            </w:tcBorders>
            <w:vAlign w:val="center"/>
          </w:tcPr>
          <w:p w14:paraId="15216F19">
            <w:pPr>
              <w:rPr>
                <w:rFonts w:eastAsiaTheme="minorEastAsia"/>
                <w:szCs w:val="21"/>
              </w:rPr>
            </w:pPr>
            <w:r>
              <w:rPr>
                <w:rFonts w:eastAsiaTheme="minorEastAsia"/>
                <w:szCs w:val="21"/>
              </w:rPr>
              <w:t>○</w:t>
            </w:r>
          </w:p>
        </w:tc>
        <w:tc>
          <w:tcPr>
            <w:tcW w:w="1006" w:type="dxa"/>
            <w:tcBorders>
              <w:top w:val="single" w:color="auto" w:sz="4" w:space="0"/>
              <w:bottom w:val="single" w:color="auto" w:sz="4" w:space="0"/>
            </w:tcBorders>
            <w:vAlign w:val="center"/>
          </w:tcPr>
          <w:p w14:paraId="3EAFDE5C">
            <w:pPr>
              <w:rPr>
                <w:rFonts w:eastAsiaTheme="minorEastAsia"/>
                <w:szCs w:val="21"/>
              </w:rPr>
            </w:pPr>
          </w:p>
        </w:tc>
        <w:tc>
          <w:tcPr>
            <w:tcW w:w="1081" w:type="dxa"/>
            <w:tcBorders>
              <w:top w:val="single" w:color="auto" w:sz="4" w:space="0"/>
              <w:bottom w:val="single" w:color="auto" w:sz="4" w:space="0"/>
            </w:tcBorders>
            <w:vAlign w:val="center"/>
          </w:tcPr>
          <w:p w14:paraId="7BF245D0">
            <w:pPr>
              <w:rPr>
                <w:rFonts w:eastAsiaTheme="minorEastAsia"/>
                <w:szCs w:val="21"/>
              </w:rPr>
            </w:pPr>
          </w:p>
        </w:tc>
        <w:tc>
          <w:tcPr>
            <w:tcW w:w="1172" w:type="dxa"/>
            <w:tcBorders>
              <w:right w:val="single" w:color="auto" w:sz="12" w:space="0"/>
            </w:tcBorders>
            <w:vAlign w:val="center"/>
          </w:tcPr>
          <w:p w14:paraId="186D26F7">
            <w:pPr>
              <w:rPr>
                <w:rFonts w:eastAsiaTheme="minorEastAsia"/>
                <w:szCs w:val="21"/>
              </w:rPr>
            </w:pPr>
          </w:p>
        </w:tc>
      </w:tr>
      <w:tr w14:paraId="2731D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14:paraId="79A79894">
            <w:pPr>
              <w:numPr>
                <w:ilvl w:val="0"/>
                <w:numId w:val="13"/>
              </w:numPr>
              <w:tabs>
                <w:tab w:val="left" w:pos="550"/>
              </w:tabs>
              <w:jc w:val="center"/>
              <w:rPr>
                <w:rFonts w:eastAsiaTheme="minorEastAsia"/>
                <w:szCs w:val="21"/>
              </w:rPr>
            </w:pPr>
          </w:p>
        </w:tc>
        <w:tc>
          <w:tcPr>
            <w:tcW w:w="4191" w:type="dxa"/>
            <w:gridSpan w:val="2"/>
            <w:vAlign w:val="center"/>
          </w:tcPr>
          <w:p w14:paraId="2D95606D">
            <w:pPr>
              <w:rPr>
                <w:rFonts w:eastAsiaTheme="minorEastAsia"/>
                <w:szCs w:val="21"/>
              </w:rPr>
            </w:pPr>
            <w:r>
              <w:rPr>
                <w:rFonts w:eastAsiaTheme="minorEastAsia"/>
                <w:szCs w:val="21"/>
              </w:rPr>
              <w:t>爆炸大气试验</w:t>
            </w:r>
          </w:p>
        </w:tc>
        <w:tc>
          <w:tcPr>
            <w:tcW w:w="1101" w:type="dxa"/>
            <w:tcBorders>
              <w:top w:val="single" w:color="auto" w:sz="4" w:space="0"/>
              <w:bottom w:val="single" w:color="auto" w:sz="4" w:space="0"/>
            </w:tcBorders>
            <w:vAlign w:val="center"/>
          </w:tcPr>
          <w:p w14:paraId="56A0F669">
            <w:pPr>
              <w:rPr>
                <w:rFonts w:eastAsiaTheme="minorEastAsia"/>
                <w:szCs w:val="21"/>
              </w:rPr>
            </w:pPr>
          </w:p>
        </w:tc>
        <w:tc>
          <w:tcPr>
            <w:tcW w:w="1006" w:type="dxa"/>
            <w:tcBorders>
              <w:top w:val="single" w:color="auto" w:sz="4" w:space="0"/>
              <w:bottom w:val="single" w:color="auto" w:sz="4" w:space="0"/>
            </w:tcBorders>
            <w:vAlign w:val="center"/>
          </w:tcPr>
          <w:p w14:paraId="7819F88D">
            <w:pPr>
              <w:rPr>
                <w:rFonts w:eastAsiaTheme="minorEastAsia"/>
                <w:szCs w:val="21"/>
              </w:rPr>
            </w:pPr>
            <w:r>
              <w:rPr>
                <w:rFonts w:eastAsiaTheme="minorEastAsia"/>
                <w:szCs w:val="21"/>
              </w:rPr>
              <w:t>○</w:t>
            </w:r>
          </w:p>
        </w:tc>
        <w:tc>
          <w:tcPr>
            <w:tcW w:w="1081" w:type="dxa"/>
            <w:tcBorders>
              <w:top w:val="single" w:color="auto" w:sz="4" w:space="0"/>
              <w:bottom w:val="single" w:color="auto" w:sz="4" w:space="0"/>
            </w:tcBorders>
            <w:vAlign w:val="center"/>
          </w:tcPr>
          <w:p w14:paraId="17613455">
            <w:pPr>
              <w:rPr>
                <w:rFonts w:eastAsiaTheme="minorEastAsia"/>
                <w:szCs w:val="21"/>
              </w:rPr>
            </w:pPr>
          </w:p>
        </w:tc>
        <w:tc>
          <w:tcPr>
            <w:tcW w:w="1172" w:type="dxa"/>
            <w:tcBorders>
              <w:right w:val="single" w:color="auto" w:sz="12" w:space="0"/>
            </w:tcBorders>
            <w:vAlign w:val="center"/>
          </w:tcPr>
          <w:p w14:paraId="07216524">
            <w:pPr>
              <w:rPr>
                <w:rFonts w:eastAsiaTheme="minorEastAsia"/>
                <w:szCs w:val="21"/>
              </w:rPr>
            </w:pPr>
          </w:p>
        </w:tc>
      </w:tr>
      <w:tr w14:paraId="3319A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14:paraId="3EC89ED5">
            <w:pPr>
              <w:numPr>
                <w:ilvl w:val="0"/>
                <w:numId w:val="13"/>
              </w:numPr>
              <w:tabs>
                <w:tab w:val="left" w:pos="550"/>
              </w:tabs>
              <w:jc w:val="center"/>
              <w:rPr>
                <w:rFonts w:eastAsiaTheme="minorEastAsia"/>
                <w:szCs w:val="21"/>
              </w:rPr>
            </w:pPr>
          </w:p>
        </w:tc>
        <w:tc>
          <w:tcPr>
            <w:tcW w:w="4191" w:type="dxa"/>
            <w:gridSpan w:val="2"/>
            <w:tcBorders>
              <w:bottom w:val="single" w:color="auto" w:sz="4" w:space="0"/>
            </w:tcBorders>
            <w:vAlign w:val="center"/>
          </w:tcPr>
          <w:p w14:paraId="318226CC">
            <w:pPr>
              <w:rPr>
                <w:rFonts w:eastAsiaTheme="minorEastAsia"/>
                <w:szCs w:val="21"/>
              </w:rPr>
            </w:pPr>
            <w:r>
              <w:rPr>
                <w:rFonts w:eastAsiaTheme="minorEastAsia"/>
                <w:szCs w:val="21"/>
              </w:rPr>
              <w:t>振动试验</w:t>
            </w:r>
          </w:p>
        </w:tc>
        <w:tc>
          <w:tcPr>
            <w:tcW w:w="1101" w:type="dxa"/>
            <w:tcBorders>
              <w:top w:val="single" w:color="auto" w:sz="4" w:space="0"/>
              <w:bottom w:val="single" w:color="auto" w:sz="4" w:space="0"/>
            </w:tcBorders>
            <w:vAlign w:val="center"/>
          </w:tcPr>
          <w:p w14:paraId="69173CA5">
            <w:pPr>
              <w:rPr>
                <w:rFonts w:eastAsiaTheme="minorEastAsia"/>
                <w:szCs w:val="21"/>
              </w:rPr>
            </w:pPr>
          </w:p>
        </w:tc>
        <w:tc>
          <w:tcPr>
            <w:tcW w:w="1006" w:type="dxa"/>
            <w:tcBorders>
              <w:top w:val="single" w:color="auto" w:sz="4" w:space="0"/>
              <w:bottom w:val="single" w:color="auto" w:sz="4" w:space="0"/>
            </w:tcBorders>
            <w:vAlign w:val="center"/>
          </w:tcPr>
          <w:p w14:paraId="3B7E6C4B">
            <w:pPr>
              <w:rPr>
                <w:rFonts w:eastAsiaTheme="minorEastAsia"/>
                <w:szCs w:val="21"/>
              </w:rPr>
            </w:pPr>
            <w:r>
              <w:rPr>
                <w:rFonts w:eastAsiaTheme="minorEastAsia"/>
                <w:szCs w:val="21"/>
              </w:rPr>
              <w:t>○</w:t>
            </w:r>
          </w:p>
        </w:tc>
        <w:tc>
          <w:tcPr>
            <w:tcW w:w="1081" w:type="dxa"/>
            <w:tcBorders>
              <w:top w:val="single" w:color="auto" w:sz="4" w:space="0"/>
              <w:bottom w:val="single" w:color="auto" w:sz="4" w:space="0"/>
            </w:tcBorders>
            <w:vAlign w:val="center"/>
          </w:tcPr>
          <w:p w14:paraId="7C0D57BA">
            <w:pPr>
              <w:rPr>
                <w:rFonts w:eastAsiaTheme="minorEastAsia"/>
                <w:szCs w:val="21"/>
              </w:rPr>
            </w:pPr>
          </w:p>
        </w:tc>
        <w:tc>
          <w:tcPr>
            <w:tcW w:w="1172" w:type="dxa"/>
            <w:tcBorders>
              <w:right w:val="single" w:color="auto" w:sz="12" w:space="0"/>
            </w:tcBorders>
            <w:vAlign w:val="center"/>
          </w:tcPr>
          <w:p w14:paraId="26EB7CA6">
            <w:pPr>
              <w:rPr>
                <w:rFonts w:eastAsiaTheme="minorEastAsia"/>
                <w:szCs w:val="21"/>
              </w:rPr>
            </w:pPr>
          </w:p>
        </w:tc>
      </w:tr>
      <w:tr w14:paraId="28435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14:paraId="7AF67799">
            <w:pPr>
              <w:numPr>
                <w:ilvl w:val="0"/>
                <w:numId w:val="13"/>
              </w:numPr>
              <w:tabs>
                <w:tab w:val="left" w:pos="550"/>
              </w:tabs>
              <w:jc w:val="center"/>
              <w:rPr>
                <w:rFonts w:eastAsiaTheme="minorEastAsia"/>
                <w:szCs w:val="21"/>
              </w:rPr>
            </w:pPr>
          </w:p>
        </w:tc>
        <w:tc>
          <w:tcPr>
            <w:tcW w:w="4191" w:type="dxa"/>
            <w:gridSpan w:val="2"/>
            <w:tcBorders>
              <w:top w:val="single" w:color="auto" w:sz="4" w:space="0"/>
              <w:bottom w:val="single" w:color="auto" w:sz="4" w:space="0"/>
            </w:tcBorders>
            <w:vAlign w:val="center"/>
          </w:tcPr>
          <w:p w14:paraId="5C572689">
            <w:pPr>
              <w:rPr>
                <w:rFonts w:eastAsiaTheme="minorEastAsia"/>
                <w:szCs w:val="21"/>
              </w:rPr>
            </w:pPr>
            <w:r>
              <w:rPr>
                <w:rFonts w:eastAsiaTheme="minorEastAsia"/>
                <w:szCs w:val="21"/>
              </w:rPr>
              <w:t>防水性试验</w:t>
            </w:r>
          </w:p>
        </w:tc>
        <w:tc>
          <w:tcPr>
            <w:tcW w:w="1101" w:type="dxa"/>
            <w:tcBorders>
              <w:top w:val="single" w:color="auto" w:sz="4" w:space="0"/>
              <w:bottom w:val="single" w:color="auto" w:sz="4" w:space="0"/>
            </w:tcBorders>
            <w:vAlign w:val="center"/>
          </w:tcPr>
          <w:p w14:paraId="166E3CA6">
            <w:pPr>
              <w:rPr>
                <w:rFonts w:eastAsiaTheme="minorEastAsia"/>
                <w:szCs w:val="21"/>
              </w:rPr>
            </w:pPr>
            <w:r>
              <w:rPr>
                <w:rFonts w:eastAsiaTheme="minorEastAsia"/>
                <w:szCs w:val="21"/>
              </w:rPr>
              <w:t>○</w:t>
            </w:r>
          </w:p>
        </w:tc>
        <w:tc>
          <w:tcPr>
            <w:tcW w:w="1006" w:type="dxa"/>
            <w:tcBorders>
              <w:top w:val="single" w:color="auto" w:sz="4" w:space="0"/>
              <w:bottom w:val="single" w:color="auto" w:sz="4" w:space="0"/>
            </w:tcBorders>
            <w:vAlign w:val="center"/>
          </w:tcPr>
          <w:p w14:paraId="1E196ED8">
            <w:pPr>
              <w:rPr>
                <w:rFonts w:eastAsiaTheme="minorEastAsia"/>
                <w:szCs w:val="21"/>
              </w:rPr>
            </w:pPr>
          </w:p>
        </w:tc>
        <w:tc>
          <w:tcPr>
            <w:tcW w:w="1081" w:type="dxa"/>
            <w:tcBorders>
              <w:top w:val="single" w:color="auto" w:sz="4" w:space="0"/>
              <w:bottom w:val="single" w:color="auto" w:sz="4" w:space="0"/>
            </w:tcBorders>
            <w:vAlign w:val="center"/>
          </w:tcPr>
          <w:p w14:paraId="50BE1355">
            <w:pPr>
              <w:rPr>
                <w:rFonts w:eastAsiaTheme="minorEastAsia"/>
                <w:szCs w:val="21"/>
              </w:rPr>
            </w:pPr>
          </w:p>
        </w:tc>
        <w:tc>
          <w:tcPr>
            <w:tcW w:w="1172" w:type="dxa"/>
            <w:tcBorders>
              <w:right w:val="single" w:color="auto" w:sz="12" w:space="0"/>
            </w:tcBorders>
            <w:vAlign w:val="center"/>
          </w:tcPr>
          <w:p w14:paraId="26F88CEE">
            <w:pPr>
              <w:rPr>
                <w:rFonts w:eastAsiaTheme="minorEastAsia"/>
                <w:szCs w:val="21"/>
              </w:rPr>
            </w:pPr>
          </w:p>
        </w:tc>
      </w:tr>
      <w:tr w14:paraId="6B2EC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14:paraId="39DE1226">
            <w:pPr>
              <w:numPr>
                <w:ilvl w:val="0"/>
                <w:numId w:val="13"/>
              </w:numPr>
              <w:tabs>
                <w:tab w:val="left" w:pos="550"/>
              </w:tabs>
              <w:jc w:val="center"/>
              <w:rPr>
                <w:rFonts w:eastAsiaTheme="minorEastAsia"/>
                <w:szCs w:val="21"/>
              </w:rPr>
            </w:pPr>
          </w:p>
        </w:tc>
        <w:tc>
          <w:tcPr>
            <w:tcW w:w="4191" w:type="dxa"/>
            <w:gridSpan w:val="2"/>
            <w:tcBorders>
              <w:top w:val="single" w:color="auto" w:sz="4" w:space="0"/>
              <w:bottom w:val="single" w:color="auto" w:sz="4" w:space="0"/>
            </w:tcBorders>
            <w:vAlign w:val="center"/>
          </w:tcPr>
          <w:p w14:paraId="176B095C">
            <w:pPr>
              <w:rPr>
                <w:rFonts w:eastAsiaTheme="minorEastAsia"/>
                <w:szCs w:val="21"/>
              </w:rPr>
            </w:pPr>
            <w:r>
              <w:rPr>
                <w:rFonts w:eastAsiaTheme="minorEastAsia"/>
                <w:szCs w:val="21"/>
              </w:rPr>
              <w:t>流体敏感性试验</w:t>
            </w:r>
          </w:p>
        </w:tc>
        <w:tc>
          <w:tcPr>
            <w:tcW w:w="1101" w:type="dxa"/>
            <w:tcBorders>
              <w:top w:val="single" w:color="auto" w:sz="4" w:space="0"/>
              <w:bottom w:val="single" w:color="auto" w:sz="4" w:space="0"/>
            </w:tcBorders>
            <w:vAlign w:val="center"/>
          </w:tcPr>
          <w:p w14:paraId="0052C1D4">
            <w:pPr>
              <w:rPr>
                <w:rFonts w:eastAsiaTheme="minorEastAsia"/>
                <w:kern w:val="0"/>
                <w:szCs w:val="21"/>
              </w:rPr>
            </w:pPr>
            <w:r>
              <w:rPr>
                <w:rFonts w:eastAsiaTheme="minorEastAsia"/>
                <w:szCs w:val="21"/>
              </w:rPr>
              <w:t>○</w:t>
            </w:r>
          </w:p>
        </w:tc>
        <w:tc>
          <w:tcPr>
            <w:tcW w:w="1006" w:type="dxa"/>
            <w:tcBorders>
              <w:top w:val="single" w:color="auto" w:sz="4" w:space="0"/>
              <w:bottom w:val="single" w:color="auto" w:sz="4" w:space="0"/>
            </w:tcBorders>
            <w:vAlign w:val="center"/>
          </w:tcPr>
          <w:p w14:paraId="01E2865C">
            <w:pPr>
              <w:rPr>
                <w:rFonts w:eastAsiaTheme="minorEastAsia"/>
                <w:szCs w:val="21"/>
              </w:rPr>
            </w:pPr>
          </w:p>
        </w:tc>
        <w:tc>
          <w:tcPr>
            <w:tcW w:w="1081" w:type="dxa"/>
            <w:tcBorders>
              <w:top w:val="single" w:color="auto" w:sz="4" w:space="0"/>
              <w:bottom w:val="single" w:color="auto" w:sz="4" w:space="0"/>
            </w:tcBorders>
            <w:vAlign w:val="center"/>
          </w:tcPr>
          <w:p w14:paraId="6A492E91">
            <w:pPr>
              <w:rPr>
                <w:rFonts w:eastAsiaTheme="minorEastAsia"/>
                <w:szCs w:val="21"/>
              </w:rPr>
            </w:pPr>
          </w:p>
        </w:tc>
        <w:tc>
          <w:tcPr>
            <w:tcW w:w="1172" w:type="dxa"/>
            <w:tcBorders>
              <w:right w:val="single" w:color="auto" w:sz="12" w:space="0"/>
            </w:tcBorders>
            <w:vAlign w:val="center"/>
          </w:tcPr>
          <w:p w14:paraId="148C7344">
            <w:pPr>
              <w:rPr>
                <w:rFonts w:eastAsiaTheme="minorEastAsia"/>
                <w:szCs w:val="21"/>
              </w:rPr>
            </w:pPr>
          </w:p>
        </w:tc>
      </w:tr>
      <w:tr w14:paraId="66E0D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14:paraId="7BDF2D8C">
            <w:pPr>
              <w:numPr>
                <w:ilvl w:val="0"/>
                <w:numId w:val="13"/>
              </w:numPr>
              <w:tabs>
                <w:tab w:val="left" w:pos="550"/>
              </w:tabs>
              <w:jc w:val="center"/>
              <w:rPr>
                <w:rFonts w:eastAsiaTheme="minorEastAsia"/>
                <w:szCs w:val="21"/>
              </w:rPr>
            </w:pPr>
          </w:p>
        </w:tc>
        <w:tc>
          <w:tcPr>
            <w:tcW w:w="4191" w:type="dxa"/>
            <w:gridSpan w:val="2"/>
            <w:tcBorders>
              <w:top w:val="single" w:color="auto" w:sz="4" w:space="0"/>
              <w:bottom w:val="single" w:color="auto" w:sz="4" w:space="0"/>
            </w:tcBorders>
            <w:vAlign w:val="center"/>
          </w:tcPr>
          <w:p w14:paraId="3BE35077">
            <w:pPr>
              <w:rPr>
                <w:rFonts w:eastAsiaTheme="minorEastAsia"/>
                <w:szCs w:val="21"/>
              </w:rPr>
            </w:pPr>
            <w:r>
              <w:rPr>
                <w:rFonts w:eastAsiaTheme="minorEastAsia"/>
                <w:szCs w:val="21"/>
              </w:rPr>
              <w:t>砂尘试验</w:t>
            </w:r>
          </w:p>
        </w:tc>
        <w:tc>
          <w:tcPr>
            <w:tcW w:w="1101" w:type="dxa"/>
            <w:tcBorders>
              <w:top w:val="single" w:color="auto" w:sz="4" w:space="0"/>
              <w:bottom w:val="single" w:color="auto" w:sz="4" w:space="0"/>
            </w:tcBorders>
            <w:vAlign w:val="center"/>
          </w:tcPr>
          <w:p w14:paraId="1A92C1C5">
            <w:pPr>
              <w:rPr>
                <w:rFonts w:eastAsiaTheme="minorEastAsia"/>
                <w:kern w:val="0"/>
                <w:szCs w:val="21"/>
              </w:rPr>
            </w:pPr>
          </w:p>
        </w:tc>
        <w:tc>
          <w:tcPr>
            <w:tcW w:w="1006" w:type="dxa"/>
            <w:tcBorders>
              <w:top w:val="single" w:color="auto" w:sz="4" w:space="0"/>
              <w:bottom w:val="single" w:color="auto" w:sz="4" w:space="0"/>
            </w:tcBorders>
            <w:vAlign w:val="center"/>
          </w:tcPr>
          <w:p w14:paraId="0B20628F">
            <w:pPr>
              <w:rPr>
                <w:rFonts w:eastAsiaTheme="minorEastAsia"/>
                <w:szCs w:val="21"/>
              </w:rPr>
            </w:pPr>
            <w:r>
              <w:rPr>
                <w:rFonts w:eastAsiaTheme="minorEastAsia"/>
                <w:szCs w:val="21"/>
              </w:rPr>
              <w:t>○</w:t>
            </w:r>
          </w:p>
        </w:tc>
        <w:tc>
          <w:tcPr>
            <w:tcW w:w="1081" w:type="dxa"/>
            <w:tcBorders>
              <w:top w:val="single" w:color="auto" w:sz="4" w:space="0"/>
              <w:bottom w:val="single" w:color="auto" w:sz="4" w:space="0"/>
            </w:tcBorders>
            <w:vAlign w:val="center"/>
          </w:tcPr>
          <w:p w14:paraId="7471C011">
            <w:pPr>
              <w:rPr>
                <w:rFonts w:eastAsiaTheme="minorEastAsia"/>
                <w:szCs w:val="21"/>
              </w:rPr>
            </w:pPr>
          </w:p>
        </w:tc>
        <w:tc>
          <w:tcPr>
            <w:tcW w:w="1172" w:type="dxa"/>
            <w:tcBorders>
              <w:right w:val="single" w:color="auto" w:sz="12" w:space="0"/>
            </w:tcBorders>
            <w:vAlign w:val="center"/>
          </w:tcPr>
          <w:p w14:paraId="4AE24E40">
            <w:pPr>
              <w:rPr>
                <w:rFonts w:eastAsiaTheme="minorEastAsia"/>
                <w:szCs w:val="21"/>
              </w:rPr>
            </w:pPr>
          </w:p>
        </w:tc>
      </w:tr>
      <w:tr w14:paraId="249FD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14:paraId="5A25794D">
            <w:pPr>
              <w:numPr>
                <w:ilvl w:val="0"/>
                <w:numId w:val="13"/>
              </w:numPr>
              <w:tabs>
                <w:tab w:val="left" w:pos="550"/>
              </w:tabs>
              <w:jc w:val="center"/>
              <w:rPr>
                <w:rFonts w:eastAsiaTheme="minorEastAsia"/>
                <w:szCs w:val="21"/>
              </w:rPr>
            </w:pPr>
          </w:p>
        </w:tc>
        <w:tc>
          <w:tcPr>
            <w:tcW w:w="4191" w:type="dxa"/>
            <w:gridSpan w:val="2"/>
            <w:tcBorders>
              <w:top w:val="single" w:color="auto" w:sz="4" w:space="0"/>
              <w:bottom w:val="single" w:color="auto" w:sz="4" w:space="0"/>
            </w:tcBorders>
            <w:vAlign w:val="center"/>
          </w:tcPr>
          <w:p w14:paraId="6AAB5690">
            <w:pPr>
              <w:rPr>
                <w:rFonts w:eastAsiaTheme="minorEastAsia"/>
                <w:szCs w:val="21"/>
              </w:rPr>
            </w:pPr>
            <w:r>
              <w:rPr>
                <w:rFonts w:eastAsiaTheme="minorEastAsia"/>
                <w:szCs w:val="21"/>
              </w:rPr>
              <w:t>霉菌试验</w:t>
            </w:r>
          </w:p>
        </w:tc>
        <w:tc>
          <w:tcPr>
            <w:tcW w:w="1101" w:type="dxa"/>
            <w:tcBorders>
              <w:top w:val="single" w:color="auto" w:sz="4" w:space="0"/>
              <w:bottom w:val="single" w:color="auto" w:sz="4" w:space="0"/>
            </w:tcBorders>
            <w:vAlign w:val="center"/>
          </w:tcPr>
          <w:p w14:paraId="4A24B91D">
            <w:pPr>
              <w:rPr>
                <w:rFonts w:eastAsiaTheme="minorEastAsia"/>
                <w:kern w:val="0"/>
                <w:szCs w:val="21"/>
              </w:rPr>
            </w:pPr>
          </w:p>
        </w:tc>
        <w:tc>
          <w:tcPr>
            <w:tcW w:w="1006" w:type="dxa"/>
            <w:tcBorders>
              <w:top w:val="single" w:color="auto" w:sz="4" w:space="0"/>
              <w:bottom w:val="single" w:color="auto" w:sz="4" w:space="0"/>
            </w:tcBorders>
            <w:vAlign w:val="center"/>
          </w:tcPr>
          <w:p w14:paraId="7DDE6F77">
            <w:pPr>
              <w:rPr>
                <w:rFonts w:eastAsiaTheme="minorEastAsia"/>
                <w:szCs w:val="21"/>
              </w:rPr>
            </w:pPr>
            <w:r>
              <w:rPr>
                <w:rFonts w:eastAsiaTheme="minorEastAsia"/>
                <w:szCs w:val="21"/>
              </w:rPr>
              <w:t>○</w:t>
            </w:r>
          </w:p>
        </w:tc>
        <w:tc>
          <w:tcPr>
            <w:tcW w:w="1081" w:type="dxa"/>
            <w:tcBorders>
              <w:top w:val="single" w:color="auto" w:sz="4" w:space="0"/>
              <w:bottom w:val="single" w:color="auto" w:sz="4" w:space="0"/>
            </w:tcBorders>
            <w:vAlign w:val="center"/>
          </w:tcPr>
          <w:p w14:paraId="59671194">
            <w:pPr>
              <w:rPr>
                <w:rFonts w:eastAsiaTheme="minorEastAsia"/>
                <w:szCs w:val="21"/>
              </w:rPr>
            </w:pPr>
          </w:p>
        </w:tc>
        <w:tc>
          <w:tcPr>
            <w:tcW w:w="1172" w:type="dxa"/>
            <w:tcBorders>
              <w:right w:val="single" w:color="auto" w:sz="12" w:space="0"/>
            </w:tcBorders>
            <w:vAlign w:val="center"/>
          </w:tcPr>
          <w:p w14:paraId="621A4397">
            <w:pPr>
              <w:rPr>
                <w:rFonts w:eastAsiaTheme="minorEastAsia"/>
                <w:szCs w:val="21"/>
              </w:rPr>
            </w:pPr>
          </w:p>
        </w:tc>
      </w:tr>
      <w:tr w14:paraId="57AB7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14:paraId="22E603B5">
            <w:pPr>
              <w:numPr>
                <w:ilvl w:val="0"/>
                <w:numId w:val="13"/>
              </w:numPr>
              <w:tabs>
                <w:tab w:val="left" w:pos="550"/>
              </w:tabs>
              <w:jc w:val="center"/>
              <w:rPr>
                <w:rFonts w:eastAsiaTheme="minorEastAsia"/>
                <w:szCs w:val="21"/>
              </w:rPr>
            </w:pPr>
          </w:p>
        </w:tc>
        <w:tc>
          <w:tcPr>
            <w:tcW w:w="4191" w:type="dxa"/>
            <w:gridSpan w:val="2"/>
            <w:tcBorders>
              <w:top w:val="single" w:color="auto" w:sz="4" w:space="0"/>
              <w:bottom w:val="single" w:color="auto" w:sz="4" w:space="0"/>
            </w:tcBorders>
            <w:vAlign w:val="center"/>
          </w:tcPr>
          <w:p w14:paraId="6D29032E">
            <w:pPr>
              <w:rPr>
                <w:rFonts w:eastAsiaTheme="minorEastAsia"/>
                <w:szCs w:val="21"/>
              </w:rPr>
            </w:pPr>
            <w:r>
              <w:rPr>
                <w:rFonts w:eastAsiaTheme="minorEastAsia"/>
                <w:szCs w:val="21"/>
              </w:rPr>
              <w:t>盐雾试验</w:t>
            </w:r>
          </w:p>
        </w:tc>
        <w:tc>
          <w:tcPr>
            <w:tcW w:w="1101" w:type="dxa"/>
            <w:tcBorders>
              <w:top w:val="single" w:color="auto" w:sz="4" w:space="0"/>
              <w:bottom w:val="single" w:color="auto" w:sz="4" w:space="0"/>
            </w:tcBorders>
            <w:vAlign w:val="center"/>
          </w:tcPr>
          <w:p w14:paraId="596BE00A">
            <w:pPr>
              <w:rPr>
                <w:rFonts w:eastAsiaTheme="minorEastAsia"/>
                <w:kern w:val="0"/>
                <w:szCs w:val="21"/>
              </w:rPr>
            </w:pPr>
            <w:r>
              <w:rPr>
                <w:rFonts w:eastAsiaTheme="minorEastAsia"/>
                <w:szCs w:val="21"/>
              </w:rPr>
              <w:t>○</w:t>
            </w:r>
          </w:p>
        </w:tc>
        <w:tc>
          <w:tcPr>
            <w:tcW w:w="1006" w:type="dxa"/>
            <w:tcBorders>
              <w:top w:val="single" w:color="auto" w:sz="4" w:space="0"/>
              <w:bottom w:val="single" w:color="auto" w:sz="4" w:space="0"/>
            </w:tcBorders>
            <w:vAlign w:val="center"/>
          </w:tcPr>
          <w:p w14:paraId="1A7EC1DE">
            <w:pPr>
              <w:rPr>
                <w:rFonts w:eastAsiaTheme="minorEastAsia"/>
                <w:szCs w:val="21"/>
              </w:rPr>
            </w:pPr>
          </w:p>
        </w:tc>
        <w:tc>
          <w:tcPr>
            <w:tcW w:w="1081" w:type="dxa"/>
            <w:tcBorders>
              <w:top w:val="single" w:color="auto" w:sz="4" w:space="0"/>
              <w:bottom w:val="single" w:color="auto" w:sz="4" w:space="0"/>
            </w:tcBorders>
            <w:vAlign w:val="center"/>
          </w:tcPr>
          <w:p w14:paraId="0BE01A26">
            <w:pPr>
              <w:rPr>
                <w:rFonts w:eastAsiaTheme="minorEastAsia"/>
                <w:szCs w:val="21"/>
              </w:rPr>
            </w:pPr>
          </w:p>
        </w:tc>
        <w:tc>
          <w:tcPr>
            <w:tcW w:w="1172" w:type="dxa"/>
            <w:tcBorders>
              <w:right w:val="single" w:color="auto" w:sz="12" w:space="0"/>
            </w:tcBorders>
            <w:vAlign w:val="center"/>
          </w:tcPr>
          <w:p w14:paraId="2F57D5A2">
            <w:pPr>
              <w:rPr>
                <w:rFonts w:eastAsiaTheme="minorEastAsia"/>
                <w:szCs w:val="21"/>
              </w:rPr>
            </w:pPr>
          </w:p>
        </w:tc>
      </w:tr>
      <w:tr w14:paraId="4D467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14:paraId="6867A2CF">
            <w:pPr>
              <w:numPr>
                <w:ilvl w:val="0"/>
                <w:numId w:val="13"/>
              </w:numPr>
              <w:tabs>
                <w:tab w:val="left" w:pos="550"/>
              </w:tabs>
              <w:jc w:val="center"/>
              <w:rPr>
                <w:rFonts w:eastAsiaTheme="minorEastAsia"/>
                <w:szCs w:val="21"/>
              </w:rPr>
            </w:pPr>
          </w:p>
        </w:tc>
        <w:tc>
          <w:tcPr>
            <w:tcW w:w="4191" w:type="dxa"/>
            <w:gridSpan w:val="2"/>
            <w:tcBorders>
              <w:top w:val="single" w:color="auto" w:sz="4" w:space="0"/>
              <w:bottom w:val="single" w:color="auto" w:sz="4" w:space="0"/>
            </w:tcBorders>
            <w:vAlign w:val="center"/>
          </w:tcPr>
          <w:p w14:paraId="6ADDCB8B">
            <w:pPr>
              <w:rPr>
                <w:rFonts w:eastAsiaTheme="minorEastAsia"/>
                <w:szCs w:val="21"/>
              </w:rPr>
            </w:pPr>
            <w:r>
              <w:rPr>
                <w:rFonts w:eastAsiaTheme="minorEastAsia"/>
                <w:szCs w:val="21"/>
              </w:rPr>
              <w:t>结冰试验</w:t>
            </w:r>
          </w:p>
        </w:tc>
        <w:tc>
          <w:tcPr>
            <w:tcW w:w="1101" w:type="dxa"/>
            <w:tcBorders>
              <w:top w:val="single" w:color="auto" w:sz="4" w:space="0"/>
              <w:bottom w:val="single" w:color="auto" w:sz="4" w:space="0"/>
            </w:tcBorders>
            <w:vAlign w:val="center"/>
          </w:tcPr>
          <w:p w14:paraId="59D6865C">
            <w:pPr>
              <w:rPr>
                <w:rFonts w:eastAsiaTheme="minorEastAsia"/>
                <w:kern w:val="0"/>
                <w:szCs w:val="21"/>
              </w:rPr>
            </w:pPr>
            <w:r>
              <w:rPr>
                <w:rFonts w:eastAsiaTheme="minorEastAsia"/>
                <w:szCs w:val="21"/>
              </w:rPr>
              <w:t>○</w:t>
            </w:r>
          </w:p>
        </w:tc>
        <w:tc>
          <w:tcPr>
            <w:tcW w:w="1006" w:type="dxa"/>
            <w:tcBorders>
              <w:top w:val="single" w:color="auto" w:sz="4" w:space="0"/>
              <w:bottom w:val="single" w:color="auto" w:sz="4" w:space="0"/>
            </w:tcBorders>
            <w:vAlign w:val="center"/>
          </w:tcPr>
          <w:p w14:paraId="15ED62CC">
            <w:pPr>
              <w:rPr>
                <w:rFonts w:eastAsiaTheme="minorEastAsia"/>
                <w:szCs w:val="21"/>
              </w:rPr>
            </w:pPr>
          </w:p>
        </w:tc>
        <w:tc>
          <w:tcPr>
            <w:tcW w:w="1081" w:type="dxa"/>
            <w:tcBorders>
              <w:top w:val="single" w:color="auto" w:sz="4" w:space="0"/>
              <w:bottom w:val="single" w:color="auto" w:sz="4" w:space="0"/>
            </w:tcBorders>
            <w:vAlign w:val="center"/>
          </w:tcPr>
          <w:p w14:paraId="4EF3EAC0">
            <w:pPr>
              <w:rPr>
                <w:rFonts w:eastAsiaTheme="minorEastAsia"/>
                <w:szCs w:val="21"/>
              </w:rPr>
            </w:pPr>
          </w:p>
        </w:tc>
        <w:tc>
          <w:tcPr>
            <w:tcW w:w="1172" w:type="dxa"/>
            <w:tcBorders>
              <w:right w:val="single" w:color="auto" w:sz="12" w:space="0"/>
            </w:tcBorders>
            <w:vAlign w:val="center"/>
          </w:tcPr>
          <w:p w14:paraId="7E819BE4">
            <w:pPr>
              <w:rPr>
                <w:rFonts w:eastAsiaTheme="minorEastAsia"/>
                <w:szCs w:val="21"/>
              </w:rPr>
            </w:pPr>
          </w:p>
        </w:tc>
      </w:tr>
      <w:tr w14:paraId="0EFD1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14:paraId="23AA77E5">
            <w:pPr>
              <w:numPr>
                <w:ilvl w:val="0"/>
                <w:numId w:val="13"/>
              </w:numPr>
              <w:tabs>
                <w:tab w:val="left" w:pos="550"/>
              </w:tabs>
              <w:jc w:val="center"/>
              <w:rPr>
                <w:rFonts w:eastAsiaTheme="minorEastAsia"/>
                <w:szCs w:val="21"/>
              </w:rPr>
            </w:pPr>
          </w:p>
        </w:tc>
        <w:tc>
          <w:tcPr>
            <w:tcW w:w="4191" w:type="dxa"/>
            <w:gridSpan w:val="2"/>
            <w:tcBorders>
              <w:top w:val="single" w:color="auto" w:sz="4" w:space="0"/>
              <w:bottom w:val="single" w:color="auto" w:sz="4" w:space="0"/>
            </w:tcBorders>
            <w:vAlign w:val="center"/>
          </w:tcPr>
          <w:p w14:paraId="5DC64BE1">
            <w:pPr>
              <w:rPr>
                <w:rFonts w:eastAsiaTheme="minorEastAsia"/>
                <w:szCs w:val="21"/>
              </w:rPr>
            </w:pPr>
            <w:r>
              <w:rPr>
                <w:rFonts w:eastAsiaTheme="minorEastAsia"/>
                <w:szCs w:val="21"/>
              </w:rPr>
              <w:t>可燃性试验</w:t>
            </w:r>
          </w:p>
        </w:tc>
        <w:tc>
          <w:tcPr>
            <w:tcW w:w="1101" w:type="dxa"/>
            <w:tcBorders>
              <w:top w:val="single" w:color="auto" w:sz="4" w:space="0"/>
              <w:bottom w:val="single" w:color="auto" w:sz="4" w:space="0"/>
            </w:tcBorders>
            <w:vAlign w:val="center"/>
          </w:tcPr>
          <w:p w14:paraId="1B59DFB7">
            <w:pPr>
              <w:rPr>
                <w:rFonts w:eastAsiaTheme="minorEastAsia"/>
                <w:kern w:val="0"/>
                <w:szCs w:val="21"/>
              </w:rPr>
            </w:pPr>
          </w:p>
        </w:tc>
        <w:tc>
          <w:tcPr>
            <w:tcW w:w="1006" w:type="dxa"/>
            <w:tcBorders>
              <w:top w:val="single" w:color="auto" w:sz="4" w:space="0"/>
              <w:bottom w:val="single" w:color="auto" w:sz="4" w:space="0"/>
            </w:tcBorders>
            <w:vAlign w:val="center"/>
          </w:tcPr>
          <w:p w14:paraId="61E83550">
            <w:pPr>
              <w:rPr>
                <w:rFonts w:eastAsiaTheme="minorEastAsia"/>
                <w:szCs w:val="21"/>
              </w:rPr>
            </w:pPr>
          </w:p>
        </w:tc>
        <w:tc>
          <w:tcPr>
            <w:tcW w:w="1081" w:type="dxa"/>
            <w:tcBorders>
              <w:top w:val="single" w:color="auto" w:sz="4" w:space="0"/>
              <w:bottom w:val="single" w:color="auto" w:sz="4" w:space="0"/>
            </w:tcBorders>
            <w:vAlign w:val="center"/>
          </w:tcPr>
          <w:p w14:paraId="245222FE">
            <w:pPr>
              <w:rPr>
                <w:rFonts w:eastAsiaTheme="minorEastAsia"/>
                <w:szCs w:val="21"/>
              </w:rPr>
            </w:pPr>
            <w:r>
              <w:rPr>
                <w:rFonts w:eastAsiaTheme="minorEastAsia"/>
                <w:szCs w:val="21"/>
              </w:rPr>
              <w:t>○</w:t>
            </w:r>
          </w:p>
        </w:tc>
        <w:tc>
          <w:tcPr>
            <w:tcW w:w="1172" w:type="dxa"/>
            <w:tcBorders>
              <w:bottom w:val="single" w:color="auto" w:sz="4" w:space="0"/>
              <w:right w:val="single" w:color="auto" w:sz="12" w:space="0"/>
            </w:tcBorders>
            <w:vAlign w:val="center"/>
          </w:tcPr>
          <w:p w14:paraId="7E153772">
            <w:pPr>
              <w:rPr>
                <w:rFonts w:eastAsiaTheme="minorEastAsia"/>
                <w:szCs w:val="21"/>
              </w:rPr>
            </w:pPr>
          </w:p>
        </w:tc>
      </w:tr>
      <w:tr w14:paraId="1E45F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14:paraId="1DF78933">
            <w:pPr>
              <w:numPr>
                <w:ilvl w:val="0"/>
                <w:numId w:val="13"/>
              </w:numPr>
              <w:tabs>
                <w:tab w:val="left" w:pos="550"/>
              </w:tabs>
              <w:jc w:val="center"/>
              <w:rPr>
                <w:rFonts w:eastAsiaTheme="minorEastAsia"/>
                <w:szCs w:val="21"/>
              </w:rPr>
            </w:pPr>
          </w:p>
        </w:tc>
        <w:tc>
          <w:tcPr>
            <w:tcW w:w="4191" w:type="dxa"/>
            <w:gridSpan w:val="2"/>
            <w:tcBorders>
              <w:top w:val="single" w:color="auto" w:sz="4" w:space="0"/>
              <w:bottom w:val="single" w:color="auto" w:sz="4" w:space="0"/>
            </w:tcBorders>
            <w:vAlign w:val="center"/>
          </w:tcPr>
          <w:p w14:paraId="3C5725C5">
            <w:pPr>
              <w:rPr>
                <w:rFonts w:eastAsiaTheme="minorEastAsia"/>
                <w:szCs w:val="21"/>
              </w:rPr>
            </w:pPr>
            <w:r>
              <w:rPr>
                <w:rFonts w:eastAsiaTheme="minorEastAsia"/>
                <w:szCs w:val="21"/>
              </w:rPr>
              <w:t>鸟撞冲击</w:t>
            </w:r>
          </w:p>
        </w:tc>
        <w:tc>
          <w:tcPr>
            <w:tcW w:w="1101" w:type="dxa"/>
            <w:tcBorders>
              <w:top w:val="single" w:color="auto" w:sz="4" w:space="0"/>
              <w:bottom w:val="single" w:color="auto" w:sz="4" w:space="0"/>
            </w:tcBorders>
            <w:vAlign w:val="center"/>
          </w:tcPr>
          <w:p w14:paraId="7650D1E7">
            <w:pPr>
              <w:rPr>
                <w:rFonts w:eastAsiaTheme="minorEastAsia"/>
                <w:kern w:val="0"/>
                <w:szCs w:val="21"/>
              </w:rPr>
            </w:pPr>
            <w:r>
              <w:rPr>
                <w:rFonts w:eastAsiaTheme="minorEastAsia"/>
                <w:szCs w:val="21"/>
              </w:rPr>
              <w:t>○</w:t>
            </w:r>
          </w:p>
        </w:tc>
        <w:tc>
          <w:tcPr>
            <w:tcW w:w="1006" w:type="dxa"/>
            <w:tcBorders>
              <w:top w:val="single" w:color="auto" w:sz="4" w:space="0"/>
              <w:bottom w:val="single" w:color="auto" w:sz="4" w:space="0"/>
            </w:tcBorders>
            <w:vAlign w:val="center"/>
          </w:tcPr>
          <w:p w14:paraId="159174DF">
            <w:pPr>
              <w:rPr>
                <w:rFonts w:eastAsiaTheme="minorEastAsia"/>
                <w:szCs w:val="21"/>
              </w:rPr>
            </w:pPr>
          </w:p>
        </w:tc>
        <w:tc>
          <w:tcPr>
            <w:tcW w:w="1081" w:type="dxa"/>
            <w:tcBorders>
              <w:top w:val="single" w:color="auto" w:sz="4" w:space="0"/>
              <w:bottom w:val="single" w:color="auto" w:sz="4" w:space="0"/>
            </w:tcBorders>
            <w:vAlign w:val="center"/>
          </w:tcPr>
          <w:p w14:paraId="083D3C7F">
            <w:pPr>
              <w:rPr>
                <w:rFonts w:eastAsiaTheme="minorEastAsia"/>
                <w:szCs w:val="21"/>
              </w:rPr>
            </w:pPr>
          </w:p>
        </w:tc>
        <w:tc>
          <w:tcPr>
            <w:tcW w:w="1172" w:type="dxa"/>
            <w:tcBorders>
              <w:bottom w:val="single" w:color="auto" w:sz="4" w:space="0"/>
              <w:right w:val="single" w:color="auto" w:sz="12" w:space="0"/>
            </w:tcBorders>
            <w:vAlign w:val="center"/>
          </w:tcPr>
          <w:p w14:paraId="3046916E">
            <w:pPr>
              <w:rPr>
                <w:rFonts w:eastAsiaTheme="minorEastAsia"/>
                <w:szCs w:val="21"/>
              </w:rPr>
            </w:pPr>
          </w:p>
        </w:tc>
      </w:tr>
      <w:tr w14:paraId="7394D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14:paraId="7C7F1FD1">
            <w:pPr>
              <w:numPr>
                <w:ilvl w:val="0"/>
                <w:numId w:val="13"/>
              </w:numPr>
              <w:tabs>
                <w:tab w:val="left" w:pos="550"/>
              </w:tabs>
              <w:jc w:val="center"/>
              <w:rPr>
                <w:rFonts w:eastAsiaTheme="minorEastAsia"/>
                <w:szCs w:val="21"/>
              </w:rPr>
            </w:pPr>
          </w:p>
        </w:tc>
        <w:tc>
          <w:tcPr>
            <w:tcW w:w="4191" w:type="dxa"/>
            <w:gridSpan w:val="2"/>
            <w:tcBorders>
              <w:top w:val="single" w:color="auto" w:sz="4" w:space="0"/>
              <w:bottom w:val="single" w:color="auto" w:sz="4" w:space="0"/>
            </w:tcBorders>
            <w:vAlign w:val="center"/>
          </w:tcPr>
          <w:p w14:paraId="33F4943B">
            <w:pPr>
              <w:rPr>
                <w:rFonts w:eastAsiaTheme="minorEastAsia"/>
                <w:szCs w:val="21"/>
              </w:rPr>
            </w:pPr>
            <w:r>
              <w:rPr>
                <w:rFonts w:eastAsiaTheme="minorEastAsia"/>
                <w:szCs w:val="21"/>
              </w:rPr>
              <w:t>风车</w:t>
            </w:r>
          </w:p>
        </w:tc>
        <w:tc>
          <w:tcPr>
            <w:tcW w:w="1101" w:type="dxa"/>
            <w:tcBorders>
              <w:top w:val="single" w:color="auto" w:sz="4" w:space="0"/>
              <w:bottom w:val="single" w:color="auto" w:sz="4" w:space="0"/>
            </w:tcBorders>
            <w:vAlign w:val="center"/>
          </w:tcPr>
          <w:p w14:paraId="48E76649">
            <w:pPr>
              <w:rPr>
                <w:rFonts w:eastAsiaTheme="minorEastAsia"/>
                <w:kern w:val="0"/>
                <w:szCs w:val="21"/>
              </w:rPr>
            </w:pPr>
          </w:p>
        </w:tc>
        <w:tc>
          <w:tcPr>
            <w:tcW w:w="1006" w:type="dxa"/>
            <w:tcBorders>
              <w:top w:val="single" w:color="auto" w:sz="4" w:space="0"/>
              <w:bottom w:val="single" w:color="auto" w:sz="4" w:space="0"/>
            </w:tcBorders>
            <w:vAlign w:val="center"/>
          </w:tcPr>
          <w:p w14:paraId="704BE9F7">
            <w:pPr>
              <w:rPr>
                <w:rFonts w:eastAsiaTheme="minorEastAsia"/>
                <w:szCs w:val="21"/>
              </w:rPr>
            </w:pPr>
            <w:r>
              <w:rPr>
                <w:rFonts w:eastAsiaTheme="minorEastAsia"/>
                <w:szCs w:val="21"/>
              </w:rPr>
              <w:t>○</w:t>
            </w:r>
          </w:p>
        </w:tc>
        <w:tc>
          <w:tcPr>
            <w:tcW w:w="1081" w:type="dxa"/>
            <w:tcBorders>
              <w:top w:val="single" w:color="auto" w:sz="4" w:space="0"/>
              <w:bottom w:val="single" w:color="auto" w:sz="4" w:space="0"/>
            </w:tcBorders>
            <w:vAlign w:val="center"/>
          </w:tcPr>
          <w:p w14:paraId="2B5B94B4">
            <w:pPr>
              <w:rPr>
                <w:rFonts w:eastAsiaTheme="minorEastAsia"/>
                <w:szCs w:val="21"/>
              </w:rPr>
            </w:pPr>
          </w:p>
        </w:tc>
        <w:tc>
          <w:tcPr>
            <w:tcW w:w="1172" w:type="dxa"/>
            <w:tcBorders>
              <w:bottom w:val="single" w:color="auto" w:sz="4" w:space="0"/>
              <w:right w:val="single" w:color="auto" w:sz="12" w:space="0"/>
            </w:tcBorders>
            <w:vAlign w:val="center"/>
          </w:tcPr>
          <w:p w14:paraId="73648D7C">
            <w:pPr>
              <w:rPr>
                <w:rFonts w:eastAsiaTheme="minorEastAsia"/>
                <w:szCs w:val="21"/>
              </w:rPr>
            </w:pPr>
          </w:p>
        </w:tc>
      </w:tr>
      <w:tr w14:paraId="7D820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9626" w:type="dxa"/>
            <w:gridSpan w:val="7"/>
            <w:tcBorders>
              <w:top w:val="single" w:color="auto" w:sz="4" w:space="0"/>
              <w:left w:val="single" w:color="auto" w:sz="12" w:space="0"/>
              <w:bottom w:val="single" w:color="auto" w:sz="12" w:space="0"/>
              <w:right w:val="single" w:color="auto" w:sz="12" w:space="0"/>
            </w:tcBorders>
            <w:vAlign w:val="center"/>
          </w:tcPr>
          <w:p w14:paraId="2FB9136A">
            <w:pPr>
              <w:pStyle w:val="31"/>
              <w:numPr>
                <w:ilvl w:val="0"/>
                <w:numId w:val="0"/>
              </w:numPr>
              <w:rPr>
                <w:rFonts w:eastAsiaTheme="minorEastAsia"/>
              </w:rPr>
            </w:pPr>
            <w:r>
              <w:rPr>
                <w:rFonts w:eastAsiaTheme="minorEastAsia"/>
              </w:rPr>
              <w:t>注：○表示所使用到的参试设备；</w:t>
            </w:r>
          </w:p>
          <w:p w14:paraId="6A2A8D77">
            <w:pPr>
              <w:pStyle w:val="31"/>
              <w:numPr>
                <w:ilvl w:val="0"/>
                <w:numId w:val="0"/>
              </w:numPr>
              <w:rPr>
                <w:rFonts w:eastAsiaTheme="minorEastAsia"/>
              </w:rPr>
            </w:pPr>
            <w:r>
              <w:rPr>
                <w:rFonts w:eastAsiaTheme="minorEastAsia"/>
              </w:rPr>
              <w:t>可燃性试验允许用材料试样。</w:t>
            </w:r>
          </w:p>
        </w:tc>
      </w:tr>
    </w:tbl>
    <w:p w14:paraId="7FFDBAAD">
      <w:pPr>
        <w:pStyle w:val="26"/>
        <w:spacing w:before="156" w:after="156"/>
        <w:rPr>
          <w:rFonts w:ascii="黑体" w:hAnsi="黑体"/>
          <w:kern w:val="0"/>
          <w:sz w:val="30"/>
          <w:szCs w:val="30"/>
        </w:rPr>
      </w:pPr>
      <w:bookmarkStart w:id="71" w:name="_Toc176264342"/>
      <w:r>
        <w:rPr>
          <w:rFonts w:hint="eastAsia" w:ascii="黑体" w:hAnsi="黑体"/>
          <w:kern w:val="0"/>
          <w:sz w:val="30"/>
          <w:szCs w:val="30"/>
        </w:rPr>
        <w:t>试验通用要求</w:t>
      </w:r>
      <w:bookmarkEnd w:id="71"/>
    </w:p>
    <w:p w14:paraId="43EF7935">
      <w:pPr>
        <w:pStyle w:val="27"/>
        <w:rPr>
          <w:lang w:val="zh-CN"/>
        </w:rPr>
      </w:pPr>
      <w:bookmarkStart w:id="72" w:name="_Toc176264343"/>
      <w:bookmarkStart w:id="73" w:name="_Toc159852549"/>
      <w:r>
        <w:rPr>
          <w:rFonts w:hint="eastAsia"/>
          <w:lang w:val="zh-CN"/>
        </w:rPr>
        <w:t>试验环境条件</w:t>
      </w:r>
      <w:bookmarkEnd w:id="72"/>
      <w:bookmarkEnd w:id="73"/>
    </w:p>
    <w:p w14:paraId="5509B18E">
      <w:pPr>
        <w:pStyle w:val="24"/>
        <w:ind w:firstLine="480"/>
        <w:rPr>
          <w:rFonts w:cs="宋体"/>
        </w:rPr>
      </w:pPr>
      <w:r>
        <w:rPr>
          <w:rFonts w:hint="eastAsia" w:cs="宋体"/>
        </w:rPr>
        <w:t>除非另有规定，所有试验应在下列环境条件下进行：</w:t>
      </w:r>
    </w:p>
    <w:p w14:paraId="6FED837A">
      <w:pPr>
        <w:pStyle w:val="24"/>
        <w:ind w:left="900" w:hanging="420" w:firstLineChars="0"/>
        <w:rPr>
          <w:rFonts w:cs="宋体"/>
        </w:rPr>
      </w:pPr>
      <w:r>
        <w:rPr>
          <w:rFonts w:hint="eastAsia" w:cs="宋体"/>
        </w:rPr>
        <w:t>a)温度：15℃～35℃；</w:t>
      </w:r>
    </w:p>
    <w:p w14:paraId="05D9D8EF">
      <w:pPr>
        <w:pStyle w:val="24"/>
        <w:ind w:left="900" w:hanging="420" w:firstLineChars="0"/>
        <w:rPr>
          <w:rFonts w:cs="宋体"/>
        </w:rPr>
      </w:pPr>
      <w:r>
        <w:rPr>
          <w:rFonts w:hint="eastAsia" w:cs="宋体"/>
        </w:rPr>
        <w:t>b)相对湿度(RH)：≤85%；</w:t>
      </w:r>
    </w:p>
    <w:p w14:paraId="1163F4CF">
      <w:pPr>
        <w:pStyle w:val="24"/>
        <w:ind w:left="900" w:hanging="420" w:firstLineChars="0"/>
        <w:rPr>
          <w:rFonts w:cs="宋体"/>
        </w:rPr>
      </w:pPr>
      <w:r>
        <w:rPr>
          <w:rFonts w:hint="eastAsia" w:cs="宋体"/>
        </w:rPr>
        <w:t>c)环境压力：84kPa～107kPa,等效高度+1525m～-460m。</w:t>
      </w:r>
    </w:p>
    <w:p w14:paraId="42B37494">
      <w:pPr>
        <w:pStyle w:val="24"/>
        <w:ind w:left="480" w:firstLine="0" w:firstLineChars="0"/>
        <w:rPr>
          <w:rFonts w:cs="宋体"/>
        </w:rPr>
      </w:pPr>
      <w:r>
        <w:rPr>
          <w:rFonts w:hint="eastAsia" w:cs="宋体"/>
        </w:rPr>
        <w:t>当在不同于上述数值的环境条件下进行测试时，应记录实际环境条件。</w:t>
      </w:r>
    </w:p>
    <w:p w14:paraId="798C2143">
      <w:pPr>
        <w:pStyle w:val="27"/>
        <w:rPr>
          <w:lang w:val="zh-CN"/>
        </w:rPr>
      </w:pPr>
      <w:bookmarkStart w:id="74" w:name="_Toc159852550"/>
      <w:bookmarkStart w:id="75" w:name="_Toc176264344"/>
      <w:r>
        <w:rPr>
          <w:rFonts w:hint="eastAsia"/>
          <w:lang w:val="zh-CN"/>
        </w:rPr>
        <w:t>试验条件允许误差</w:t>
      </w:r>
      <w:bookmarkEnd w:id="74"/>
      <w:bookmarkEnd w:id="75"/>
    </w:p>
    <w:p w14:paraId="0FE4FCD5">
      <w:pPr>
        <w:pStyle w:val="24"/>
        <w:ind w:firstLine="480"/>
        <w:rPr>
          <w:rFonts w:cs="宋体"/>
        </w:rPr>
      </w:pPr>
      <w:r>
        <w:rPr>
          <w:rFonts w:hint="eastAsia" w:cs="宋体"/>
        </w:rPr>
        <w:t>除非另有规定，在不同于上述规定的环境条件下进行的试验时，应满足下列的容差规定：</w:t>
      </w:r>
    </w:p>
    <w:p w14:paraId="2FC6F038">
      <w:pPr>
        <w:pStyle w:val="59"/>
        <w:numPr>
          <w:ilvl w:val="0"/>
          <w:numId w:val="7"/>
        </w:numPr>
      </w:pPr>
      <w:bookmarkStart w:id="76" w:name="_Toc176262514"/>
      <w:r>
        <w:rPr>
          <w:rFonts w:hint="eastAsia"/>
        </w:rPr>
        <w:t>试验条件允许误差</w:t>
      </w:r>
      <w:bookmarkEnd w:id="76"/>
    </w:p>
    <w:tbl>
      <w:tblPr>
        <w:tblStyle w:val="19"/>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384"/>
        <w:gridCol w:w="1134"/>
        <w:gridCol w:w="3969"/>
        <w:gridCol w:w="2035"/>
      </w:tblGrid>
      <w:tr w14:paraId="2D8A40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2518" w:type="dxa"/>
            <w:gridSpan w:val="2"/>
            <w:vAlign w:val="center"/>
          </w:tcPr>
          <w:p w14:paraId="656BDEB9">
            <w:pPr>
              <w:pStyle w:val="24"/>
              <w:ind w:firstLine="0" w:firstLineChars="0"/>
              <w:jc w:val="center"/>
              <w:rPr>
                <w:sz w:val="21"/>
              </w:rPr>
            </w:pPr>
            <w:bookmarkStart w:id="77" w:name="_Toc159852551"/>
            <w:r>
              <w:rPr>
                <w:sz w:val="21"/>
              </w:rPr>
              <w:t>试验条件</w:t>
            </w:r>
          </w:p>
        </w:tc>
        <w:tc>
          <w:tcPr>
            <w:tcW w:w="3969" w:type="dxa"/>
            <w:vAlign w:val="center"/>
          </w:tcPr>
          <w:p w14:paraId="764C5298">
            <w:pPr>
              <w:pStyle w:val="24"/>
              <w:ind w:firstLine="0" w:firstLineChars="0"/>
              <w:jc w:val="center"/>
              <w:rPr>
                <w:sz w:val="21"/>
              </w:rPr>
            </w:pPr>
            <w:r>
              <w:rPr>
                <w:sz w:val="21"/>
              </w:rPr>
              <w:t>描述</w:t>
            </w:r>
          </w:p>
        </w:tc>
        <w:tc>
          <w:tcPr>
            <w:tcW w:w="2035" w:type="dxa"/>
            <w:vAlign w:val="center"/>
          </w:tcPr>
          <w:p w14:paraId="690986EE">
            <w:pPr>
              <w:pStyle w:val="24"/>
              <w:ind w:firstLine="0" w:firstLineChars="0"/>
              <w:jc w:val="center"/>
              <w:rPr>
                <w:sz w:val="21"/>
              </w:rPr>
            </w:pPr>
            <w:r>
              <w:rPr>
                <w:sz w:val="21"/>
              </w:rPr>
              <w:t>备注</w:t>
            </w:r>
          </w:p>
        </w:tc>
      </w:tr>
      <w:tr w14:paraId="541F26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2518" w:type="dxa"/>
            <w:gridSpan w:val="2"/>
            <w:vAlign w:val="center"/>
          </w:tcPr>
          <w:p w14:paraId="2BC96DDA">
            <w:pPr>
              <w:pStyle w:val="24"/>
              <w:ind w:firstLine="0" w:firstLineChars="0"/>
              <w:jc w:val="center"/>
              <w:rPr>
                <w:sz w:val="21"/>
              </w:rPr>
            </w:pPr>
            <w:r>
              <w:rPr>
                <w:sz w:val="21"/>
              </w:rPr>
              <w:t>温度</w:t>
            </w:r>
          </w:p>
        </w:tc>
        <w:tc>
          <w:tcPr>
            <w:tcW w:w="3969" w:type="dxa"/>
            <w:vAlign w:val="center"/>
          </w:tcPr>
          <w:p w14:paraId="69880036">
            <w:pPr>
              <w:pStyle w:val="24"/>
              <w:ind w:firstLine="0" w:firstLineChars="0"/>
              <w:rPr>
                <w:sz w:val="21"/>
              </w:rPr>
            </w:pPr>
            <w:r>
              <w:t>±3</w:t>
            </w:r>
            <w:r>
              <w:rPr>
                <w:lang w:eastAsia="ja-JP"/>
              </w:rPr>
              <w:t>℃</w:t>
            </w:r>
            <w:r>
              <w:t>。</w:t>
            </w:r>
          </w:p>
        </w:tc>
        <w:tc>
          <w:tcPr>
            <w:tcW w:w="2035" w:type="dxa"/>
            <w:vAlign w:val="center"/>
          </w:tcPr>
          <w:p w14:paraId="217D046A">
            <w:pPr>
              <w:pStyle w:val="24"/>
              <w:ind w:firstLine="0" w:firstLineChars="0"/>
              <w:jc w:val="center"/>
              <w:rPr>
                <w:sz w:val="21"/>
              </w:rPr>
            </w:pPr>
          </w:p>
        </w:tc>
      </w:tr>
      <w:tr w14:paraId="7EEF89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vAlign w:val="center"/>
          </w:tcPr>
          <w:p w14:paraId="4A132913">
            <w:pPr>
              <w:pStyle w:val="24"/>
              <w:ind w:firstLine="0" w:firstLineChars="0"/>
              <w:jc w:val="center"/>
              <w:rPr>
                <w:sz w:val="21"/>
              </w:rPr>
            </w:pPr>
            <w:r>
              <w:rPr>
                <w:sz w:val="21"/>
              </w:rPr>
              <w:t>压力</w:t>
            </w:r>
          </w:p>
        </w:tc>
        <w:tc>
          <w:tcPr>
            <w:tcW w:w="3969" w:type="dxa"/>
            <w:vAlign w:val="center"/>
          </w:tcPr>
          <w:p w14:paraId="5C1B9E2F">
            <w:pPr>
              <w:pStyle w:val="24"/>
              <w:ind w:firstLine="0" w:firstLineChars="0"/>
              <w:rPr>
                <w:sz w:val="21"/>
              </w:rPr>
            </w:pPr>
            <w:r>
              <w:t>规定压力的±5%。</w:t>
            </w:r>
          </w:p>
        </w:tc>
        <w:tc>
          <w:tcPr>
            <w:tcW w:w="2035" w:type="dxa"/>
            <w:vAlign w:val="center"/>
          </w:tcPr>
          <w:p w14:paraId="2A905A93">
            <w:pPr>
              <w:pStyle w:val="24"/>
              <w:ind w:firstLine="0" w:firstLineChars="0"/>
              <w:jc w:val="center"/>
              <w:rPr>
                <w:sz w:val="21"/>
              </w:rPr>
            </w:pPr>
          </w:p>
        </w:tc>
      </w:tr>
      <w:tr w14:paraId="090A9A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vAlign w:val="center"/>
          </w:tcPr>
          <w:p w14:paraId="468093C0">
            <w:pPr>
              <w:pStyle w:val="24"/>
              <w:ind w:firstLine="0" w:firstLineChars="0"/>
              <w:jc w:val="center"/>
              <w:rPr>
                <w:sz w:val="21"/>
              </w:rPr>
            </w:pPr>
            <w:r>
              <w:rPr>
                <w:sz w:val="21"/>
              </w:rPr>
              <w:t>相对湿度</w:t>
            </w:r>
          </w:p>
        </w:tc>
        <w:tc>
          <w:tcPr>
            <w:tcW w:w="3969" w:type="dxa"/>
            <w:vAlign w:val="center"/>
          </w:tcPr>
          <w:p w14:paraId="4DB0FCB3">
            <w:pPr>
              <w:pStyle w:val="24"/>
              <w:ind w:firstLine="0" w:firstLineChars="0"/>
              <w:rPr>
                <w:sz w:val="21"/>
              </w:rPr>
            </w:pPr>
            <w:r>
              <w:t>±5%RH。</w:t>
            </w:r>
          </w:p>
        </w:tc>
        <w:tc>
          <w:tcPr>
            <w:tcW w:w="2035" w:type="dxa"/>
            <w:vAlign w:val="center"/>
          </w:tcPr>
          <w:p w14:paraId="19DB319A">
            <w:pPr>
              <w:pStyle w:val="24"/>
              <w:ind w:firstLine="0" w:firstLineChars="0"/>
              <w:jc w:val="center"/>
              <w:rPr>
                <w:sz w:val="21"/>
              </w:rPr>
            </w:pPr>
          </w:p>
        </w:tc>
      </w:tr>
      <w:tr w14:paraId="0F2F90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1384" w:type="dxa"/>
            <w:vMerge w:val="restart"/>
            <w:vAlign w:val="center"/>
          </w:tcPr>
          <w:p w14:paraId="76E3F9C8">
            <w:pPr>
              <w:pStyle w:val="24"/>
              <w:ind w:firstLine="0" w:firstLineChars="0"/>
              <w:jc w:val="center"/>
              <w:rPr>
                <w:sz w:val="21"/>
              </w:rPr>
            </w:pPr>
            <w:r>
              <w:rPr>
                <w:sz w:val="21"/>
              </w:rPr>
              <w:t>振动幅值</w:t>
            </w:r>
          </w:p>
        </w:tc>
        <w:tc>
          <w:tcPr>
            <w:tcW w:w="1134" w:type="dxa"/>
            <w:vAlign w:val="center"/>
          </w:tcPr>
          <w:p w14:paraId="22F26445">
            <w:pPr>
              <w:pStyle w:val="24"/>
              <w:ind w:firstLine="0" w:firstLineChars="0"/>
              <w:jc w:val="center"/>
              <w:rPr>
                <w:sz w:val="21"/>
              </w:rPr>
            </w:pPr>
            <w:r>
              <w:rPr>
                <w:sz w:val="21"/>
              </w:rPr>
              <w:t>正弦</w:t>
            </w:r>
          </w:p>
        </w:tc>
        <w:tc>
          <w:tcPr>
            <w:tcW w:w="3969" w:type="dxa"/>
            <w:vAlign w:val="center"/>
          </w:tcPr>
          <w:p w14:paraId="47FD7339">
            <w:pPr>
              <w:pStyle w:val="24"/>
              <w:ind w:firstLine="0" w:firstLineChars="0"/>
              <w:rPr>
                <w:sz w:val="21"/>
              </w:rPr>
            </w:pPr>
            <w:r>
              <w:rPr>
                <w:sz w:val="21"/>
              </w:rPr>
              <w:t>规定值的</w:t>
            </w:r>
            <w:r>
              <w:t>±10%。</w:t>
            </w:r>
          </w:p>
        </w:tc>
        <w:tc>
          <w:tcPr>
            <w:tcW w:w="2035" w:type="dxa"/>
            <w:vAlign w:val="center"/>
          </w:tcPr>
          <w:p w14:paraId="613A2879">
            <w:pPr>
              <w:pStyle w:val="24"/>
              <w:ind w:firstLine="0" w:firstLineChars="0"/>
              <w:jc w:val="center"/>
              <w:rPr>
                <w:sz w:val="21"/>
              </w:rPr>
            </w:pPr>
          </w:p>
        </w:tc>
      </w:tr>
      <w:tr w14:paraId="674C42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1384" w:type="dxa"/>
            <w:vMerge w:val="continue"/>
            <w:vAlign w:val="center"/>
          </w:tcPr>
          <w:p w14:paraId="2ED42448">
            <w:pPr>
              <w:pStyle w:val="24"/>
              <w:ind w:firstLine="0" w:firstLineChars="0"/>
              <w:jc w:val="center"/>
              <w:rPr>
                <w:sz w:val="21"/>
              </w:rPr>
            </w:pPr>
          </w:p>
        </w:tc>
        <w:tc>
          <w:tcPr>
            <w:tcW w:w="1134" w:type="dxa"/>
            <w:vAlign w:val="center"/>
          </w:tcPr>
          <w:p w14:paraId="1B809D06">
            <w:pPr>
              <w:pStyle w:val="24"/>
              <w:ind w:firstLine="0" w:firstLineChars="0"/>
              <w:jc w:val="center"/>
              <w:rPr>
                <w:sz w:val="21"/>
              </w:rPr>
            </w:pPr>
            <w:r>
              <w:rPr>
                <w:sz w:val="21"/>
              </w:rPr>
              <w:t>随机</w:t>
            </w:r>
          </w:p>
        </w:tc>
        <w:tc>
          <w:tcPr>
            <w:tcW w:w="3969" w:type="dxa"/>
            <w:vAlign w:val="center"/>
          </w:tcPr>
          <w:p w14:paraId="3014B1DE">
            <w:pPr>
              <w:pStyle w:val="24"/>
              <w:ind w:firstLine="0" w:firstLineChars="0"/>
              <w:rPr>
                <w:sz w:val="21"/>
              </w:rPr>
            </w:pPr>
          </w:p>
        </w:tc>
        <w:tc>
          <w:tcPr>
            <w:tcW w:w="2035" w:type="dxa"/>
            <w:vAlign w:val="center"/>
          </w:tcPr>
          <w:p w14:paraId="24F85E74">
            <w:pPr>
              <w:pStyle w:val="24"/>
              <w:ind w:firstLine="0" w:firstLineChars="0"/>
              <w:jc w:val="center"/>
              <w:rPr>
                <w:sz w:val="21"/>
              </w:rPr>
            </w:pPr>
          </w:p>
        </w:tc>
      </w:tr>
      <w:tr w14:paraId="1CC189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vAlign w:val="center"/>
          </w:tcPr>
          <w:p w14:paraId="73A3420A">
            <w:pPr>
              <w:pStyle w:val="24"/>
              <w:ind w:firstLine="0" w:firstLineChars="0"/>
              <w:jc w:val="center"/>
              <w:rPr>
                <w:sz w:val="21"/>
              </w:rPr>
            </w:pPr>
            <w:r>
              <w:rPr>
                <w:sz w:val="21"/>
              </w:rPr>
              <w:t>振动频率</w:t>
            </w:r>
          </w:p>
        </w:tc>
        <w:tc>
          <w:tcPr>
            <w:tcW w:w="3969" w:type="dxa"/>
            <w:vAlign w:val="center"/>
          </w:tcPr>
          <w:p w14:paraId="592979C2">
            <w:pPr>
              <w:pStyle w:val="24"/>
              <w:ind w:firstLine="0" w:firstLineChars="0"/>
              <w:rPr>
                <w:sz w:val="21"/>
              </w:rPr>
            </w:pPr>
            <w:r>
              <w:rPr>
                <w:sz w:val="21"/>
              </w:rPr>
              <w:t>规定值的</w:t>
            </w:r>
            <w:r>
              <w:t>±2%。</w:t>
            </w:r>
          </w:p>
        </w:tc>
        <w:tc>
          <w:tcPr>
            <w:tcW w:w="2035" w:type="dxa"/>
            <w:vAlign w:val="center"/>
          </w:tcPr>
          <w:p w14:paraId="2730F8B2">
            <w:pPr>
              <w:pStyle w:val="24"/>
              <w:ind w:firstLine="0" w:firstLineChars="0"/>
              <w:jc w:val="center"/>
              <w:rPr>
                <w:sz w:val="21"/>
              </w:rPr>
            </w:pPr>
          </w:p>
        </w:tc>
      </w:tr>
      <w:tr w14:paraId="7DC393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vAlign w:val="center"/>
          </w:tcPr>
          <w:p w14:paraId="47CE505C">
            <w:pPr>
              <w:pStyle w:val="24"/>
              <w:ind w:firstLine="0" w:firstLineChars="0"/>
              <w:jc w:val="center"/>
              <w:rPr>
                <w:sz w:val="21"/>
              </w:rPr>
            </w:pPr>
            <w:r>
              <w:rPr>
                <w:sz w:val="21"/>
              </w:rPr>
              <w:t>加速度</w:t>
            </w:r>
          </w:p>
        </w:tc>
        <w:tc>
          <w:tcPr>
            <w:tcW w:w="3969" w:type="dxa"/>
            <w:vAlign w:val="center"/>
          </w:tcPr>
          <w:p w14:paraId="50EDA972">
            <w:pPr>
              <w:pStyle w:val="24"/>
              <w:ind w:firstLine="0" w:firstLineChars="0"/>
              <w:rPr>
                <w:sz w:val="21"/>
              </w:rPr>
            </w:pPr>
            <w:r>
              <w:rPr>
                <w:sz w:val="21"/>
              </w:rPr>
              <w:t>规定值的</w:t>
            </w:r>
            <w:r>
              <w:t>±10%。</w:t>
            </w:r>
          </w:p>
        </w:tc>
        <w:tc>
          <w:tcPr>
            <w:tcW w:w="2035" w:type="dxa"/>
            <w:vAlign w:val="center"/>
          </w:tcPr>
          <w:p w14:paraId="488A53F4">
            <w:pPr>
              <w:pStyle w:val="24"/>
              <w:ind w:firstLine="0" w:firstLineChars="0"/>
              <w:jc w:val="center"/>
              <w:rPr>
                <w:sz w:val="21"/>
              </w:rPr>
            </w:pPr>
          </w:p>
        </w:tc>
      </w:tr>
      <w:tr w14:paraId="2D270F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2518" w:type="dxa"/>
            <w:gridSpan w:val="2"/>
            <w:vAlign w:val="center"/>
          </w:tcPr>
          <w:p w14:paraId="530A0958">
            <w:pPr>
              <w:pStyle w:val="24"/>
              <w:ind w:firstLine="0" w:firstLineChars="0"/>
              <w:jc w:val="center"/>
              <w:rPr>
                <w:sz w:val="21"/>
              </w:rPr>
            </w:pPr>
            <w:r>
              <w:rPr>
                <w:sz w:val="21"/>
              </w:rPr>
              <w:t>电压</w:t>
            </w:r>
          </w:p>
        </w:tc>
        <w:tc>
          <w:tcPr>
            <w:tcW w:w="3969" w:type="dxa"/>
            <w:vAlign w:val="center"/>
          </w:tcPr>
          <w:p w14:paraId="43156822">
            <w:pPr>
              <w:pStyle w:val="24"/>
              <w:ind w:firstLine="0" w:firstLineChars="0"/>
              <w:rPr>
                <w:sz w:val="21"/>
              </w:rPr>
            </w:pPr>
          </w:p>
        </w:tc>
        <w:tc>
          <w:tcPr>
            <w:tcW w:w="2035" w:type="dxa"/>
            <w:vAlign w:val="center"/>
          </w:tcPr>
          <w:p w14:paraId="2748C129">
            <w:pPr>
              <w:pStyle w:val="24"/>
              <w:ind w:firstLine="0" w:firstLineChars="0"/>
              <w:jc w:val="center"/>
              <w:rPr>
                <w:sz w:val="21"/>
              </w:rPr>
            </w:pPr>
          </w:p>
        </w:tc>
      </w:tr>
      <w:tr w14:paraId="6FE09E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vAlign w:val="center"/>
          </w:tcPr>
          <w:p w14:paraId="4E88622D">
            <w:pPr>
              <w:pStyle w:val="24"/>
              <w:ind w:firstLine="0" w:firstLineChars="0"/>
              <w:jc w:val="center"/>
              <w:rPr>
                <w:sz w:val="21"/>
              </w:rPr>
            </w:pPr>
            <w:r>
              <w:rPr>
                <w:sz w:val="21"/>
              </w:rPr>
              <w:t>电流</w:t>
            </w:r>
          </w:p>
        </w:tc>
        <w:tc>
          <w:tcPr>
            <w:tcW w:w="3969" w:type="dxa"/>
            <w:vAlign w:val="center"/>
          </w:tcPr>
          <w:p w14:paraId="612B496A">
            <w:pPr>
              <w:pStyle w:val="24"/>
              <w:ind w:firstLine="0" w:firstLineChars="0"/>
              <w:rPr>
                <w:sz w:val="21"/>
              </w:rPr>
            </w:pPr>
          </w:p>
        </w:tc>
        <w:tc>
          <w:tcPr>
            <w:tcW w:w="2035" w:type="dxa"/>
            <w:vAlign w:val="center"/>
          </w:tcPr>
          <w:p w14:paraId="54AC4504">
            <w:pPr>
              <w:pStyle w:val="24"/>
              <w:ind w:firstLine="0" w:firstLineChars="0"/>
              <w:jc w:val="center"/>
              <w:rPr>
                <w:sz w:val="21"/>
              </w:rPr>
            </w:pPr>
          </w:p>
        </w:tc>
      </w:tr>
    </w:tbl>
    <w:p w14:paraId="777B2C51">
      <w:pPr>
        <w:pStyle w:val="27"/>
        <w:rPr>
          <w:lang w:val="zh-CN"/>
        </w:rPr>
      </w:pPr>
      <w:bookmarkStart w:id="78" w:name="_Toc176264345"/>
      <w:r>
        <w:rPr>
          <w:rFonts w:hint="eastAsia"/>
          <w:lang w:val="zh-CN"/>
        </w:rPr>
        <w:t>试验夹具要求</w:t>
      </w:r>
      <w:bookmarkEnd w:id="77"/>
      <w:bookmarkEnd w:id="78"/>
    </w:p>
    <w:p w14:paraId="4B601669">
      <w:pPr>
        <w:pStyle w:val="24"/>
        <w:ind w:firstLine="480"/>
      </w:pPr>
      <w:r>
        <w:rPr>
          <w:rFonts w:hint="eastAsia"/>
        </w:rPr>
        <w:t>试验</w:t>
      </w:r>
      <w:r>
        <w:t>夹具除了满足受试</w:t>
      </w:r>
      <w:r>
        <w:rPr>
          <w:rFonts w:hint="eastAsia"/>
        </w:rPr>
        <w:t>设备</w:t>
      </w:r>
      <w:r>
        <w:t>安装要求外，还应保证在试验频率范围内具有良好</w:t>
      </w:r>
      <w:r>
        <w:rPr>
          <w:rFonts w:hint="eastAsia"/>
        </w:rPr>
        <w:t>的传递特</w:t>
      </w:r>
      <w:r>
        <w:t>性。</w:t>
      </w:r>
    </w:p>
    <w:p w14:paraId="4048A511">
      <w:pPr>
        <w:pStyle w:val="27"/>
        <w:rPr>
          <w:lang w:val="zh-CN"/>
        </w:rPr>
      </w:pPr>
      <w:bookmarkStart w:id="79" w:name="_Toc176264346"/>
      <w:bookmarkStart w:id="80" w:name="_Toc159852552"/>
      <w:r>
        <w:rPr>
          <w:rFonts w:hint="eastAsia"/>
          <w:lang w:val="zh-CN"/>
        </w:rPr>
        <w:t>试验装置要求</w:t>
      </w:r>
      <w:bookmarkEnd w:id="79"/>
      <w:bookmarkEnd w:id="80"/>
    </w:p>
    <w:p w14:paraId="3DF15EBC">
      <w:pPr>
        <w:pStyle w:val="24"/>
        <w:ind w:firstLine="480"/>
      </w:pPr>
      <w:r>
        <w:rPr>
          <w:rFonts w:hint="eastAsia"/>
        </w:rPr>
        <w:t>所有</w:t>
      </w:r>
      <w:r>
        <w:t>试验装置</w:t>
      </w:r>
      <w:r>
        <w:rPr>
          <w:rFonts w:hint="eastAsia"/>
        </w:rPr>
        <w:t>（</w:t>
      </w:r>
      <w:bookmarkStart w:id="81" w:name="_Hlk166684221"/>
      <w:r>
        <w:rPr>
          <w:rFonts w:hint="eastAsia"/>
        </w:rPr>
        <w:t>如电动振动试验系统、高低温湿热试验箱等</w:t>
      </w:r>
      <w:bookmarkEnd w:id="81"/>
      <w:r>
        <w:rPr>
          <w:rFonts w:hint="eastAsia"/>
        </w:rPr>
        <w:t>）</w:t>
      </w:r>
      <w:r>
        <w:t>应定期进行校</w:t>
      </w:r>
      <w:r>
        <w:rPr>
          <w:rFonts w:hint="eastAsia"/>
        </w:rPr>
        <w:t>验，</w:t>
      </w:r>
      <w:r>
        <w:t>确保处于有效期内。</w:t>
      </w:r>
    </w:p>
    <w:p w14:paraId="6FCC18CD">
      <w:pPr>
        <w:pStyle w:val="26"/>
        <w:spacing w:before="156" w:after="156"/>
        <w:rPr>
          <w:rFonts w:ascii="黑体" w:hAnsi="黑体"/>
          <w:kern w:val="0"/>
          <w:sz w:val="30"/>
          <w:szCs w:val="30"/>
        </w:rPr>
      </w:pPr>
      <w:bookmarkStart w:id="82" w:name="_Toc176264347"/>
      <w:bookmarkStart w:id="83" w:name="_Toc159852541"/>
      <w:r>
        <w:rPr>
          <w:rFonts w:hint="eastAsia" w:ascii="黑体" w:hAnsi="黑体"/>
          <w:kern w:val="0"/>
          <w:sz w:val="30"/>
          <w:szCs w:val="30"/>
        </w:rPr>
        <w:t>试验承试单位</w:t>
      </w:r>
      <w:bookmarkEnd w:id="82"/>
      <w:bookmarkEnd w:id="83"/>
    </w:p>
    <w:p w14:paraId="53DF5390">
      <w:pPr>
        <w:pStyle w:val="24"/>
        <w:ind w:firstLine="480"/>
        <w:rPr>
          <w:rFonts w:cs="宋体"/>
        </w:rPr>
      </w:pPr>
      <w:r>
        <w:rPr>
          <w:rFonts w:hint="eastAsia" w:cs="宋体"/>
        </w:rPr>
        <w:t>受试设备的鉴定试验的承试单位承担具体信息见表9。</w:t>
      </w:r>
    </w:p>
    <w:p w14:paraId="39959BF9">
      <w:pPr>
        <w:pStyle w:val="59"/>
        <w:numPr>
          <w:ilvl w:val="0"/>
          <w:numId w:val="7"/>
        </w:numPr>
        <w:rPr>
          <w:rFonts w:ascii="黑体" w:hAnsi="黑体" w:cs="宋体"/>
        </w:rPr>
      </w:pPr>
      <w:bookmarkStart w:id="84" w:name="_Toc176262515"/>
      <w:r>
        <w:rPr>
          <w:rFonts w:hint="eastAsia" w:ascii="黑体" w:hAnsi="黑体" w:cs="宋体"/>
        </w:rPr>
        <w:t>鉴定试验承试单位</w:t>
      </w:r>
      <w:bookmarkEnd w:id="84"/>
    </w:p>
    <w:tbl>
      <w:tblPr>
        <w:tblStyle w:val="1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544"/>
        <w:gridCol w:w="337"/>
        <w:gridCol w:w="444"/>
        <w:gridCol w:w="440"/>
        <w:gridCol w:w="1020"/>
        <w:gridCol w:w="1554"/>
        <w:gridCol w:w="1595"/>
        <w:gridCol w:w="1713"/>
        <w:gridCol w:w="1764"/>
      </w:tblGrid>
      <w:tr w14:paraId="3D4EEA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0" w:hRule="atLeast"/>
          <w:tblHeader/>
          <w:jc w:val="center"/>
        </w:trPr>
        <w:tc>
          <w:tcPr>
            <w:tcW w:w="289" w:type="pct"/>
            <w:tcBorders>
              <w:top w:val="single" w:color="auto" w:sz="12" w:space="0"/>
              <w:bottom w:val="single" w:color="auto" w:sz="12" w:space="0"/>
            </w:tcBorders>
            <w:vAlign w:val="center"/>
          </w:tcPr>
          <w:p w14:paraId="3B8D5F12">
            <w:pPr>
              <w:tabs>
                <w:tab w:val="left" w:pos="550"/>
              </w:tabs>
              <w:spacing w:line="320" w:lineRule="exact"/>
              <w:jc w:val="center"/>
              <w:rPr>
                <w:szCs w:val="21"/>
              </w:rPr>
            </w:pPr>
            <w:r>
              <w:rPr>
                <w:szCs w:val="21"/>
              </w:rPr>
              <w:t>序号</w:t>
            </w:r>
          </w:p>
        </w:tc>
        <w:tc>
          <w:tcPr>
            <w:tcW w:w="1191" w:type="pct"/>
            <w:gridSpan w:val="4"/>
            <w:tcBorders>
              <w:top w:val="single" w:color="auto" w:sz="12" w:space="0"/>
              <w:bottom w:val="single" w:color="auto" w:sz="12" w:space="0"/>
            </w:tcBorders>
            <w:vAlign w:val="center"/>
          </w:tcPr>
          <w:p w14:paraId="3985178C">
            <w:pPr>
              <w:tabs>
                <w:tab w:val="left" w:pos="550"/>
              </w:tabs>
              <w:spacing w:line="320" w:lineRule="exact"/>
              <w:jc w:val="center"/>
              <w:rPr>
                <w:szCs w:val="21"/>
              </w:rPr>
            </w:pPr>
            <w:r>
              <w:rPr>
                <w:szCs w:val="21"/>
              </w:rPr>
              <w:t>试验项目</w:t>
            </w:r>
          </w:p>
        </w:tc>
        <w:tc>
          <w:tcPr>
            <w:tcW w:w="826" w:type="pct"/>
            <w:tcBorders>
              <w:top w:val="single" w:color="auto" w:sz="12" w:space="0"/>
              <w:bottom w:val="single" w:color="auto" w:sz="12" w:space="0"/>
            </w:tcBorders>
            <w:vAlign w:val="center"/>
          </w:tcPr>
          <w:p w14:paraId="41E51FD0">
            <w:pPr>
              <w:tabs>
                <w:tab w:val="left" w:pos="550"/>
              </w:tabs>
              <w:spacing w:line="320" w:lineRule="exact"/>
              <w:jc w:val="center"/>
              <w:rPr>
                <w:szCs w:val="21"/>
              </w:rPr>
            </w:pPr>
            <w:r>
              <w:rPr>
                <w:spacing w:val="14"/>
                <w:kern w:val="0"/>
                <w:szCs w:val="21"/>
              </w:rPr>
              <w:t>承试单位</w:t>
            </w:r>
          </w:p>
        </w:tc>
        <w:tc>
          <w:tcPr>
            <w:tcW w:w="847" w:type="pct"/>
            <w:tcBorders>
              <w:top w:val="single" w:color="auto" w:sz="12" w:space="0"/>
              <w:bottom w:val="single" w:color="auto" w:sz="12" w:space="0"/>
            </w:tcBorders>
            <w:vAlign w:val="center"/>
          </w:tcPr>
          <w:p w14:paraId="0E02531F">
            <w:pPr>
              <w:tabs>
                <w:tab w:val="left" w:pos="550"/>
              </w:tabs>
              <w:spacing w:line="320" w:lineRule="exact"/>
              <w:jc w:val="center"/>
              <w:rPr>
                <w:spacing w:val="14"/>
                <w:kern w:val="0"/>
                <w:szCs w:val="21"/>
              </w:rPr>
            </w:pPr>
            <w:r>
              <w:rPr>
                <w:spacing w:val="14"/>
                <w:kern w:val="0"/>
                <w:szCs w:val="21"/>
              </w:rPr>
              <w:t>地址</w:t>
            </w:r>
          </w:p>
        </w:tc>
        <w:tc>
          <w:tcPr>
            <w:tcW w:w="910" w:type="pct"/>
            <w:tcBorders>
              <w:top w:val="single" w:color="auto" w:sz="12" w:space="0"/>
              <w:bottom w:val="single" w:color="auto" w:sz="12" w:space="0"/>
            </w:tcBorders>
            <w:vAlign w:val="center"/>
          </w:tcPr>
          <w:p w14:paraId="0A3B769A">
            <w:pPr>
              <w:tabs>
                <w:tab w:val="left" w:pos="550"/>
              </w:tabs>
              <w:spacing w:line="320" w:lineRule="exact"/>
              <w:jc w:val="center"/>
              <w:rPr>
                <w:spacing w:val="14"/>
                <w:kern w:val="0"/>
                <w:szCs w:val="21"/>
              </w:rPr>
            </w:pPr>
            <w:r>
              <w:rPr>
                <w:szCs w:val="21"/>
              </w:rPr>
              <w:t>承试单位联系人</w:t>
            </w:r>
          </w:p>
        </w:tc>
        <w:tc>
          <w:tcPr>
            <w:tcW w:w="937" w:type="pct"/>
            <w:tcBorders>
              <w:top w:val="single" w:color="auto" w:sz="12" w:space="0"/>
              <w:bottom w:val="single" w:color="auto" w:sz="12" w:space="0"/>
            </w:tcBorders>
            <w:vAlign w:val="center"/>
          </w:tcPr>
          <w:p w14:paraId="2641971D">
            <w:pPr>
              <w:tabs>
                <w:tab w:val="left" w:pos="550"/>
              </w:tabs>
              <w:spacing w:line="320" w:lineRule="exact"/>
              <w:jc w:val="center"/>
              <w:rPr>
                <w:spacing w:val="14"/>
                <w:kern w:val="0"/>
                <w:szCs w:val="21"/>
              </w:rPr>
            </w:pPr>
            <w:r>
              <w:rPr>
                <w:szCs w:val="21"/>
              </w:rPr>
              <w:t>备注</w:t>
            </w:r>
          </w:p>
        </w:tc>
      </w:tr>
      <w:tr w14:paraId="12FCE4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0" w:hRule="atLeast"/>
          <w:jc w:val="center"/>
        </w:trPr>
        <w:tc>
          <w:tcPr>
            <w:tcW w:w="289" w:type="pct"/>
            <w:tcBorders>
              <w:top w:val="single" w:color="auto" w:sz="12" w:space="0"/>
            </w:tcBorders>
            <w:vAlign w:val="center"/>
          </w:tcPr>
          <w:p w14:paraId="178B298F">
            <w:pPr>
              <w:numPr>
                <w:ilvl w:val="0"/>
                <w:numId w:val="14"/>
              </w:numPr>
              <w:tabs>
                <w:tab w:val="left" w:pos="550"/>
              </w:tabs>
              <w:spacing w:line="320" w:lineRule="exact"/>
              <w:jc w:val="center"/>
              <w:rPr>
                <w:szCs w:val="21"/>
              </w:rPr>
            </w:pPr>
          </w:p>
        </w:tc>
        <w:tc>
          <w:tcPr>
            <w:tcW w:w="179" w:type="pct"/>
            <w:vMerge w:val="restart"/>
            <w:tcBorders>
              <w:top w:val="single" w:color="auto" w:sz="12" w:space="0"/>
            </w:tcBorders>
            <w:vAlign w:val="center"/>
          </w:tcPr>
          <w:p w14:paraId="50C5FFFB">
            <w:pPr>
              <w:spacing w:line="320" w:lineRule="exact"/>
              <w:jc w:val="center"/>
              <w:rPr>
                <w:szCs w:val="21"/>
              </w:rPr>
            </w:pPr>
            <w:r>
              <w:rPr>
                <w:szCs w:val="21"/>
              </w:rPr>
              <w:t>温度</w:t>
            </w:r>
          </w:p>
        </w:tc>
        <w:tc>
          <w:tcPr>
            <w:tcW w:w="1012" w:type="pct"/>
            <w:gridSpan w:val="3"/>
            <w:tcBorders>
              <w:top w:val="single" w:color="auto" w:sz="12" w:space="0"/>
            </w:tcBorders>
            <w:vAlign w:val="center"/>
          </w:tcPr>
          <w:p w14:paraId="56FA2064">
            <w:pPr>
              <w:spacing w:line="320" w:lineRule="exact"/>
              <w:jc w:val="center"/>
              <w:rPr>
                <w:szCs w:val="21"/>
              </w:rPr>
            </w:pPr>
            <w:r>
              <w:rPr>
                <w:szCs w:val="21"/>
              </w:rPr>
              <w:t>地面耐受低温和</w:t>
            </w:r>
            <w:r>
              <w:t>低温工作温度</w:t>
            </w:r>
          </w:p>
        </w:tc>
        <w:tc>
          <w:tcPr>
            <w:tcW w:w="826" w:type="pct"/>
            <w:vMerge w:val="restart"/>
            <w:tcBorders>
              <w:top w:val="single" w:color="auto" w:sz="12" w:space="0"/>
            </w:tcBorders>
            <w:vAlign w:val="center"/>
          </w:tcPr>
          <w:p w14:paraId="54B97EDC">
            <w:pPr>
              <w:spacing w:line="320" w:lineRule="exact"/>
              <w:rPr>
                <w:szCs w:val="21"/>
              </w:rPr>
            </w:pPr>
            <w:r>
              <w:rPr>
                <w:szCs w:val="21"/>
              </w:rPr>
              <w:t>广电计量检测（西安）有限公司</w:t>
            </w:r>
          </w:p>
          <w:p w14:paraId="6B44924A">
            <w:pPr>
              <w:spacing w:line="320" w:lineRule="exact"/>
              <w:rPr>
                <w:szCs w:val="21"/>
              </w:rPr>
            </w:pPr>
          </w:p>
          <w:p w14:paraId="40AD0EF4">
            <w:pPr>
              <w:spacing w:line="300" w:lineRule="exact"/>
              <w:rPr>
                <w:szCs w:val="21"/>
              </w:rPr>
            </w:pPr>
          </w:p>
        </w:tc>
        <w:tc>
          <w:tcPr>
            <w:tcW w:w="847" w:type="pct"/>
            <w:vMerge w:val="restart"/>
            <w:tcBorders>
              <w:top w:val="single" w:color="auto" w:sz="12" w:space="0"/>
            </w:tcBorders>
            <w:vAlign w:val="center"/>
          </w:tcPr>
          <w:p w14:paraId="4A237A09">
            <w:pPr>
              <w:spacing w:line="320" w:lineRule="exact"/>
              <w:rPr>
                <w:szCs w:val="21"/>
              </w:rPr>
            </w:pPr>
            <w:r>
              <w:rPr>
                <w:szCs w:val="21"/>
              </w:rPr>
              <w:t>西安市高新区新型工业园造字台路9号</w:t>
            </w:r>
          </w:p>
        </w:tc>
        <w:tc>
          <w:tcPr>
            <w:tcW w:w="910" w:type="pct"/>
            <w:vMerge w:val="restart"/>
            <w:tcBorders>
              <w:top w:val="single" w:color="auto" w:sz="12" w:space="0"/>
            </w:tcBorders>
            <w:vAlign w:val="center"/>
          </w:tcPr>
          <w:p w14:paraId="4E0D8B7A">
            <w:pPr>
              <w:spacing w:line="320" w:lineRule="exact"/>
              <w:jc w:val="center"/>
              <w:rPr>
                <w:szCs w:val="21"/>
              </w:rPr>
            </w:pPr>
            <w:r>
              <w:rPr>
                <w:szCs w:val="21"/>
              </w:rPr>
              <w:t>029-88765096</w:t>
            </w:r>
          </w:p>
        </w:tc>
        <w:tc>
          <w:tcPr>
            <w:tcW w:w="937" w:type="pct"/>
            <w:tcBorders>
              <w:top w:val="single" w:color="auto" w:sz="12" w:space="0"/>
            </w:tcBorders>
          </w:tcPr>
          <w:p w14:paraId="78ACA9D9">
            <w:pPr>
              <w:spacing w:line="320" w:lineRule="exact"/>
              <w:rPr>
                <w:szCs w:val="21"/>
              </w:rPr>
            </w:pPr>
          </w:p>
        </w:tc>
      </w:tr>
      <w:tr w14:paraId="5C5A1E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0" w:hRule="atLeast"/>
          <w:jc w:val="center"/>
        </w:trPr>
        <w:tc>
          <w:tcPr>
            <w:tcW w:w="289" w:type="pct"/>
            <w:vAlign w:val="center"/>
          </w:tcPr>
          <w:p w14:paraId="0AD95689">
            <w:pPr>
              <w:numPr>
                <w:ilvl w:val="0"/>
                <w:numId w:val="14"/>
              </w:numPr>
              <w:tabs>
                <w:tab w:val="left" w:pos="550"/>
              </w:tabs>
              <w:spacing w:line="320" w:lineRule="exact"/>
              <w:jc w:val="center"/>
              <w:rPr>
                <w:szCs w:val="21"/>
              </w:rPr>
            </w:pPr>
          </w:p>
        </w:tc>
        <w:tc>
          <w:tcPr>
            <w:tcW w:w="179" w:type="pct"/>
            <w:vMerge w:val="continue"/>
            <w:vAlign w:val="center"/>
          </w:tcPr>
          <w:p w14:paraId="4ED980AA">
            <w:pPr>
              <w:spacing w:line="320" w:lineRule="exact"/>
              <w:jc w:val="center"/>
              <w:rPr>
                <w:szCs w:val="21"/>
              </w:rPr>
            </w:pPr>
          </w:p>
        </w:tc>
        <w:tc>
          <w:tcPr>
            <w:tcW w:w="1012" w:type="pct"/>
            <w:gridSpan w:val="3"/>
            <w:vAlign w:val="center"/>
          </w:tcPr>
          <w:p w14:paraId="0929CAC2">
            <w:pPr>
              <w:spacing w:line="320" w:lineRule="exact"/>
              <w:jc w:val="center"/>
              <w:rPr>
                <w:szCs w:val="21"/>
              </w:rPr>
            </w:pPr>
            <w:r>
              <w:rPr>
                <w:szCs w:val="21"/>
              </w:rPr>
              <w:t>地面耐受高温和高温工作温度</w:t>
            </w:r>
          </w:p>
        </w:tc>
        <w:tc>
          <w:tcPr>
            <w:tcW w:w="826" w:type="pct"/>
            <w:vMerge w:val="continue"/>
            <w:vAlign w:val="center"/>
          </w:tcPr>
          <w:p w14:paraId="23543584">
            <w:pPr>
              <w:spacing w:line="300" w:lineRule="exact"/>
              <w:rPr>
                <w:szCs w:val="21"/>
              </w:rPr>
            </w:pPr>
          </w:p>
        </w:tc>
        <w:tc>
          <w:tcPr>
            <w:tcW w:w="847" w:type="pct"/>
            <w:vMerge w:val="continue"/>
          </w:tcPr>
          <w:p w14:paraId="7095D5E7">
            <w:pPr>
              <w:spacing w:line="320" w:lineRule="exact"/>
              <w:rPr>
                <w:szCs w:val="21"/>
              </w:rPr>
            </w:pPr>
          </w:p>
        </w:tc>
        <w:tc>
          <w:tcPr>
            <w:tcW w:w="910" w:type="pct"/>
            <w:vMerge w:val="continue"/>
          </w:tcPr>
          <w:p w14:paraId="3F3BEDAA">
            <w:pPr>
              <w:spacing w:line="320" w:lineRule="exact"/>
              <w:rPr>
                <w:szCs w:val="21"/>
              </w:rPr>
            </w:pPr>
          </w:p>
        </w:tc>
        <w:tc>
          <w:tcPr>
            <w:tcW w:w="937" w:type="pct"/>
          </w:tcPr>
          <w:p w14:paraId="79195837">
            <w:pPr>
              <w:spacing w:line="320" w:lineRule="exact"/>
              <w:rPr>
                <w:szCs w:val="21"/>
              </w:rPr>
            </w:pPr>
          </w:p>
        </w:tc>
      </w:tr>
      <w:tr w14:paraId="12EC4B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0" w:hRule="atLeast"/>
          <w:jc w:val="center"/>
        </w:trPr>
        <w:tc>
          <w:tcPr>
            <w:tcW w:w="289" w:type="pct"/>
            <w:vAlign w:val="center"/>
          </w:tcPr>
          <w:p w14:paraId="084E43E5">
            <w:pPr>
              <w:numPr>
                <w:ilvl w:val="0"/>
                <w:numId w:val="14"/>
              </w:numPr>
              <w:tabs>
                <w:tab w:val="left" w:pos="550"/>
              </w:tabs>
              <w:spacing w:line="320" w:lineRule="exact"/>
              <w:jc w:val="center"/>
              <w:rPr>
                <w:szCs w:val="21"/>
              </w:rPr>
            </w:pPr>
          </w:p>
        </w:tc>
        <w:tc>
          <w:tcPr>
            <w:tcW w:w="179" w:type="pct"/>
            <w:vMerge w:val="continue"/>
            <w:vAlign w:val="center"/>
          </w:tcPr>
          <w:p w14:paraId="3D8F6B2E">
            <w:pPr>
              <w:spacing w:line="320" w:lineRule="exact"/>
              <w:jc w:val="center"/>
              <w:rPr>
                <w:szCs w:val="21"/>
              </w:rPr>
            </w:pPr>
          </w:p>
        </w:tc>
        <w:tc>
          <w:tcPr>
            <w:tcW w:w="1012" w:type="pct"/>
            <w:gridSpan w:val="3"/>
            <w:vAlign w:val="center"/>
          </w:tcPr>
          <w:p w14:paraId="420F8606">
            <w:pPr>
              <w:spacing w:line="320" w:lineRule="exact"/>
              <w:jc w:val="center"/>
              <w:rPr>
                <w:szCs w:val="21"/>
              </w:rPr>
            </w:pPr>
            <w:r>
              <w:t>飞行中冷却能力损失试验</w:t>
            </w:r>
          </w:p>
        </w:tc>
        <w:tc>
          <w:tcPr>
            <w:tcW w:w="826" w:type="pct"/>
            <w:vMerge w:val="continue"/>
            <w:vAlign w:val="center"/>
          </w:tcPr>
          <w:p w14:paraId="68956480">
            <w:pPr>
              <w:spacing w:line="300" w:lineRule="exact"/>
              <w:rPr>
                <w:szCs w:val="21"/>
              </w:rPr>
            </w:pPr>
          </w:p>
        </w:tc>
        <w:tc>
          <w:tcPr>
            <w:tcW w:w="847" w:type="pct"/>
            <w:vMerge w:val="continue"/>
          </w:tcPr>
          <w:p w14:paraId="463D77EA">
            <w:pPr>
              <w:spacing w:line="320" w:lineRule="exact"/>
              <w:rPr>
                <w:szCs w:val="21"/>
              </w:rPr>
            </w:pPr>
          </w:p>
        </w:tc>
        <w:tc>
          <w:tcPr>
            <w:tcW w:w="910" w:type="pct"/>
            <w:vMerge w:val="continue"/>
          </w:tcPr>
          <w:p w14:paraId="3F2E17B0">
            <w:pPr>
              <w:spacing w:line="320" w:lineRule="exact"/>
              <w:rPr>
                <w:szCs w:val="21"/>
              </w:rPr>
            </w:pPr>
          </w:p>
        </w:tc>
        <w:tc>
          <w:tcPr>
            <w:tcW w:w="937" w:type="pct"/>
          </w:tcPr>
          <w:p w14:paraId="664F7FF2">
            <w:pPr>
              <w:spacing w:line="320" w:lineRule="exact"/>
              <w:rPr>
                <w:szCs w:val="21"/>
              </w:rPr>
            </w:pPr>
          </w:p>
        </w:tc>
      </w:tr>
      <w:tr w14:paraId="3B6D15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20" w:hRule="atLeast"/>
          <w:jc w:val="center"/>
        </w:trPr>
        <w:tc>
          <w:tcPr>
            <w:tcW w:w="289" w:type="pct"/>
            <w:vAlign w:val="center"/>
          </w:tcPr>
          <w:p w14:paraId="0E294A85">
            <w:pPr>
              <w:numPr>
                <w:ilvl w:val="0"/>
                <w:numId w:val="14"/>
              </w:numPr>
              <w:tabs>
                <w:tab w:val="left" w:pos="550"/>
              </w:tabs>
              <w:spacing w:line="320" w:lineRule="exact"/>
              <w:jc w:val="center"/>
              <w:rPr>
                <w:szCs w:val="21"/>
              </w:rPr>
            </w:pPr>
          </w:p>
        </w:tc>
        <w:tc>
          <w:tcPr>
            <w:tcW w:w="179" w:type="pct"/>
            <w:vAlign w:val="center"/>
          </w:tcPr>
          <w:p w14:paraId="611C831E">
            <w:pPr>
              <w:spacing w:line="320" w:lineRule="exact"/>
              <w:jc w:val="center"/>
              <w:rPr>
                <w:szCs w:val="21"/>
              </w:rPr>
            </w:pPr>
            <w:r>
              <w:rPr>
                <w:szCs w:val="21"/>
              </w:rPr>
              <w:t>高度</w:t>
            </w:r>
          </w:p>
        </w:tc>
        <w:tc>
          <w:tcPr>
            <w:tcW w:w="1012" w:type="pct"/>
            <w:gridSpan w:val="3"/>
            <w:vAlign w:val="center"/>
          </w:tcPr>
          <w:p w14:paraId="1DDEF596">
            <w:pPr>
              <w:spacing w:line="320" w:lineRule="exact"/>
              <w:jc w:val="center"/>
              <w:rPr>
                <w:szCs w:val="21"/>
              </w:rPr>
            </w:pPr>
            <w:r>
              <w:rPr>
                <w:szCs w:val="21"/>
              </w:rPr>
              <w:t>高度试验</w:t>
            </w:r>
          </w:p>
        </w:tc>
        <w:tc>
          <w:tcPr>
            <w:tcW w:w="826" w:type="pct"/>
            <w:vMerge w:val="continue"/>
            <w:vAlign w:val="center"/>
          </w:tcPr>
          <w:p w14:paraId="0D802D3F">
            <w:pPr>
              <w:spacing w:line="300" w:lineRule="exact"/>
              <w:rPr>
                <w:szCs w:val="21"/>
              </w:rPr>
            </w:pPr>
          </w:p>
        </w:tc>
        <w:tc>
          <w:tcPr>
            <w:tcW w:w="847" w:type="pct"/>
            <w:vMerge w:val="continue"/>
          </w:tcPr>
          <w:p w14:paraId="095494BE">
            <w:pPr>
              <w:spacing w:line="320" w:lineRule="exact"/>
              <w:rPr>
                <w:szCs w:val="21"/>
              </w:rPr>
            </w:pPr>
          </w:p>
        </w:tc>
        <w:tc>
          <w:tcPr>
            <w:tcW w:w="910" w:type="pct"/>
            <w:vMerge w:val="continue"/>
          </w:tcPr>
          <w:p w14:paraId="0CDB021C">
            <w:pPr>
              <w:spacing w:line="320" w:lineRule="exact"/>
              <w:rPr>
                <w:szCs w:val="21"/>
              </w:rPr>
            </w:pPr>
          </w:p>
        </w:tc>
        <w:tc>
          <w:tcPr>
            <w:tcW w:w="937" w:type="pct"/>
          </w:tcPr>
          <w:p w14:paraId="48ECB1C8">
            <w:pPr>
              <w:spacing w:line="320" w:lineRule="exact"/>
              <w:rPr>
                <w:szCs w:val="21"/>
              </w:rPr>
            </w:pPr>
          </w:p>
        </w:tc>
      </w:tr>
      <w:tr w14:paraId="141676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460" w:hRule="atLeast"/>
          <w:jc w:val="center"/>
        </w:trPr>
        <w:tc>
          <w:tcPr>
            <w:tcW w:w="289" w:type="pct"/>
            <w:vAlign w:val="center"/>
          </w:tcPr>
          <w:p w14:paraId="62E58DC0">
            <w:pPr>
              <w:numPr>
                <w:ilvl w:val="0"/>
                <w:numId w:val="14"/>
              </w:numPr>
              <w:tabs>
                <w:tab w:val="left" w:pos="550"/>
              </w:tabs>
              <w:spacing w:line="300" w:lineRule="exact"/>
              <w:jc w:val="center"/>
              <w:rPr>
                <w:szCs w:val="21"/>
              </w:rPr>
            </w:pPr>
          </w:p>
        </w:tc>
        <w:tc>
          <w:tcPr>
            <w:tcW w:w="1191" w:type="pct"/>
            <w:gridSpan w:val="4"/>
            <w:vAlign w:val="center"/>
          </w:tcPr>
          <w:p w14:paraId="1B7BDAEA">
            <w:pPr>
              <w:spacing w:line="300" w:lineRule="exact"/>
              <w:jc w:val="center"/>
              <w:rPr>
                <w:szCs w:val="21"/>
              </w:rPr>
            </w:pPr>
            <w:r>
              <w:rPr>
                <w:szCs w:val="21"/>
              </w:rPr>
              <w:t>温度变化试验</w:t>
            </w:r>
          </w:p>
        </w:tc>
        <w:tc>
          <w:tcPr>
            <w:tcW w:w="826" w:type="pct"/>
            <w:vMerge w:val="continue"/>
            <w:vAlign w:val="center"/>
          </w:tcPr>
          <w:p w14:paraId="798A0684">
            <w:pPr>
              <w:spacing w:line="300" w:lineRule="exact"/>
              <w:rPr>
                <w:szCs w:val="21"/>
              </w:rPr>
            </w:pPr>
          </w:p>
        </w:tc>
        <w:tc>
          <w:tcPr>
            <w:tcW w:w="847" w:type="pct"/>
            <w:vMerge w:val="continue"/>
          </w:tcPr>
          <w:p w14:paraId="3F28E90B">
            <w:pPr>
              <w:spacing w:line="320" w:lineRule="exact"/>
              <w:rPr>
                <w:szCs w:val="21"/>
              </w:rPr>
            </w:pPr>
          </w:p>
        </w:tc>
        <w:tc>
          <w:tcPr>
            <w:tcW w:w="910" w:type="pct"/>
            <w:vMerge w:val="continue"/>
          </w:tcPr>
          <w:p w14:paraId="1F8124D6">
            <w:pPr>
              <w:spacing w:line="320" w:lineRule="exact"/>
              <w:rPr>
                <w:szCs w:val="21"/>
              </w:rPr>
            </w:pPr>
          </w:p>
        </w:tc>
        <w:tc>
          <w:tcPr>
            <w:tcW w:w="937" w:type="pct"/>
          </w:tcPr>
          <w:p w14:paraId="386EF76A">
            <w:pPr>
              <w:spacing w:line="320" w:lineRule="exact"/>
              <w:rPr>
                <w:szCs w:val="21"/>
              </w:rPr>
            </w:pPr>
          </w:p>
        </w:tc>
      </w:tr>
      <w:tr w14:paraId="19BE61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460" w:hRule="atLeast"/>
          <w:jc w:val="center"/>
        </w:trPr>
        <w:tc>
          <w:tcPr>
            <w:tcW w:w="289" w:type="pct"/>
            <w:vAlign w:val="center"/>
          </w:tcPr>
          <w:p w14:paraId="3CDC23C8">
            <w:pPr>
              <w:numPr>
                <w:ilvl w:val="0"/>
                <w:numId w:val="14"/>
              </w:numPr>
              <w:tabs>
                <w:tab w:val="left" w:pos="550"/>
              </w:tabs>
              <w:spacing w:line="300" w:lineRule="exact"/>
              <w:jc w:val="center"/>
              <w:rPr>
                <w:szCs w:val="21"/>
              </w:rPr>
            </w:pPr>
          </w:p>
        </w:tc>
        <w:tc>
          <w:tcPr>
            <w:tcW w:w="1191" w:type="pct"/>
            <w:gridSpan w:val="4"/>
            <w:vAlign w:val="center"/>
          </w:tcPr>
          <w:p w14:paraId="64557B68">
            <w:pPr>
              <w:spacing w:line="300" w:lineRule="exact"/>
              <w:jc w:val="center"/>
              <w:rPr>
                <w:szCs w:val="21"/>
              </w:rPr>
            </w:pPr>
            <w:r>
              <w:rPr>
                <w:szCs w:val="21"/>
              </w:rPr>
              <w:t>湿热试验</w:t>
            </w:r>
          </w:p>
        </w:tc>
        <w:tc>
          <w:tcPr>
            <w:tcW w:w="826" w:type="pct"/>
            <w:vMerge w:val="continue"/>
            <w:vAlign w:val="center"/>
          </w:tcPr>
          <w:p w14:paraId="3E6C371F">
            <w:pPr>
              <w:spacing w:line="300" w:lineRule="exact"/>
              <w:rPr>
                <w:szCs w:val="21"/>
              </w:rPr>
            </w:pPr>
          </w:p>
        </w:tc>
        <w:tc>
          <w:tcPr>
            <w:tcW w:w="847" w:type="pct"/>
            <w:vMerge w:val="continue"/>
          </w:tcPr>
          <w:p w14:paraId="588B8125">
            <w:pPr>
              <w:spacing w:line="300" w:lineRule="exact"/>
              <w:rPr>
                <w:szCs w:val="21"/>
              </w:rPr>
            </w:pPr>
          </w:p>
        </w:tc>
        <w:tc>
          <w:tcPr>
            <w:tcW w:w="910" w:type="pct"/>
            <w:vMerge w:val="continue"/>
          </w:tcPr>
          <w:p w14:paraId="7AE63CF5">
            <w:pPr>
              <w:spacing w:line="300" w:lineRule="exact"/>
              <w:rPr>
                <w:szCs w:val="21"/>
              </w:rPr>
            </w:pPr>
          </w:p>
        </w:tc>
        <w:tc>
          <w:tcPr>
            <w:tcW w:w="937" w:type="pct"/>
          </w:tcPr>
          <w:p w14:paraId="6DBD7F02">
            <w:pPr>
              <w:spacing w:line="300" w:lineRule="exact"/>
              <w:rPr>
                <w:szCs w:val="21"/>
              </w:rPr>
            </w:pPr>
          </w:p>
        </w:tc>
      </w:tr>
      <w:tr w14:paraId="1B341F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41" w:hRule="atLeast"/>
          <w:jc w:val="center"/>
        </w:trPr>
        <w:tc>
          <w:tcPr>
            <w:tcW w:w="289" w:type="pct"/>
            <w:vMerge w:val="restart"/>
            <w:vAlign w:val="center"/>
          </w:tcPr>
          <w:p w14:paraId="37A5688E">
            <w:pPr>
              <w:numPr>
                <w:ilvl w:val="0"/>
                <w:numId w:val="14"/>
              </w:numPr>
              <w:tabs>
                <w:tab w:val="left" w:pos="550"/>
              </w:tabs>
              <w:spacing w:line="300" w:lineRule="exact"/>
              <w:jc w:val="center"/>
              <w:rPr>
                <w:szCs w:val="21"/>
              </w:rPr>
            </w:pPr>
          </w:p>
        </w:tc>
        <w:tc>
          <w:tcPr>
            <w:tcW w:w="415" w:type="pct"/>
            <w:gridSpan w:val="2"/>
            <w:vMerge w:val="restart"/>
            <w:vAlign w:val="center"/>
          </w:tcPr>
          <w:p w14:paraId="5FA8F20A">
            <w:pPr>
              <w:spacing w:line="300" w:lineRule="exact"/>
              <w:jc w:val="center"/>
              <w:rPr>
                <w:szCs w:val="21"/>
              </w:rPr>
            </w:pPr>
            <w:r>
              <w:rPr>
                <w:szCs w:val="21"/>
              </w:rPr>
              <w:t>工作冲击与坠撞安全试验</w:t>
            </w:r>
          </w:p>
        </w:tc>
        <w:tc>
          <w:tcPr>
            <w:tcW w:w="776" w:type="pct"/>
            <w:gridSpan w:val="2"/>
            <w:vAlign w:val="center"/>
          </w:tcPr>
          <w:p w14:paraId="6F5A5D65">
            <w:pPr>
              <w:spacing w:line="300" w:lineRule="exact"/>
              <w:jc w:val="center"/>
              <w:rPr>
                <w:szCs w:val="21"/>
              </w:rPr>
            </w:pPr>
            <w:r>
              <w:rPr>
                <w:szCs w:val="21"/>
              </w:rPr>
              <w:t>工作冲击</w:t>
            </w:r>
          </w:p>
        </w:tc>
        <w:tc>
          <w:tcPr>
            <w:tcW w:w="826" w:type="pct"/>
            <w:vMerge w:val="continue"/>
            <w:vAlign w:val="center"/>
          </w:tcPr>
          <w:p w14:paraId="78BDDDE1">
            <w:pPr>
              <w:spacing w:line="300" w:lineRule="exact"/>
              <w:rPr>
                <w:szCs w:val="21"/>
              </w:rPr>
            </w:pPr>
          </w:p>
        </w:tc>
        <w:tc>
          <w:tcPr>
            <w:tcW w:w="847" w:type="pct"/>
            <w:vMerge w:val="continue"/>
          </w:tcPr>
          <w:p w14:paraId="26F5FA0D">
            <w:pPr>
              <w:spacing w:line="300" w:lineRule="exact"/>
              <w:rPr>
                <w:szCs w:val="21"/>
              </w:rPr>
            </w:pPr>
          </w:p>
        </w:tc>
        <w:tc>
          <w:tcPr>
            <w:tcW w:w="910" w:type="pct"/>
            <w:vMerge w:val="continue"/>
          </w:tcPr>
          <w:p w14:paraId="45867B32">
            <w:pPr>
              <w:spacing w:line="300" w:lineRule="exact"/>
              <w:rPr>
                <w:szCs w:val="21"/>
              </w:rPr>
            </w:pPr>
          </w:p>
        </w:tc>
        <w:tc>
          <w:tcPr>
            <w:tcW w:w="937" w:type="pct"/>
          </w:tcPr>
          <w:p w14:paraId="53310906">
            <w:pPr>
              <w:spacing w:line="300" w:lineRule="exact"/>
              <w:rPr>
                <w:szCs w:val="21"/>
              </w:rPr>
            </w:pPr>
          </w:p>
        </w:tc>
      </w:tr>
      <w:tr w14:paraId="08BEE7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40" w:hRule="atLeast"/>
          <w:jc w:val="center"/>
        </w:trPr>
        <w:tc>
          <w:tcPr>
            <w:tcW w:w="289" w:type="pct"/>
            <w:vMerge w:val="continue"/>
            <w:vAlign w:val="center"/>
          </w:tcPr>
          <w:p w14:paraId="39AAF4B5">
            <w:pPr>
              <w:numPr>
                <w:ilvl w:val="0"/>
                <w:numId w:val="14"/>
              </w:numPr>
              <w:tabs>
                <w:tab w:val="left" w:pos="550"/>
              </w:tabs>
              <w:spacing w:line="300" w:lineRule="exact"/>
              <w:jc w:val="center"/>
              <w:rPr>
                <w:szCs w:val="21"/>
              </w:rPr>
            </w:pPr>
          </w:p>
        </w:tc>
        <w:tc>
          <w:tcPr>
            <w:tcW w:w="415" w:type="pct"/>
            <w:gridSpan w:val="2"/>
            <w:vMerge w:val="continue"/>
            <w:vAlign w:val="center"/>
          </w:tcPr>
          <w:p w14:paraId="6E7A9C18">
            <w:pPr>
              <w:spacing w:line="300" w:lineRule="exact"/>
              <w:jc w:val="center"/>
              <w:rPr>
                <w:szCs w:val="21"/>
              </w:rPr>
            </w:pPr>
          </w:p>
        </w:tc>
        <w:tc>
          <w:tcPr>
            <w:tcW w:w="776" w:type="pct"/>
            <w:gridSpan w:val="2"/>
            <w:vAlign w:val="center"/>
          </w:tcPr>
          <w:p w14:paraId="70C32479">
            <w:pPr>
              <w:spacing w:line="300" w:lineRule="exact"/>
              <w:jc w:val="center"/>
              <w:rPr>
                <w:szCs w:val="21"/>
              </w:rPr>
            </w:pPr>
            <w:r>
              <w:rPr>
                <w:szCs w:val="21"/>
              </w:rPr>
              <w:t>坠撞安全试验-冲击</w:t>
            </w:r>
          </w:p>
        </w:tc>
        <w:tc>
          <w:tcPr>
            <w:tcW w:w="826" w:type="pct"/>
            <w:vMerge w:val="continue"/>
            <w:vAlign w:val="center"/>
          </w:tcPr>
          <w:p w14:paraId="095B3B8F">
            <w:pPr>
              <w:spacing w:line="300" w:lineRule="exact"/>
              <w:rPr>
                <w:szCs w:val="21"/>
              </w:rPr>
            </w:pPr>
          </w:p>
        </w:tc>
        <w:tc>
          <w:tcPr>
            <w:tcW w:w="847" w:type="pct"/>
            <w:vMerge w:val="continue"/>
          </w:tcPr>
          <w:p w14:paraId="0C088B55">
            <w:pPr>
              <w:spacing w:line="300" w:lineRule="exact"/>
              <w:rPr>
                <w:szCs w:val="21"/>
              </w:rPr>
            </w:pPr>
          </w:p>
        </w:tc>
        <w:tc>
          <w:tcPr>
            <w:tcW w:w="910" w:type="pct"/>
            <w:vMerge w:val="continue"/>
          </w:tcPr>
          <w:p w14:paraId="3ED60010">
            <w:pPr>
              <w:spacing w:line="300" w:lineRule="exact"/>
              <w:rPr>
                <w:szCs w:val="21"/>
              </w:rPr>
            </w:pPr>
          </w:p>
        </w:tc>
        <w:tc>
          <w:tcPr>
            <w:tcW w:w="937" w:type="pct"/>
          </w:tcPr>
          <w:p w14:paraId="32CD4AE4">
            <w:pPr>
              <w:spacing w:line="300" w:lineRule="exact"/>
              <w:rPr>
                <w:szCs w:val="21"/>
              </w:rPr>
            </w:pPr>
          </w:p>
        </w:tc>
      </w:tr>
      <w:tr w14:paraId="6D6DA9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40" w:hRule="atLeast"/>
          <w:jc w:val="center"/>
        </w:trPr>
        <w:tc>
          <w:tcPr>
            <w:tcW w:w="289" w:type="pct"/>
            <w:vMerge w:val="continue"/>
            <w:vAlign w:val="center"/>
          </w:tcPr>
          <w:p w14:paraId="1ED4DD99">
            <w:pPr>
              <w:numPr>
                <w:ilvl w:val="0"/>
                <w:numId w:val="14"/>
              </w:numPr>
              <w:tabs>
                <w:tab w:val="left" w:pos="550"/>
              </w:tabs>
              <w:spacing w:line="300" w:lineRule="exact"/>
              <w:jc w:val="center"/>
              <w:rPr>
                <w:szCs w:val="21"/>
              </w:rPr>
            </w:pPr>
          </w:p>
        </w:tc>
        <w:tc>
          <w:tcPr>
            <w:tcW w:w="415" w:type="pct"/>
            <w:gridSpan w:val="2"/>
            <w:vMerge w:val="continue"/>
            <w:vAlign w:val="center"/>
          </w:tcPr>
          <w:p w14:paraId="6745F046">
            <w:pPr>
              <w:spacing w:line="300" w:lineRule="exact"/>
              <w:jc w:val="center"/>
              <w:rPr>
                <w:szCs w:val="21"/>
              </w:rPr>
            </w:pPr>
          </w:p>
        </w:tc>
        <w:tc>
          <w:tcPr>
            <w:tcW w:w="776" w:type="pct"/>
            <w:gridSpan w:val="2"/>
            <w:vAlign w:val="center"/>
          </w:tcPr>
          <w:p w14:paraId="011FA864">
            <w:pPr>
              <w:spacing w:line="300" w:lineRule="exact"/>
              <w:jc w:val="center"/>
              <w:rPr>
                <w:szCs w:val="21"/>
              </w:rPr>
            </w:pPr>
            <w:r>
              <w:rPr>
                <w:szCs w:val="21"/>
              </w:rPr>
              <w:t>坠撞安全试验-持续载荷</w:t>
            </w:r>
          </w:p>
        </w:tc>
        <w:tc>
          <w:tcPr>
            <w:tcW w:w="826" w:type="pct"/>
            <w:vMerge w:val="continue"/>
            <w:vAlign w:val="center"/>
          </w:tcPr>
          <w:p w14:paraId="368BBA94">
            <w:pPr>
              <w:spacing w:line="300" w:lineRule="exact"/>
              <w:rPr>
                <w:szCs w:val="21"/>
              </w:rPr>
            </w:pPr>
          </w:p>
        </w:tc>
        <w:tc>
          <w:tcPr>
            <w:tcW w:w="847" w:type="pct"/>
            <w:vMerge w:val="continue"/>
          </w:tcPr>
          <w:p w14:paraId="298186BA">
            <w:pPr>
              <w:spacing w:line="300" w:lineRule="exact"/>
              <w:rPr>
                <w:szCs w:val="21"/>
              </w:rPr>
            </w:pPr>
          </w:p>
        </w:tc>
        <w:tc>
          <w:tcPr>
            <w:tcW w:w="910" w:type="pct"/>
            <w:vMerge w:val="continue"/>
          </w:tcPr>
          <w:p w14:paraId="691A4D08">
            <w:pPr>
              <w:spacing w:line="300" w:lineRule="exact"/>
              <w:rPr>
                <w:szCs w:val="21"/>
              </w:rPr>
            </w:pPr>
          </w:p>
        </w:tc>
        <w:tc>
          <w:tcPr>
            <w:tcW w:w="937" w:type="pct"/>
          </w:tcPr>
          <w:p w14:paraId="310A2657">
            <w:pPr>
              <w:spacing w:line="300" w:lineRule="exact"/>
              <w:rPr>
                <w:szCs w:val="21"/>
              </w:rPr>
            </w:pPr>
          </w:p>
        </w:tc>
      </w:tr>
      <w:tr w14:paraId="27F1BC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11" w:hRule="atLeast"/>
          <w:jc w:val="center"/>
        </w:trPr>
        <w:tc>
          <w:tcPr>
            <w:tcW w:w="289" w:type="pct"/>
            <w:vMerge w:val="restart"/>
            <w:vAlign w:val="center"/>
          </w:tcPr>
          <w:p w14:paraId="23180147">
            <w:pPr>
              <w:numPr>
                <w:ilvl w:val="0"/>
                <w:numId w:val="14"/>
              </w:numPr>
              <w:tabs>
                <w:tab w:val="left" w:pos="550"/>
              </w:tabs>
              <w:spacing w:line="300" w:lineRule="exact"/>
              <w:jc w:val="center"/>
              <w:rPr>
                <w:szCs w:val="21"/>
              </w:rPr>
            </w:pPr>
          </w:p>
        </w:tc>
        <w:tc>
          <w:tcPr>
            <w:tcW w:w="415" w:type="pct"/>
            <w:gridSpan w:val="2"/>
            <w:vAlign w:val="center"/>
          </w:tcPr>
          <w:p w14:paraId="6AF5D888">
            <w:pPr>
              <w:spacing w:line="300" w:lineRule="exact"/>
              <w:jc w:val="center"/>
              <w:rPr>
                <w:szCs w:val="21"/>
              </w:rPr>
            </w:pPr>
            <w:r>
              <w:rPr>
                <w:szCs w:val="21"/>
              </w:rPr>
              <w:t>加速度试验</w:t>
            </w:r>
          </w:p>
        </w:tc>
        <w:tc>
          <w:tcPr>
            <w:tcW w:w="776" w:type="pct"/>
            <w:gridSpan w:val="2"/>
            <w:vAlign w:val="center"/>
          </w:tcPr>
          <w:p w14:paraId="7480CE24">
            <w:pPr>
              <w:spacing w:line="300" w:lineRule="exact"/>
              <w:jc w:val="center"/>
              <w:rPr>
                <w:szCs w:val="21"/>
              </w:rPr>
            </w:pPr>
            <w:r>
              <w:rPr>
                <w:szCs w:val="21"/>
              </w:rPr>
              <w:t>加速度性能试验</w:t>
            </w:r>
          </w:p>
        </w:tc>
        <w:tc>
          <w:tcPr>
            <w:tcW w:w="826" w:type="pct"/>
            <w:vMerge w:val="continue"/>
            <w:vAlign w:val="center"/>
          </w:tcPr>
          <w:p w14:paraId="0C713B49">
            <w:pPr>
              <w:spacing w:line="300" w:lineRule="exact"/>
              <w:rPr>
                <w:szCs w:val="21"/>
              </w:rPr>
            </w:pPr>
          </w:p>
        </w:tc>
        <w:tc>
          <w:tcPr>
            <w:tcW w:w="847" w:type="pct"/>
            <w:vMerge w:val="continue"/>
          </w:tcPr>
          <w:p w14:paraId="6EFC0AE7">
            <w:pPr>
              <w:spacing w:line="300" w:lineRule="exact"/>
              <w:rPr>
                <w:szCs w:val="21"/>
              </w:rPr>
            </w:pPr>
          </w:p>
        </w:tc>
        <w:tc>
          <w:tcPr>
            <w:tcW w:w="910" w:type="pct"/>
            <w:vMerge w:val="continue"/>
          </w:tcPr>
          <w:p w14:paraId="563B2046">
            <w:pPr>
              <w:spacing w:line="300" w:lineRule="exact"/>
              <w:rPr>
                <w:szCs w:val="21"/>
              </w:rPr>
            </w:pPr>
          </w:p>
        </w:tc>
        <w:tc>
          <w:tcPr>
            <w:tcW w:w="937" w:type="pct"/>
          </w:tcPr>
          <w:p w14:paraId="35520E0C">
            <w:pPr>
              <w:spacing w:line="300" w:lineRule="exact"/>
              <w:rPr>
                <w:szCs w:val="21"/>
              </w:rPr>
            </w:pPr>
          </w:p>
        </w:tc>
      </w:tr>
      <w:tr w14:paraId="55F543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10" w:hRule="atLeast"/>
          <w:jc w:val="center"/>
        </w:trPr>
        <w:tc>
          <w:tcPr>
            <w:tcW w:w="289" w:type="pct"/>
            <w:vMerge w:val="continue"/>
            <w:vAlign w:val="center"/>
          </w:tcPr>
          <w:p w14:paraId="7FD661CF">
            <w:pPr>
              <w:numPr>
                <w:ilvl w:val="0"/>
                <w:numId w:val="14"/>
              </w:numPr>
              <w:tabs>
                <w:tab w:val="left" w:pos="550"/>
              </w:tabs>
              <w:spacing w:line="300" w:lineRule="exact"/>
              <w:jc w:val="center"/>
              <w:rPr>
                <w:szCs w:val="21"/>
              </w:rPr>
            </w:pPr>
          </w:p>
        </w:tc>
        <w:tc>
          <w:tcPr>
            <w:tcW w:w="415" w:type="pct"/>
            <w:gridSpan w:val="2"/>
            <w:vAlign w:val="center"/>
          </w:tcPr>
          <w:p w14:paraId="5E733596">
            <w:pPr>
              <w:spacing w:line="300" w:lineRule="exact"/>
              <w:jc w:val="center"/>
              <w:rPr>
                <w:szCs w:val="21"/>
              </w:rPr>
            </w:pPr>
          </w:p>
        </w:tc>
        <w:tc>
          <w:tcPr>
            <w:tcW w:w="776" w:type="pct"/>
            <w:gridSpan w:val="2"/>
            <w:vAlign w:val="center"/>
          </w:tcPr>
          <w:p w14:paraId="04DBB135">
            <w:pPr>
              <w:spacing w:line="300" w:lineRule="exact"/>
              <w:jc w:val="center"/>
              <w:rPr>
                <w:szCs w:val="21"/>
              </w:rPr>
            </w:pPr>
            <w:r>
              <w:rPr>
                <w:szCs w:val="21"/>
              </w:rPr>
              <w:t>加速度结构试验</w:t>
            </w:r>
          </w:p>
        </w:tc>
        <w:tc>
          <w:tcPr>
            <w:tcW w:w="826" w:type="pct"/>
            <w:vMerge w:val="continue"/>
            <w:vAlign w:val="center"/>
          </w:tcPr>
          <w:p w14:paraId="7B29FF70">
            <w:pPr>
              <w:spacing w:line="300" w:lineRule="exact"/>
              <w:rPr>
                <w:szCs w:val="21"/>
              </w:rPr>
            </w:pPr>
          </w:p>
        </w:tc>
        <w:tc>
          <w:tcPr>
            <w:tcW w:w="847" w:type="pct"/>
            <w:vMerge w:val="continue"/>
          </w:tcPr>
          <w:p w14:paraId="15396CF1">
            <w:pPr>
              <w:spacing w:line="300" w:lineRule="exact"/>
              <w:rPr>
                <w:szCs w:val="21"/>
              </w:rPr>
            </w:pPr>
          </w:p>
        </w:tc>
        <w:tc>
          <w:tcPr>
            <w:tcW w:w="910" w:type="pct"/>
            <w:vMerge w:val="continue"/>
          </w:tcPr>
          <w:p w14:paraId="571519C3">
            <w:pPr>
              <w:spacing w:line="300" w:lineRule="exact"/>
              <w:rPr>
                <w:szCs w:val="21"/>
              </w:rPr>
            </w:pPr>
          </w:p>
        </w:tc>
        <w:tc>
          <w:tcPr>
            <w:tcW w:w="937" w:type="pct"/>
          </w:tcPr>
          <w:p w14:paraId="5F8A413A">
            <w:pPr>
              <w:spacing w:line="300" w:lineRule="exact"/>
              <w:rPr>
                <w:szCs w:val="21"/>
              </w:rPr>
            </w:pPr>
          </w:p>
        </w:tc>
      </w:tr>
      <w:tr w14:paraId="0E547A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6" w:hRule="atLeast"/>
          <w:jc w:val="center"/>
        </w:trPr>
        <w:tc>
          <w:tcPr>
            <w:tcW w:w="289" w:type="pct"/>
            <w:vMerge w:val="restart"/>
            <w:vAlign w:val="center"/>
          </w:tcPr>
          <w:p w14:paraId="3D363735">
            <w:pPr>
              <w:numPr>
                <w:ilvl w:val="0"/>
                <w:numId w:val="14"/>
              </w:numPr>
              <w:tabs>
                <w:tab w:val="left" w:pos="550"/>
              </w:tabs>
              <w:spacing w:line="300" w:lineRule="exact"/>
              <w:jc w:val="center"/>
              <w:rPr>
                <w:szCs w:val="21"/>
              </w:rPr>
            </w:pPr>
          </w:p>
        </w:tc>
        <w:tc>
          <w:tcPr>
            <w:tcW w:w="415" w:type="pct"/>
            <w:gridSpan w:val="2"/>
            <w:vMerge w:val="restart"/>
            <w:vAlign w:val="center"/>
          </w:tcPr>
          <w:p w14:paraId="63F0C724">
            <w:pPr>
              <w:spacing w:line="300" w:lineRule="exact"/>
              <w:jc w:val="center"/>
            </w:pPr>
            <w:r>
              <w:t>振动试验</w:t>
            </w:r>
          </w:p>
        </w:tc>
        <w:tc>
          <w:tcPr>
            <w:tcW w:w="234" w:type="pct"/>
            <w:vAlign w:val="center"/>
          </w:tcPr>
          <w:p w14:paraId="27149695">
            <w:pPr>
              <w:spacing w:line="300" w:lineRule="exact"/>
              <w:jc w:val="center"/>
            </w:pPr>
            <w:r>
              <w:rPr>
                <w:rFonts w:eastAsiaTheme="minorEastAsia"/>
              </w:rPr>
              <w:t>S类</w:t>
            </w:r>
          </w:p>
        </w:tc>
        <w:tc>
          <w:tcPr>
            <w:tcW w:w="542" w:type="pct"/>
            <w:vAlign w:val="center"/>
          </w:tcPr>
          <w:p w14:paraId="5BE1982F">
            <w:pPr>
              <w:spacing w:line="300" w:lineRule="exact"/>
              <w:jc w:val="center"/>
            </w:pPr>
            <w:r>
              <w:rPr>
                <w:rFonts w:eastAsiaTheme="minorEastAsia"/>
              </w:rPr>
              <w:t>标准曲线E</w:t>
            </w:r>
          </w:p>
          <w:p w14:paraId="78983CE8">
            <w:pPr>
              <w:spacing w:line="300" w:lineRule="exact"/>
              <w:jc w:val="center"/>
            </w:pPr>
          </w:p>
        </w:tc>
        <w:tc>
          <w:tcPr>
            <w:tcW w:w="826" w:type="pct"/>
            <w:vMerge w:val="continue"/>
            <w:vAlign w:val="center"/>
          </w:tcPr>
          <w:p w14:paraId="03657776">
            <w:pPr>
              <w:spacing w:line="300" w:lineRule="exact"/>
              <w:rPr>
                <w:szCs w:val="21"/>
              </w:rPr>
            </w:pPr>
          </w:p>
        </w:tc>
        <w:tc>
          <w:tcPr>
            <w:tcW w:w="847" w:type="pct"/>
            <w:vMerge w:val="continue"/>
          </w:tcPr>
          <w:p w14:paraId="66A4A1FD">
            <w:pPr>
              <w:spacing w:line="300" w:lineRule="exact"/>
              <w:rPr>
                <w:szCs w:val="21"/>
              </w:rPr>
            </w:pPr>
          </w:p>
        </w:tc>
        <w:tc>
          <w:tcPr>
            <w:tcW w:w="910" w:type="pct"/>
            <w:vMerge w:val="continue"/>
          </w:tcPr>
          <w:p w14:paraId="54E7429F">
            <w:pPr>
              <w:spacing w:line="300" w:lineRule="exact"/>
              <w:rPr>
                <w:szCs w:val="21"/>
              </w:rPr>
            </w:pPr>
          </w:p>
        </w:tc>
        <w:tc>
          <w:tcPr>
            <w:tcW w:w="937" w:type="pct"/>
          </w:tcPr>
          <w:p w14:paraId="46F3B430">
            <w:pPr>
              <w:spacing w:line="300" w:lineRule="exact"/>
              <w:rPr>
                <w:szCs w:val="21"/>
              </w:rPr>
            </w:pPr>
          </w:p>
        </w:tc>
      </w:tr>
      <w:tr w14:paraId="11CCA0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5" w:hRule="atLeast"/>
          <w:jc w:val="center"/>
        </w:trPr>
        <w:tc>
          <w:tcPr>
            <w:tcW w:w="289" w:type="pct"/>
            <w:vMerge w:val="continue"/>
            <w:vAlign w:val="center"/>
          </w:tcPr>
          <w:p w14:paraId="59FB546B">
            <w:pPr>
              <w:numPr>
                <w:ilvl w:val="0"/>
                <w:numId w:val="14"/>
              </w:numPr>
              <w:tabs>
                <w:tab w:val="left" w:pos="550"/>
              </w:tabs>
              <w:spacing w:line="300" w:lineRule="exact"/>
              <w:jc w:val="center"/>
              <w:rPr>
                <w:szCs w:val="21"/>
              </w:rPr>
            </w:pPr>
          </w:p>
        </w:tc>
        <w:tc>
          <w:tcPr>
            <w:tcW w:w="415" w:type="pct"/>
            <w:gridSpan w:val="2"/>
            <w:vMerge w:val="continue"/>
            <w:vAlign w:val="center"/>
          </w:tcPr>
          <w:p w14:paraId="19E273AD">
            <w:pPr>
              <w:spacing w:line="300" w:lineRule="exact"/>
              <w:jc w:val="center"/>
            </w:pPr>
          </w:p>
        </w:tc>
        <w:tc>
          <w:tcPr>
            <w:tcW w:w="234" w:type="pct"/>
            <w:vAlign w:val="center"/>
          </w:tcPr>
          <w:p w14:paraId="1F7C6F6B">
            <w:pPr>
              <w:spacing w:line="300" w:lineRule="exact"/>
              <w:jc w:val="center"/>
              <w:rPr>
                <w:rFonts w:eastAsiaTheme="minorEastAsia"/>
              </w:rPr>
            </w:pPr>
            <w:r>
              <w:rPr>
                <w:rFonts w:eastAsiaTheme="minorEastAsia"/>
              </w:rPr>
              <w:t>R类</w:t>
            </w:r>
          </w:p>
        </w:tc>
        <w:tc>
          <w:tcPr>
            <w:tcW w:w="542" w:type="pct"/>
            <w:vAlign w:val="center"/>
          </w:tcPr>
          <w:p w14:paraId="03CB1EDC">
            <w:pPr>
              <w:spacing w:line="300" w:lineRule="exact"/>
              <w:jc w:val="center"/>
              <w:rPr>
                <w:rFonts w:eastAsiaTheme="minorEastAsia"/>
              </w:rPr>
            </w:pPr>
            <w:r>
              <w:rPr>
                <w:rFonts w:eastAsiaTheme="minorEastAsia"/>
              </w:rPr>
              <w:t>强化振动E＆E1</w:t>
            </w:r>
          </w:p>
        </w:tc>
        <w:tc>
          <w:tcPr>
            <w:tcW w:w="826" w:type="pct"/>
            <w:vMerge w:val="continue"/>
            <w:vAlign w:val="center"/>
          </w:tcPr>
          <w:p w14:paraId="226BA03C">
            <w:pPr>
              <w:spacing w:line="300" w:lineRule="exact"/>
              <w:rPr>
                <w:szCs w:val="21"/>
              </w:rPr>
            </w:pPr>
          </w:p>
        </w:tc>
        <w:tc>
          <w:tcPr>
            <w:tcW w:w="847" w:type="pct"/>
            <w:vMerge w:val="restart"/>
          </w:tcPr>
          <w:p w14:paraId="15EEEE1F">
            <w:pPr>
              <w:spacing w:line="300" w:lineRule="exact"/>
              <w:rPr>
                <w:szCs w:val="21"/>
              </w:rPr>
            </w:pPr>
          </w:p>
        </w:tc>
        <w:tc>
          <w:tcPr>
            <w:tcW w:w="910" w:type="pct"/>
            <w:vMerge w:val="restart"/>
          </w:tcPr>
          <w:p w14:paraId="0A31EA51">
            <w:pPr>
              <w:spacing w:line="300" w:lineRule="exact"/>
              <w:rPr>
                <w:szCs w:val="21"/>
              </w:rPr>
            </w:pPr>
          </w:p>
        </w:tc>
        <w:tc>
          <w:tcPr>
            <w:tcW w:w="937" w:type="pct"/>
          </w:tcPr>
          <w:p w14:paraId="37F6CABE">
            <w:pPr>
              <w:spacing w:line="300" w:lineRule="exact"/>
              <w:rPr>
                <w:szCs w:val="21"/>
              </w:rPr>
            </w:pPr>
          </w:p>
        </w:tc>
      </w:tr>
      <w:tr w14:paraId="6420AA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5" w:hRule="atLeast"/>
          <w:jc w:val="center"/>
        </w:trPr>
        <w:tc>
          <w:tcPr>
            <w:tcW w:w="289" w:type="pct"/>
            <w:vMerge w:val="continue"/>
            <w:vAlign w:val="center"/>
          </w:tcPr>
          <w:p w14:paraId="722437E8">
            <w:pPr>
              <w:numPr>
                <w:ilvl w:val="0"/>
                <w:numId w:val="14"/>
              </w:numPr>
              <w:tabs>
                <w:tab w:val="left" w:pos="550"/>
              </w:tabs>
              <w:spacing w:line="300" w:lineRule="exact"/>
              <w:jc w:val="center"/>
              <w:rPr>
                <w:szCs w:val="21"/>
              </w:rPr>
            </w:pPr>
          </w:p>
        </w:tc>
        <w:tc>
          <w:tcPr>
            <w:tcW w:w="415" w:type="pct"/>
            <w:gridSpan w:val="2"/>
            <w:vMerge w:val="continue"/>
            <w:vAlign w:val="center"/>
          </w:tcPr>
          <w:p w14:paraId="7281B9C9">
            <w:pPr>
              <w:spacing w:line="300" w:lineRule="exact"/>
              <w:jc w:val="center"/>
            </w:pPr>
          </w:p>
        </w:tc>
        <w:tc>
          <w:tcPr>
            <w:tcW w:w="234" w:type="pct"/>
            <w:vAlign w:val="center"/>
          </w:tcPr>
          <w:p w14:paraId="75C1539F">
            <w:pPr>
              <w:spacing w:line="300" w:lineRule="exact"/>
              <w:jc w:val="center"/>
              <w:rPr>
                <w:rFonts w:eastAsiaTheme="minorEastAsia"/>
              </w:rPr>
            </w:pPr>
            <w:r>
              <w:rPr>
                <w:rFonts w:eastAsiaTheme="minorEastAsia"/>
              </w:rPr>
              <w:t>H类</w:t>
            </w:r>
          </w:p>
        </w:tc>
        <w:tc>
          <w:tcPr>
            <w:tcW w:w="542" w:type="pct"/>
            <w:vAlign w:val="center"/>
          </w:tcPr>
          <w:p w14:paraId="14B1E17E">
            <w:pPr>
              <w:spacing w:line="300" w:lineRule="exact"/>
              <w:jc w:val="center"/>
              <w:rPr>
                <w:rFonts w:eastAsiaTheme="minorEastAsia"/>
              </w:rPr>
            </w:pPr>
            <w:r>
              <w:rPr>
                <w:rFonts w:eastAsiaTheme="minorEastAsia"/>
              </w:rPr>
              <w:t>短时高量级正弦振动曲线P</w:t>
            </w:r>
          </w:p>
        </w:tc>
        <w:tc>
          <w:tcPr>
            <w:tcW w:w="826" w:type="pct"/>
            <w:vMerge w:val="continue"/>
            <w:vAlign w:val="center"/>
          </w:tcPr>
          <w:p w14:paraId="07245374">
            <w:pPr>
              <w:spacing w:line="300" w:lineRule="exact"/>
              <w:rPr>
                <w:szCs w:val="21"/>
              </w:rPr>
            </w:pPr>
          </w:p>
        </w:tc>
        <w:tc>
          <w:tcPr>
            <w:tcW w:w="847" w:type="pct"/>
            <w:vMerge w:val="continue"/>
          </w:tcPr>
          <w:p w14:paraId="17A230DB">
            <w:pPr>
              <w:spacing w:line="300" w:lineRule="exact"/>
              <w:rPr>
                <w:szCs w:val="21"/>
              </w:rPr>
            </w:pPr>
          </w:p>
        </w:tc>
        <w:tc>
          <w:tcPr>
            <w:tcW w:w="910" w:type="pct"/>
            <w:vMerge w:val="continue"/>
          </w:tcPr>
          <w:p w14:paraId="4438FF60">
            <w:pPr>
              <w:spacing w:line="300" w:lineRule="exact"/>
              <w:rPr>
                <w:szCs w:val="21"/>
              </w:rPr>
            </w:pPr>
          </w:p>
        </w:tc>
        <w:tc>
          <w:tcPr>
            <w:tcW w:w="937" w:type="pct"/>
          </w:tcPr>
          <w:p w14:paraId="59A9DA18">
            <w:pPr>
              <w:spacing w:line="300" w:lineRule="exact"/>
              <w:rPr>
                <w:szCs w:val="21"/>
              </w:rPr>
            </w:pPr>
          </w:p>
        </w:tc>
      </w:tr>
      <w:tr w14:paraId="532D05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460" w:hRule="atLeast"/>
          <w:jc w:val="center"/>
        </w:trPr>
        <w:tc>
          <w:tcPr>
            <w:tcW w:w="289" w:type="pct"/>
            <w:vAlign w:val="center"/>
          </w:tcPr>
          <w:p w14:paraId="544748C2">
            <w:pPr>
              <w:numPr>
                <w:ilvl w:val="0"/>
                <w:numId w:val="14"/>
              </w:numPr>
              <w:tabs>
                <w:tab w:val="left" w:pos="550"/>
              </w:tabs>
              <w:spacing w:line="300" w:lineRule="exact"/>
              <w:jc w:val="center"/>
              <w:rPr>
                <w:szCs w:val="21"/>
              </w:rPr>
            </w:pPr>
          </w:p>
        </w:tc>
        <w:tc>
          <w:tcPr>
            <w:tcW w:w="1191" w:type="pct"/>
            <w:gridSpan w:val="4"/>
            <w:vAlign w:val="center"/>
          </w:tcPr>
          <w:p w14:paraId="4DBF12F7">
            <w:pPr>
              <w:spacing w:line="300" w:lineRule="exact"/>
              <w:jc w:val="center"/>
            </w:pPr>
            <w:r>
              <w:t>爆炸大气试验</w:t>
            </w:r>
          </w:p>
        </w:tc>
        <w:tc>
          <w:tcPr>
            <w:tcW w:w="826" w:type="pct"/>
            <w:tcBorders>
              <w:bottom w:val="single" w:color="auto" w:sz="4" w:space="0"/>
            </w:tcBorders>
            <w:vAlign w:val="center"/>
          </w:tcPr>
          <w:p w14:paraId="36477B6D">
            <w:pPr>
              <w:spacing w:line="320" w:lineRule="exact"/>
              <w:rPr>
                <w:szCs w:val="21"/>
              </w:rPr>
            </w:pPr>
            <w:r>
              <w:rPr>
                <w:szCs w:val="21"/>
              </w:rPr>
              <w:t>广电计量检测集团股份有限公司</w:t>
            </w:r>
          </w:p>
          <w:p w14:paraId="6F56DB70">
            <w:pPr>
              <w:spacing w:line="320" w:lineRule="exact"/>
              <w:rPr>
                <w:szCs w:val="21"/>
              </w:rPr>
            </w:pPr>
          </w:p>
        </w:tc>
        <w:tc>
          <w:tcPr>
            <w:tcW w:w="847" w:type="pct"/>
            <w:tcBorders>
              <w:bottom w:val="single" w:color="auto" w:sz="4" w:space="0"/>
            </w:tcBorders>
          </w:tcPr>
          <w:p w14:paraId="722D4588">
            <w:pPr>
              <w:spacing w:line="320" w:lineRule="exact"/>
              <w:rPr>
                <w:szCs w:val="21"/>
                <w:highlight w:val="yellow"/>
              </w:rPr>
            </w:pPr>
            <w:r>
              <w:rPr>
                <w:szCs w:val="21"/>
              </w:rPr>
              <w:t>广州市天河区黄埔大道西平云路163号</w:t>
            </w:r>
          </w:p>
        </w:tc>
        <w:tc>
          <w:tcPr>
            <w:tcW w:w="910" w:type="pct"/>
            <w:tcBorders>
              <w:bottom w:val="single" w:color="auto" w:sz="4" w:space="0"/>
            </w:tcBorders>
          </w:tcPr>
          <w:p w14:paraId="4DD15756">
            <w:pPr>
              <w:spacing w:line="320" w:lineRule="exact"/>
              <w:rPr>
                <w:szCs w:val="21"/>
                <w:highlight w:val="yellow"/>
              </w:rPr>
            </w:pPr>
            <w:r>
              <w:rPr>
                <w:szCs w:val="21"/>
              </w:rPr>
              <w:t>18898814201</w:t>
            </w:r>
          </w:p>
        </w:tc>
        <w:tc>
          <w:tcPr>
            <w:tcW w:w="937" w:type="pct"/>
          </w:tcPr>
          <w:p w14:paraId="73104B7E">
            <w:pPr>
              <w:spacing w:line="320" w:lineRule="exact"/>
              <w:rPr>
                <w:szCs w:val="21"/>
                <w:highlight w:val="yellow"/>
              </w:rPr>
            </w:pPr>
          </w:p>
        </w:tc>
      </w:tr>
      <w:tr w14:paraId="1B1190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428" w:hRule="atLeast"/>
          <w:jc w:val="center"/>
        </w:trPr>
        <w:tc>
          <w:tcPr>
            <w:tcW w:w="289" w:type="pct"/>
            <w:vMerge w:val="restart"/>
            <w:vAlign w:val="center"/>
          </w:tcPr>
          <w:p w14:paraId="0126B8E2">
            <w:pPr>
              <w:numPr>
                <w:ilvl w:val="0"/>
                <w:numId w:val="14"/>
              </w:numPr>
              <w:tabs>
                <w:tab w:val="left" w:pos="550"/>
              </w:tabs>
              <w:spacing w:line="300" w:lineRule="exact"/>
              <w:jc w:val="center"/>
              <w:rPr>
                <w:szCs w:val="21"/>
              </w:rPr>
            </w:pPr>
          </w:p>
        </w:tc>
        <w:tc>
          <w:tcPr>
            <w:tcW w:w="415" w:type="pct"/>
            <w:gridSpan w:val="2"/>
            <w:vMerge w:val="restart"/>
            <w:vAlign w:val="center"/>
          </w:tcPr>
          <w:p w14:paraId="458F79B0">
            <w:pPr>
              <w:spacing w:line="300" w:lineRule="exact"/>
              <w:jc w:val="center"/>
            </w:pPr>
            <w:r>
              <w:t>防水性</w:t>
            </w:r>
          </w:p>
        </w:tc>
        <w:tc>
          <w:tcPr>
            <w:tcW w:w="776" w:type="pct"/>
            <w:gridSpan w:val="2"/>
            <w:vAlign w:val="center"/>
          </w:tcPr>
          <w:p w14:paraId="2C3C28A3">
            <w:pPr>
              <w:spacing w:line="300" w:lineRule="exact"/>
              <w:jc w:val="center"/>
            </w:pPr>
            <w:r>
              <w:t>防冷凝试验</w:t>
            </w:r>
          </w:p>
        </w:tc>
        <w:tc>
          <w:tcPr>
            <w:tcW w:w="826" w:type="pct"/>
            <w:vMerge w:val="restart"/>
            <w:tcBorders>
              <w:top w:val="single" w:color="auto" w:sz="4" w:space="0"/>
            </w:tcBorders>
            <w:vAlign w:val="center"/>
          </w:tcPr>
          <w:p w14:paraId="1AEFB009">
            <w:pPr>
              <w:spacing w:line="320" w:lineRule="exact"/>
              <w:rPr>
                <w:szCs w:val="21"/>
              </w:rPr>
            </w:pPr>
            <w:r>
              <w:rPr>
                <w:szCs w:val="21"/>
              </w:rPr>
              <w:t>广电计量检测（西安）有限公司</w:t>
            </w:r>
          </w:p>
        </w:tc>
        <w:tc>
          <w:tcPr>
            <w:tcW w:w="847" w:type="pct"/>
            <w:vMerge w:val="restart"/>
            <w:tcBorders>
              <w:top w:val="single" w:color="auto" w:sz="4" w:space="0"/>
            </w:tcBorders>
            <w:vAlign w:val="center"/>
          </w:tcPr>
          <w:p w14:paraId="7841134C">
            <w:pPr>
              <w:spacing w:line="320" w:lineRule="exact"/>
              <w:rPr>
                <w:szCs w:val="21"/>
              </w:rPr>
            </w:pPr>
            <w:r>
              <w:rPr>
                <w:szCs w:val="21"/>
              </w:rPr>
              <w:t>西安市高新区新型工业园造字台路9号</w:t>
            </w:r>
          </w:p>
        </w:tc>
        <w:tc>
          <w:tcPr>
            <w:tcW w:w="910" w:type="pct"/>
            <w:vMerge w:val="restart"/>
            <w:tcBorders>
              <w:top w:val="single" w:color="auto" w:sz="4" w:space="0"/>
            </w:tcBorders>
            <w:vAlign w:val="center"/>
          </w:tcPr>
          <w:p w14:paraId="738E3621">
            <w:pPr>
              <w:spacing w:line="320" w:lineRule="exact"/>
              <w:jc w:val="center"/>
              <w:rPr>
                <w:szCs w:val="21"/>
              </w:rPr>
            </w:pPr>
            <w:r>
              <w:rPr>
                <w:szCs w:val="21"/>
              </w:rPr>
              <w:t>029-88765096</w:t>
            </w:r>
          </w:p>
        </w:tc>
        <w:tc>
          <w:tcPr>
            <w:tcW w:w="937" w:type="pct"/>
          </w:tcPr>
          <w:p w14:paraId="31BF8301">
            <w:pPr>
              <w:spacing w:line="320" w:lineRule="exact"/>
              <w:rPr>
                <w:szCs w:val="21"/>
                <w:highlight w:val="yellow"/>
              </w:rPr>
            </w:pPr>
          </w:p>
        </w:tc>
      </w:tr>
      <w:tr w14:paraId="6AAC76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428" w:hRule="atLeast"/>
          <w:jc w:val="center"/>
        </w:trPr>
        <w:tc>
          <w:tcPr>
            <w:tcW w:w="289" w:type="pct"/>
            <w:vMerge w:val="continue"/>
            <w:vAlign w:val="center"/>
          </w:tcPr>
          <w:p w14:paraId="0BDA0377">
            <w:pPr>
              <w:numPr>
                <w:ilvl w:val="0"/>
                <w:numId w:val="14"/>
              </w:numPr>
              <w:tabs>
                <w:tab w:val="left" w:pos="550"/>
              </w:tabs>
              <w:spacing w:line="300" w:lineRule="exact"/>
              <w:jc w:val="center"/>
              <w:rPr>
                <w:szCs w:val="21"/>
              </w:rPr>
            </w:pPr>
          </w:p>
        </w:tc>
        <w:tc>
          <w:tcPr>
            <w:tcW w:w="415" w:type="pct"/>
            <w:gridSpan w:val="2"/>
            <w:vMerge w:val="continue"/>
            <w:vAlign w:val="center"/>
          </w:tcPr>
          <w:p w14:paraId="45C39AC3">
            <w:pPr>
              <w:spacing w:line="300" w:lineRule="exact"/>
              <w:jc w:val="center"/>
              <w:rPr>
                <w:highlight w:val="yellow"/>
              </w:rPr>
            </w:pPr>
          </w:p>
        </w:tc>
        <w:tc>
          <w:tcPr>
            <w:tcW w:w="776" w:type="pct"/>
            <w:gridSpan w:val="2"/>
            <w:vAlign w:val="center"/>
          </w:tcPr>
          <w:p w14:paraId="7C14FCF5">
            <w:pPr>
              <w:spacing w:line="300" w:lineRule="exact"/>
              <w:jc w:val="center"/>
              <w:rPr>
                <w:highlight w:val="yellow"/>
              </w:rPr>
            </w:pPr>
            <w:r>
              <w:t>防滴水试验</w:t>
            </w:r>
          </w:p>
        </w:tc>
        <w:tc>
          <w:tcPr>
            <w:tcW w:w="826" w:type="pct"/>
            <w:vMerge w:val="continue"/>
            <w:vAlign w:val="center"/>
          </w:tcPr>
          <w:p w14:paraId="4C394634">
            <w:pPr>
              <w:jc w:val="center"/>
              <w:rPr>
                <w:kern w:val="0"/>
                <w:szCs w:val="21"/>
              </w:rPr>
            </w:pPr>
          </w:p>
        </w:tc>
        <w:tc>
          <w:tcPr>
            <w:tcW w:w="847" w:type="pct"/>
            <w:vMerge w:val="continue"/>
            <w:vAlign w:val="center"/>
          </w:tcPr>
          <w:p w14:paraId="4C4714D4">
            <w:pPr>
              <w:jc w:val="center"/>
              <w:rPr>
                <w:kern w:val="0"/>
                <w:szCs w:val="21"/>
              </w:rPr>
            </w:pPr>
          </w:p>
        </w:tc>
        <w:tc>
          <w:tcPr>
            <w:tcW w:w="910" w:type="pct"/>
            <w:vMerge w:val="continue"/>
            <w:vAlign w:val="center"/>
          </w:tcPr>
          <w:p w14:paraId="5DF6DDFC">
            <w:pPr>
              <w:jc w:val="center"/>
              <w:rPr>
                <w:kern w:val="0"/>
                <w:szCs w:val="21"/>
              </w:rPr>
            </w:pPr>
          </w:p>
        </w:tc>
        <w:tc>
          <w:tcPr>
            <w:tcW w:w="937" w:type="pct"/>
          </w:tcPr>
          <w:p w14:paraId="62AEE5A3">
            <w:pPr>
              <w:spacing w:line="320" w:lineRule="exact"/>
              <w:rPr>
                <w:szCs w:val="21"/>
                <w:highlight w:val="yellow"/>
              </w:rPr>
            </w:pPr>
          </w:p>
        </w:tc>
      </w:tr>
      <w:tr w14:paraId="3F78E5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60" w:hRule="atLeast"/>
          <w:jc w:val="center"/>
        </w:trPr>
        <w:tc>
          <w:tcPr>
            <w:tcW w:w="289" w:type="pct"/>
            <w:vAlign w:val="center"/>
          </w:tcPr>
          <w:p w14:paraId="755B64B2">
            <w:pPr>
              <w:numPr>
                <w:ilvl w:val="0"/>
                <w:numId w:val="14"/>
              </w:numPr>
              <w:tabs>
                <w:tab w:val="left" w:pos="550"/>
              </w:tabs>
              <w:spacing w:line="300" w:lineRule="exact"/>
              <w:jc w:val="center"/>
              <w:rPr>
                <w:szCs w:val="21"/>
              </w:rPr>
            </w:pPr>
          </w:p>
        </w:tc>
        <w:tc>
          <w:tcPr>
            <w:tcW w:w="1191" w:type="pct"/>
            <w:gridSpan w:val="4"/>
            <w:vAlign w:val="center"/>
          </w:tcPr>
          <w:p w14:paraId="4E32F181">
            <w:pPr>
              <w:spacing w:line="300" w:lineRule="exact"/>
              <w:jc w:val="center"/>
            </w:pPr>
            <w:r>
              <w:t>流体敏感性试验</w:t>
            </w:r>
          </w:p>
        </w:tc>
        <w:tc>
          <w:tcPr>
            <w:tcW w:w="826" w:type="pct"/>
            <w:vMerge w:val="restart"/>
            <w:vAlign w:val="center"/>
          </w:tcPr>
          <w:p w14:paraId="1367D0FC">
            <w:pPr>
              <w:spacing w:line="320" w:lineRule="exact"/>
              <w:rPr>
                <w:szCs w:val="21"/>
              </w:rPr>
            </w:pPr>
            <w:r>
              <w:rPr>
                <w:szCs w:val="21"/>
              </w:rPr>
              <w:t>广电计量检测（西安）有限公司</w:t>
            </w:r>
          </w:p>
        </w:tc>
        <w:tc>
          <w:tcPr>
            <w:tcW w:w="847" w:type="pct"/>
            <w:vMerge w:val="restart"/>
            <w:vAlign w:val="center"/>
          </w:tcPr>
          <w:p w14:paraId="10C91556">
            <w:pPr>
              <w:spacing w:line="300" w:lineRule="exact"/>
              <w:rPr>
                <w:szCs w:val="21"/>
              </w:rPr>
            </w:pPr>
          </w:p>
        </w:tc>
        <w:tc>
          <w:tcPr>
            <w:tcW w:w="910" w:type="pct"/>
            <w:vMerge w:val="restart"/>
          </w:tcPr>
          <w:p w14:paraId="0D444A27">
            <w:pPr>
              <w:spacing w:line="320" w:lineRule="exact"/>
              <w:rPr>
                <w:szCs w:val="21"/>
              </w:rPr>
            </w:pPr>
          </w:p>
        </w:tc>
        <w:tc>
          <w:tcPr>
            <w:tcW w:w="937" w:type="pct"/>
          </w:tcPr>
          <w:p w14:paraId="0FDD7FB4">
            <w:pPr>
              <w:spacing w:line="320" w:lineRule="exact"/>
              <w:rPr>
                <w:szCs w:val="21"/>
              </w:rPr>
            </w:pPr>
          </w:p>
        </w:tc>
      </w:tr>
      <w:tr w14:paraId="45A146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718" w:hRule="atLeast"/>
          <w:jc w:val="center"/>
        </w:trPr>
        <w:tc>
          <w:tcPr>
            <w:tcW w:w="289" w:type="pct"/>
            <w:vAlign w:val="center"/>
          </w:tcPr>
          <w:p w14:paraId="1C072414">
            <w:pPr>
              <w:numPr>
                <w:ilvl w:val="0"/>
                <w:numId w:val="14"/>
              </w:numPr>
              <w:tabs>
                <w:tab w:val="left" w:pos="550"/>
              </w:tabs>
              <w:spacing w:line="300" w:lineRule="exact"/>
              <w:jc w:val="center"/>
              <w:rPr>
                <w:szCs w:val="21"/>
              </w:rPr>
            </w:pPr>
          </w:p>
        </w:tc>
        <w:tc>
          <w:tcPr>
            <w:tcW w:w="1191" w:type="pct"/>
            <w:gridSpan w:val="4"/>
            <w:vAlign w:val="center"/>
          </w:tcPr>
          <w:p w14:paraId="58FFC8B0">
            <w:pPr>
              <w:spacing w:line="300" w:lineRule="exact"/>
              <w:jc w:val="center"/>
            </w:pPr>
            <w:r>
              <w:t>砂尘试验</w:t>
            </w:r>
          </w:p>
        </w:tc>
        <w:tc>
          <w:tcPr>
            <w:tcW w:w="826" w:type="pct"/>
            <w:vMerge w:val="continue"/>
            <w:vAlign w:val="center"/>
          </w:tcPr>
          <w:p w14:paraId="67C2F555">
            <w:pPr>
              <w:spacing w:line="320" w:lineRule="exact"/>
              <w:rPr>
                <w:szCs w:val="21"/>
              </w:rPr>
            </w:pPr>
          </w:p>
        </w:tc>
        <w:tc>
          <w:tcPr>
            <w:tcW w:w="847" w:type="pct"/>
            <w:vMerge w:val="continue"/>
            <w:vAlign w:val="center"/>
          </w:tcPr>
          <w:p w14:paraId="3D4A9F36">
            <w:pPr>
              <w:spacing w:line="320" w:lineRule="exact"/>
              <w:rPr>
                <w:szCs w:val="21"/>
              </w:rPr>
            </w:pPr>
          </w:p>
        </w:tc>
        <w:tc>
          <w:tcPr>
            <w:tcW w:w="910" w:type="pct"/>
            <w:vMerge w:val="continue"/>
          </w:tcPr>
          <w:p w14:paraId="72CAB295">
            <w:pPr>
              <w:spacing w:line="320" w:lineRule="exact"/>
              <w:rPr>
                <w:szCs w:val="21"/>
              </w:rPr>
            </w:pPr>
          </w:p>
        </w:tc>
        <w:tc>
          <w:tcPr>
            <w:tcW w:w="937" w:type="pct"/>
          </w:tcPr>
          <w:p w14:paraId="6531E168">
            <w:pPr>
              <w:spacing w:line="320" w:lineRule="exact"/>
              <w:rPr>
                <w:szCs w:val="21"/>
              </w:rPr>
            </w:pPr>
          </w:p>
        </w:tc>
      </w:tr>
      <w:tr w14:paraId="0D363F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346" w:hRule="atLeast"/>
          <w:jc w:val="center"/>
        </w:trPr>
        <w:tc>
          <w:tcPr>
            <w:tcW w:w="289" w:type="pct"/>
            <w:vAlign w:val="center"/>
          </w:tcPr>
          <w:p w14:paraId="571C34B0">
            <w:pPr>
              <w:numPr>
                <w:ilvl w:val="0"/>
                <w:numId w:val="14"/>
              </w:numPr>
              <w:tabs>
                <w:tab w:val="left" w:pos="550"/>
              </w:tabs>
              <w:spacing w:line="300" w:lineRule="exact"/>
              <w:jc w:val="center"/>
              <w:rPr>
                <w:szCs w:val="21"/>
              </w:rPr>
            </w:pPr>
          </w:p>
        </w:tc>
        <w:tc>
          <w:tcPr>
            <w:tcW w:w="1191" w:type="pct"/>
            <w:gridSpan w:val="4"/>
            <w:vAlign w:val="center"/>
          </w:tcPr>
          <w:p w14:paraId="701E16E1">
            <w:pPr>
              <w:spacing w:line="300" w:lineRule="exact"/>
              <w:jc w:val="center"/>
              <w:rPr>
                <w:szCs w:val="21"/>
              </w:rPr>
            </w:pPr>
            <w:r>
              <w:rPr>
                <w:szCs w:val="21"/>
              </w:rPr>
              <w:t>霉菌试验</w:t>
            </w:r>
          </w:p>
        </w:tc>
        <w:tc>
          <w:tcPr>
            <w:tcW w:w="826" w:type="pct"/>
            <w:vMerge w:val="continue"/>
            <w:vAlign w:val="center"/>
          </w:tcPr>
          <w:p w14:paraId="4D60B8DD">
            <w:pPr>
              <w:spacing w:line="300" w:lineRule="exact"/>
              <w:rPr>
                <w:szCs w:val="21"/>
              </w:rPr>
            </w:pPr>
          </w:p>
        </w:tc>
        <w:tc>
          <w:tcPr>
            <w:tcW w:w="847" w:type="pct"/>
            <w:vMerge w:val="continue"/>
            <w:vAlign w:val="center"/>
          </w:tcPr>
          <w:p w14:paraId="12A0CB55">
            <w:pPr>
              <w:spacing w:line="320" w:lineRule="exact"/>
              <w:rPr>
                <w:szCs w:val="21"/>
              </w:rPr>
            </w:pPr>
          </w:p>
        </w:tc>
        <w:tc>
          <w:tcPr>
            <w:tcW w:w="910" w:type="pct"/>
            <w:vMerge w:val="continue"/>
          </w:tcPr>
          <w:p w14:paraId="3DA53593">
            <w:pPr>
              <w:spacing w:line="320" w:lineRule="exact"/>
              <w:rPr>
                <w:szCs w:val="21"/>
              </w:rPr>
            </w:pPr>
          </w:p>
        </w:tc>
        <w:tc>
          <w:tcPr>
            <w:tcW w:w="937" w:type="pct"/>
          </w:tcPr>
          <w:p w14:paraId="06051D00">
            <w:pPr>
              <w:spacing w:line="320" w:lineRule="exact"/>
              <w:rPr>
                <w:szCs w:val="21"/>
              </w:rPr>
            </w:pPr>
          </w:p>
        </w:tc>
      </w:tr>
      <w:tr w14:paraId="5D04EE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346" w:hRule="atLeast"/>
          <w:jc w:val="center"/>
        </w:trPr>
        <w:tc>
          <w:tcPr>
            <w:tcW w:w="289" w:type="pct"/>
            <w:vAlign w:val="center"/>
          </w:tcPr>
          <w:p w14:paraId="75254134">
            <w:pPr>
              <w:numPr>
                <w:ilvl w:val="0"/>
                <w:numId w:val="14"/>
              </w:numPr>
              <w:tabs>
                <w:tab w:val="left" w:pos="550"/>
              </w:tabs>
              <w:spacing w:line="300" w:lineRule="exact"/>
              <w:jc w:val="center"/>
              <w:rPr>
                <w:szCs w:val="21"/>
              </w:rPr>
            </w:pPr>
          </w:p>
        </w:tc>
        <w:tc>
          <w:tcPr>
            <w:tcW w:w="1191" w:type="pct"/>
            <w:gridSpan w:val="4"/>
            <w:vAlign w:val="center"/>
          </w:tcPr>
          <w:p w14:paraId="3143689E">
            <w:pPr>
              <w:spacing w:line="300" w:lineRule="exact"/>
              <w:jc w:val="center"/>
              <w:rPr>
                <w:szCs w:val="21"/>
              </w:rPr>
            </w:pPr>
            <w:r>
              <w:rPr>
                <w:szCs w:val="21"/>
              </w:rPr>
              <w:t>盐雾试验</w:t>
            </w:r>
          </w:p>
        </w:tc>
        <w:tc>
          <w:tcPr>
            <w:tcW w:w="826" w:type="pct"/>
            <w:vMerge w:val="continue"/>
            <w:vAlign w:val="center"/>
          </w:tcPr>
          <w:p w14:paraId="021151A4">
            <w:pPr>
              <w:spacing w:line="320" w:lineRule="exact"/>
              <w:rPr>
                <w:szCs w:val="21"/>
              </w:rPr>
            </w:pPr>
          </w:p>
        </w:tc>
        <w:tc>
          <w:tcPr>
            <w:tcW w:w="847" w:type="pct"/>
            <w:vMerge w:val="continue"/>
          </w:tcPr>
          <w:p w14:paraId="6D75A4B1">
            <w:pPr>
              <w:spacing w:line="320" w:lineRule="exact"/>
              <w:rPr>
                <w:szCs w:val="21"/>
              </w:rPr>
            </w:pPr>
          </w:p>
        </w:tc>
        <w:tc>
          <w:tcPr>
            <w:tcW w:w="910" w:type="pct"/>
            <w:vMerge w:val="continue"/>
          </w:tcPr>
          <w:p w14:paraId="553C0945">
            <w:pPr>
              <w:spacing w:line="320" w:lineRule="exact"/>
              <w:rPr>
                <w:szCs w:val="21"/>
              </w:rPr>
            </w:pPr>
          </w:p>
        </w:tc>
        <w:tc>
          <w:tcPr>
            <w:tcW w:w="937" w:type="pct"/>
          </w:tcPr>
          <w:p w14:paraId="7B3C8D48">
            <w:pPr>
              <w:spacing w:line="320" w:lineRule="exact"/>
              <w:rPr>
                <w:szCs w:val="21"/>
              </w:rPr>
            </w:pPr>
          </w:p>
        </w:tc>
      </w:tr>
      <w:tr w14:paraId="2F963C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346" w:hRule="atLeast"/>
          <w:jc w:val="center"/>
        </w:trPr>
        <w:tc>
          <w:tcPr>
            <w:tcW w:w="289" w:type="pct"/>
            <w:vAlign w:val="center"/>
          </w:tcPr>
          <w:p w14:paraId="21427612">
            <w:pPr>
              <w:numPr>
                <w:ilvl w:val="0"/>
                <w:numId w:val="14"/>
              </w:numPr>
              <w:tabs>
                <w:tab w:val="left" w:pos="550"/>
              </w:tabs>
              <w:spacing w:line="300" w:lineRule="exact"/>
              <w:jc w:val="center"/>
              <w:rPr>
                <w:szCs w:val="21"/>
              </w:rPr>
            </w:pPr>
          </w:p>
        </w:tc>
        <w:tc>
          <w:tcPr>
            <w:tcW w:w="1191" w:type="pct"/>
            <w:gridSpan w:val="4"/>
            <w:vAlign w:val="center"/>
          </w:tcPr>
          <w:p w14:paraId="0DB84824">
            <w:pPr>
              <w:spacing w:line="300" w:lineRule="exact"/>
              <w:jc w:val="center"/>
              <w:rPr>
                <w:szCs w:val="21"/>
              </w:rPr>
            </w:pPr>
            <w:r>
              <w:rPr>
                <w:szCs w:val="21"/>
              </w:rPr>
              <w:t>结冰试验</w:t>
            </w:r>
          </w:p>
        </w:tc>
        <w:tc>
          <w:tcPr>
            <w:tcW w:w="826" w:type="pct"/>
            <w:vMerge w:val="continue"/>
            <w:vAlign w:val="center"/>
          </w:tcPr>
          <w:p w14:paraId="71B43802">
            <w:pPr>
              <w:spacing w:line="320" w:lineRule="exact"/>
              <w:rPr>
                <w:szCs w:val="21"/>
              </w:rPr>
            </w:pPr>
          </w:p>
        </w:tc>
        <w:tc>
          <w:tcPr>
            <w:tcW w:w="847" w:type="pct"/>
            <w:vMerge w:val="continue"/>
          </w:tcPr>
          <w:p w14:paraId="29D5A801">
            <w:pPr>
              <w:spacing w:line="320" w:lineRule="exact"/>
              <w:rPr>
                <w:szCs w:val="21"/>
              </w:rPr>
            </w:pPr>
          </w:p>
        </w:tc>
        <w:tc>
          <w:tcPr>
            <w:tcW w:w="910" w:type="pct"/>
            <w:vMerge w:val="continue"/>
          </w:tcPr>
          <w:p w14:paraId="049AEAD6">
            <w:pPr>
              <w:spacing w:line="320" w:lineRule="exact"/>
              <w:rPr>
                <w:szCs w:val="21"/>
              </w:rPr>
            </w:pPr>
          </w:p>
        </w:tc>
        <w:tc>
          <w:tcPr>
            <w:tcW w:w="937" w:type="pct"/>
          </w:tcPr>
          <w:p w14:paraId="462FB742">
            <w:pPr>
              <w:spacing w:line="320" w:lineRule="exact"/>
              <w:rPr>
                <w:szCs w:val="21"/>
              </w:rPr>
            </w:pPr>
          </w:p>
        </w:tc>
      </w:tr>
      <w:tr w14:paraId="275B1B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536" w:hRule="atLeast"/>
          <w:jc w:val="center"/>
        </w:trPr>
        <w:tc>
          <w:tcPr>
            <w:tcW w:w="289" w:type="pct"/>
            <w:vAlign w:val="center"/>
          </w:tcPr>
          <w:p w14:paraId="319E3522">
            <w:pPr>
              <w:numPr>
                <w:ilvl w:val="0"/>
                <w:numId w:val="14"/>
              </w:numPr>
              <w:tabs>
                <w:tab w:val="left" w:pos="550"/>
              </w:tabs>
              <w:spacing w:line="300" w:lineRule="exact"/>
              <w:jc w:val="center"/>
              <w:rPr>
                <w:szCs w:val="21"/>
              </w:rPr>
            </w:pPr>
          </w:p>
        </w:tc>
        <w:tc>
          <w:tcPr>
            <w:tcW w:w="1191" w:type="pct"/>
            <w:gridSpan w:val="4"/>
            <w:vAlign w:val="center"/>
          </w:tcPr>
          <w:p w14:paraId="1D692482">
            <w:pPr>
              <w:spacing w:line="300" w:lineRule="exact"/>
              <w:jc w:val="center"/>
              <w:rPr>
                <w:szCs w:val="21"/>
              </w:rPr>
            </w:pPr>
            <w:r>
              <w:rPr>
                <w:szCs w:val="21"/>
              </w:rPr>
              <w:t>可燃性</w:t>
            </w:r>
          </w:p>
        </w:tc>
        <w:tc>
          <w:tcPr>
            <w:tcW w:w="826" w:type="pct"/>
            <w:vAlign w:val="center"/>
          </w:tcPr>
          <w:p w14:paraId="65AA49D2">
            <w:pPr>
              <w:spacing w:line="300" w:lineRule="exact"/>
              <w:rPr>
                <w:szCs w:val="21"/>
              </w:rPr>
            </w:pPr>
            <w:r>
              <w:rPr>
                <w:szCs w:val="21"/>
              </w:rPr>
              <w:t>单位：广电计量检测（深圳）有限公司</w:t>
            </w:r>
          </w:p>
        </w:tc>
        <w:tc>
          <w:tcPr>
            <w:tcW w:w="847" w:type="pct"/>
            <w:vAlign w:val="center"/>
          </w:tcPr>
          <w:p w14:paraId="50DED8C7">
            <w:pPr>
              <w:spacing w:line="300" w:lineRule="exact"/>
              <w:rPr>
                <w:szCs w:val="21"/>
              </w:rPr>
            </w:pPr>
            <w:r>
              <w:rPr>
                <w:szCs w:val="21"/>
              </w:rPr>
              <w:t>广东省深圳市龙华区观澜街道观光路大富工业区</w:t>
            </w:r>
          </w:p>
        </w:tc>
        <w:tc>
          <w:tcPr>
            <w:tcW w:w="910" w:type="pct"/>
            <w:vAlign w:val="center"/>
          </w:tcPr>
          <w:p w14:paraId="102F1BD1">
            <w:pPr>
              <w:spacing w:line="300" w:lineRule="exact"/>
              <w:jc w:val="center"/>
              <w:rPr>
                <w:szCs w:val="21"/>
              </w:rPr>
            </w:pPr>
            <w:r>
              <w:rPr>
                <w:kern w:val="0"/>
              </w:rPr>
              <w:t>0755-61180008</w:t>
            </w:r>
          </w:p>
        </w:tc>
        <w:tc>
          <w:tcPr>
            <w:tcW w:w="937" w:type="pct"/>
          </w:tcPr>
          <w:p w14:paraId="7A4AEC60">
            <w:pPr>
              <w:spacing w:line="300" w:lineRule="exact"/>
              <w:rPr>
                <w:szCs w:val="21"/>
              </w:rPr>
            </w:pPr>
          </w:p>
        </w:tc>
      </w:tr>
    </w:tbl>
    <w:p w14:paraId="6D42B9E8">
      <w:pPr>
        <w:pStyle w:val="26"/>
        <w:spacing w:before="156" w:after="156"/>
        <w:rPr>
          <w:rFonts w:ascii="黑体" w:hAnsi="黑体"/>
          <w:kern w:val="0"/>
          <w:sz w:val="30"/>
          <w:szCs w:val="30"/>
        </w:rPr>
      </w:pPr>
      <w:bookmarkStart w:id="85" w:name="_Toc176264348"/>
      <w:r>
        <w:rPr>
          <w:rFonts w:hint="eastAsia" w:ascii="黑体" w:hAnsi="黑体"/>
          <w:kern w:val="0"/>
          <w:sz w:val="30"/>
          <w:szCs w:val="30"/>
        </w:rPr>
        <w:t>试验人员</w:t>
      </w:r>
      <w:bookmarkEnd w:id="85"/>
    </w:p>
    <w:p w14:paraId="33E2DA3D">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试验工程师：需经培训，考核，并得到委托方/试验单位授权；了解受试设备试验原理，了解试验标准及步骤，能够准确搭建试验平台等；</w:t>
      </w:r>
    </w:p>
    <w:p w14:paraId="20DB31CD">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质量人员：对产品经受鉴定试验后的质量作出权威鉴定，负责试验提供方资质审核、以及对设备计量日期和计量编号等进行确认，负责组织处理试验中出现的各类质量问题以及监督纠正预防措施的落实，对试验过程中的FRACAS系统有效运行的质量和进度进行控制。</w:t>
      </w:r>
    </w:p>
    <w:p w14:paraId="14123E92">
      <w:pPr>
        <w:pStyle w:val="26"/>
        <w:spacing w:before="156" w:after="156"/>
        <w:rPr>
          <w:rFonts w:ascii="黑体" w:hAnsi="黑体"/>
          <w:kern w:val="0"/>
          <w:sz w:val="30"/>
          <w:szCs w:val="30"/>
        </w:rPr>
      </w:pPr>
      <w:bookmarkStart w:id="86" w:name="_Toc176264349"/>
      <w:r>
        <w:rPr>
          <w:rFonts w:hint="eastAsia" w:ascii="黑体" w:hAnsi="黑体"/>
          <w:kern w:val="0"/>
          <w:sz w:val="30"/>
          <w:szCs w:val="30"/>
        </w:rPr>
        <w:t>试验现场组织</w:t>
      </w:r>
      <w:bookmarkEnd w:id="86"/>
    </w:p>
    <w:p w14:paraId="1AF72A41">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受试设备的鉴定试验由设备承制单位组织实施，试验承试单位配合试验实施，用户单位和局方代表审核并批准试验大纲以及试验计划安排，参与并监督试验各过程，对试验结果作最终评估并给予结论。</w:t>
      </w:r>
    </w:p>
    <w:p w14:paraId="171CB078">
      <w:pPr>
        <w:pStyle w:val="27"/>
        <w:rPr>
          <w:lang w:val="zh-CN"/>
        </w:rPr>
      </w:pPr>
      <w:bookmarkStart w:id="87" w:name="_Toc176264350"/>
      <w:r>
        <w:rPr>
          <w:rFonts w:hint="eastAsia"/>
          <w:lang w:val="zh-CN"/>
        </w:rPr>
        <w:t>设备承制单位的主要职责：</w:t>
      </w:r>
      <w:bookmarkEnd w:id="87"/>
    </w:p>
    <w:p w14:paraId="42AAAF8E">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a)负责受试设备、陪试设备、专用测试设备的准备；</w:t>
      </w:r>
    </w:p>
    <w:p w14:paraId="291DAAC3">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b)负责开展试验前的制造符合性自查，以及配合用户单位和局方代表开展制造符合性检查工作；</w:t>
      </w:r>
    </w:p>
    <w:p w14:paraId="722CBBF3">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c)负责在鉴定试验前对承研单位试验环境的符合性检查；</w:t>
      </w:r>
    </w:p>
    <w:p w14:paraId="39335390">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d)负责受试设备的正常操作；</w:t>
      </w:r>
    </w:p>
    <w:p w14:paraId="01197F94">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e)负责受试设备技术状态确认，参加设备性能检测及功能检查，并签署试验记录；</w:t>
      </w:r>
    </w:p>
    <w:p w14:paraId="4A3FF016">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f)负责故障分析、处理及整改工作；</w:t>
      </w:r>
    </w:p>
    <w:p w14:paraId="11EA52FD">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g)提供对受试设备的技术支持。</w:t>
      </w:r>
    </w:p>
    <w:p w14:paraId="657E6E6D">
      <w:pPr>
        <w:pStyle w:val="27"/>
        <w:rPr>
          <w:lang w:val="zh-CN"/>
        </w:rPr>
      </w:pPr>
      <w:bookmarkStart w:id="88" w:name="_Toc176264351"/>
      <w:r>
        <w:rPr>
          <w:rFonts w:hint="eastAsia"/>
          <w:lang w:val="zh-CN"/>
        </w:rPr>
        <w:t>试验承试单位的主要职责：</w:t>
      </w:r>
      <w:bookmarkEnd w:id="88"/>
    </w:p>
    <w:p w14:paraId="3E5F467B">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a)负责试验的全面组织实施，包括制定有关规章制度，安排试验计划；</w:t>
      </w:r>
    </w:p>
    <w:p w14:paraId="681FB253">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b)负责试验测试设备、实施以及通用测试设备的准备；</w:t>
      </w:r>
    </w:p>
    <w:p w14:paraId="23090B99">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 xml:space="preserve">c)负责鉴定试验的试验环境搭建； </w:t>
      </w:r>
    </w:p>
    <w:p w14:paraId="2D0EA036">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d)负责受试设备性能检测、功能检查以及记录的签署；</w:t>
      </w:r>
    </w:p>
    <w:p w14:paraId="2524F0DD">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e)负责试验数据的整理、分析及处理工作；</w:t>
      </w:r>
    </w:p>
    <w:p w14:paraId="15391F6F">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f)负责出具鉴定试验报告。</w:t>
      </w:r>
    </w:p>
    <w:p w14:paraId="4B77B44C">
      <w:pPr>
        <w:pStyle w:val="26"/>
        <w:spacing w:before="156" w:after="156"/>
        <w:rPr>
          <w:rFonts w:ascii="黑体" w:hAnsi="黑体"/>
          <w:kern w:val="0"/>
          <w:sz w:val="30"/>
          <w:szCs w:val="30"/>
        </w:rPr>
      </w:pPr>
      <w:bookmarkStart w:id="89" w:name="_Toc176264352"/>
      <w:r>
        <w:rPr>
          <w:rFonts w:hint="eastAsia" w:ascii="黑体" w:hAnsi="黑体"/>
          <w:kern w:val="0"/>
          <w:sz w:val="30"/>
          <w:szCs w:val="30"/>
        </w:rPr>
        <w:t>设备功能检查</w:t>
      </w:r>
      <w:bookmarkEnd w:id="89"/>
    </w:p>
    <w:p w14:paraId="4A4CB2AE">
      <w:pPr>
        <w:pStyle w:val="27"/>
        <w:rPr>
          <w:lang w:val="zh-CN"/>
        </w:rPr>
      </w:pPr>
      <w:bookmarkStart w:id="90" w:name="_Ref397018107"/>
      <w:bookmarkStart w:id="91" w:name="_Toc176264353"/>
      <w:bookmarkStart w:id="92" w:name="_Toc164764596"/>
      <w:bookmarkStart w:id="93" w:name="_Toc11799889"/>
      <w:r>
        <w:rPr>
          <w:rFonts w:hint="eastAsia"/>
          <w:lang w:val="zh-CN"/>
        </w:rPr>
        <w:t>产品验收测试</w:t>
      </w:r>
      <w:bookmarkEnd w:id="90"/>
      <w:r>
        <w:rPr>
          <w:rFonts w:hint="eastAsia"/>
          <w:lang w:val="zh-CN"/>
        </w:rPr>
        <w:t>（ATP）</w:t>
      </w:r>
      <w:bookmarkEnd w:id="91"/>
    </w:p>
    <w:p w14:paraId="7B6FACB3">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对于开展鉴定试验项目试验的所有试验件，均需随产品提供验收试验记录和合格证明文件。</w:t>
      </w:r>
    </w:p>
    <w:p w14:paraId="06415A06">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试验件所有试验(坠撞安全除外)完成后质量人员需按照《CXF飞机机轮刹车系统刹车控制阀（单）原理样件研发试验大纲》（YS-A3/DG-0002）中“第5章节功能测试程序”测试，并按要求进行记录。</w:t>
      </w:r>
    </w:p>
    <w:bookmarkEnd w:id="92"/>
    <w:bookmarkEnd w:id="93"/>
    <w:p w14:paraId="1427498F">
      <w:pPr>
        <w:pStyle w:val="27"/>
        <w:rPr>
          <w:lang w:val="zh-CN"/>
        </w:rPr>
      </w:pPr>
      <w:bookmarkStart w:id="94" w:name="_Ref397018305"/>
      <w:bookmarkStart w:id="95" w:name="OLE_LINK105"/>
      <w:bookmarkStart w:id="96" w:name="_Toc176264354"/>
      <w:bookmarkStart w:id="97" w:name="_Toc164764597"/>
      <w:r>
        <w:rPr>
          <w:rFonts w:hint="eastAsia"/>
          <w:lang w:val="zh-CN"/>
        </w:rPr>
        <w:t>鉴定性能接收试验</w:t>
      </w:r>
      <w:bookmarkEnd w:id="94"/>
      <w:bookmarkEnd w:id="95"/>
      <w:r>
        <w:rPr>
          <w:rFonts w:hint="eastAsia"/>
          <w:lang w:val="zh-CN"/>
        </w:rPr>
        <w:t>（QPAT）</w:t>
      </w:r>
      <w:bookmarkEnd w:id="96"/>
    </w:p>
    <w:p w14:paraId="423DC153">
      <w:pPr>
        <w:pStyle w:val="24"/>
        <w:ind w:firstLine="480"/>
      </w:pPr>
      <w:r>
        <w:rPr>
          <w:rFonts w:hint="eastAsia" w:cs="宋体"/>
        </w:rPr>
        <w:t>鉴定性能接收试验（QPAT）是一种为确定鉴定试验是否合格而执行的检查和测试，其包括多个子测试项，不同试验项目根据要求选择其中部分或者所有项目进行测试，</w:t>
      </w:r>
      <w:r>
        <w:rPr>
          <w:rFonts w:cs="宋体"/>
        </w:rPr>
        <w:t>如果</w:t>
      </w:r>
      <w:r>
        <w:rPr>
          <w:rFonts w:hint="eastAsia" w:cs="宋体"/>
        </w:rPr>
        <w:t>上一个</w:t>
      </w:r>
      <w:r>
        <w:rPr>
          <w:rFonts w:cs="宋体"/>
        </w:rPr>
        <w:t>试验的结束状态为此试验的开始状态，则上一个试验的试验后检测结果可作为</w:t>
      </w:r>
      <w:r>
        <w:rPr>
          <w:rFonts w:hint="eastAsia" w:cs="宋体"/>
        </w:rPr>
        <w:t>该</w:t>
      </w:r>
      <w:r>
        <w:rPr>
          <w:rFonts w:cs="宋体"/>
        </w:rPr>
        <w:t>试验的试验前检测结果</w:t>
      </w:r>
      <w:r>
        <w:rPr>
          <w:rFonts w:hint="eastAsia" w:cs="宋体"/>
        </w:rPr>
        <w:t>。</w:t>
      </w:r>
      <w:r>
        <w:rPr>
          <w:rFonts w:hint="eastAsia"/>
        </w:rPr>
        <w:t>功能性能连接示意图见图3。</w:t>
      </w:r>
    </w:p>
    <w:p w14:paraId="562E66D7">
      <w:pPr>
        <w:pStyle w:val="24"/>
        <w:ind w:firstLine="0" w:firstLineChars="0"/>
        <w:jc w:val="center"/>
      </w:pPr>
      <w:r>
        <w:drawing>
          <wp:inline distT="0" distB="0" distL="0" distR="0">
            <wp:extent cx="4586605" cy="4774565"/>
            <wp:effectExtent l="0" t="0" r="4445" b="698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649040" cy="4840014"/>
                    </a:xfrm>
                    <a:prstGeom prst="rect">
                      <a:avLst/>
                    </a:prstGeom>
                    <a:noFill/>
                    <a:ln>
                      <a:noFill/>
                    </a:ln>
                  </pic:spPr>
                </pic:pic>
              </a:graphicData>
            </a:graphic>
          </wp:inline>
        </w:drawing>
      </w:r>
    </w:p>
    <w:p w14:paraId="4D2C3034">
      <w:pPr>
        <w:pStyle w:val="61"/>
        <w:numPr>
          <w:ilvl w:val="0"/>
          <w:numId w:val="8"/>
        </w:numPr>
      </w:pPr>
      <w:bookmarkStart w:id="98" w:name="_Toc176262557"/>
      <w:r>
        <w:rPr>
          <w:rFonts w:hint="eastAsia"/>
        </w:rPr>
        <w:t>性能试验连接图</w:t>
      </w:r>
      <w:bookmarkEnd w:id="98"/>
    </w:p>
    <w:p w14:paraId="2A60CEDB">
      <w:pPr>
        <w:widowControl/>
        <w:jc w:val="left"/>
        <w:rPr>
          <w:rFonts w:ascii="黑体" w:hAnsi="黑体" w:eastAsia="黑体" w:cs="宋体"/>
          <w:szCs w:val="21"/>
        </w:rPr>
        <w:sectPr>
          <w:headerReference r:id="rId9" w:type="even"/>
          <w:footerReference r:id="rId10" w:type="even"/>
          <w:footnotePr>
            <w:pos w:val="beneathText"/>
          </w:footnotePr>
          <w:type w:val="oddPage"/>
          <w:pgSz w:w="11907" w:h="16840"/>
          <w:pgMar w:top="1134" w:right="1418" w:bottom="1418" w:left="1134" w:header="851" w:footer="851" w:gutter="0"/>
          <w:pgNumType w:start="1"/>
          <w:cols w:space="425" w:num="1"/>
          <w:docGrid w:type="linesAndChars" w:linePitch="312" w:charSpace="0"/>
        </w:sectPr>
      </w:pPr>
      <w:bookmarkStart w:id="99" w:name="_Toc176262516"/>
    </w:p>
    <w:p w14:paraId="6E280201">
      <w:pPr>
        <w:widowControl/>
        <w:jc w:val="left"/>
        <w:rPr>
          <w:rFonts w:ascii="黑体" w:hAnsi="黑体" w:eastAsia="黑体" w:cs="宋体"/>
          <w:szCs w:val="21"/>
        </w:rPr>
      </w:pPr>
    </w:p>
    <w:p w14:paraId="27CB5058">
      <w:pPr>
        <w:pStyle w:val="59"/>
        <w:widowControl/>
        <w:numPr>
          <w:ilvl w:val="0"/>
          <w:numId w:val="7"/>
          <w:ins w:id="3" w:author="_悟空。" w:date="2024-09-05T09:33:13Z"/>
        </w:numPr>
        <w:jc w:val="left"/>
        <w:rPr>
          <w:rFonts w:hint="eastAsia" w:ascii="黑体" w:hAnsi="黑体" w:eastAsia="黑体" w:cs="宋体"/>
          <w:szCs w:val="20"/>
          <w:rPrChange w:id="4" w:author="_悟空。" w:date="2024-09-05T09:33:13Z">
            <w:rPr>
              <w:rFonts w:ascii="黑体" w:hAnsi="黑体" w:eastAsia="黑体"/>
              <w:szCs w:val="21"/>
            </w:rPr>
          </w:rPrChange>
        </w:rPr>
        <w:pPrChange w:id="2" w:author="_悟空。" w:date="2024-09-05T09:33:13Z">
          <w:pPr>
            <w:widowControl/>
            <w:jc w:val="left"/>
          </w:pPr>
        </w:pPrChange>
      </w:pPr>
      <w:ins w:id="5" w:author="_悟空。" w:date="2024-09-05T09:29:46Z">
        <w:r>
          <w:rPr>
            <w:rFonts w:hint="eastAsia" w:ascii="黑体" w:hAnsi="黑体" w:eastAsia="黑体" w:cs="宋体"/>
            <w:szCs w:val="20"/>
            <w:lang w:val="en-US" w:eastAsia="zh-CN"/>
            <w:rPrChange w:id="6" w:author="_悟空。" w:date="2024-09-05T09:33:13Z">
              <w:rPr>
                <w:rFonts w:hint="eastAsia" w:ascii="黑体" w:hAnsi="黑体" w:eastAsia="黑体" w:cs="宋体"/>
                <w:szCs w:val="21"/>
                <w:lang w:val="en-US" w:eastAsia="zh-CN"/>
              </w:rPr>
            </w:rPrChange>
          </w:rPr>
          <w:t>鉴</w:t>
        </w:r>
      </w:ins>
      <w:r>
        <w:rPr>
          <w:rFonts w:hint="eastAsia" w:ascii="黑体" w:hAnsi="黑体" w:eastAsia="黑体" w:cs="宋体"/>
          <w:szCs w:val="20"/>
          <w:rPrChange w:id="8" w:author="_悟空。" w:date="2024-09-05T09:33:13Z">
            <w:rPr>
              <w:rFonts w:hint="eastAsia" w:ascii="黑体" w:hAnsi="黑体" w:eastAsia="黑体" w:cs="宋体"/>
              <w:szCs w:val="21"/>
            </w:rPr>
          </w:rPrChange>
        </w:rPr>
        <w:t>定性能接收试验（QPAT）</w:t>
      </w:r>
      <w:bookmarkEnd w:id="99"/>
    </w:p>
    <w:tbl>
      <w:tblPr>
        <w:tblStyle w:val="34"/>
        <w:tblW w:w="5000" w:type="pct"/>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autofit"/>
        <w:tblCellMar>
          <w:top w:w="0" w:type="dxa"/>
          <w:left w:w="108" w:type="dxa"/>
          <w:bottom w:w="0" w:type="dxa"/>
          <w:right w:w="108" w:type="dxa"/>
        </w:tblCellMar>
      </w:tblPr>
      <w:tblGrid>
        <w:gridCol w:w="629"/>
        <w:gridCol w:w="1358"/>
        <w:gridCol w:w="1059"/>
        <w:gridCol w:w="11458"/>
      </w:tblGrid>
      <w:tr w14:paraId="419FD5C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28" w:hRule="atLeast"/>
          <w:jc w:val="center"/>
        </w:trPr>
        <w:tc>
          <w:tcPr>
            <w:tcW w:w="217" w:type="pct"/>
            <w:vAlign w:val="center"/>
          </w:tcPr>
          <w:p w14:paraId="3DD5F6BE">
            <w:pPr>
              <w:jc w:val="left"/>
              <w:rPr>
                <w:rFonts w:cs="Calibri"/>
                <w:b/>
                <w:kern w:val="0"/>
                <w:szCs w:val="21"/>
              </w:rPr>
            </w:pPr>
            <w:r>
              <w:rPr>
                <w:rFonts w:hint="eastAsia" w:cs="宋体"/>
                <w:szCs w:val="21"/>
              </w:rPr>
              <w:t>编号</w:t>
            </w:r>
          </w:p>
        </w:tc>
        <w:tc>
          <w:tcPr>
            <w:tcW w:w="833" w:type="pct"/>
            <w:gridSpan w:val="2"/>
            <w:vAlign w:val="center"/>
          </w:tcPr>
          <w:p w14:paraId="5467A865">
            <w:pPr>
              <w:jc w:val="center"/>
              <w:rPr>
                <w:rFonts w:cs="Calibri"/>
                <w:b/>
                <w:kern w:val="0"/>
                <w:szCs w:val="21"/>
              </w:rPr>
            </w:pPr>
            <w:r>
              <w:rPr>
                <w:rFonts w:hint="eastAsia" w:cs="宋体"/>
                <w:szCs w:val="21"/>
              </w:rPr>
              <w:t>试验项目</w:t>
            </w:r>
          </w:p>
        </w:tc>
        <w:tc>
          <w:tcPr>
            <w:tcW w:w="3950" w:type="pct"/>
            <w:vAlign w:val="center"/>
          </w:tcPr>
          <w:p w14:paraId="27B40E93">
            <w:pPr>
              <w:jc w:val="center"/>
              <w:rPr>
                <w:rFonts w:cs="Calibri"/>
                <w:b/>
                <w:kern w:val="0"/>
                <w:szCs w:val="21"/>
              </w:rPr>
            </w:pPr>
            <w:r>
              <w:rPr>
                <w:rFonts w:hint="eastAsia" w:cs="宋体"/>
                <w:szCs w:val="21"/>
              </w:rPr>
              <w:t>操作要求及判据</w:t>
            </w:r>
          </w:p>
        </w:tc>
      </w:tr>
      <w:tr w14:paraId="779A8E3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712" w:hRule="atLeast"/>
          <w:jc w:val="center"/>
        </w:trPr>
        <w:tc>
          <w:tcPr>
            <w:tcW w:w="217" w:type="pct"/>
            <w:vMerge w:val="restart"/>
            <w:vAlign w:val="center"/>
          </w:tcPr>
          <w:p w14:paraId="2BD7F101">
            <w:pPr>
              <w:ind w:left="-193" w:leftChars="-92" w:right="-176" w:rightChars="-84"/>
              <w:jc w:val="center"/>
              <w:rPr>
                <w:rFonts w:cs="宋体"/>
                <w:szCs w:val="21"/>
              </w:rPr>
            </w:pPr>
            <w:r>
              <w:rPr>
                <w:rFonts w:hint="eastAsia" w:cs="宋体"/>
                <w:szCs w:val="21"/>
              </w:rPr>
              <w:t>QPAT1</w:t>
            </w:r>
          </w:p>
        </w:tc>
        <w:tc>
          <w:tcPr>
            <w:tcW w:w="468" w:type="pct"/>
            <w:vMerge w:val="restart"/>
            <w:vAlign w:val="center"/>
          </w:tcPr>
          <w:p w14:paraId="16458D6E">
            <w:pPr>
              <w:spacing w:line="240" w:lineRule="atLeast"/>
              <w:ind w:left="-107" w:leftChars="-51" w:right="-18" w:rightChars="-9"/>
              <w:jc w:val="center"/>
              <w:rPr>
                <w:rFonts w:cs="宋体"/>
                <w:szCs w:val="21"/>
              </w:rPr>
            </w:pPr>
            <w:r>
              <w:rPr>
                <w:rFonts w:hint="eastAsia" w:cs="宋体"/>
                <w:szCs w:val="21"/>
              </w:rPr>
              <w:t>目视检测</w:t>
            </w:r>
          </w:p>
        </w:tc>
        <w:tc>
          <w:tcPr>
            <w:tcW w:w="365" w:type="pct"/>
            <w:vAlign w:val="center"/>
          </w:tcPr>
          <w:p w14:paraId="054F752E">
            <w:pPr>
              <w:spacing w:line="360" w:lineRule="exact"/>
              <w:ind w:left="-107" w:leftChars="-51" w:right="-73" w:rightChars="-35"/>
              <w:jc w:val="center"/>
              <w:rPr>
                <w:rFonts w:cs="宋体"/>
                <w:b/>
                <w:kern w:val="0"/>
                <w:szCs w:val="21"/>
              </w:rPr>
            </w:pPr>
            <w:r>
              <w:rPr>
                <w:rFonts w:hint="eastAsia" w:cs="宋体"/>
                <w:szCs w:val="21"/>
              </w:rPr>
              <w:t>QPAT1-1</w:t>
            </w:r>
          </w:p>
        </w:tc>
        <w:tc>
          <w:tcPr>
            <w:tcW w:w="3950" w:type="pct"/>
            <w:vAlign w:val="center"/>
          </w:tcPr>
          <w:p w14:paraId="544F0C5F">
            <w:pPr>
              <w:jc w:val="left"/>
              <w:rPr>
                <w:rFonts w:cs="宋体"/>
                <w:szCs w:val="21"/>
              </w:rPr>
            </w:pPr>
            <w:r>
              <w:rPr>
                <w:rFonts w:hint="eastAsia" w:cs="宋体"/>
                <w:szCs w:val="21"/>
              </w:rPr>
              <w:t>目视检查产品不应存在裂纹、劣化、腐（锈）蚀、结构及安装连接件破坏。</w:t>
            </w:r>
          </w:p>
        </w:tc>
      </w:tr>
      <w:tr w14:paraId="3FF62DD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076" w:hRule="atLeast"/>
          <w:jc w:val="center"/>
        </w:trPr>
        <w:tc>
          <w:tcPr>
            <w:tcW w:w="217" w:type="pct"/>
            <w:vMerge w:val="continue"/>
            <w:vAlign w:val="center"/>
          </w:tcPr>
          <w:p w14:paraId="7F4F0841">
            <w:pPr>
              <w:ind w:right="-48" w:rightChars="-23"/>
              <w:jc w:val="center"/>
              <w:rPr>
                <w:rFonts w:cs="宋体"/>
                <w:szCs w:val="21"/>
              </w:rPr>
            </w:pPr>
          </w:p>
        </w:tc>
        <w:tc>
          <w:tcPr>
            <w:tcW w:w="468" w:type="pct"/>
            <w:vMerge w:val="continue"/>
            <w:vAlign w:val="center"/>
          </w:tcPr>
          <w:p w14:paraId="15FCA704">
            <w:pPr>
              <w:jc w:val="center"/>
              <w:rPr>
                <w:rFonts w:cs="宋体"/>
                <w:szCs w:val="21"/>
              </w:rPr>
            </w:pPr>
          </w:p>
        </w:tc>
        <w:tc>
          <w:tcPr>
            <w:tcW w:w="365" w:type="pct"/>
            <w:vAlign w:val="center"/>
          </w:tcPr>
          <w:p w14:paraId="18A0129B">
            <w:pPr>
              <w:spacing w:line="240" w:lineRule="atLeast"/>
              <w:ind w:left="-107" w:leftChars="-51" w:right="-18" w:rightChars="-9"/>
              <w:jc w:val="center"/>
              <w:rPr>
                <w:rFonts w:cs="宋体"/>
                <w:szCs w:val="21"/>
              </w:rPr>
            </w:pPr>
            <w:r>
              <w:rPr>
                <w:rFonts w:hint="eastAsia" w:cs="宋体"/>
                <w:szCs w:val="21"/>
              </w:rPr>
              <w:t>QPAT1-2</w:t>
            </w:r>
          </w:p>
        </w:tc>
        <w:tc>
          <w:tcPr>
            <w:tcW w:w="3950" w:type="pct"/>
            <w:vAlign w:val="center"/>
          </w:tcPr>
          <w:p w14:paraId="4FF68918">
            <w:pPr>
              <w:jc w:val="left"/>
              <w:rPr>
                <w:rFonts w:cs="宋体"/>
                <w:szCs w:val="21"/>
              </w:rPr>
            </w:pPr>
            <w:r>
              <w:rPr>
                <w:rFonts w:hint="eastAsia" w:cs="宋体"/>
                <w:szCs w:val="21"/>
              </w:rPr>
              <w:t>坠撞安全试验，允许有弯曲和变形，但安装连接件不应出现破坏，并且受试设备仍应保持在原位。</w:t>
            </w:r>
          </w:p>
        </w:tc>
      </w:tr>
      <w:tr w14:paraId="335E6E8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705" w:hRule="atLeast"/>
          <w:jc w:val="center"/>
        </w:trPr>
        <w:tc>
          <w:tcPr>
            <w:tcW w:w="217" w:type="pct"/>
            <w:vMerge w:val="continue"/>
            <w:vAlign w:val="center"/>
          </w:tcPr>
          <w:p w14:paraId="62488B6F">
            <w:pPr>
              <w:ind w:right="-48" w:rightChars="-23"/>
              <w:jc w:val="center"/>
              <w:rPr>
                <w:rFonts w:cs="宋体"/>
                <w:szCs w:val="21"/>
              </w:rPr>
            </w:pPr>
          </w:p>
        </w:tc>
        <w:tc>
          <w:tcPr>
            <w:tcW w:w="468" w:type="pct"/>
            <w:vMerge w:val="continue"/>
            <w:vAlign w:val="center"/>
          </w:tcPr>
          <w:p w14:paraId="1419F95E">
            <w:pPr>
              <w:jc w:val="center"/>
              <w:rPr>
                <w:rFonts w:cs="宋体"/>
                <w:szCs w:val="21"/>
              </w:rPr>
            </w:pPr>
          </w:p>
        </w:tc>
        <w:tc>
          <w:tcPr>
            <w:tcW w:w="365" w:type="pct"/>
            <w:vAlign w:val="center"/>
          </w:tcPr>
          <w:p w14:paraId="43804F09">
            <w:pPr>
              <w:spacing w:line="240" w:lineRule="atLeast"/>
              <w:ind w:left="-107" w:leftChars="-51" w:right="-18" w:rightChars="-9"/>
              <w:jc w:val="center"/>
              <w:rPr>
                <w:rFonts w:cs="宋体"/>
                <w:szCs w:val="21"/>
              </w:rPr>
            </w:pPr>
            <w:r>
              <w:rPr>
                <w:rFonts w:hint="eastAsia" w:cs="宋体"/>
                <w:szCs w:val="21"/>
              </w:rPr>
              <w:t>QPAT1-3</w:t>
            </w:r>
          </w:p>
        </w:tc>
        <w:tc>
          <w:tcPr>
            <w:tcW w:w="3950" w:type="pct"/>
            <w:vAlign w:val="center"/>
          </w:tcPr>
          <w:p w14:paraId="2C64D57A">
            <w:pPr>
              <w:jc w:val="left"/>
              <w:rPr>
                <w:rFonts w:cs="宋体"/>
                <w:szCs w:val="21"/>
              </w:rPr>
            </w:pPr>
            <w:r>
              <w:rPr>
                <w:rFonts w:hint="eastAsia" w:cs="宋体"/>
                <w:szCs w:val="21"/>
              </w:rPr>
              <w:t>流体敏感性试验，受试设备不应出现损伤。</w:t>
            </w:r>
          </w:p>
        </w:tc>
      </w:tr>
      <w:tr w14:paraId="1D319EB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771" w:hRule="atLeast"/>
          <w:jc w:val="center"/>
        </w:trPr>
        <w:tc>
          <w:tcPr>
            <w:tcW w:w="217" w:type="pct"/>
            <w:vMerge w:val="continue"/>
            <w:vAlign w:val="center"/>
          </w:tcPr>
          <w:p w14:paraId="48C41121">
            <w:pPr>
              <w:ind w:right="-48" w:rightChars="-23"/>
              <w:jc w:val="center"/>
              <w:rPr>
                <w:rFonts w:cs="宋体"/>
                <w:szCs w:val="21"/>
              </w:rPr>
            </w:pPr>
          </w:p>
        </w:tc>
        <w:tc>
          <w:tcPr>
            <w:tcW w:w="468" w:type="pct"/>
            <w:vMerge w:val="continue"/>
            <w:vAlign w:val="center"/>
          </w:tcPr>
          <w:p w14:paraId="24D20D23">
            <w:pPr>
              <w:jc w:val="center"/>
              <w:rPr>
                <w:rFonts w:cs="宋体"/>
                <w:szCs w:val="21"/>
              </w:rPr>
            </w:pPr>
          </w:p>
        </w:tc>
        <w:tc>
          <w:tcPr>
            <w:tcW w:w="365" w:type="pct"/>
            <w:vAlign w:val="center"/>
          </w:tcPr>
          <w:p w14:paraId="294EABA4">
            <w:pPr>
              <w:spacing w:line="240" w:lineRule="atLeast"/>
              <w:ind w:left="-107" w:leftChars="-51" w:right="-18" w:rightChars="-9"/>
              <w:jc w:val="center"/>
              <w:rPr>
                <w:rFonts w:cs="宋体"/>
                <w:szCs w:val="21"/>
              </w:rPr>
            </w:pPr>
            <w:r>
              <w:rPr>
                <w:rFonts w:hint="eastAsia" w:cs="宋体"/>
                <w:szCs w:val="21"/>
              </w:rPr>
              <w:t>QPAT1-4</w:t>
            </w:r>
          </w:p>
        </w:tc>
        <w:tc>
          <w:tcPr>
            <w:tcW w:w="3950" w:type="pct"/>
            <w:vAlign w:val="center"/>
          </w:tcPr>
          <w:p w14:paraId="4A1B87B2">
            <w:pPr>
              <w:jc w:val="left"/>
              <w:rPr>
                <w:rFonts w:cs="宋体"/>
                <w:szCs w:val="21"/>
              </w:rPr>
            </w:pPr>
            <w:r>
              <w:rPr>
                <w:rFonts w:hint="eastAsia" w:cs="宋体"/>
                <w:szCs w:val="21"/>
              </w:rPr>
              <w:t>湿热、霉菌和盐雾试验，受试设备表面均不应出现腐蚀的现象。</w:t>
            </w:r>
          </w:p>
        </w:tc>
      </w:tr>
      <w:tr w14:paraId="381664F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98" w:hRule="atLeast"/>
          <w:jc w:val="center"/>
        </w:trPr>
        <w:tc>
          <w:tcPr>
            <w:tcW w:w="217" w:type="pct"/>
            <w:vMerge w:val="continue"/>
            <w:vAlign w:val="center"/>
          </w:tcPr>
          <w:p w14:paraId="13A1BCC7">
            <w:pPr>
              <w:ind w:right="-48" w:rightChars="-23"/>
              <w:jc w:val="center"/>
              <w:rPr>
                <w:rFonts w:cs="宋体"/>
                <w:szCs w:val="21"/>
              </w:rPr>
            </w:pPr>
          </w:p>
        </w:tc>
        <w:tc>
          <w:tcPr>
            <w:tcW w:w="468" w:type="pct"/>
            <w:vMerge w:val="continue"/>
            <w:vAlign w:val="center"/>
          </w:tcPr>
          <w:p w14:paraId="3ED3D4EB">
            <w:pPr>
              <w:jc w:val="center"/>
              <w:rPr>
                <w:rFonts w:cs="宋体"/>
                <w:szCs w:val="21"/>
              </w:rPr>
            </w:pPr>
          </w:p>
        </w:tc>
        <w:tc>
          <w:tcPr>
            <w:tcW w:w="365" w:type="pct"/>
            <w:vAlign w:val="center"/>
          </w:tcPr>
          <w:p w14:paraId="5F9BFECE">
            <w:pPr>
              <w:spacing w:line="240" w:lineRule="atLeast"/>
              <w:ind w:left="-107" w:leftChars="-51" w:right="-18" w:rightChars="-9"/>
              <w:jc w:val="center"/>
              <w:rPr>
                <w:rFonts w:cs="宋体"/>
                <w:szCs w:val="21"/>
              </w:rPr>
            </w:pPr>
            <w:r>
              <w:rPr>
                <w:rFonts w:hint="eastAsia" w:cs="宋体"/>
                <w:szCs w:val="21"/>
              </w:rPr>
              <w:t>QPAT1-5</w:t>
            </w:r>
          </w:p>
        </w:tc>
        <w:tc>
          <w:tcPr>
            <w:tcW w:w="3950" w:type="pct"/>
            <w:vAlign w:val="center"/>
          </w:tcPr>
          <w:p w14:paraId="7E8B10F4">
            <w:pPr>
              <w:jc w:val="left"/>
              <w:rPr>
                <w:rFonts w:cs="宋体"/>
                <w:szCs w:val="21"/>
              </w:rPr>
            </w:pPr>
            <w:r>
              <w:rPr>
                <w:rFonts w:hint="eastAsia" w:cs="宋体"/>
                <w:szCs w:val="21"/>
              </w:rPr>
              <w:t>砂尘试验，受试设备表面不应出现腐蚀的现象，操作受试设备上的开关器件及其它机械活动部件10次，没有堵塞或卡死现象。</w:t>
            </w:r>
          </w:p>
        </w:tc>
      </w:tr>
      <w:tr w14:paraId="7F3C4B9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94" w:hRule="atLeast"/>
          <w:jc w:val="center"/>
        </w:trPr>
        <w:tc>
          <w:tcPr>
            <w:tcW w:w="217" w:type="pct"/>
            <w:vMerge w:val="continue"/>
            <w:vAlign w:val="center"/>
          </w:tcPr>
          <w:p w14:paraId="4E2C292D">
            <w:pPr>
              <w:ind w:right="-48" w:rightChars="-23"/>
              <w:jc w:val="center"/>
              <w:rPr>
                <w:rFonts w:cs="宋体"/>
                <w:szCs w:val="21"/>
              </w:rPr>
            </w:pPr>
          </w:p>
        </w:tc>
        <w:tc>
          <w:tcPr>
            <w:tcW w:w="468" w:type="pct"/>
            <w:vMerge w:val="continue"/>
            <w:vAlign w:val="center"/>
          </w:tcPr>
          <w:p w14:paraId="0F348E33">
            <w:pPr>
              <w:jc w:val="center"/>
              <w:rPr>
                <w:rFonts w:cs="宋体"/>
                <w:szCs w:val="21"/>
              </w:rPr>
            </w:pPr>
          </w:p>
        </w:tc>
        <w:tc>
          <w:tcPr>
            <w:tcW w:w="365" w:type="pct"/>
            <w:vAlign w:val="center"/>
          </w:tcPr>
          <w:p w14:paraId="6E3FEEC0">
            <w:pPr>
              <w:spacing w:line="240" w:lineRule="atLeast"/>
              <w:ind w:left="-107" w:leftChars="-51" w:right="-18" w:rightChars="-9"/>
              <w:jc w:val="center"/>
              <w:rPr>
                <w:rFonts w:cs="宋体"/>
                <w:szCs w:val="21"/>
              </w:rPr>
            </w:pPr>
            <w:r>
              <w:rPr>
                <w:rFonts w:hint="eastAsia" w:cs="宋体"/>
                <w:szCs w:val="21"/>
              </w:rPr>
              <w:t>QPAT1-6</w:t>
            </w:r>
          </w:p>
        </w:tc>
        <w:tc>
          <w:tcPr>
            <w:tcW w:w="3950" w:type="pct"/>
            <w:vAlign w:val="center"/>
          </w:tcPr>
          <w:p w14:paraId="25B72CBE">
            <w:pPr>
              <w:jc w:val="left"/>
              <w:rPr>
                <w:rFonts w:cs="宋体"/>
                <w:szCs w:val="21"/>
              </w:rPr>
            </w:pPr>
            <w:r>
              <w:rPr>
                <w:rFonts w:hint="eastAsia" w:cs="宋体"/>
                <w:szCs w:val="21"/>
              </w:rPr>
              <w:t>振动、风车试验，受试设备组件均不应出现结构损坏。</w:t>
            </w:r>
          </w:p>
        </w:tc>
      </w:tr>
      <w:tr w14:paraId="2C714C2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8353" w:hRule="atLeast"/>
          <w:jc w:val="center"/>
        </w:trPr>
        <w:tc>
          <w:tcPr>
            <w:tcW w:w="217" w:type="pct"/>
            <w:vAlign w:val="center"/>
          </w:tcPr>
          <w:p w14:paraId="4099C536">
            <w:pPr>
              <w:ind w:left="-193" w:leftChars="-92" w:right="-176" w:rightChars="-84"/>
              <w:jc w:val="center"/>
              <w:rPr>
                <w:rFonts w:cs="Calibri"/>
                <w:szCs w:val="21"/>
              </w:rPr>
            </w:pPr>
            <w:r>
              <w:rPr>
                <w:rFonts w:hint="eastAsia" w:cs="宋体"/>
                <w:szCs w:val="21"/>
              </w:rPr>
              <w:t>QPAT2</w:t>
            </w:r>
          </w:p>
        </w:tc>
        <w:tc>
          <w:tcPr>
            <w:tcW w:w="468" w:type="pct"/>
            <w:vAlign w:val="center"/>
          </w:tcPr>
          <w:p w14:paraId="662F6F59">
            <w:pPr>
              <w:jc w:val="center"/>
              <w:rPr>
                <w:rFonts w:asciiTheme="minorHAnsi" w:hAnsiTheme="minorHAnsi" w:eastAsiaTheme="minorEastAsia" w:cstheme="minorBidi"/>
              </w:rPr>
            </w:pPr>
            <w:r>
              <w:rPr>
                <w:rFonts w:hint="eastAsia" w:asciiTheme="minorHAnsi" w:hAnsiTheme="minorHAnsi" w:eastAsiaTheme="minorEastAsia" w:cstheme="minorBidi"/>
              </w:rPr>
              <w:t>试验中间检测</w:t>
            </w:r>
          </w:p>
        </w:tc>
        <w:tc>
          <w:tcPr>
            <w:tcW w:w="365" w:type="pct"/>
            <w:vAlign w:val="center"/>
          </w:tcPr>
          <w:p w14:paraId="44CF9527">
            <w:pPr>
              <w:jc w:val="center"/>
              <w:rPr>
                <w:rFonts w:cs="宋体"/>
                <w:szCs w:val="21"/>
              </w:rPr>
            </w:pPr>
            <w:r>
              <w:rPr>
                <w:rFonts w:hint="eastAsia" w:cs="宋体"/>
                <w:szCs w:val="21"/>
              </w:rPr>
              <w:t>QPAT2-1</w:t>
            </w:r>
          </w:p>
        </w:tc>
        <w:tc>
          <w:tcPr>
            <w:tcW w:w="3950" w:type="pct"/>
            <w:vAlign w:val="center"/>
          </w:tcPr>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76"/>
              <w:gridCol w:w="4956"/>
            </w:tblGrid>
            <w:tr w14:paraId="6214F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35" w:type="dxa"/>
                  <w:vAlign w:val="center"/>
                </w:tcPr>
                <w:p w14:paraId="2C5288EE">
                  <w:pPr>
                    <w:spacing w:line="276" w:lineRule="auto"/>
                    <w:jc w:val="center"/>
                  </w:pPr>
                  <w:r>
                    <w:rPr>
                      <w:rFonts w:hint="eastAsia"/>
                    </w:rPr>
                    <w:t>检测方法</w:t>
                  </w:r>
                </w:p>
              </w:tc>
              <w:tc>
                <w:tcPr>
                  <w:tcW w:w="5536" w:type="dxa"/>
                  <w:vAlign w:val="center"/>
                </w:tcPr>
                <w:p w14:paraId="755BE960">
                  <w:pPr>
                    <w:spacing w:line="276" w:lineRule="auto"/>
                    <w:jc w:val="center"/>
                  </w:pPr>
                  <w:r>
                    <w:rPr>
                      <w:rFonts w:hint="eastAsia"/>
                    </w:rPr>
                    <w:t>合格判据</w:t>
                  </w:r>
                </w:p>
              </w:tc>
            </w:tr>
            <w:tr w14:paraId="6959C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5" w:type="dxa"/>
                  <w:vAlign w:val="center"/>
                </w:tcPr>
                <w:p w14:paraId="5A2ECCAB">
                  <w:pPr>
                    <w:spacing w:line="276" w:lineRule="auto"/>
                    <w:jc w:val="left"/>
                    <w:rPr>
                      <w:rFonts w:ascii="宋体" w:hAnsi="宋体"/>
                    </w:rPr>
                  </w:pPr>
                  <w:r>
                    <w:rPr>
                      <w:rFonts w:hint="eastAsia" w:ascii="宋体" w:hAnsi="宋体"/>
                    </w:rPr>
                    <w:t>给刹车控制阀（单）进油口供压（3000±50）psi，调节回油口背压为（61±5）psi，刹车口堵住，施加控制电流为0～60</w:t>
                  </w:r>
                  <w:r>
                    <w:rPr>
                      <w:rFonts w:ascii="宋体" w:hAnsi="宋体"/>
                    </w:rPr>
                    <w:t>mA</w:t>
                  </w:r>
                  <w:r>
                    <w:rPr>
                      <w:rFonts w:hint="eastAsia" w:ascii="宋体" w:hAnsi="宋体"/>
                    </w:rPr>
                    <w:t>，分别测量不同控制电流下的刹车压力和内部泄漏量，</w:t>
                  </w:r>
                  <w:r>
                    <w:rPr>
                      <w:rFonts w:ascii="宋体" w:hAnsi="宋体"/>
                    </w:rPr>
                    <w:t>并</w:t>
                  </w:r>
                  <w:r>
                    <w:rPr>
                      <w:rFonts w:hint="eastAsia" w:ascii="宋体" w:hAnsi="宋体"/>
                    </w:rPr>
                    <w:t>记录在下表中。</w:t>
                  </w:r>
                </w:p>
                <w:tbl>
                  <w:tblPr>
                    <w:tblStyle w:val="19"/>
                    <w:tblW w:w="60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7"/>
                    <w:gridCol w:w="850"/>
                    <w:gridCol w:w="1276"/>
                    <w:gridCol w:w="992"/>
                    <w:gridCol w:w="709"/>
                    <w:gridCol w:w="1276"/>
                  </w:tblGrid>
                  <w:tr w14:paraId="6AF0F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7" w:type="dxa"/>
                        <w:vAlign w:val="center"/>
                      </w:tcPr>
                      <w:p w14:paraId="506EA911">
                        <w:pPr>
                          <w:jc w:val="center"/>
                          <w:rPr>
                            <w:rFonts w:asciiTheme="minorEastAsia" w:hAnsiTheme="minorEastAsia" w:eastAsiaTheme="minorEastAsia"/>
                            <w:kern w:val="0"/>
                            <w:szCs w:val="20"/>
                            <w:lang w:val="zh-CN"/>
                          </w:rPr>
                        </w:pPr>
                        <w:r>
                          <w:rPr>
                            <w:rFonts w:hint="eastAsia" w:asciiTheme="minorEastAsia" w:hAnsiTheme="minorEastAsia" w:eastAsiaTheme="minorEastAsia"/>
                            <w:kern w:val="0"/>
                            <w:szCs w:val="20"/>
                            <w:lang w:val="zh-CN"/>
                          </w:rPr>
                          <w:t>控制电流m</w:t>
                        </w:r>
                        <w:r>
                          <w:rPr>
                            <w:rFonts w:asciiTheme="minorEastAsia" w:hAnsiTheme="minorEastAsia" w:eastAsiaTheme="minorEastAsia"/>
                            <w:kern w:val="0"/>
                            <w:szCs w:val="20"/>
                            <w:lang w:val="zh-CN"/>
                          </w:rPr>
                          <w:t>A</w:t>
                        </w:r>
                      </w:p>
                    </w:tc>
                    <w:tc>
                      <w:tcPr>
                        <w:tcW w:w="850" w:type="dxa"/>
                        <w:vAlign w:val="center"/>
                      </w:tcPr>
                      <w:p w14:paraId="4058CF10">
                        <w:pPr>
                          <w:jc w:val="center"/>
                          <w:rPr>
                            <w:rFonts w:asciiTheme="minorEastAsia" w:hAnsiTheme="minorEastAsia" w:eastAsiaTheme="minorEastAsia"/>
                            <w:kern w:val="0"/>
                            <w:szCs w:val="20"/>
                            <w:lang w:val="zh-CN"/>
                          </w:rPr>
                        </w:pPr>
                        <w:r>
                          <w:rPr>
                            <w:rFonts w:hint="eastAsia" w:asciiTheme="minorEastAsia" w:hAnsiTheme="minorEastAsia" w:eastAsiaTheme="minorEastAsia"/>
                            <w:kern w:val="0"/>
                            <w:szCs w:val="20"/>
                            <w:lang w:val="zh-CN"/>
                          </w:rPr>
                          <w:t>刹车压力</w:t>
                        </w:r>
                      </w:p>
                    </w:tc>
                    <w:tc>
                      <w:tcPr>
                        <w:tcW w:w="1276" w:type="dxa"/>
                        <w:vAlign w:val="center"/>
                      </w:tcPr>
                      <w:p w14:paraId="2A0C6325">
                        <w:pPr>
                          <w:jc w:val="center"/>
                          <w:rPr>
                            <w:rFonts w:asciiTheme="minorEastAsia" w:hAnsiTheme="minorEastAsia" w:eastAsiaTheme="minorEastAsia"/>
                            <w:kern w:val="0"/>
                            <w:szCs w:val="20"/>
                            <w:lang w:val="zh-CN"/>
                          </w:rPr>
                        </w:pPr>
                        <w:r>
                          <w:rPr>
                            <w:rFonts w:hint="eastAsia" w:asciiTheme="minorEastAsia" w:hAnsiTheme="minorEastAsia" w:eastAsiaTheme="minorEastAsia"/>
                            <w:kern w:val="0"/>
                            <w:szCs w:val="20"/>
                            <w:lang w:val="zh-CN"/>
                          </w:rPr>
                          <w:t>内部泄漏量m</w:t>
                        </w:r>
                        <w:r>
                          <w:rPr>
                            <w:rFonts w:asciiTheme="minorEastAsia" w:hAnsiTheme="minorEastAsia" w:eastAsiaTheme="minorEastAsia"/>
                            <w:kern w:val="0"/>
                            <w:szCs w:val="20"/>
                            <w:lang w:val="zh-CN"/>
                          </w:rPr>
                          <w:t>l/min</w:t>
                        </w:r>
                      </w:p>
                    </w:tc>
                    <w:tc>
                      <w:tcPr>
                        <w:tcW w:w="992" w:type="dxa"/>
                        <w:vAlign w:val="center"/>
                      </w:tcPr>
                      <w:p w14:paraId="38443D1C">
                        <w:pPr>
                          <w:jc w:val="center"/>
                          <w:rPr>
                            <w:rFonts w:asciiTheme="minorEastAsia" w:hAnsiTheme="minorEastAsia" w:eastAsiaTheme="minorEastAsia"/>
                            <w:kern w:val="0"/>
                            <w:szCs w:val="20"/>
                            <w:lang w:val="zh-CN"/>
                          </w:rPr>
                        </w:pPr>
                        <w:r>
                          <w:rPr>
                            <w:rFonts w:hint="eastAsia" w:asciiTheme="minorEastAsia" w:hAnsiTheme="minorEastAsia" w:eastAsiaTheme="minorEastAsia"/>
                            <w:kern w:val="0"/>
                            <w:szCs w:val="20"/>
                            <w:lang w:val="zh-CN"/>
                          </w:rPr>
                          <w:t>控制电流m</w:t>
                        </w:r>
                        <w:r>
                          <w:rPr>
                            <w:rFonts w:asciiTheme="minorEastAsia" w:hAnsiTheme="minorEastAsia" w:eastAsiaTheme="minorEastAsia"/>
                            <w:kern w:val="0"/>
                            <w:szCs w:val="20"/>
                            <w:lang w:val="zh-CN"/>
                          </w:rPr>
                          <w:t>A</w:t>
                        </w:r>
                      </w:p>
                    </w:tc>
                    <w:tc>
                      <w:tcPr>
                        <w:tcW w:w="709" w:type="dxa"/>
                        <w:vAlign w:val="center"/>
                      </w:tcPr>
                      <w:p w14:paraId="2CE93DA1">
                        <w:pPr>
                          <w:jc w:val="center"/>
                          <w:rPr>
                            <w:rFonts w:asciiTheme="minorEastAsia" w:hAnsiTheme="minorEastAsia" w:eastAsiaTheme="minorEastAsia"/>
                            <w:kern w:val="0"/>
                            <w:szCs w:val="20"/>
                            <w:lang w:val="zh-CN"/>
                          </w:rPr>
                        </w:pPr>
                        <w:r>
                          <w:rPr>
                            <w:rFonts w:hint="eastAsia" w:asciiTheme="minorEastAsia" w:hAnsiTheme="minorEastAsia" w:eastAsiaTheme="minorEastAsia"/>
                            <w:kern w:val="0"/>
                            <w:szCs w:val="20"/>
                            <w:lang w:val="zh-CN"/>
                          </w:rPr>
                          <w:t>刹车压力</w:t>
                        </w:r>
                      </w:p>
                    </w:tc>
                    <w:tc>
                      <w:tcPr>
                        <w:tcW w:w="1276" w:type="dxa"/>
                        <w:vAlign w:val="center"/>
                      </w:tcPr>
                      <w:p w14:paraId="0AEE16E5">
                        <w:pPr>
                          <w:jc w:val="center"/>
                          <w:rPr>
                            <w:rFonts w:asciiTheme="minorEastAsia" w:hAnsiTheme="minorEastAsia" w:eastAsiaTheme="minorEastAsia"/>
                            <w:kern w:val="0"/>
                            <w:szCs w:val="20"/>
                            <w:lang w:val="zh-CN"/>
                          </w:rPr>
                        </w:pPr>
                        <w:r>
                          <w:rPr>
                            <w:rFonts w:hint="eastAsia" w:asciiTheme="minorEastAsia" w:hAnsiTheme="minorEastAsia" w:eastAsiaTheme="minorEastAsia"/>
                            <w:kern w:val="0"/>
                            <w:szCs w:val="20"/>
                            <w:lang w:val="zh-CN"/>
                          </w:rPr>
                          <w:t>内部泄漏量m</w:t>
                        </w:r>
                        <w:r>
                          <w:rPr>
                            <w:rFonts w:asciiTheme="minorEastAsia" w:hAnsiTheme="minorEastAsia" w:eastAsiaTheme="minorEastAsia"/>
                            <w:kern w:val="0"/>
                            <w:szCs w:val="20"/>
                            <w:lang w:val="zh-CN"/>
                          </w:rPr>
                          <w:t>l/min</w:t>
                        </w:r>
                      </w:p>
                    </w:tc>
                  </w:tr>
                  <w:tr w14:paraId="5CA3A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7" w:type="dxa"/>
                        <w:vAlign w:val="center"/>
                      </w:tcPr>
                      <w:p w14:paraId="38E6A3FA">
                        <w:pPr>
                          <w:jc w:val="center"/>
                          <w:rPr>
                            <w:rFonts w:asciiTheme="minorEastAsia" w:hAnsiTheme="minorEastAsia" w:eastAsiaTheme="minorEastAsia"/>
                            <w:kern w:val="0"/>
                            <w:szCs w:val="20"/>
                            <w:lang w:val="zh-CN"/>
                          </w:rPr>
                        </w:pPr>
                        <w:r>
                          <w:rPr>
                            <w:rFonts w:hint="eastAsia" w:asciiTheme="minorEastAsia" w:hAnsiTheme="minorEastAsia" w:eastAsiaTheme="minorEastAsia"/>
                            <w:kern w:val="0"/>
                            <w:szCs w:val="20"/>
                            <w:lang w:val="zh-CN"/>
                          </w:rPr>
                          <w:t>0</w:t>
                        </w:r>
                      </w:p>
                    </w:tc>
                    <w:tc>
                      <w:tcPr>
                        <w:tcW w:w="850" w:type="dxa"/>
                        <w:vAlign w:val="center"/>
                      </w:tcPr>
                      <w:p w14:paraId="032D8AA9">
                        <w:pPr>
                          <w:jc w:val="center"/>
                          <w:rPr>
                            <w:rFonts w:asciiTheme="minorEastAsia" w:hAnsiTheme="minorEastAsia" w:eastAsiaTheme="minorEastAsia"/>
                            <w:kern w:val="0"/>
                            <w:szCs w:val="20"/>
                            <w:lang w:val="zh-CN"/>
                          </w:rPr>
                        </w:pPr>
                      </w:p>
                    </w:tc>
                    <w:tc>
                      <w:tcPr>
                        <w:tcW w:w="1276" w:type="dxa"/>
                        <w:vAlign w:val="center"/>
                      </w:tcPr>
                      <w:p w14:paraId="052D2AE6">
                        <w:pPr>
                          <w:jc w:val="center"/>
                          <w:rPr>
                            <w:rFonts w:asciiTheme="minorEastAsia" w:hAnsiTheme="minorEastAsia" w:eastAsiaTheme="minorEastAsia"/>
                            <w:kern w:val="0"/>
                            <w:szCs w:val="20"/>
                            <w:lang w:val="zh-CN"/>
                          </w:rPr>
                        </w:pPr>
                      </w:p>
                    </w:tc>
                    <w:tc>
                      <w:tcPr>
                        <w:tcW w:w="992" w:type="dxa"/>
                        <w:vAlign w:val="center"/>
                      </w:tcPr>
                      <w:p w14:paraId="30D36132">
                        <w:pPr>
                          <w:jc w:val="center"/>
                          <w:rPr>
                            <w:rFonts w:asciiTheme="minorEastAsia" w:hAnsiTheme="minorEastAsia" w:eastAsiaTheme="minorEastAsia"/>
                            <w:kern w:val="0"/>
                            <w:szCs w:val="20"/>
                            <w:lang w:val="zh-CN"/>
                          </w:rPr>
                        </w:pPr>
                        <w:r>
                          <w:rPr>
                            <w:rFonts w:hint="eastAsia" w:asciiTheme="minorEastAsia" w:hAnsiTheme="minorEastAsia" w:eastAsiaTheme="minorEastAsia"/>
                            <w:kern w:val="0"/>
                            <w:szCs w:val="20"/>
                            <w:lang w:val="zh-CN"/>
                          </w:rPr>
                          <w:t>3</w:t>
                        </w:r>
                        <w:r>
                          <w:rPr>
                            <w:rFonts w:asciiTheme="minorEastAsia" w:hAnsiTheme="minorEastAsia" w:eastAsiaTheme="minorEastAsia"/>
                            <w:kern w:val="0"/>
                            <w:szCs w:val="20"/>
                            <w:lang w:val="zh-CN"/>
                          </w:rPr>
                          <w:t>0</w:t>
                        </w:r>
                      </w:p>
                    </w:tc>
                    <w:tc>
                      <w:tcPr>
                        <w:tcW w:w="709" w:type="dxa"/>
                        <w:vAlign w:val="center"/>
                      </w:tcPr>
                      <w:p w14:paraId="38448902">
                        <w:pPr>
                          <w:jc w:val="center"/>
                          <w:rPr>
                            <w:rFonts w:asciiTheme="minorEastAsia" w:hAnsiTheme="minorEastAsia" w:eastAsiaTheme="minorEastAsia"/>
                            <w:kern w:val="0"/>
                            <w:szCs w:val="20"/>
                            <w:lang w:val="zh-CN"/>
                          </w:rPr>
                        </w:pPr>
                      </w:p>
                    </w:tc>
                    <w:tc>
                      <w:tcPr>
                        <w:tcW w:w="1276" w:type="dxa"/>
                        <w:vAlign w:val="center"/>
                      </w:tcPr>
                      <w:p w14:paraId="3848D1C1">
                        <w:pPr>
                          <w:jc w:val="center"/>
                          <w:rPr>
                            <w:rFonts w:asciiTheme="minorEastAsia" w:hAnsiTheme="minorEastAsia" w:eastAsiaTheme="minorEastAsia"/>
                            <w:kern w:val="0"/>
                            <w:szCs w:val="20"/>
                            <w:lang w:val="zh-CN"/>
                          </w:rPr>
                        </w:pPr>
                      </w:p>
                    </w:tc>
                  </w:tr>
                  <w:tr w14:paraId="6B96D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7" w:type="dxa"/>
                        <w:vAlign w:val="center"/>
                      </w:tcPr>
                      <w:p w14:paraId="0D6E7F54">
                        <w:pPr>
                          <w:jc w:val="center"/>
                          <w:rPr>
                            <w:rFonts w:asciiTheme="minorEastAsia" w:hAnsiTheme="minorEastAsia" w:eastAsiaTheme="minorEastAsia"/>
                            <w:kern w:val="0"/>
                            <w:szCs w:val="20"/>
                            <w:lang w:val="zh-CN"/>
                          </w:rPr>
                        </w:pPr>
                        <w:r>
                          <w:rPr>
                            <w:rFonts w:hint="eastAsia" w:asciiTheme="minorEastAsia" w:hAnsiTheme="minorEastAsia" w:eastAsiaTheme="minorEastAsia"/>
                            <w:kern w:val="0"/>
                            <w:szCs w:val="20"/>
                            <w:lang w:val="zh-CN"/>
                          </w:rPr>
                          <w:t>5</w:t>
                        </w:r>
                      </w:p>
                    </w:tc>
                    <w:tc>
                      <w:tcPr>
                        <w:tcW w:w="850" w:type="dxa"/>
                        <w:vAlign w:val="center"/>
                      </w:tcPr>
                      <w:p w14:paraId="63176486">
                        <w:pPr>
                          <w:jc w:val="center"/>
                          <w:rPr>
                            <w:rFonts w:asciiTheme="minorEastAsia" w:hAnsiTheme="minorEastAsia" w:eastAsiaTheme="minorEastAsia"/>
                            <w:kern w:val="0"/>
                            <w:szCs w:val="20"/>
                            <w:lang w:val="zh-CN"/>
                          </w:rPr>
                        </w:pPr>
                      </w:p>
                    </w:tc>
                    <w:tc>
                      <w:tcPr>
                        <w:tcW w:w="1276" w:type="dxa"/>
                        <w:vAlign w:val="center"/>
                      </w:tcPr>
                      <w:p w14:paraId="13784C90">
                        <w:pPr>
                          <w:jc w:val="center"/>
                          <w:rPr>
                            <w:rFonts w:asciiTheme="minorEastAsia" w:hAnsiTheme="minorEastAsia" w:eastAsiaTheme="minorEastAsia"/>
                            <w:kern w:val="0"/>
                            <w:szCs w:val="20"/>
                            <w:lang w:val="zh-CN"/>
                          </w:rPr>
                        </w:pPr>
                      </w:p>
                    </w:tc>
                    <w:tc>
                      <w:tcPr>
                        <w:tcW w:w="992" w:type="dxa"/>
                        <w:vAlign w:val="center"/>
                      </w:tcPr>
                      <w:p w14:paraId="091DE8AA">
                        <w:pPr>
                          <w:jc w:val="center"/>
                          <w:rPr>
                            <w:rFonts w:asciiTheme="minorEastAsia" w:hAnsiTheme="minorEastAsia" w:eastAsiaTheme="minorEastAsia"/>
                            <w:kern w:val="0"/>
                            <w:szCs w:val="20"/>
                            <w:lang w:val="zh-CN"/>
                          </w:rPr>
                        </w:pPr>
                        <w:r>
                          <w:rPr>
                            <w:rFonts w:hint="eastAsia" w:asciiTheme="minorEastAsia" w:hAnsiTheme="minorEastAsia" w:eastAsiaTheme="minorEastAsia"/>
                            <w:kern w:val="0"/>
                            <w:szCs w:val="20"/>
                            <w:lang w:val="zh-CN"/>
                          </w:rPr>
                          <w:t>3</w:t>
                        </w:r>
                        <w:r>
                          <w:rPr>
                            <w:rFonts w:asciiTheme="minorEastAsia" w:hAnsiTheme="minorEastAsia" w:eastAsiaTheme="minorEastAsia"/>
                            <w:kern w:val="0"/>
                            <w:szCs w:val="20"/>
                            <w:lang w:val="zh-CN"/>
                          </w:rPr>
                          <w:t>5</w:t>
                        </w:r>
                      </w:p>
                    </w:tc>
                    <w:tc>
                      <w:tcPr>
                        <w:tcW w:w="709" w:type="dxa"/>
                        <w:vAlign w:val="center"/>
                      </w:tcPr>
                      <w:p w14:paraId="5B7365A6">
                        <w:pPr>
                          <w:jc w:val="center"/>
                          <w:rPr>
                            <w:rFonts w:asciiTheme="minorEastAsia" w:hAnsiTheme="minorEastAsia" w:eastAsiaTheme="minorEastAsia"/>
                            <w:kern w:val="0"/>
                            <w:szCs w:val="20"/>
                            <w:lang w:val="zh-CN"/>
                          </w:rPr>
                        </w:pPr>
                      </w:p>
                    </w:tc>
                    <w:tc>
                      <w:tcPr>
                        <w:tcW w:w="1276" w:type="dxa"/>
                        <w:vAlign w:val="center"/>
                      </w:tcPr>
                      <w:p w14:paraId="750F6B5E">
                        <w:pPr>
                          <w:jc w:val="center"/>
                          <w:rPr>
                            <w:rFonts w:asciiTheme="minorEastAsia" w:hAnsiTheme="minorEastAsia" w:eastAsiaTheme="minorEastAsia"/>
                            <w:kern w:val="0"/>
                            <w:szCs w:val="20"/>
                            <w:lang w:val="zh-CN"/>
                          </w:rPr>
                        </w:pPr>
                      </w:p>
                    </w:tc>
                  </w:tr>
                  <w:tr w14:paraId="56931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7" w:type="dxa"/>
                        <w:vAlign w:val="center"/>
                      </w:tcPr>
                      <w:p w14:paraId="15783BAD">
                        <w:pPr>
                          <w:jc w:val="center"/>
                          <w:rPr>
                            <w:rFonts w:asciiTheme="minorEastAsia" w:hAnsiTheme="minorEastAsia" w:eastAsiaTheme="minorEastAsia"/>
                            <w:kern w:val="0"/>
                            <w:szCs w:val="20"/>
                            <w:lang w:val="zh-CN"/>
                          </w:rPr>
                        </w:pPr>
                        <w:r>
                          <w:rPr>
                            <w:rFonts w:hint="eastAsia" w:asciiTheme="minorEastAsia" w:hAnsiTheme="minorEastAsia" w:eastAsiaTheme="minorEastAsia"/>
                            <w:kern w:val="0"/>
                            <w:szCs w:val="20"/>
                            <w:lang w:val="zh-CN"/>
                          </w:rPr>
                          <w:t>1</w:t>
                        </w:r>
                        <w:r>
                          <w:rPr>
                            <w:rFonts w:asciiTheme="minorEastAsia" w:hAnsiTheme="minorEastAsia" w:eastAsiaTheme="minorEastAsia"/>
                            <w:kern w:val="0"/>
                            <w:szCs w:val="20"/>
                            <w:lang w:val="zh-CN"/>
                          </w:rPr>
                          <w:t>0</w:t>
                        </w:r>
                      </w:p>
                    </w:tc>
                    <w:tc>
                      <w:tcPr>
                        <w:tcW w:w="850" w:type="dxa"/>
                        <w:vAlign w:val="center"/>
                      </w:tcPr>
                      <w:p w14:paraId="40960BE1">
                        <w:pPr>
                          <w:jc w:val="center"/>
                          <w:rPr>
                            <w:rFonts w:asciiTheme="minorEastAsia" w:hAnsiTheme="minorEastAsia" w:eastAsiaTheme="minorEastAsia"/>
                            <w:kern w:val="0"/>
                            <w:szCs w:val="20"/>
                            <w:lang w:val="zh-CN"/>
                          </w:rPr>
                        </w:pPr>
                      </w:p>
                    </w:tc>
                    <w:tc>
                      <w:tcPr>
                        <w:tcW w:w="1276" w:type="dxa"/>
                        <w:vAlign w:val="center"/>
                      </w:tcPr>
                      <w:p w14:paraId="57527AC6">
                        <w:pPr>
                          <w:jc w:val="center"/>
                          <w:rPr>
                            <w:rFonts w:asciiTheme="minorEastAsia" w:hAnsiTheme="minorEastAsia" w:eastAsiaTheme="minorEastAsia"/>
                            <w:kern w:val="0"/>
                            <w:szCs w:val="20"/>
                            <w:lang w:val="zh-CN"/>
                          </w:rPr>
                        </w:pPr>
                      </w:p>
                    </w:tc>
                    <w:tc>
                      <w:tcPr>
                        <w:tcW w:w="992" w:type="dxa"/>
                        <w:vAlign w:val="center"/>
                      </w:tcPr>
                      <w:p w14:paraId="123CD513">
                        <w:pPr>
                          <w:jc w:val="center"/>
                          <w:rPr>
                            <w:rFonts w:asciiTheme="minorEastAsia" w:hAnsiTheme="minorEastAsia" w:eastAsiaTheme="minorEastAsia"/>
                            <w:kern w:val="0"/>
                            <w:szCs w:val="20"/>
                            <w:lang w:val="zh-CN"/>
                          </w:rPr>
                        </w:pPr>
                        <w:r>
                          <w:rPr>
                            <w:rFonts w:hint="eastAsia" w:asciiTheme="minorEastAsia" w:hAnsiTheme="minorEastAsia" w:eastAsiaTheme="minorEastAsia"/>
                            <w:kern w:val="0"/>
                            <w:szCs w:val="20"/>
                            <w:lang w:val="zh-CN"/>
                          </w:rPr>
                          <w:t>4</w:t>
                        </w:r>
                        <w:r>
                          <w:rPr>
                            <w:rFonts w:asciiTheme="minorEastAsia" w:hAnsiTheme="minorEastAsia" w:eastAsiaTheme="minorEastAsia"/>
                            <w:kern w:val="0"/>
                            <w:szCs w:val="20"/>
                            <w:lang w:val="zh-CN"/>
                          </w:rPr>
                          <w:t>0</w:t>
                        </w:r>
                      </w:p>
                    </w:tc>
                    <w:tc>
                      <w:tcPr>
                        <w:tcW w:w="709" w:type="dxa"/>
                        <w:vAlign w:val="center"/>
                      </w:tcPr>
                      <w:p w14:paraId="42C6F6E5">
                        <w:pPr>
                          <w:jc w:val="center"/>
                          <w:rPr>
                            <w:rFonts w:asciiTheme="minorEastAsia" w:hAnsiTheme="minorEastAsia" w:eastAsiaTheme="minorEastAsia"/>
                            <w:kern w:val="0"/>
                            <w:szCs w:val="20"/>
                            <w:lang w:val="zh-CN"/>
                          </w:rPr>
                        </w:pPr>
                      </w:p>
                    </w:tc>
                    <w:tc>
                      <w:tcPr>
                        <w:tcW w:w="1276" w:type="dxa"/>
                        <w:vAlign w:val="center"/>
                      </w:tcPr>
                      <w:p w14:paraId="65FA837C">
                        <w:pPr>
                          <w:jc w:val="center"/>
                          <w:rPr>
                            <w:rFonts w:asciiTheme="minorEastAsia" w:hAnsiTheme="minorEastAsia" w:eastAsiaTheme="minorEastAsia"/>
                            <w:kern w:val="0"/>
                            <w:szCs w:val="20"/>
                            <w:lang w:val="zh-CN"/>
                          </w:rPr>
                        </w:pPr>
                      </w:p>
                    </w:tc>
                  </w:tr>
                  <w:tr w14:paraId="0873A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7" w:type="dxa"/>
                        <w:vAlign w:val="center"/>
                      </w:tcPr>
                      <w:p w14:paraId="6352703F">
                        <w:pPr>
                          <w:jc w:val="center"/>
                          <w:rPr>
                            <w:rFonts w:asciiTheme="minorEastAsia" w:hAnsiTheme="minorEastAsia" w:eastAsiaTheme="minorEastAsia"/>
                            <w:kern w:val="0"/>
                            <w:szCs w:val="20"/>
                            <w:lang w:val="zh-CN"/>
                          </w:rPr>
                        </w:pPr>
                        <w:r>
                          <w:rPr>
                            <w:rFonts w:hint="eastAsia" w:asciiTheme="minorEastAsia" w:hAnsiTheme="minorEastAsia" w:eastAsiaTheme="minorEastAsia"/>
                            <w:kern w:val="0"/>
                            <w:szCs w:val="20"/>
                            <w:lang w:val="zh-CN"/>
                          </w:rPr>
                          <w:t>1</w:t>
                        </w:r>
                        <w:r>
                          <w:rPr>
                            <w:rFonts w:asciiTheme="minorEastAsia" w:hAnsiTheme="minorEastAsia" w:eastAsiaTheme="minorEastAsia"/>
                            <w:kern w:val="0"/>
                            <w:szCs w:val="20"/>
                            <w:lang w:val="zh-CN"/>
                          </w:rPr>
                          <w:t>5</w:t>
                        </w:r>
                      </w:p>
                    </w:tc>
                    <w:tc>
                      <w:tcPr>
                        <w:tcW w:w="850" w:type="dxa"/>
                        <w:vAlign w:val="center"/>
                      </w:tcPr>
                      <w:p w14:paraId="6CA8F9C0">
                        <w:pPr>
                          <w:jc w:val="center"/>
                          <w:rPr>
                            <w:rFonts w:asciiTheme="minorEastAsia" w:hAnsiTheme="minorEastAsia" w:eastAsiaTheme="minorEastAsia"/>
                            <w:kern w:val="0"/>
                            <w:szCs w:val="20"/>
                            <w:lang w:val="zh-CN"/>
                          </w:rPr>
                        </w:pPr>
                      </w:p>
                    </w:tc>
                    <w:tc>
                      <w:tcPr>
                        <w:tcW w:w="1276" w:type="dxa"/>
                        <w:vAlign w:val="center"/>
                      </w:tcPr>
                      <w:p w14:paraId="298224ED">
                        <w:pPr>
                          <w:jc w:val="center"/>
                          <w:rPr>
                            <w:rFonts w:asciiTheme="minorEastAsia" w:hAnsiTheme="minorEastAsia" w:eastAsiaTheme="minorEastAsia"/>
                            <w:kern w:val="0"/>
                            <w:szCs w:val="20"/>
                            <w:lang w:val="zh-CN"/>
                          </w:rPr>
                        </w:pPr>
                      </w:p>
                    </w:tc>
                    <w:tc>
                      <w:tcPr>
                        <w:tcW w:w="992" w:type="dxa"/>
                        <w:vAlign w:val="center"/>
                      </w:tcPr>
                      <w:p w14:paraId="00CF5A6A">
                        <w:pPr>
                          <w:jc w:val="center"/>
                          <w:rPr>
                            <w:rFonts w:asciiTheme="minorEastAsia" w:hAnsiTheme="minorEastAsia" w:eastAsiaTheme="minorEastAsia"/>
                            <w:kern w:val="0"/>
                            <w:szCs w:val="20"/>
                            <w:lang w:val="zh-CN"/>
                          </w:rPr>
                        </w:pPr>
                        <w:r>
                          <w:rPr>
                            <w:rFonts w:hint="eastAsia" w:asciiTheme="minorEastAsia" w:hAnsiTheme="minorEastAsia" w:eastAsiaTheme="minorEastAsia"/>
                            <w:kern w:val="0"/>
                            <w:szCs w:val="20"/>
                            <w:lang w:val="zh-CN"/>
                          </w:rPr>
                          <w:t>4</w:t>
                        </w:r>
                        <w:r>
                          <w:rPr>
                            <w:rFonts w:asciiTheme="minorEastAsia" w:hAnsiTheme="minorEastAsia" w:eastAsiaTheme="minorEastAsia"/>
                            <w:kern w:val="0"/>
                            <w:szCs w:val="20"/>
                            <w:lang w:val="zh-CN"/>
                          </w:rPr>
                          <w:t>5</w:t>
                        </w:r>
                      </w:p>
                    </w:tc>
                    <w:tc>
                      <w:tcPr>
                        <w:tcW w:w="709" w:type="dxa"/>
                        <w:vAlign w:val="center"/>
                      </w:tcPr>
                      <w:p w14:paraId="2DCC3E78">
                        <w:pPr>
                          <w:jc w:val="center"/>
                          <w:rPr>
                            <w:rFonts w:asciiTheme="minorEastAsia" w:hAnsiTheme="minorEastAsia" w:eastAsiaTheme="minorEastAsia"/>
                            <w:kern w:val="0"/>
                            <w:szCs w:val="20"/>
                            <w:lang w:val="zh-CN"/>
                          </w:rPr>
                        </w:pPr>
                      </w:p>
                    </w:tc>
                    <w:tc>
                      <w:tcPr>
                        <w:tcW w:w="1276" w:type="dxa"/>
                        <w:vAlign w:val="center"/>
                      </w:tcPr>
                      <w:p w14:paraId="0F8550A6">
                        <w:pPr>
                          <w:jc w:val="center"/>
                          <w:rPr>
                            <w:rFonts w:asciiTheme="minorEastAsia" w:hAnsiTheme="minorEastAsia" w:eastAsiaTheme="minorEastAsia"/>
                            <w:kern w:val="0"/>
                            <w:szCs w:val="20"/>
                            <w:lang w:val="zh-CN"/>
                          </w:rPr>
                        </w:pPr>
                      </w:p>
                    </w:tc>
                  </w:tr>
                  <w:tr w14:paraId="7CB23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7" w:type="dxa"/>
                        <w:vAlign w:val="center"/>
                      </w:tcPr>
                      <w:p w14:paraId="56F8F5EB">
                        <w:pPr>
                          <w:jc w:val="center"/>
                          <w:rPr>
                            <w:rFonts w:asciiTheme="minorEastAsia" w:hAnsiTheme="minorEastAsia" w:eastAsiaTheme="minorEastAsia"/>
                            <w:kern w:val="0"/>
                            <w:szCs w:val="20"/>
                            <w:lang w:val="zh-CN"/>
                          </w:rPr>
                        </w:pPr>
                        <w:r>
                          <w:rPr>
                            <w:rFonts w:hint="eastAsia" w:asciiTheme="minorEastAsia" w:hAnsiTheme="minorEastAsia" w:eastAsiaTheme="minorEastAsia"/>
                            <w:kern w:val="0"/>
                            <w:szCs w:val="20"/>
                            <w:lang w:val="zh-CN"/>
                          </w:rPr>
                          <w:t>2</w:t>
                        </w:r>
                        <w:r>
                          <w:rPr>
                            <w:rFonts w:asciiTheme="minorEastAsia" w:hAnsiTheme="minorEastAsia" w:eastAsiaTheme="minorEastAsia"/>
                            <w:kern w:val="0"/>
                            <w:szCs w:val="20"/>
                            <w:lang w:val="zh-CN"/>
                          </w:rPr>
                          <w:t>0</w:t>
                        </w:r>
                      </w:p>
                    </w:tc>
                    <w:tc>
                      <w:tcPr>
                        <w:tcW w:w="850" w:type="dxa"/>
                        <w:vAlign w:val="center"/>
                      </w:tcPr>
                      <w:p w14:paraId="27FF1DCA">
                        <w:pPr>
                          <w:jc w:val="center"/>
                          <w:rPr>
                            <w:rFonts w:asciiTheme="minorEastAsia" w:hAnsiTheme="minorEastAsia" w:eastAsiaTheme="minorEastAsia"/>
                            <w:kern w:val="0"/>
                            <w:szCs w:val="20"/>
                            <w:lang w:val="zh-CN"/>
                          </w:rPr>
                        </w:pPr>
                      </w:p>
                    </w:tc>
                    <w:tc>
                      <w:tcPr>
                        <w:tcW w:w="1276" w:type="dxa"/>
                        <w:vAlign w:val="center"/>
                      </w:tcPr>
                      <w:p w14:paraId="01268F46">
                        <w:pPr>
                          <w:jc w:val="center"/>
                          <w:rPr>
                            <w:rFonts w:asciiTheme="minorEastAsia" w:hAnsiTheme="minorEastAsia" w:eastAsiaTheme="minorEastAsia"/>
                            <w:kern w:val="0"/>
                            <w:szCs w:val="20"/>
                            <w:lang w:val="zh-CN"/>
                          </w:rPr>
                        </w:pPr>
                      </w:p>
                    </w:tc>
                    <w:tc>
                      <w:tcPr>
                        <w:tcW w:w="992" w:type="dxa"/>
                        <w:vAlign w:val="center"/>
                      </w:tcPr>
                      <w:p w14:paraId="3F532F72">
                        <w:pPr>
                          <w:jc w:val="center"/>
                          <w:rPr>
                            <w:rFonts w:asciiTheme="minorEastAsia" w:hAnsiTheme="minorEastAsia" w:eastAsiaTheme="minorEastAsia"/>
                            <w:kern w:val="0"/>
                            <w:szCs w:val="20"/>
                            <w:lang w:val="zh-CN"/>
                          </w:rPr>
                        </w:pPr>
                        <w:r>
                          <w:rPr>
                            <w:rFonts w:hint="eastAsia" w:asciiTheme="minorEastAsia" w:hAnsiTheme="minorEastAsia" w:eastAsiaTheme="minorEastAsia"/>
                            <w:kern w:val="0"/>
                            <w:szCs w:val="20"/>
                            <w:lang w:val="zh-CN"/>
                          </w:rPr>
                          <w:t>5</w:t>
                        </w:r>
                        <w:r>
                          <w:rPr>
                            <w:rFonts w:asciiTheme="minorEastAsia" w:hAnsiTheme="minorEastAsia" w:eastAsiaTheme="minorEastAsia"/>
                            <w:kern w:val="0"/>
                            <w:szCs w:val="20"/>
                            <w:lang w:val="zh-CN"/>
                          </w:rPr>
                          <w:t>0</w:t>
                        </w:r>
                      </w:p>
                    </w:tc>
                    <w:tc>
                      <w:tcPr>
                        <w:tcW w:w="709" w:type="dxa"/>
                        <w:vAlign w:val="center"/>
                      </w:tcPr>
                      <w:p w14:paraId="754FF909">
                        <w:pPr>
                          <w:jc w:val="center"/>
                          <w:rPr>
                            <w:rFonts w:asciiTheme="minorEastAsia" w:hAnsiTheme="minorEastAsia" w:eastAsiaTheme="minorEastAsia"/>
                            <w:kern w:val="0"/>
                            <w:szCs w:val="20"/>
                            <w:lang w:val="zh-CN"/>
                          </w:rPr>
                        </w:pPr>
                      </w:p>
                    </w:tc>
                    <w:tc>
                      <w:tcPr>
                        <w:tcW w:w="1276" w:type="dxa"/>
                        <w:vAlign w:val="center"/>
                      </w:tcPr>
                      <w:p w14:paraId="1811C4A9">
                        <w:pPr>
                          <w:jc w:val="center"/>
                          <w:rPr>
                            <w:rFonts w:asciiTheme="minorEastAsia" w:hAnsiTheme="minorEastAsia" w:eastAsiaTheme="minorEastAsia"/>
                            <w:kern w:val="0"/>
                            <w:szCs w:val="20"/>
                            <w:lang w:val="zh-CN"/>
                          </w:rPr>
                        </w:pPr>
                      </w:p>
                    </w:tc>
                  </w:tr>
                  <w:tr w14:paraId="0E0E0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7" w:type="dxa"/>
                        <w:vAlign w:val="center"/>
                      </w:tcPr>
                      <w:p w14:paraId="5C7DCF33">
                        <w:pPr>
                          <w:jc w:val="center"/>
                          <w:rPr>
                            <w:rFonts w:asciiTheme="minorEastAsia" w:hAnsiTheme="minorEastAsia" w:eastAsiaTheme="minorEastAsia"/>
                            <w:kern w:val="0"/>
                            <w:szCs w:val="20"/>
                            <w:lang w:val="zh-CN"/>
                          </w:rPr>
                        </w:pPr>
                        <w:r>
                          <w:rPr>
                            <w:rFonts w:hint="eastAsia" w:asciiTheme="minorEastAsia" w:hAnsiTheme="minorEastAsia" w:eastAsiaTheme="minorEastAsia"/>
                            <w:kern w:val="0"/>
                            <w:szCs w:val="20"/>
                            <w:lang w:val="zh-CN"/>
                          </w:rPr>
                          <w:t>2</w:t>
                        </w:r>
                        <w:r>
                          <w:rPr>
                            <w:rFonts w:asciiTheme="minorEastAsia" w:hAnsiTheme="minorEastAsia" w:eastAsiaTheme="minorEastAsia"/>
                            <w:kern w:val="0"/>
                            <w:szCs w:val="20"/>
                            <w:lang w:val="zh-CN"/>
                          </w:rPr>
                          <w:t>5</w:t>
                        </w:r>
                      </w:p>
                    </w:tc>
                    <w:tc>
                      <w:tcPr>
                        <w:tcW w:w="850" w:type="dxa"/>
                        <w:vAlign w:val="center"/>
                      </w:tcPr>
                      <w:p w14:paraId="6182C18D">
                        <w:pPr>
                          <w:jc w:val="center"/>
                          <w:rPr>
                            <w:rFonts w:asciiTheme="minorEastAsia" w:hAnsiTheme="minorEastAsia" w:eastAsiaTheme="minorEastAsia"/>
                            <w:kern w:val="0"/>
                            <w:szCs w:val="20"/>
                            <w:lang w:val="zh-CN"/>
                          </w:rPr>
                        </w:pPr>
                      </w:p>
                    </w:tc>
                    <w:tc>
                      <w:tcPr>
                        <w:tcW w:w="1276" w:type="dxa"/>
                        <w:vAlign w:val="center"/>
                      </w:tcPr>
                      <w:p w14:paraId="704818E2">
                        <w:pPr>
                          <w:jc w:val="center"/>
                          <w:rPr>
                            <w:rFonts w:asciiTheme="minorEastAsia" w:hAnsiTheme="minorEastAsia" w:eastAsiaTheme="minorEastAsia"/>
                            <w:kern w:val="0"/>
                            <w:szCs w:val="20"/>
                            <w:lang w:val="zh-CN"/>
                          </w:rPr>
                        </w:pPr>
                      </w:p>
                    </w:tc>
                    <w:tc>
                      <w:tcPr>
                        <w:tcW w:w="992" w:type="dxa"/>
                        <w:vAlign w:val="center"/>
                      </w:tcPr>
                      <w:p w14:paraId="18EF8E11">
                        <w:pPr>
                          <w:jc w:val="center"/>
                          <w:rPr>
                            <w:rFonts w:asciiTheme="minorEastAsia" w:hAnsiTheme="minorEastAsia" w:eastAsiaTheme="minorEastAsia"/>
                            <w:kern w:val="0"/>
                            <w:szCs w:val="20"/>
                            <w:lang w:val="zh-CN"/>
                          </w:rPr>
                        </w:pPr>
                        <w:r>
                          <w:rPr>
                            <w:rFonts w:hint="eastAsia" w:asciiTheme="minorEastAsia" w:hAnsiTheme="minorEastAsia" w:eastAsiaTheme="minorEastAsia"/>
                            <w:kern w:val="0"/>
                            <w:szCs w:val="20"/>
                            <w:lang w:val="zh-CN"/>
                          </w:rPr>
                          <w:t>6</w:t>
                        </w:r>
                        <w:r>
                          <w:rPr>
                            <w:rFonts w:asciiTheme="minorEastAsia" w:hAnsiTheme="minorEastAsia" w:eastAsiaTheme="minorEastAsia"/>
                            <w:kern w:val="0"/>
                            <w:szCs w:val="20"/>
                            <w:lang w:val="zh-CN"/>
                          </w:rPr>
                          <w:t>0</w:t>
                        </w:r>
                      </w:p>
                    </w:tc>
                    <w:tc>
                      <w:tcPr>
                        <w:tcW w:w="709" w:type="dxa"/>
                        <w:vAlign w:val="center"/>
                      </w:tcPr>
                      <w:p w14:paraId="3929CE4F">
                        <w:pPr>
                          <w:jc w:val="center"/>
                          <w:rPr>
                            <w:rFonts w:asciiTheme="minorEastAsia" w:hAnsiTheme="minorEastAsia" w:eastAsiaTheme="minorEastAsia"/>
                            <w:kern w:val="0"/>
                            <w:szCs w:val="20"/>
                            <w:lang w:val="zh-CN"/>
                          </w:rPr>
                        </w:pPr>
                      </w:p>
                    </w:tc>
                    <w:tc>
                      <w:tcPr>
                        <w:tcW w:w="1276" w:type="dxa"/>
                        <w:vAlign w:val="center"/>
                      </w:tcPr>
                      <w:p w14:paraId="13DC8604">
                        <w:pPr>
                          <w:jc w:val="center"/>
                          <w:rPr>
                            <w:rFonts w:asciiTheme="minorEastAsia" w:hAnsiTheme="minorEastAsia" w:eastAsiaTheme="minorEastAsia"/>
                            <w:kern w:val="0"/>
                            <w:szCs w:val="20"/>
                            <w:lang w:val="zh-CN"/>
                          </w:rPr>
                        </w:pPr>
                      </w:p>
                    </w:tc>
                  </w:tr>
                </w:tbl>
                <w:p w14:paraId="4C572BFE">
                  <w:pPr>
                    <w:spacing w:line="276" w:lineRule="auto"/>
                    <w:jc w:val="left"/>
                    <w:rPr>
                      <w:rFonts w:ascii="宋体" w:hAnsi="宋体"/>
                    </w:rPr>
                  </w:pPr>
                </w:p>
              </w:tc>
              <w:tc>
                <w:tcPr>
                  <w:tcW w:w="5536" w:type="dxa"/>
                  <w:vAlign w:val="center"/>
                </w:tcPr>
                <w:p w14:paraId="473F7AE0">
                  <w:pPr>
                    <w:spacing w:line="276" w:lineRule="auto"/>
                    <w:jc w:val="center"/>
                  </w:pPr>
                  <w:r>
                    <w:drawing>
                      <wp:inline distT="0" distB="0" distL="0" distR="0">
                        <wp:extent cx="3002280" cy="981075"/>
                        <wp:effectExtent l="0" t="0" r="7620" b="9525"/>
                        <wp:docPr id="1392845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45620" name="图片 1"/>
                                <pic:cNvPicPr>
                                  <a:picLocks noChangeAspect="1"/>
                                </pic:cNvPicPr>
                              </pic:nvPicPr>
                              <pic:blipFill>
                                <a:blip r:embed="rId17"/>
                                <a:stretch>
                                  <a:fillRect/>
                                </a:stretch>
                              </pic:blipFill>
                              <pic:spPr>
                                <a:xfrm>
                                  <a:off x="0" y="0"/>
                                  <a:ext cx="3020709" cy="987312"/>
                                </a:xfrm>
                                <a:prstGeom prst="rect">
                                  <a:avLst/>
                                </a:prstGeom>
                              </pic:spPr>
                            </pic:pic>
                          </a:graphicData>
                        </a:graphic>
                      </wp:inline>
                    </w:drawing>
                  </w:r>
                </w:p>
              </w:tc>
            </w:tr>
          </w:tbl>
          <w:p w14:paraId="6A99E19E">
            <w:pPr>
              <w:spacing w:line="480" w:lineRule="auto"/>
              <w:jc w:val="center"/>
              <w:rPr>
                <w:rFonts w:asciiTheme="minorHAnsi" w:hAnsiTheme="minorHAnsi" w:eastAsiaTheme="minorEastAsia" w:cstheme="minorBidi"/>
              </w:rPr>
            </w:pPr>
          </w:p>
        </w:tc>
      </w:tr>
    </w:tbl>
    <w:p w14:paraId="172B3F7C">
      <w:pPr>
        <w:pStyle w:val="32"/>
        <w:spacing w:line="360" w:lineRule="auto"/>
        <w:ind w:firstLine="480"/>
        <w:rPr>
          <w:rFonts w:ascii="Times New Roman" w:hAnsi="Times New Roman" w:cs="宋体"/>
          <w:sz w:val="24"/>
          <w:szCs w:val="21"/>
        </w:rPr>
        <w:sectPr>
          <w:footnotePr>
            <w:pos w:val="beneathText"/>
          </w:footnotePr>
          <w:pgSz w:w="16840" w:h="11907" w:orient="landscape"/>
          <w:pgMar w:top="1134" w:right="1134" w:bottom="1418" w:left="1418" w:header="851" w:footer="851" w:gutter="0"/>
          <w:pgNumType w:start="13"/>
          <w:cols w:space="425" w:num="1"/>
          <w:docGrid w:type="linesAndChars" w:linePitch="312" w:charSpace="0"/>
        </w:sectPr>
      </w:pPr>
    </w:p>
    <w:bookmarkEnd w:id="15"/>
    <w:bookmarkEnd w:id="16"/>
    <w:bookmarkEnd w:id="97"/>
    <w:p w14:paraId="663476DA">
      <w:pPr>
        <w:pStyle w:val="26"/>
        <w:spacing w:before="156" w:after="156"/>
      </w:pPr>
      <w:bookmarkStart w:id="100" w:name="_Toc164764613"/>
      <w:bookmarkStart w:id="101" w:name="_Toc11799902"/>
      <w:bookmarkStart w:id="102" w:name="_Toc176264355"/>
      <w:r>
        <w:rPr>
          <w:rFonts w:hint="eastAsia"/>
        </w:rPr>
        <w:t>温度/</w:t>
      </w:r>
      <w:r>
        <w:t>高度试验</w:t>
      </w:r>
      <w:bookmarkEnd w:id="100"/>
      <w:bookmarkEnd w:id="101"/>
      <w:bookmarkEnd w:id="102"/>
    </w:p>
    <w:p w14:paraId="05C06A62">
      <w:pPr>
        <w:pStyle w:val="27"/>
      </w:pPr>
      <w:bookmarkStart w:id="103" w:name="_Toc176264356"/>
      <w:bookmarkStart w:id="104" w:name="_Toc11799903"/>
      <w:bookmarkStart w:id="105" w:name="_Toc164764614"/>
      <w:r>
        <w:rPr>
          <w:rFonts w:hint="eastAsia"/>
        </w:rPr>
        <w:t>试验</w:t>
      </w:r>
      <w:r>
        <w:t>目的</w:t>
      </w:r>
      <w:bookmarkEnd w:id="103"/>
      <w:bookmarkEnd w:id="104"/>
      <w:bookmarkEnd w:id="105"/>
    </w:p>
    <w:p w14:paraId="41BDD545">
      <w:pPr>
        <w:pStyle w:val="24"/>
        <w:ind w:firstLine="480"/>
      </w:pPr>
      <w:r>
        <w:rPr>
          <w:rFonts w:hint="eastAsia"/>
        </w:rPr>
        <w:t>确定受试设备</w:t>
      </w:r>
      <w:r>
        <w:t>对飞机</w:t>
      </w:r>
      <w:r>
        <w:rPr>
          <w:rFonts w:hint="eastAsia"/>
        </w:rPr>
        <w:t>停机</w:t>
      </w:r>
      <w:r>
        <w:t>贮存和使用中</w:t>
      </w:r>
      <w:r>
        <w:rPr>
          <w:rFonts w:hint="eastAsia"/>
        </w:rPr>
        <w:t>遇到的</w:t>
      </w:r>
      <w:r>
        <w:t>温度环境以及压力环境及其变化过程的适应性。</w:t>
      </w:r>
    </w:p>
    <w:p w14:paraId="2AAB7D3A">
      <w:pPr>
        <w:pStyle w:val="27"/>
      </w:pPr>
      <w:bookmarkStart w:id="106" w:name="_Toc164764615"/>
      <w:bookmarkStart w:id="107" w:name="_Toc11799904"/>
      <w:bookmarkStart w:id="108" w:name="_Toc176264357"/>
      <w:r>
        <w:rPr>
          <w:rFonts w:hint="eastAsia"/>
        </w:rPr>
        <w:t>试验</w:t>
      </w:r>
      <w:r>
        <w:t>要求</w:t>
      </w:r>
      <w:bookmarkEnd w:id="106"/>
      <w:bookmarkEnd w:id="107"/>
      <w:bookmarkEnd w:id="108"/>
    </w:p>
    <w:p w14:paraId="0FEFE6A6">
      <w:pPr>
        <w:pStyle w:val="24"/>
        <w:ind w:firstLine="480"/>
      </w:pPr>
      <w:r>
        <w:rPr>
          <w:rFonts w:hint="eastAsia"/>
        </w:rPr>
        <w:t>刹车控制阀（单）</w:t>
      </w:r>
      <w:r>
        <w:t>安装</w:t>
      </w:r>
      <w:r>
        <w:rPr>
          <w:rFonts w:hint="eastAsia"/>
        </w:rPr>
        <w:t>于</w:t>
      </w:r>
      <w:r>
        <w:t>设备</w:t>
      </w:r>
      <w:r>
        <w:rPr>
          <w:rFonts w:hint="eastAsia"/>
        </w:rPr>
        <w:t>EE舱</w:t>
      </w:r>
      <w:r>
        <w:t>，应通过</w:t>
      </w:r>
      <w:r>
        <w:rPr>
          <w:rFonts w:hint="eastAsia"/>
        </w:rPr>
        <w:t>DO－160G第4章</w:t>
      </w:r>
      <w:r>
        <w:t>，</w:t>
      </w:r>
      <w:r>
        <w:rPr>
          <w:rFonts w:hint="eastAsia"/>
        </w:rPr>
        <w:t>D2类规定</w:t>
      </w:r>
      <w:r>
        <w:t>的温度和高度试验，</w:t>
      </w:r>
      <w:r>
        <w:rPr>
          <w:rFonts w:hint="eastAsia"/>
        </w:rPr>
        <w:t>其中飞行中冷却</w:t>
      </w:r>
      <w:r>
        <w:t>能力</w:t>
      </w:r>
      <w:r>
        <w:rPr>
          <w:rFonts w:hint="eastAsia"/>
        </w:rPr>
        <w:t>损失是V类。此类试验</w:t>
      </w:r>
      <w:r>
        <w:t>考核</w:t>
      </w:r>
      <w:r>
        <w:rPr>
          <w:rFonts w:hint="eastAsia"/>
        </w:rPr>
        <w:t>刹车控制阀（单）在表11中</w:t>
      </w:r>
      <w:r>
        <w:t>规定的温度、高度和压力下的性能</w:t>
      </w:r>
      <w:r>
        <w:rPr>
          <w:rFonts w:hint="eastAsia"/>
        </w:rPr>
        <w:t>特征。</w:t>
      </w:r>
    </w:p>
    <w:p w14:paraId="01703A36">
      <w:pPr>
        <w:pStyle w:val="59"/>
        <w:numPr>
          <w:ilvl w:val="0"/>
          <w:numId w:val="7"/>
        </w:numPr>
        <w:rPr>
          <w:rFonts w:ascii="黑体" w:hAnsi="黑体" w:cs="宋体"/>
        </w:rPr>
      </w:pPr>
      <w:bookmarkStart w:id="109" w:name="_Toc176262517"/>
      <w:bookmarkStart w:id="110" w:name="_Ref8925261"/>
      <w:r>
        <w:rPr>
          <w:rFonts w:hint="eastAsia" w:ascii="黑体" w:hAnsi="黑体" w:cs="宋体"/>
        </w:rPr>
        <w:t>温度</w:t>
      </w:r>
      <w:r>
        <w:rPr>
          <w:rFonts w:ascii="黑体" w:hAnsi="黑体" w:cs="宋体"/>
        </w:rPr>
        <w:t>和高度</w:t>
      </w:r>
      <w:r>
        <w:rPr>
          <w:rFonts w:hint="eastAsia" w:ascii="黑体" w:hAnsi="黑体" w:cs="宋体"/>
        </w:rPr>
        <w:t>条件</w:t>
      </w:r>
      <w:bookmarkEnd w:id="109"/>
      <w:bookmarkEnd w:id="110"/>
    </w:p>
    <w:tbl>
      <w:tblPr>
        <w:tblStyle w:val="18"/>
        <w:tblW w:w="94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557"/>
        <w:gridCol w:w="3149"/>
        <w:gridCol w:w="1619"/>
        <w:gridCol w:w="3243"/>
        <w:gridCol w:w="843"/>
      </w:tblGrid>
      <w:tr w14:paraId="0D297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57" w:type="dxa"/>
            <w:tcBorders>
              <w:top w:val="single" w:color="auto" w:sz="12" w:space="0"/>
              <w:left w:val="single" w:color="auto" w:sz="12" w:space="0"/>
              <w:bottom w:val="single" w:color="auto" w:sz="12" w:space="0"/>
            </w:tcBorders>
            <w:vAlign w:val="center"/>
          </w:tcPr>
          <w:p w14:paraId="4975DD2B">
            <w:pPr>
              <w:tabs>
                <w:tab w:val="left" w:pos="550"/>
              </w:tabs>
              <w:jc w:val="center"/>
              <w:rPr>
                <w:szCs w:val="21"/>
              </w:rPr>
            </w:pPr>
            <w:r>
              <w:rPr>
                <w:szCs w:val="21"/>
              </w:rPr>
              <w:t>序号</w:t>
            </w:r>
          </w:p>
        </w:tc>
        <w:tc>
          <w:tcPr>
            <w:tcW w:w="3149" w:type="dxa"/>
            <w:tcBorders>
              <w:top w:val="single" w:color="auto" w:sz="12" w:space="0"/>
              <w:bottom w:val="single" w:color="auto" w:sz="12" w:space="0"/>
            </w:tcBorders>
            <w:vAlign w:val="center"/>
          </w:tcPr>
          <w:p w14:paraId="49B29343">
            <w:pPr>
              <w:tabs>
                <w:tab w:val="left" w:pos="550"/>
              </w:tabs>
              <w:jc w:val="center"/>
              <w:rPr>
                <w:szCs w:val="21"/>
              </w:rPr>
            </w:pPr>
            <w:r>
              <w:rPr>
                <w:szCs w:val="21"/>
              </w:rPr>
              <w:t>试验项目</w:t>
            </w:r>
          </w:p>
        </w:tc>
        <w:tc>
          <w:tcPr>
            <w:tcW w:w="1619" w:type="dxa"/>
            <w:tcBorders>
              <w:top w:val="single" w:color="auto" w:sz="12" w:space="0"/>
              <w:bottom w:val="single" w:color="auto" w:sz="12" w:space="0"/>
            </w:tcBorders>
            <w:vAlign w:val="center"/>
          </w:tcPr>
          <w:p w14:paraId="62C85212">
            <w:pPr>
              <w:tabs>
                <w:tab w:val="left" w:pos="550"/>
              </w:tabs>
              <w:jc w:val="center"/>
              <w:rPr>
                <w:szCs w:val="21"/>
              </w:rPr>
            </w:pPr>
            <w:r>
              <w:rPr>
                <w:szCs w:val="21"/>
              </w:rPr>
              <w:t>类别</w:t>
            </w:r>
          </w:p>
        </w:tc>
        <w:tc>
          <w:tcPr>
            <w:tcW w:w="3243" w:type="dxa"/>
            <w:tcBorders>
              <w:top w:val="single" w:color="auto" w:sz="12" w:space="0"/>
              <w:bottom w:val="single" w:color="auto" w:sz="12" w:space="0"/>
            </w:tcBorders>
            <w:vAlign w:val="center"/>
          </w:tcPr>
          <w:p w14:paraId="3A01697C">
            <w:pPr>
              <w:tabs>
                <w:tab w:val="left" w:pos="550"/>
              </w:tabs>
              <w:jc w:val="center"/>
              <w:rPr>
                <w:szCs w:val="21"/>
              </w:rPr>
            </w:pPr>
            <w:r>
              <w:rPr>
                <w:szCs w:val="21"/>
              </w:rPr>
              <w:t>试验条件</w:t>
            </w:r>
          </w:p>
        </w:tc>
        <w:tc>
          <w:tcPr>
            <w:tcW w:w="843" w:type="dxa"/>
            <w:tcBorders>
              <w:top w:val="single" w:color="auto" w:sz="12" w:space="0"/>
              <w:bottom w:val="single" w:color="auto" w:sz="12" w:space="0"/>
              <w:right w:val="single" w:color="auto" w:sz="12" w:space="0"/>
            </w:tcBorders>
            <w:vAlign w:val="center"/>
          </w:tcPr>
          <w:p w14:paraId="633897EE">
            <w:pPr>
              <w:tabs>
                <w:tab w:val="left" w:pos="550"/>
              </w:tabs>
              <w:jc w:val="center"/>
              <w:rPr>
                <w:szCs w:val="21"/>
              </w:rPr>
            </w:pPr>
            <w:r>
              <w:rPr>
                <w:szCs w:val="21"/>
              </w:rPr>
              <w:t>备注</w:t>
            </w:r>
          </w:p>
        </w:tc>
      </w:tr>
      <w:tr w14:paraId="1505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57" w:type="dxa"/>
            <w:tcBorders>
              <w:top w:val="single" w:color="auto" w:sz="12" w:space="0"/>
              <w:left w:val="single" w:color="auto" w:sz="12" w:space="0"/>
              <w:bottom w:val="single" w:color="auto" w:sz="4" w:space="0"/>
            </w:tcBorders>
            <w:vAlign w:val="center"/>
          </w:tcPr>
          <w:p w14:paraId="0AA69734">
            <w:pPr>
              <w:numPr>
                <w:ilvl w:val="0"/>
                <w:numId w:val="15"/>
              </w:numPr>
              <w:tabs>
                <w:tab w:val="left" w:pos="550"/>
              </w:tabs>
              <w:jc w:val="center"/>
              <w:rPr>
                <w:szCs w:val="21"/>
              </w:rPr>
            </w:pPr>
          </w:p>
        </w:tc>
        <w:tc>
          <w:tcPr>
            <w:tcW w:w="3149" w:type="dxa"/>
            <w:tcBorders>
              <w:top w:val="single" w:color="auto" w:sz="12" w:space="0"/>
              <w:bottom w:val="single" w:color="auto" w:sz="4" w:space="0"/>
            </w:tcBorders>
            <w:vAlign w:val="center"/>
          </w:tcPr>
          <w:p w14:paraId="340361FC">
            <w:pPr>
              <w:rPr>
                <w:szCs w:val="21"/>
              </w:rPr>
            </w:pPr>
            <w:r>
              <w:rPr>
                <w:szCs w:val="21"/>
              </w:rPr>
              <w:t>地面耐受低温</w:t>
            </w:r>
          </w:p>
        </w:tc>
        <w:tc>
          <w:tcPr>
            <w:tcW w:w="1619" w:type="dxa"/>
            <w:tcBorders>
              <w:top w:val="single" w:color="auto" w:sz="12" w:space="0"/>
              <w:bottom w:val="single" w:color="auto" w:sz="4" w:space="0"/>
            </w:tcBorders>
            <w:vAlign w:val="center"/>
          </w:tcPr>
          <w:p w14:paraId="00D2CDF4">
            <w:pPr>
              <w:jc w:val="center"/>
              <w:rPr>
                <w:rFonts w:eastAsia="MS Mincho"/>
                <w:szCs w:val="21"/>
                <w:lang w:eastAsia="ja-JP"/>
              </w:rPr>
            </w:pPr>
            <w:r>
              <w:rPr>
                <w:szCs w:val="21"/>
              </w:rPr>
              <w:t>D2</w:t>
            </w:r>
          </w:p>
        </w:tc>
        <w:tc>
          <w:tcPr>
            <w:tcW w:w="3243" w:type="dxa"/>
            <w:tcBorders>
              <w:top w:val="single" w:color="auto" w:sz="12" w:space="0"/>
              <w:bottom w:val="single" w:color="auto" w:sz="4" w:space="0"/>
            </w:tcBorders>
            <w:vAlign w:val="center"/>
          </w:tcPr>
          <w:p w14:paraId="3233AF1B">
            <w:pPr>
              <w:rPr>
                <w:rFonts w:eastAsia="MS Mincho"/>
                <w:szCs w:val="21"/>
                <w:lang w:eastAsia="ja-JP"/>
              </w:rPr>
            </w:pPr>
            <w:r>
              <w:rPr>
                <w:szCs w:val="21"/>
              </w:rPr>
              <w:t>－55</w:t>
            </w:r>
            <w:r>
              <w:rPr>
                <w:szCs w:val="21"/>
                <w:lang w:eastAsia="ja-JP"/>
              </w:rPr>
              <w:t>℃</w:t>
            </w:r>
          </w:p>
        </w:tc>
        <w:tc>
          <w:tcPr>
            <w:tcW w:w="843" w:type="dxa"/>
            <w:tcBorders>
              <w:top w:val="single" w:color="auto" w:sz="12" w:space="0"/>
              <w:bottom w:val="single" w:color="auto" w:sz="4" w:space="0"/>
              <w:right w:val="single" w:color="auto" w:sz="12" w:space="0"/>
            </w:tcBorders>
            <w:vAlign w:val="center"/>
          </w:tcPr>
          <w:p w14:paraId="03D171C2">
            <w:pPr>
              <w:jc w:val="center"/>
              <w:rPr>
                <w:szCs w:val="21"/>
              </w:rPr>
            </w:pPr>
            <w:r>
              <w:rPr>
                <w:szCs w:val="21"/>
              </w:rPr>
              <w:t>/</w:t>
            </w:r>
          </w:p>
        </w:tc>
      </w:tr>
      <w:tr w14:paraId="41CC9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57" w:type="dxa"/>
            <w:tcBorders>
              <w:top w:val="single" w:color="auto" w:sz="4" w:space="0"/>
              <w:left w:val="single" w:color="auto" w:sz="12" w:space="0"/>
              <w:bottom w:val="single" w:color="auto" w:sz="4" w:space="0"/>
            </w:tcBorders>
            <w:vAlign w:val="center"/>
          </w:tcPr>
          <w:p w14:paraId="1DA4036B">
            <w:pPr>
              <w:numPr>
                <w:ilvl w:val="0"/>
                <w:numId w:val="15"/>
              </w:numPr>
              <w:tabs>
                <w:tab w:val="left" w:pos="550"/>
              </w:tabs>
              <w:jc w:val="center"/>
              <w:rPr>
                <w:szCs w:val="21"/>
              </w:rPr>
            </w:pPr>
          </w:p>
        </w:tc>
        <w:tc>
          <w:tcPr>
            <w:tcW w:w="3149" w:type="dxa"/>
            <w:tcBorders>
              <w:top w:val="single" w:color="auto" w:sz="4" w:space="0"/>
              <w:bottom w:val="single" w:color="auto" w:sz="4" w:space="0"/>
            </w:tcBorders>
            <w:vAlign w:val="center"/>
          </w:tcPr>
          <w:p w14:paraId="3823F268">
            <w:pPr>
              <w:rPr>
                <w:szCs w:val="21"/>
              </w:rPr>
            </w:pPr>
            <w:r>
              <w:rPr>
                <w:szCs w:val="21"/>
              </w:rPr>
              <w:t>地面耐受高温</w:t>
            </w:r>
          </w:p>
        </w:tc>
        <w:tc>
          <w:tcPr>
            <w:tcW w:w="1619" w:type="dxa"/>
            <w:tcBorders>
              <w:top w:val="single" w:color="auto" w:sz="4" w:space="0"/>
              <w:bottom w:val="single" w:color="auto" w:sz="4" w:space="0"/>
            </w:tcBorders>
            <w:vAlign w:val="center"/>
          </w:tcPr>
          <w:p w14:paraId="56174966">
            <w:pPr>
              <w:jc w:val="center"/>
              <w:rPr>
                <w:rFonts w:eastAsia="MS Mincho"/>
                <w:szCs w:val="21"/>
                <w:lang w:eastAsia="ja-JP"/>
              </w:rPr>
            </w:pPr>
            <w:r>
              <w:rPr>
                <w:szCs w:val="21"/>
              </w:rPr>
              <w:t>D2</w:t>
            </w:r>
          </w:p>
        </w:tc>
        <w:tc>
          <w:tcPr>
            <w:tcW w:w="3243" w:type="dxa"/>
            <w:tcBorders>
              <w:top w:val="single" w:color="auto" w:sz="4" w:space="0"/>
              <w:bottom w:val="single" w:color="auto" w:sz="4" w:space="0"/>
            </w:tcBorders>
            <w:vAlign w:val="center"/>
          </w:tcPr>
          <w:p w14:paraId="5667A678">
            <w:pPr>
              <w:rPr>
                <w:rFonts w:eastAsia="MS Mincho"/>
                <w:szCs w:val="21"/>
                <w:lang w:eastAsia="ja-JP"/>
              </w:rPr>
            </w:pPr>
            <w:r>
              <w:rPr>
                <w:szCs w:val="21"/>
              </w:rPr>
              <w:t>+70</w:t>
            </w:r>
            <w:r>
              <w:rPr>
                <w:szCs w:val="21"/>
                <w:lang w:eastAsia="ja-JP"/>
              </w:rPr>
              <w:t>℃</w:t>
            </w:r>
          </w:p>
        </w:tc>
        <w:tc>
          <w:tcPr>
            <w:tcW w:w="843" w:type="dxa"/>
            <w:tcBorders>
              <w:top w:val="single" w:color="auto" w:sz="4" w:space="0"/>
              <w:bottom w:val="single" w:color="auto" w:sz="4" w:space="0"/>
              <w:right w:val="single" w:color="auto" w:sz="12" w:space="0"/>
            </w:tcBorders>
            <w:vAlign w:val="center"/>
          </w:tcPr>
          <w:p w14:paraId="616A3052">
            <w:pPr>
              <w:jc w:val="center"/>
              <w:rPr>
                <w:szCs w:val="21"/>
              </w:rPr>
            </w:pPr>
            <w:r>
              <w:rPr>
                <w:szCs w:val="21"/>
              </w:rPr>
              <w:t>/</w:t>
            </w:r>
          </w:p>
        </w:tc>
      </w:tr>
      <w:tr w14:paraId="059C8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57" w:type="dxa"/>
            <w:tcBorders>
              <w:top w:val="single" w:color="auto" w:sz="4" w:space="0"/>
              <w:left w:val="single" w:color="auto" w:sz="12" w:space="0"/>
              <w:bottom w:val="single" w:color="auto" w:sz="4" w:space="0"/>
            </w:tcBorders>
            <w:vAlign w:val="center"/>
          </w:tcPr>
          <w:p w14:paraId="60737738">
            <w:pPr>
              <w:numPr>
                <w:ilvl w:val="0"/>
                <w:numId w:val="15"/>
              </w:numPr>
              <w:tabs>
                <w:tab w:val="left" w:pos="550"/>
              </w:tabs>
              <w:jc w:val="center"/>
              <w:rPr>
                <w:szCs w:val="21"/>
              </w:rPr>
            </w:pPr>
          </w:p>
        </w:tc>
        <w:tc>
          <w:tcPr>
            <w:tcW w:w="3149" w:type="dxa"/>
            <w:tcBorders>
              <w:top w:val="single" w:color="auto" w:sz="4" w:space="0"/>
              <w:bottom w:val="single" w:color="auto" w:sz="4" w:space="0"/>
            </w:tcBorders>
            <w:vAlign w:val="center"/>
          </w:tcPr>
          <w:p w14:paraId="48B187A5">
            <w:pPr>
              <w:rPr>
                <w:szCs w:val="21"/>
              </w:rPr>
            </w:pPr>
            <w:r>
              <w:rPr>
                <w:szCs w:val="21"/>
              </w:rPr>
              <w:t>低温短时工作温度</w:t>
            </w:r>
          </w:p>
        </w:tc>
        <w:tc>
          <w:tcPr>
            <w:tcW w:w="1619" w:type="dxa"/>
            <w:tcBorders>
              <w:top w:val="single" w:color="auto" w:sz="4" w:space="0"/>
              <w:bottom w:val="single" w:color="auto" w:sz="4" w:space="0"/>
            </w:tcBorders>
            <w:vAlign w:val="center"/>
          </w:tcPr>
          <w:p w14:paraId="5DAD98C9">
            <w:pPr>
              <w:jc w:val="center"/>
              <w:rPr>
                <w:szCs w:val="21"/>
              </w:rPr>
            </w:pPr>
            <w:r>
              <w:rPr>
                <w:szCs w:val="21"/>
              </w:rPr>
              <w:t>D2</w:t>
            </w:r>
          </w:p>
        </w:tc>
        <w:tc>
          <w:tcPr>
            <w:tcW w:w="3243" w:type="dxa"/>
            <w:tcBorders>
              <w:top w:val="single" w:color="auto" w:sz="4" w:space="0"/>
              <w:bottom w:val="single" w:color="auto" w:sz="4" w:space="0"/>
            </w:tcBorders>
            <w:vAlign w:val="center"/>
          </w:tcPr>
          <w:p w14:paraId="67CB3AAC">
            <w:pPr>
              <w:rPr>
                <w:szCs w:val="21"/>
              </w:rPr>
            </w:pPr>
            <w:r>
              <w:rPr>
                <w:szCs w:val="21"/>
              </w:rPr>
              <w:t>－55</w:t>
            </w:r>
            <w:r>
              <w:rPr>
                <w:szCs w:val="21"/>
                <w:lang w:eastAsia="ja-JP"/>
              </w:rPr>
              <w:t>℃</w:t>
            </w:r>
          </w:p>
        </w:tc>
        <w:tc>
          <w:tcPr>
            <w:tcW w:w="843" w:type="dxa"/>
            <w:tcBorders>
              <w:top w:val="single" w:color="auto" w:sz="4" w:space="0"/>
              <w:bottom w:val="single" w:color="auto" w:sz="4" w:space="0"/>
              <w:right w:val="single" w:color="auto" w:sz="12" w:space="0"/>
            </w:tcBorders>
            <w:vAlign w:val="center"/>
          </w:tcPr>
          <w:p w14:paraId="7A96C8A6">
            <w:pPr>
              <w:jc w:val="center"/>
              <w:rPr>
                <w:szCs w:val="21"/>
              </w:rPr>
            </w:pPr>
            <w:r>
              <w:rPr>
                <w:szCs w:val="21"/>
              </w:rPr>
              <w:t>/</w:t>
            </w:r>
          </w:p>
        </w:tc>
      </w:tr>
      <w:tr w14:paraId="3E13B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57" w:type="dxa"/>
            <w:tcBorders>
              <w:top w:val="single" w:color="auto" w:sz="4" w:space="0"/>
              <w:left w:val="single" w:color="auto" w:sz="12" w:space="0"/>
              <w:bottom w:val="single" w:color="auto" w:sz="4" w:space="0"/>
            </w:tcBorders>
            <w:vAlign w:val="center"/>
          </w:tcPr>
          <w:p w14:paraId="60B21A75">
            <w:pPr>
              <w:numPr>
                <w:ilvl w:val="0"/>
                <w:numId w:val="15"/>
              </w:numPr>
              <w:tabs>
                <w:tab w:val="left" w:pos="550"/>
              </w:tabs>
              <w:jc w:val="center"/>
              <w:rPr>
                <w:szCs w:val="21"/>
              </w:rPr>
            </w:pPr>
          </w:p>
        </w:tc>
        <w:tc>
          <w:tcPr>
            <w:tcW w:w="3149" w:type="dxa"/>
            <w:tcBorders>
              <w:top w:val="single" w:color="auto" w:sz="4" w:space="0"/>
              <w:bottom w:val="single" w:color="auto" w:sz="4" w:space="0"/>
            </w:tcBorders>
            <w:vAlign w:val="center"/>
          </w:tcPr>
          <w:p w14:paraId="2BADEBA6">
            <w:r>
              <w:rPr>
                <w:szCs w:val="21"/>
              </w:rPr>
              <w:t>高温短时工作温度温度</w:t>
            </w:r>
          </w:p>
        </w:tc>
        <w:tc>
          <w:tcPr>
            <w:tcW w:w="1619" w:type="dxa"/>
            <w:tcBorders>
              <w:top w:val="single" w:color="auto" w:sz="4" w:space="0"/>
              <w:bottom w:val="single" w:color="auto" w:sz="4" w:space="0"/>
            </w:tcBorders>
            <w:vAlign w:val="center"/>
          </w:tcPr>
          <w:p w14:paraId="4A35FD6C">
            <w:pPr>
              <w:jc w:val="center"/>
              <w:rPr>
                <w:szCs w:val="21"/>
              </w:rPr>
            </w:pPr>
            <w:r>
              <w:rPr>
                <w:szCs w:val="21"/>
              </w:rPr>
              <w:t>D2</w:t>
            </w:r>
          </w:p>
        </w:tc>
        <w:tc>
          <w:tcPr>
            <w:tcW w:w="3243" w:type="dxa"/>
            <w:tcBorders>
              <w:top w:val="single" w:color="auto" w:sz="4" w:space="0"/>
              <w:bottom w:val="single" w:color="auto" w:sz="4" w:space="0"/>
            </w:tcBorders>
            <w:vAlign w:val="center"/>
          </w:tcPr>
          <w:p w14:paraId="1447E1F8">
            <w:pPr>
              <w:rPr>
                <w:szCs w:val="21"/>
              </w:rPr>
            </w:pPr>
            <w:r>
              <w:rPr>
                <w:szCs w:val="21"/>
              </w:rPr>
              <w:t>+70</w:t>
            </w:r>
            <w:r>
              <w:rPr>
                <w:szCs w:val="21"/>
                <w:lang w:eastAsia="ja-JP"/>
              </w:rPr>
              <w:t>℃</w:t>
            </w:r>
          </w:p>
        </w:tc>
        <w:tc>
          <w:tcPr>
            <w:tcW w:w="843" w:type="dxa"/>
            <w:tcBorders>
              <w:top w:val="single" w:color="auto" w:sz="4" w:space="0"/>
              <w:bottom w:val="single" w:color="auto" w:sz="4" w:space="0"/>
              <w:right w:val="single" w:color="auto" w:sz="12" w:space="0"/>
            </w:tcBorders>
            <w:vAlign w:val="center"/>
          </w:tcPr>
          <w:p w14:paraId="24B49062">
            <w:pPr>
              <w:jc w:val="center"/>
              <w:rPr>
                <w:szCs w:val="21"/>
              </w:rPr>
            </w:pPr>
            <w:r>
              <w:rPr>
                <w:szCs w:val="21"/>
              </w:rPr>
              <w:t>/</w:t>
            </w:r>
          </w:p>
        </w:tc>
      </w:tr>
      <w:tr w14:paraId="63200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57" w:type="dxa"/>
            <w:tcBorders>
              <w:top w:val="single" w:color="auto" w:sz="4" w:space="0"/>
              <w:left w:val="single" w:color="auto" w:sz="12" w:space="0"/>
              <w:bottom w:val="single" w:color="auto" w:sz="4" w:space="0"/>
            </w:tcBorders>
            <w:vAlign w:val="center"/>
          </w:tcPr>
          <w:p w14:paraId="15457261">
            <w:pPr>
              <w:numPr>
                <w:ilvl w:val="0"/>
                <w:numId w:val="15"/>
              </w:numPr>
              <w:tabs>
                <w:tab w:val="left" w:pos="550"/>
              </w:tabs>
              <w:jc w:val="center"/>
              <w:rPr>
                <w:szCs w:val="21"/>
              </w:rPr>
            </w:pPr>
          </w:p>
        </w:tc>
        <w:tc>
          <w:tcPr>
            <w:tcW w:w="3149" w:type="dxa"/>
            <w:tcBorders>
              <w:top w:val="single" w:color="auto" w:sz="4" w:space="0"/>
              <w:bottom w:val="single" w:color="auto" w:sz="4" w:space="0"/>
            </w:tcBorders>
            <w:vAlign w:val="center"/>
          </w:tcPr>
          <w:p w14:paraId="2441B4E1">
            <w:pPr>
              <w:rPr>
                <w:szCs w:val="21"/>
              </w:rPr>
            </w:pPr>
            <w:r>
              <w:rPr>
                <w:szCs w:val="21"/>
              </w:rPr>
              <w:t>低温工作温度</w:t>
            </w:r>
          </w:p>
        </w:tc>
        <w:tc>
          <w:tcPr>
            <w:tcW w:w="1619" w:type="dxa"/>
            <w:tcBorders>
              <w:top w:val="single" w:color="auto" w:sz="4" w:space="0"/>
              <w:bottom w:val="single" w:color="auto" w:sz="4" w:space="0"/>
            </w:tcBorders>
            <w:vAlign w:val="center"/>
          </w:tcPr>
          <w:p w14:paraId="07C4D3B7">
            <w:pPr>
              <w:jc w:val="center"/>
              <w:rPr>
                <w:szCs w:val="21"/>
              </w:rPr>
            </w:pPr>
            <w:r>
              <w:rPr>
                <w:szCs w:val="21"/>
              </w:rPr>
              <w:t>D2</w:t>
            </w:r>
          </w:p>
        </w:tc>
        <w:tc>
          <w:tcPr>
            <w:tcW w:w="3243" w:type="dxa"/>
            <w:tcBorders>
              <w:top w:val="single" w:color="auto" w:sz="4" w:space="0"/>
              <w:bottom w:val="single" w:color="auto" w:sz="4" w:space="0"/>
            </w:tcBorders>
            <w:vAlign w:val="center"/>
          </w:tcPr>
          <w:p w14:paraId="24FABAE5">
            <w:pPr>
              <w:rPr>
                <w:szCs w:val="21"/>
              </w:rPr>
            </w:pPr>
            <w:r>
              <w:rPr>
                <w:szCs w:val="21"/>
              </w:rPr>
              <w:t>－55</w:t>
            </w:r>
            <w:r>
              <w:rPr>
                <w:szCs w:val="21"/>
                <w:lang w:eastAsia="ja-JP"/>
              </w:rPr>
              <w:t>℃</w:t>
            </w:r>
          </w:p>
        </w:tc>
        <w:tc>
          <w:tcPr>
            <w:tcW w:w="843" w:type="dxa"/>
            <w:tcBorders>
              <w:top w:val="single" w:color="auto" w:sz="4" w:space="0"/>
              <w:bottom w:val="single" w:color="auto" w:sz="4" w:space="0"/>
              <w:right w:val="single" w:color="auto" w:sz="12" w:space="0"/>
            </w:tcBorders>
            <w:vAlign w:val="center"/>
          </w:tcPr>
          <w:p w14:paraId="41E0AB7F">
            <w:pPr>
              <w:jc w:val="center"/>
              <w:rPr>
                <w:szCs w:val="21"/>
              </w:rPr>
            </w:pPr>
            <w:r>
              <w:rPr>
                <w:szCs w:val="21"/>
              </w:rPr>
              <w:t>/</w:t>
            </w:r>
          </w:p>
        </w:tc>
      </w:tr>
      <w:tr w14:paraId="4B611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57" w:type="dxa"/>
            <w:tcBorders>
              <w:top w:val="single" w:color="auto" w:sz="4" w:space="0"/>
              <w:left w:val="single" w:color="auto" w:sz="12" w:space="0"/>
              <w:bottom w:val="single" w:color="auto" w:sz="4" w:space="0"/>
            </w:tcBorders>
            <w:vAlign w:val="center"/>
          </w:tcPr>
          <w:p w14:paraId="5F7315BD">
            <w:pPr>
              <w:numPr>
                <w:ilvl w:val="0"/>
                <w:numId w:val="15"/>
              </w:numPr>
              <w:tabs>
                <w:tab w:val="left" w:pos="550"/>
              </w:tabs>
              <w:jc w:val="center"/>
              <w:rPr>
                <w:szCs w:val="21"/>
              </w:rPr>
            </w:pPr>
          </w:p>
        </w:tc>
        <w:tc>
          <w:tcPr>
            <w:tcW w:w="3149" w:type="dxa"/>
            <w:tcBorders>
              <w:top w:val="single" w:color="auto" w:sz="4" w:space="0"/>
              <w:bottom w:val="single" w:color="auto" w:sz="4" w:space="0"/>
            </w:tcBorders>
            <w:vAlign w:val="center"/>
          </w:tcPr>
          <w:p w14:paraId="5D15DD4F">
            <w:r>
              <w:rPr>
                <w:szCs w:val="21"/>
              </w:rPr>
              <w:t>高温工作温度</w:t>
            </w:r>
          </w:p>
        </w:tc>
        <w:tc>
          <w:tcPr>
            <w:tcW w:w="1619" w:type="dxa"/>
            <w:tcBorders>
              <w:top w:val="single" w:color="auto" w:sz="4" w:space="0"/>
              <w:bottom w:val="single" w:color="auto" w:sz="4" w:space="0"/>
            </w:tcBorders>
            <w:vAlign w:val="center"/>
          </w:tcPr>
          <w:p w14:paraId="2AD7FDE3">
            <w:pPr>
              <w:jc w:val="center"/>
              <w:rPr>
                <w:szCs w:val="21"/>
              </w:rPr>
            </w:pPr>
            <w:r>
              <w:rPr>
                <w:szCs w:val="21"/>
              </w:rPr>
              <w:t>D2</w:t>
            </w:r>
          </w:p>
        </w:tc>
        <w:tc>
          <w:tcPr>
            <w:tcW w:w="3243" w:type="dxa"/>
            <w:tcBorders>
              <w:top w:val="single" w:color="auto" w:sz="4" w:space="0"/>
              <w:bottom w:val="single" w:color="auto" w:sz="4" w:space="0"/>
            </w:tcBorders>
            <w:vAlign w:val="center"/>
          </w:tcPr>
          <w:p w14:paraId="3B33AD4E">
            <w:pPr>
              <w:rPr>
                <w:szCs w:val="21"/>
              </w:rPr>
            </w:pPr>
            <w:r>
              <w:rPr>
                <w:szCs w:val="21"/>
              </w:rPr>
              <w:t>+70</w:t>
            </w:r>
            <w:r>
              <w:rPr>
                <w:szCs w:val="21"/>
                <w:lang w:eastAsia="ja-JP"/>
              </w:rPr>
              <w:t>℃</w:t>
            </w:r>
          </w:p>
        </w:tc>
        <w:tc>
          <w:tcPr>
            <w:tcW w:w="843" w:type="dxa"/>
            <w:tcBorders>
              <w:top w:val="single" w:color="auto" w:sz="4" w:space="0"/>
              <w:bottom w:val="single" w:color="auto" w:sz="4" w:space="0"/>
              <w:right w:val="single" w:color="auto" w:sz="12" w:space="0"/>
            </w:tcBorders>
            <w:vAlign w:val="center"/>
          </w:tcPr>
          <w:p w14:paraId="488C59E2">
            <w:pPr>
              <w:jc w:val="center"/>
              <w:rPr>
                <w:szCs w:val="21"/>
              </w:rPr>
            </w:pPr>
            <w:r>
              <w:rPr>
                <w:szCs w:val="21"/>
              </w:rPr>
              <w:t>/</w:t>
            </w:r>
          </w:p>
        </w:tc>
      </w:tr>
      <w:tr w14:paraId="0FF77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57" w:type="dxa"/>
            <w:tcBorders>
              <w:top w:val="single" w:color="auto" w:sz="4" w:space="0"/>
              <w:left w:val="single" w:color="auto" w:sz="12" w:space="0"/>
              <w:bottom w:val="single" w:color="auto" w:sz="4" w:space="0"/>
            </w:tcBorders>
            <w:vAlign w:val="center"/>
          </w:tcPr>
          <w:p w14:paraId="66BE59C3">
            <w:pPr>
              <w:numPr>
                <w:ilvl w:val="0"/>
                <w:numId w:val="15"/>
              </w:numPr>
              <w:tabs>
                <w:tab w:val="left" w:pos="550"/>
              </w:tabs>
              <w:jc w:val="center"/>
              <w:rPr>
                <w:szCs w:val="21"/>
              </w:rPr>
            </w:pPr>
          </w:p>
        </w:tc>
        <w:tc>
          <w:tcPr>
            <w:tcW w:w="3149" w:type="dxa"/>
            <w:tcBorders>
              <w:top w:val="single" w:color="auto" w:sz="4" w:space="0"/>
              <w:bottom w:val="single" w:color="auto" w:sz="4" w:space="0"/>
            </w:tcBorders>
            <w:vAlign w:val="center"/>
          </w:tcPr>
          <w:p w14:paraId="2F867A56">
            <w:r>
              <w:t>飞行中冷却能力损失</w:t>
            </w:r>
          </w:p>
        </w:tc>
        <w:tc>
          <w:tcPr>
            <w:tcW w:w="1619" w:type="dxa"/>
            <w:tcBorders>
              <w:top w:val="single" w:color="auto" w:sz="4" w:space="0"/>
              <w:bottom w:val="single" w:color="auto" w:sz="4" w:space="0"/>
            </w:tcBorders>
            <w:vAlign w:val="center"/>
          </w:tcPr>
          <w:p w14:paraId="55100FAE">
            <w:pPr>
              <w:jc w:val="center"/>
              <w:rPr>
                <w:szCs w:val="21"/>
              </w:rPr>
            </w:pPr>
            <w:r>
              <w:t>V</w:t>
            </w:r>
          </w:p>
        </w:tc>
        <w:tc>
          <w:tcPr>
            <w:tcW w:w="3243" w:type="dxa"/>
            <w:tcBorders>
              <w:top w:val="single" w:color="auto" w:sz="4" w:space="0"/>
              <w:bottom w:val="single" w:color="auto" w:sz="4" w:space="0"/>
            </w:tcBorders>
            <w:vAlign w:val="center"/>
          </w:tcPr>
          <w:p w14:paraId="64366944">
            <w:pPr>
              <w:rPr>
                <w:szCs w:val="21"/>
              </w:rPr>
            </w:pPr>
            <w:r>
              <w:rPr>
                <w:kern w:val="0"/>
              </w:rPr>
              <w:t>＋40℃</w:t>
            </w:r>
          </w:p>
        </w:tc>
        <w:tc>
          <w:tcPr>
            <w:tcW w:w="843" w:type="dxa"/>
            <w:tcBorders>
              <w:top w:val="single" w:color="auto" w:sz="4" w:space="0"/>
              <w:bottom w:val="single" w:color="auto" w:sz="4" w:space="0"/>
              <w:right w:val="single" w:color="auto" w:sz="12" w:space="0"/>
            </w:tcBorders>
            <w:vAlign w:val="center"/>
          </w:tcPr>
          <w:p w14:paraId="1671347E">
            <w:pPr>
              <w:jc w:val="center"/>
              <w:rPr>
                <w:szCs w:val="21"/>
              </w:rPr>
            </w:pPr>
            <w:r>
              <w:rPr>
                <w:szCs w:val="21"/>
              </w:rPr>
              <w:t>/</w:t>
            </w:r>
          </w:p>
        </w:tc>
      </w:tr>
      <w:tr w14:paraId="016F8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57" w:type="dxa"/>
            <w:tcBorders>
              <w:top w:val="single" w:color="auto" w:sz="4" w:space="0"/>
              <w:left w:val="single" w:color="auto" w:sz="12" w:space="0"/>
              <w:bottom w:val="single" w:color="auto" w:sz="12" w:space="0"/>
            </w:tcBorders>
            <w:vAlign w:val="center"/>
          </w:tcPr>
          <w:p w14:paraId="22A8CCCC">
            <w:pPr>
              <w:numPr>
                <w:ilvl w:val="0"/>
                <w:numId w:val="15"/>
              </w:numPr>
              <w:tabs>
                <w:tab w:val="left" w:pos="550"/>
              </w:tabs>
              <w:jc w:val="center"/>
              <w:rPr>
                <w:szCs w:val="21"/>
              </w:rPr>
            </w:pPr>
          </w:p>
        </w:tc>
        <w:tc>
          <w:tcPr>
            <w:tcW w:w="3149" w:type="dxa"/>
            <w:tcBorders>
              <w:top w:val="single" w:color="auto" w:sz="4" w:space="0"/>
              <w:bottom w:val="single" w:color="auto" w:sz="12" w:space="0"/>
            </w:tcBorders>
            <w:vAlign w:val="center"/>
          </w:tcPr>
          <w:p w14:paraId="40C56EB3">
            <w:r>
              <w:t>高度</w:t>
            </w:r>
          </w:p>
        </w:tc>
        <w:tc>
          <w:tcPr>
            <w:tcW w:w="1619" w:type="dxa"/>
            <w:tcBorders>
              <w:top w:val="single" w:color="auto" w:sz="4" w:space="0"/>
              <w:bottom w:val="single" w:color="auto" w:sz="12" w:space="0"/>
            </w:tcBorders>
            <w:vAlign w:val="center"/>
          </w:tcPr>
          <w:p w14:paraId="71349288">
            <w:pPr>
              <w:jc w:val="center"/>
              <w:rPr>
                <w:szCs w:val="21"/>
              </w:rPr>
            </w:pPr>
            <w:r>
              <w:rPr>
                <w:szCs w:val="21"/>
              </w:rPr>
              <w:t>D2</w:t>
            </w:r>
          </w:p>
        </w:tc>
        <w:tc>
          <w:tcPr>
            <w:tcW w:w="3243" w:type="dxa"/>
            <w:tcBorders>
              <w:top w:val="single" w:color="auto" w:sz="4" w:space="0"/>
              <w:bottom w:val="single" w:color="auto" w:sz="12" w:space="0"/>
            </w:tcBorders>
            <w:vAlign w:val="center"/>
          </w:tcPr>
          <w:p w14:paraId="08E64C84">
            <w:pPr>
              <w:rPr>
                <w:szCs w:val="21"/>
              </w:rPr>
            </w:pPr>
            <w:r>
              <w:t>50000ft（11.60kPa）</w:t>
            </w:r>
          </w:p>
        </w:tc>
        <w:tc>
          <w:tcPr>
            <w:tcW w:w="843" w:type="dxa"/>
            <w:tcBorders>
              <w:top w:val="single" w:color="auto" w:sz="4" w:space="0"/>
              <w:bottom w:val="single" w:color="auto" w:sz="12" w:space="0"/>
              <w:right w:val="single" w:color="auto" w:sz="12" w:space="0"/>
            </w:tcBorders>
            <w:vAlign w:val="center"/>
          </w:tcPr>
          <w:p w14:paraId="06122705">
            <w:pPr>
              <w:jc w:val="center"/>
              <w:rPr>
                <w:szCs w:val="21"/>
              </w:rPr>
            </w:pPr>
            <w:r>
              <w:rPr>
                <w:szCs w:val="21"/>
              </w:rPr>
              <w:t>/</w:t>
            </w:r>
          </w:p>
        </w:tc>
      </w:tr>
    </w:tbl>
    <w:p w14:paraId="2F9D3180">
      <w:pPr>
        <w:pStyle w:val="27"/>
        <w:rPr>
          <w:lang w:val="zh-CN"/>
        </w:rPr>
      </w:pPr>
      <w:bookmarkStart w:id="111" w:name="_Toc176264358"/>
      <w:bookmarkStart w:id="112" w:name="_Toc11799905"/>
      <w:bookmarkStart w:id="113" w:name="_Toc164764616"/>
      <w:r>
        <w:rPr>
          <w:rFonts w:hint="eastAsia"/>
          <w:lang w:val="zh-CN"/>
        </w:rPr>
        <w:t>受试/陪试设备</w:t>
      </w:r>
      <w:bookmarkEnd w:id="111"/>
    </w:p>
    <w:p w14:paraId="3C80CAED">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受试设备：名称-件号，详细构型见6.1受试设备构型状态</w:t>
      </w:r>
    </w:p>
    <w:p w14:paraId="33F5B9C2">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陪试设备：无。</w:t>
      </w:r>
    </w:p>
    <w:p w14:paraId="74E40690">
      <w:pPr>
        <w:pStyle w:val="32"/>
        <w:spacing w:line="500" w:lineRule="exact"/>
        <w:ind w:firstLine="480"/>
        <w:rPr>
          <w:rFonts w:ascii="Times New Roman" w:hAnsi="Times New Roman"/>
          <w:sz w:val="24"/>
          <w:szCs w:val="24"/>
        </w:rPr>
      </w:pPr>
      <w:r>
        <w:rPr>
          <w:rFonts w:hint="eastAsia" w:ascii="Times New Roman" w:hAnsi="Times New Roman"/>
          <w:sz w:val="24"/>
          <w:szCs w:val="24"/>
        </w:rPr>
        <w:t>搭接要求：无。</w:t>
      </w:r>
    </w:p>
    <w:p w14:paraId="6ADCC044">
      <w:pPr>
        <w:pStyle w:val="27"/>
        <w:rPr>
          <w:lang w:val="zh-CN"/>
        </w:rPr>
      </w:pPr>
      <w:bookmarkStart w:id="114" w:name="_Toc176264359"/>
      <w:r>
        <w:rPr>
          <w:rFonts w:hint="eastAsia"/>
          <w:lang w:val="zh-CN"/>
        </w:rPr>
        <w:t>试验设备、测试设备及要求</w:t>
      </w:r>
      <w:bookmarkEnd w:id="114"/>
    </w:p>
    <w:p w14:paraId="31C8D795">
      <w:pPr>
        <w:pStyle w:val="59"/>
        <w:numPr>
          <w:ilvl w:val="0"/>
          <w:numId w:val="7"/>
        </w:numPr>
        <w:rPr>
          <w:rFonts w:ascii="黑体" w:hAnsi="黑体" w:cs="宋体"/>
          <w:szCs w:val="21"/>
        </w:rPr>
      </w:pPr>
      <w:bookmarkStart w:id="115" w:name="_Toc525815786"/>
      <w:bookmarkStart w:id="116" w:name="_Toc50109965"/>
      <w:bookmarkStart w:id="117" w:name="_Toc528601892"/>
      <w:bookmarkStart w:id="118" w:name="_Toc176262518"/>
      <w:r>
        <w:rPr>
          <w:rFonts w:hint="eastAsia" w:ascii="黑体" w:hAnsi="黑体" w:cs="宋体"/>
          <w:szCs w:val="21"/>
        </w:rPr>
        <w:t>设备信息表</w:t>
      </w:r>
      <w:bookmarkEnd w:id="115"/>
      <w:bookmarkEnd w:id="116"/>
      <w:bookmarkEnd w:id="117"/>
      <w:bookmarkEnd w:id="118"/>
    </w:p>
    <w:tbl>
      <w:tblPr>
        <w:tblStyle w:val="1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89"/>
        <w:gridCol w:w="1861"/>
        <w:gridCol w:w="1893"/>
        <w:gridCol w:w="2069"/>
        <w:gridCol w:w="1711"/>
        <w:gridCol w:w="1348"/>
      </w:tblGrid>
      <w:tr w14:paraId="6D5A88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010331BF">
            <w:pPr>
              <w:adjustRightInd w:val="0"/>
              <w:jc w:val="center"/>
              <w:textAlignment w:val="baseline"/>
              <w:rPr>
                <w:bCs/>
                <w:kern w:val="28"/>
                <w:szCs w:val="21"/>
              </w:rPr>
            </w:pPr>
            <w:r>
              <w:rPr>
                <w:bCs/>
                <w:kern w:val="28"/>
                <w:szCs w:val="21"/>
              </w:rPr>
              <w:t>序号</w:t>
            </w:r>
          </w:p>
        </w:tc>
        <w:tc>
          <w:tcPr>
            <w:tcW w:w="972" w:type="pct"/>
            <w:vAlign w:val="center"/>
          </w:tcPr>
          <w:p w14:paraId="72980BDB">
            <w:pPr>
              <w:adjustRightInd w:val="0"/>
              <w:jc w:val="center"/>
              <w:textAlignment w:val="baseline"/>
              <w:rPr>
                <w:bCs/>
                <w:kern w:val="28"/>
                <w:szCs w:val="21"/>
              </w:rPr>
            </w:pPr>
            <w:r>
              <w:rPr>
                <w:bCs/>
                <w:kern w:val="28"/>
                <w:szCs w:val="21"/>
              </w:rPr>
              <w:t>设备名称</w:t>
            </w:r>
          </w:p>
        </w:tc>
        <w:tc>
          <w:tcPr>
            <w:tcW w:w="989" w:type="pct"/>
            <w:vAlign w:val="center"/>
          </w:tcPr>
          <w:p w14:paraId="4E0BB57D">
            <w:pPr>
              <w:adjustRightInd w:val="0"/>
              <w:jc w:val="center"/>
              <w:textAlignment w:val="baseline"/>
              <w:rPr>
                <w:bCs/>
                <w:kern w:val="28"/>
                <w:szCs w:val="21"/>
              </w:rPr>
            </w:pPr>
            <w:r>
              <w:rPr>
                <w:bCs/>
                <w:kern w:val="28"/>
                <w:szCs w:val="21"/>
              </w:rPr>
              <w:t>用途</w:t>
            </w:r>
          </w:p>
        </w:tc>
        <w:tc>
          <w:tcPr>
            <w:tcW w:w="1081" w:type="pct"/>
            <w:vAlign w:val="center"/>
          </w:tcPr>
          <w:p w14:paraId="323E5534">
            <w:pPr>
              <w:adjustRightInd w:val="0"/>
              <w:jc w:val="center"/>
              <w:textAlignment w:val="baseline"/>
              <w:rPr>
                <w:bCs/>
                <w:kern w:val="28"/>
                <w:szCs w:val="21"/>
              </w:rPr>
            </w:pPr>
            <w:r>
              <w:rPr>
                <w:bCs/>
                <w:kern w:val="28"/>
                <w:szCs w:val="21"/>
              </w:rPr>
              <w:t>设备型号</w:t>
            </w:r>
          </w:p>
        </w:tc>
        <w:tc>
          <w:tcPr>
            <w:tcW w:w="894" w:type="pct"/>
            <w:vAlign w:val="center"/>
          </w:tcPr>
          <w:p w14:paraId="1C5768BC">
            <w:pPr>
              <w:adjustRightInd w:val="0"/>
              <w:jc w:val="center"/>
              <w:textAlignment w:val="baseline"/>
              <w:rPr>
                <w:bCs/>
                <w:kern w:val="28"/>
                <w:szCs w:val="21"/>
              </w:rPr>
            </w:pPr>
            <w:r>
              <w:rPr>
                <w:bCs/>
                <w:kern w:val="28"/>
                <w:szCs w:val="21"/>
              </w:rPr>
              <w:t>技术要求/精度</w:t>
            </w:r>
          </w:p>
        </w:tc>
        <w:tc>
          <w:tcPr>
            <w:tcW w:w="704" w:type="pct"/>
            <w:vAlign w:val="center"/>
          </w:tcPr>
          <w:p w14:paraId="6059BAA7">
            <w:pPr>
              <w:adjustRightInd w:val="0"/>
              <w:spacing w:line="480" w:lineRule="auto"/>
              <w:jc w:val="center"/>
              <w:textAlignment w:val="baseline"/>
              <w:rPr>
                <w:bCs/>
                <w:kern w:val="28"/>
                <w:szCs w:val="21"/>
              </w:rPr>
            </w:pPr>
            <w:r>
              <w:rPr>
                <w:bCs/>
                <w:kern w:val="28"/>
                <w:szCs w:val="21"/>
              </w:rPr>
              <w:t>校验方式</w:t>
            </w:r>
          </w:p>
        </w:tc>
      </w:tr>
      <w:tr w14:paraId="3DAACF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4520B1C8">
            <w:pPr>
              <w:pStyle w:val="32"/>
              <w:numPr>
                <w:ilvl w:val="0"/>
                <w:numId w:val="16"/>
              </w:numPr>
              <w:adjustRightInd w:val="0"/>
              <w:ind w:firstLineChars="0"/>
              <w:jc w:val="center"/>
              <w:textAlignment w:val="baseline"/>
              <w:rPr>
                <w:rFonts w:ascii="Times New Roman" w:hAnsi="Times New Roman"/>
                <w:kern w:val="28"/>
                <w:szCs w:val="21"/>
              </w:rPr>
            </w:pPr>
          </w:p>
        </w:tc>
        <w:tc>
          <w:tcPr>
            <w:tcW w:w="972" w:type="pct"/>
            <w:vAlign w:val="center"/>
          </w:tcPr>
          <w:p w14:paraId="125125A4">
            <w:pPr>
              <w:adjustRightInd w:val="0"/>
              <w:jc w:val="center"/>
              <w:textAlignment w:val="baseline"/>
              <w:rPr>
                <w:kern w:val="0"/>
                <w:szCs w:val="21"/>
              </w:rPr>
            </w:pPr>
            <w:r>
              <w:rPr>
                <w:szCs w:val="21"/>
              </w:rPr>
              <w:t>X-Y记录仪</w:t>
            </w:r>
          </w:p>
        </w:tc>
        <w:tc>
          <w:tcPr>
            <w:tcW w:w="989" w:type="pct"/>
            <w:vAlign w:val="center"/>
          </w:tcPr>
          <w:p w14:paraId="4E1DD234">
            <w:pPr>
              <w:adjustRightInd w:val="0"/>
              <w:jc w:val="center"/>
              <w:textAlignment w:val="baseline"/>
              <w:rPr>
                <w:kern w:val="28"/>
                <w:szCs w:val="21"/>
              </w:rPr>
            </w:pPr>
            <w:r>
              <w:rPr>
                <w:kern w:val="28"/>
                <w:szCs w:val="21"/>
              </w:rPr>
              <w:t>产品功能性能测试</w:t>
            </w:r>
          </w:p>
        </w:tc>
        <w:tc>
          <w:tcPr>
            <w:tcW w:w="1081" w:type="pct"/>
            <w:vAlign w:val="center"/>
          </w:tcPr>
          <w:p w14:paraId="6915F59F">
            <w:pPr>
              <w:adjustRightInd w:val="0"/>
              <w:jc w:val="center"/>
              <w:textAlignment w:val="baseline"/>
              <w:rPr>
                <w:kern w:val="28"/>
                <w:szCs w:val="21"/>
              </w:rPr>
            </w:pPr>
            <w:r>
              <w:rPr>
                <w:kern w:val="28"/>
                <w:szCs w:val="21"/>
              </w:rPr>
              <w:t>TBC</w:t>
            </w:r>
          </w:p>
        </w:tc>
        <w:tc>
          <w:tcPr>
            <w:tcW w:w="894" w:type="pct"/>
            <w:vAlign w:val="center"/>
          </w:tcPr>
          <w:p w14:paraId="0A7CC1B6">
            <w:pPr>
              <w:adjustRightInd w:val="0"/>
              <w:jc w:val="center"/>
              <w:textAlignment w:val="baseline"/>
              <w:rPr>
                <w:kern w:val="0"/>
                <w:szCs w:val="21"/>
              </w:rPr>
            </w:pPr>
            <w:r>
              <w:rPr>
                <w:kern w:val="28"/>
                <w:szCs w:val="21"/>
              </w:rPr>
              <w:t>/</w:t>
            </w:r>
          </w:p>
        </w:tc>
        <w:tc>
          <w:tcPr>
            <w:tcW w:w="704" w:type="pct"/>
            <w:vAlign w:val="center"/>
          </w:tcPr>
          <w:p w14:paraId="6F201AA3">
            <w:pPr>
              <w:adjustRightInd w:val="0"/>
              <w:jc w:val="center"/>
              <w:textAlignment w:val="baseline"/>
              <w:rPr>
                <w:kern w:val="0"/>
                <w:szCs w:val="21"/>
              </w:rPr>
            </w:pPr>
            <w:r>
              <w:rPr>
                <w:kern w:val="0"/>
                <w:szCs w:val="21"/>
              </w:rPr>
              <w:t>定检</w:t>
            </w:r>
          </w:p>
        </w:tc>
      </w:tr>
      <w:tr w14:paraId="4AB9B3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5CF6D850">
            <w:pPr>
              <w:pStyle w:val="32"/>
              <w:numPr>
                <w:ilvl w:val="0"/>
                <w:numId w:val="16"/>
              </w:numPr>
              <w:adjustRightInd w:val="0"/>
              <w:ind w:firstLineChars="0"/>
              <w:jc w:val="center"/>
              <w:textAlignment w:val="baseline"/>
              <w:rPr>
                <w:rFonts w:ascii="Times New Roman" w:hAnsi="Times New Roman"/>
                <w:kern w:val="28"/>
                <w:szCs w:val="21"/>
              </w:rPr>
            </w:pPr>
          </w:p>
        </w:tc>
        <w:tc>
          <w:tcPr>
            <w:tcW w:w="972" w:type="pct"/>
            <w:vAlign w:val="center"/>
          </w:tcPr>
          <w:p w14:paraId="04D55786">
            <w:pPr>
              <w:adjustRightInd w:val="0"/>
              <w:jc w:val="center"/>
              <w:textAlignment w:val="baseline"/>
              <w:rPr>
                <w:kern w:val="28"/>
                <w:szCs w:val="21"/>
              </w:rPr>
            </w:pPr>
            <w:r>
              <w:rPr>
                <w:szCs w:val="21"/>
              </w:rPr>
              <w:t>信号放大器</w:t>
            </w:r>
          </w:p>
        </w:tc>
        <w:tc>
          <w:tcPr>
            <w:tcW w:w="989" w:type="pct"/>
            <w:vAlign w:val="center"/>
          </w:tcPr>
          <w:p w14:paraId="078B56B9">
            <w:pPr>
              <w:adjustRightInd w:val="0"/>
              <w:jc w:val="center"/>
              <w:textAlignment w:val="baseline"/>
              <w:rPr>
                <w:kern w:val="28"/>
                <w:szCs w:val="21"/>
              </w:rPr>
            </w:pPr>
            <w:r>
              <w:rPr>
                <w:kern w:val="28"/>
                <w:szCs w:val="21"/>
              </w:rPr>
              <w:t>产品功能性能测试</w:t>
            </w:r>
          </w:p>
        </w:tc>
        <w:tc>
          <w:tcPr>
            <w:tcW w:w="1081" w:type="pct"/>
            <w:vAlign w:val="center"/>
          </w:tcPr>
          <w:p w14:paraId="078A9CAD">
            <w:pPr>
              <w:adjustRightInd w:val="0"/>
              <w:jc w:val="center"/>
              <w:textAlignment w:val="baseline"/>
              <w:rPr>
                <w:kern w:val="28"/>
                <w:szCs w:val="21"/>
              </w:rPr>
            </w:pPr>
            <w:r>
              <w:rPr>
                <w:kern w:val="28"/>
                <w:szCs w:val="21"/>
              </w:rPr>
              <w:t>TBC</w:t>
            </w:r>
          </w:p>
        </w:tc>
        <w:tc>
          <w:tcPr>
            <w:tcW w:w="894" w:type="pct"/>
            <w:vAlign w:val="center"/>
          </w:tcPr>
          <w:p w14:paraId="6BA9456D">
            <w:pPr>
              <w:adjustRightInd w:val="0"/>
              <w:jc w:val="center"/>
              <w:textAlignment w:val="baseline"/>
              <w:rPr>
                <w:szCs w:val="21"/>
              </w:rPr>
            </w:pPr>
            <w:r>
              <w:rPr>
                <w:kern w:val="28"/>
                <w:szCs w:val="21"/>
              </w:rPr>
              <w:t>/</w:t>
            </w:r>
          </w:p>
        </w:tc>
        <w:tc>
          <w:tcPr>
            <w:tcW w:w="704" w:type="pct"/>
            <w:vAlign w:val="center"/>
          </w:tcPr>
          <w:p w14:paraId="57D969B9">
            <w:pPr>
              <w:adjustRightInd w:val="0"/>
              <w:jc w:val="center"/>
              <w:textAlignment w:val="baseline"/>
              <w:rPr>
                <w:kern w:val="28"/>
                <w:szCs w:val="21"/>
              </w:rPr>
            </w:pPr>
            <w:r>
              <w:rPr>
                <w:kern w:val="0"/>
                <w:szCs w:val="21"/>
              </w:rPr>
              <w:t>定检</w:t>
            </w:r>
          </w:p>
        </w:tc>
      </w:tr>
      <w:tr w14:paraId="790CBF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511E7E4F">
            <w:pPr>
              <w:pStyle w:val="32"/>
              <w:numPr>
                <w:ilvl w:val="0"/>
                <w:numId w:val="16"/>
              </w:numPr>
              <w:adjustRightInd w:val="0"/>
              <w:ind w:firstLineChars="0"/>
              <w:jc w:val="center"/>
              <w:textAlignment w:val="baseline"/>
              <w:rPr>
                <w:rFonts w:ascii="Times New Roman" w:hAnsi="Times New Roman"/>
                <w:kern w:val="28"/>
                <w:szCs w:val="21"/>
              </w:rPr>
            </w:pPr>
          </w:p>
        </w:tc>
        <w:tc>
          <w:tcPr>
            <w:tcW w:w="972" w:type="pct"/>
            <w:vAlign w:val="center"/>
          </w:tcPr>
          <w:p w14:paraId="19E0714C">
            <w:pPr>
              <w:adjustRightInd w:val="0"/>
              <w:jc w:val="center"/>
              <w:textAlignment w:val="baseline"/>
              <w:rPr>
                <w:kern w:val="28"/>
                <w:szCs w:val="21"/>
              </w:rPr>
            </w:pPr>
            <w:commentRangeStart w:id="0"/>
            <w:r>
              <w:rPr>
                <w:szCs w:val="21"/>
              </w:rPr>
              <w:t>液压试验台架</w:t>
            </w:r>
          </w:p>
        </w:tc>
        <w:tc>
          <w:tcPr>
            <w:tcW w:w="989" w:type="pct"/>
            <w:vAlign w:val="center"/>
          </w:tcPr>
          <w:p w14:paraId="526726DB">
            <w:pPr>
              <w:adjustRightInd w:val="0"/>
              <w:jc w:val="center"/>
              <w:textAlignment w:val="baseline"/>
              <w:rPr>
                <w:kern w:val="28"/>
                <w:szCs w:val="21"/>
              </w:rPr>
            </w:pPr>
            <w:r>
              <w:rPr>
                <w:kern w:val="28"/>
                <w:szCs w:val="21"/>
              </w:rPr>
              <w:t>产品功能性能测试</w:t>
            </w:r>
          </w:p>
        </w:tc>
        <w:tc>
          <w:tcPr>
            <w:tcW w:w="1081" w:type="pct"/>
            <w:vAlign w:val="center"/>
          </w:tcPr>
          <w:p w14:paraId="5A4A8CE1">
            <w:pPr>
              <w:adjustRightInd w:val="0"/>
              <w:jc w:val="center"/>
              <w:textAlignment w:val="baseline"/>
              <w:rPr>
                <w:kern w:val="28"/>
                <w:szCs w:val="21"/>
              </w:rPr>
            </w:pPr>
            <w:r>
              <w:rPr>
                <w:kern w:val="28"/>
                <w:szCs w:val="21"/>
              </w:rPr>
              <w:t>TBC</w:t>
            </w:r>
          </w:p>
        </w:tc>
        <w:tc>
          <w:tcPr>
            <w:tcW w:w="1711" w:type="dxa"/>
            <w:vAlign w:val="center"/>
          </w:tcPr>
          <w:p w14:paraId="790B6E19">
            <w:pPr>
              <w:adjustRightInd w:val="0"/>
              <w:jc w:val="center"/>
              <w:textAlignment w:val="baseline"/>
              <w:rPr>
                <w:szCs w:val="21"/>
              </w:rPr>
            </w:pPr>
            <w:r>
              <w:rPr>
                <w:kern w:val="28"/>
                <w:szCs w:val="21"/>
              </w:rPr>
              <w:t>/</w:t>
            </w:r>
          </w:p>
        </w:tc>
        <w:tc>
          <w:tcPr>
            <w:tcW w:w="1348" w:type="dxa"/>
            <w:vAlign w:val="center"/>
          </w:tcPr>
          <w:p w14:paraId="468BB788">
            <w:pPr>
              <w:adjustRightInd w:val="0"/>
              <w:jc w:val="center"/>
              <w:textAlignment w:val="baseline"/>
              <w:rPr>
                <w:kern w:val="28"/>
                <w:szCs w:val="21"/>
              </w:rPr>
            </w:pPr>
            <w:r>
              <w:rPr>
                <w:kern w:val="0"/>
                <w:szCs w:val="21"/>
              </w:rPr>
              <w:t>定检</w:t>
            </w:r>
            <w:commentRangeEnd w:id="0"/>
            <w:r>
              <w:commentReference w:id="0"/>
            </w:r>
          </w:p>
        </w:tc>
      </w:tr>
      <w:tr w14:paraId="36D1D1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791710C7">
            <w:pPr>
              <w:pStyle w:val="32"/>
              <w:numPr>
                <w:ilvl w:val="0"/>
                <w:numId w:val="16"/>
              </w:numPr>
              <w:adjustRightInd w:val="0"/>
              <w:ind w:firstLineChars="0"/>
              <w:jc w:val="center"/>
              <w:textAlignment w:val="baseline"/>
              <w:rPr>
                <w:rFonts w:ascii="Times New Roman" w:hAnsi="Times New Roman"/>
                <w:kern w:val="28"/>
                <w:szCs w:val="21"/>
              </w:rPr>
            </w:pPr>
          </w:p>
        </w:tc>
        <w:tc>
          <w:tcPr>
            <w:tcW w:w="972" w:type="pct"/>
            <w:vAlign w:val="center"/>
          </w:tcPr>
          <w:p w14:paraId="04EB9E01">
            <w:pPr>
              <w:adjustRightInd w:val="0"/>
              <w:jc w:val="center"/>
              <w:textAlignment w:val="baseline"/>
              <w:rPr>
                <w:szCs w:val="21"/>
              </w:rPr>
            </w:pPr>
            <w:r>
              <w:rPr>
                <w:szCs w:val="21"/>
              </w:rPr>
              <w:t>流量计</w:t>
            </w:r>
          </w:p>
        </w:tc>
        <w:tc>
          <w:tcPr>
            <w:tcW w:w="989" w:type="pct"/>
            <w:vAlign w:val="center"/>
          </w:tcPr>
          <w:p w14:paraId="5E193BA4">
            <w:pPr>
              <w:adjustRightInd w:val="0"/>
              <w:jc w:val="center"/>
              <w:textAlignment w:val="baseline"/>
              <w:rPr>
                <w:kern w:val="28"/>
                <w:szCs w:val="21"/>
              </w:rPr>
            </w:pPr>
          </w:p>
        </w:tc>
        <w:tc>
          <w:tcPr>
            <w:tcW w:w="1081" w:type="pct"/>
            <w:vAlign w:val="center"/>
          </w:tcPr>
          <w:p w14:paraId="0911F406">
            <w:pPr>
              <w:adjustRightInd w:val="0"/>
              <w:jc w:val="center"/>
              <w:textAlignment w:val="baseline"/>
              <w:rPr>
                <w:szCs w:val="21"/>
              </w:rPr>
            </w:pPr>
            <w:r>
              <w:rPr>
                <w:kern w:val="28"/>
                <w:szCs w:val="21"/>
              </w:rPr>
              <w:t>TBC</w:t>
            </w:r>
          </w:p>
        </w:tc>
        <w:tc>
          <w:tcPr>
            <w:tcW w:w="894" w:type="pct"/>
            <w:vAlign w:val="center"/>
          </w:tcPr>
          <w:p w14:paraId="10CB3DCF">
            <w:pPr>
              <w:adjustRightInd w:val="0"/>
              <w:jc w:val="center"/>
              <w:textAlignment w:val="baseline"/>
              <w:rPr>
                <w:szCs w:val="21"/>
              </w:rPr>
            </w:pPr>
            <w:r>
              <w:rPr>
                <w:kern w:val="28"/>
                <w:szCs w:val="21"/>
              </w:rPr>
              <w:t>TBC</w:t>
            </w:r>
          </w:p>
        </w:tc>
        <w:tc>
          <w:tcPr>
            <w:tcW w:w="704" w:type="pct"/>
            <w:vAlign w:val="center"/>
          </w:tcPr>
          <w:p w14:paraId="600EE771">
            <w:pPr>
              <w:adjustRightInd w:val="0"/>
              <w:jc w:val="center"/>
              <w:textAlignment w:val="baseline"/>
              <w:rPr>
                <w:kern w:val="28"/>
                <w:szCs w:val="21"/>
              </w:rPr>
            </w:pPr>
          </w:p>
        </w:tc>
      </w:tr>
      <w:tr w14:paraId="21E6C8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2A61504A">
            <w:pPr>
              <w:pStyle w:val="32"/>
              <w:numPr>
                <w:ilvl w:val="0"/>
                <w:numId w:val="16"/>
              </w:numPr>
              <w:adjustRightInd w:val="0"/>
              <w:ind w:firstLineChars="0"/>
              <w:jc w:val="center"/>
              <w:textAlignment w:val="baseline"/>
              <w:rPr>
                <w:rFonts w:ascii="Times New Roman" w:hAnsi="Times New Roman"/>
                <w:kern w:val="28"/>
                <w:szCs w:val="21"/>
              </w:rPr>
            </w:pPr>
          </w:p>
        </w:tc>
        <w:tc>
          <w:tcPr>
            <w:tcW w:w="972" w:type="pct"/>
            <w:vAlign w:val="center"/>
          </w:tcPr>
          <w:p w14:paraId="7251EB97">
            <w:pPr>
              <w:adjustRightInd w:val="0"/>
              <w:jc w:val="center"/>
              <w:textAlignment w:val="baseline"/>
              <w:rPr>
                <w:szCs w:val="21"/>
              </w:rPr>
            </w:pPr>
            <w:r>
              <w:t>快速温度变化试验箱</w:t>
            </w:r>
          </w:p>
        </w:tc>
        <w:tc>
          <w:tcPr>
            <w:tcW w:w="989" w:type="pct"/>
            <w:vAlign w:val="center"/>
          </w:tcPr>
          <w:p w14:paraId="4BC7EF59">
            <w:pPr>
              <w:adjustRightInd w:val="0"/>
              <w:jc w:val="center"/>
              <w:textAlignment w:val="baseline"/>
              <w:rPr>
                <w:szCs w:val="21"/>
              </w:rPr>
            </w:pPr>
            <w:r>
              <w:rPr>
                <w:szCs w:val="21"/>
              </w:rPr>
              <w:t>用于温度类试验</w:t>
            </w:r>
          </w:p>
        </w:tc>
        <w:tc>
          <w:tcPr>
            <w:tcW w:w="1081" w:type="pct"/>
            <w:vAlign w:val="center"/>
          </w:tcPr>
          <w:p w14:paraId="50360DF6">
            <w:pPr>
              <w:adjustRightInd w:val="0"/>
              <w:jc w:val="center"/>
              <w:textAlignment w:val="baseline"/>
              <w:rPr>
                <w:szCs w:val="21"/>
              </w:rPr>
            </w:pPr>
            <w:r>
              <w:t>KWGD710HD</w:t>
            </w:r>
          </w:p>
        </w:tc>
        <w:tc>
          <w:tcPr>
            <w:tcW w:w="894" w:type="pct"/>
            <w:vAlign w:val="center"/>
          </w:tcPr>
          <w:p w14:paraId="44C26E09">
            <w:pPr>
              <w:adjustRightInd w:val="0"/>
              <w:jc w:val="center"/>
              <w:textAlignment w:val="baseline"/>
              <w:rPr>
                <w:szCs w:val="21"/>
              </w:rPr>
            </w:pPr>
            <w:r>
              <w:rPr>
                <w:szCs w:val="21"/>
              </w:rPr>
              <w:t>温度变化率</w:t>
            </w:r>
            <w:r>
              <w:rPr>
                <w:kern w:val="0"/>
                <w:szCs w:val="21"/>
              </w:rPr>
              <w:t>≤10℃/min</w:t>
            </w:r>
            <w:r>
              <w:rPr>
                <w:szCs w:val="21"/>
              </w:rPr>
              <w:t>，精度：±2℃</w:t>
            </w:r>
          </w:p>
        </w:tc>
        <w:tc>
          <w:tcPr>
            <w:tcW w:w="704" w:type="pct"/>
            <w:vAlign w:val="center"/>
          </w:tcPr>
          <w:p w14:paraId="720416AC">
            <w:pPr>
              <w:adjustRightInd w:val="0"/>
              <w:jc w:val="center"/>
              <w:textAlignment w:val="baseline"/>
              <w:rPr>
                <w:kern w:val="28"/>
                <w:szCs w:val="21"/>
              </w:rPr>
            </w:pPr>
            <w:r>
              <w:rPr>
                <w:kern w:val="28"/>
                <w:szCs w:val="21"/>
              </w:rPr>
              <w:t>设备校验</w:t>
            </w:r>
          </w:p>
        </w:tc>
      </w:tr>
      <w:tr w14:paraId="20D2F4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2DACBEC2">
            <w:pPr>
              <w:pStyle w:val="32"/>
              <w:numPr>
                <w:ilvl w:val="0"/>
                <w:numId w:val="16"/>
              </w:numPr>
              <w:adjustRightInd w:val="0"/>
              <w:ind w:firstLineChars="0"/>
              <w:jc w:val="center"/>
              <w:textAlignment w:val="baseline"/>
              <w:rPr>
                <w:rFonts w:ascii="Times New Roman" w:hAnsi="Times New Roman"/>
                <w:kern w:val="28"/>
                <w:szCs w:val="21"/>
              </w:rPr>
            </w:pPr>
          </w:p>
        </w:tc>
        <w:tc>
          <w:tcPr>
            <w:tcW w:w="972" w:type="pct"/>
            <w:vAlign w:val="center"/>
          </w:tcPr>
          <w:p w14:paraId="571ED744">
            <w:pPr>
              <w:adjustRightInd w:val="0"/>
              <w:jc w:val="center"/>
              <w:textAlignment w:val="baseline"/>
              <w:rPr>
                <w:szCs w:val="21"/>
              </w:rPr>
            </w:pPr>
            <w:r>
              <w:rPr>
                <w:szCs w:val="21"/>
              </w:rPr>
              <w:t>高低温低气压试验箱</w:t>
            </w:r>
          </w:p>
        </w:tc>
        <w:tc>
          <w:tcPr>
            <w:tcW w:w="989" w:type="pct"/>
            <w:vAlign w:val="center"/>
          </w:tcPr>
          <w:p w14:paraId="55352DC9">
            <w:pPr>
              <w:adjustRightInd w:val="0"/>
              <w:jc w:val="center"/>
              <w:textAlignment w:val="baseline"/>
              <w:rPr>
                <w:szCs w:val="21"/>
              </w:rPr>
            </w:pPr>
            <w:r>
              <w:rPr>
                <w:szCs w:val="21"/>
              </w:rPr>
              <w:t>用于高度试验</w:t>
            </w:r>
          </w:p>
        </w:tc>
        <w:tc>
          <w:tcPr>
            <w:tcW w:w="1081" w:type="pct"/>
            <w:vAlign w:val="center"/>
          </w:tcPr>
          <w:p w14:paraId="742A48F0">
            <w:pPr>
              <w:adjustRightInd w:val="0"/>
              <w:jc w:val="center"/>
              <w:textAlignment w:val="baseline"/>
              <w:rPr>
                <w:szCs w:val="21"/>
              </w:rPr>
            </w:pPr>
            <w:r>
              <w:t>EQTH2016-70W</w:t>
            </w:r>
          </w:p>
        </w:tc>
        <w:tc>
          <w:tcPr>
            <w:tcW w:w="894" w:type="pct"/>
            <w:vAlign w:val="center"/>
          </w:tcPr>
          <w:p w14:paraId="153D25FD">
            <w:pPr>
              <w:adjustRightInd w:val="0"/>
              <w:jc w:val="center"/>
              <w:textAlignment w:val="baseline"/>
              <w:rPr>
                <w:szCs w:val="21"/>
              </w:rPr>
            </w:pPr>
            <w:r>
              <w:rPr>
                <w:szCs w:val="21"/>
              </w:rPr>
              <w:t>温度偏差：±2.0℃</w:t>
            </w:r>
          </w:p>
          <w:p w14:paraId="65E705B1">
            <w:pPr>
              <w:adjustRightInd w:val="0"/>
              <w:jc w:val="center"/>
              <w:textAlignment w:val="baseline"/>
              <w:rPr>
                <w:szCs w:val="21"/>
              </w:rPr>
            </w:pPr>
            <w:r>
              <w:rPr>
                <w:szCs w:val="21"/>
              </w:rPr>
              <w:t>压力偏差：±5%</w:t>
            </w:r>
          </w:p>
        </w:tc>
        <w:tc>
          <w:tcPr>
            <w:tcW w:w="704" w:type="pct"/>
            <w:vAlign w:val="center"/>
          </w:tcPr>
          <w:p w14:paraId="6AD24CA3">
            <w:pPr>
              <w:adjustRightInd w:val="0"/>
              <w:jc w:val="center"/>
              <w:textAlignment w:val="baseline"/>
              <w:rPr>
                <w:kern w:val="28"/>
                <w:szCs w:val="21"/>
              </w:rPr>
            </w:pPr>
            <w:r>
              <w:rPr>
                <w:kern w:val="28"/>
                <w:szCs w:val="21"/>
              </w:rPr>
              <w:t>设备校验</w:t>
            </w:r>
          </w:p>
        </w:tc>
      </w:tr>
      <w:tr w14:paraId="2C07EF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57F28416">
            <w:pPr>
              <w:pStyle w:val="32"/>
              <w:numPr>
                <w:ilvl w:val="0"/>
                <w:numId w:val="16"/>
              </w:numPr>
              <w:adjustRightInd w:val="0"/>
              <w:ind w:firstLineChars="0"/>
              <w:jc w:val="center"/>
              <w:textAlignment w:val="baseline"/>
              <w:rPr>
                <w:rFonts w:ascii="Times New Roman" w:hAnsi="Times New Roman"/>
                <w:kern w:val="28"/>
                <w:szCs w:val="21"/>
              </w:rPr>
            </w:pPr>
          </w:p>
        </w:tc>
        <w:tc>
          <w:tcPr>
            <w:tcW w:w="972" w:type="pct"/>
            <w:vAlign w:val="center"/>
          </w:tcPr>
          <w:p w14:paraId="0DC22B98">
            <w:pPr>
              <w:adjustRightInd w:val="0"/>
              <w:jc w:val="center"/>
              <w:textAlignment w:val="baseline"/>
              <w:rPr>
                <w:szCs w:val="21"/>
              </w:rPr>
            </w:pPr>
            <w:r>
              <w:rPr>
                <w:szCs w:val="21"/>
              </w:rPr>
              <w:t>钢卷尺</w:t>
            </w:r>
          </w:p>
        </w:tc>
        <w:tc>
          <w:tcPr>
            <w:tcW w:w="989" w:type="pct"/>
            <w:vAlign w:val="center"/>
          </w:tcPr>
          <w:p w14:paraId="6D0F1366">
            <w:pPr>
              <w:adjustRightInd w:val="0"/>
              <w:jc w:val="center"/>
              <w:textAlignment w:val="baseline"/>
              <w:rPr>
                <w:szCs w:val="21"/>
              </w:rPr>
            </w:pPr>
            <w:r>
              <w:rPr>
                <w:szCs w:val="21"/>
              </w:rPr>
              <w:t>用于测量受试设备与试验系统的距离</w:t>
            </w:r>
          </w:p>
        </w:tc>
        <w:tc>
          <w:tcPr>
            <w:tcW w:w="1081" w:type="pct"/>
            <w:vAlign w:val="center"/>
          </w:tcPr>
          <w:p w14:paraId="76681E32">
            <w:pPr>
              <w:adjustRightInd w:val="0"/>
              <w:jc w:val="center"/>
              <w:textAlignment w:val="baseline"/>
              <w:rPr>
                <w:szCs w:val="21"/>
              </w:rPr>
            </w:pPr>
            <w:r>
              <w:rPr>
                <w:szCs w:val="21"/>
              </w:rPr>
              <w:t>10m</w:t>
            </w:r>
          </w:p>
        </w:tc>
        <w:tc>
          <w:tcPr>
            <w:tcW w:w="894" w:type="pct"/>
            <w:vAlign w:val="center"/>
          </w:tcPr>
          <w:p w14:paraId="135B64F8">
            <w:pPr>
              <w:adjustRightInd w:val="0"/>
              <w:jc w:val="center"/>
              <w:textAlignment w:val="baseline"/>
              <w:rPr>
                <w:szCs w:val="21"/>
              </w:rPr>
            </w:pPr>
            <w:r>
              <w:rPr>
                <w:szCs w:val="21"/>
              </w:rPr>
              <w:t>允差±5.0mm</w:t>
            </w:r>
          </w:p>
        </w:tc>
        <w:tc>
          <w:tcPr>
            <w:tcW w:w="704" w:type="pct"/>
            <w:vAlign w:val="center"/>
          </w:tcPr>
          <w:p w14:paraId="343D3ADD">
            <w:pPr>
              <w:adjustRightInd w:val="0"/>
              <w:jc w:val="center"/>
              <w:textAlignment w:val="baseline"/>
              <w:rPr>
                <w:kern w:val="28"/>
                <w:szCs w:val="21"/>
              </w:rPr>
            </w:pPr>
            <w:r>
              <w:rPr>
                <w:kern w:val="28"/>
                <w:szCs w:val="21"/>
              </w:rPr>
              <w:t>设备校验</w:t>
            </w:r>
          </w:p>
        </w:tc>
      </w:tr>
      <w:tr w14:paraId="47A159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47828CF3">
            <w:pPr>
              <w:pStyle w:val="32"/>
              <w:numPr>
                <w:ilvl w:val="0"/>
                <w:numId w:val="16"/>
              </w:numPr>
              <w:adjustRightInd w:val="0"/>
              <w:ind w:firstLineChars="0"/>
              <w:jc w:val="center"/>
              <w:textAlignment w:val="baseline"/>
              <w:rPr>
                <w:rFonts w:ascii="Times New Roman" w:hAnsi="Times New Roman"/>
                <w:kern w:val="28"/>
                <w:szCs w:val="21"/>
              </w:rPr>
            </w:pPr>
          </w:p>
        </w:tc>
        <w:tc>
          <w:tcPr>
            <w:tcW w:w="972" w:type="pct"/>
            <w:vAlign w:val="center"/>
          </w:tcPr>
          <w:p w14:paraId="76661C97">
            <w:pPr>
              <w:adjustRightInd w:val="0"/>
              <w:jc w:val="center"/>
              <w:textAlignment w:val="baseline"/>
              <w:rPr>
                <w:szCs w:val="21"/>
              </w:rPr>
            </w:pPr>
            <w:r>
              <w:rPr>
                <w:szCs w:val="21"/>
              </w:rPr>
              <w:t>温湿度计</w:t>
            </w:r>
          </w:p>
        </w:tc>
        <w:tc>
          <w:tcPr>
            <w:tcW w:w="989" w:type="pct"/>
            <w:vAlign w:val="center"/>
          </w:tcPr>
          <w:p w14:paraId="4663D6A6">
            <w:pPr>
              <w:adjustRightInd w:val="0"/>
              <w:jc w:val="center"/>
              <w:textAlignment w:val="baseline"/>
              <w:rPr>
                <w:szCs w:val="21"/>
              </w:rPr>
            </w:pPr>
            <w:r>
              <w:rPr>
                <w:szCs w:val="21"/>
              </w:rPr>
              <w:t>用于测量试验室大气温湿度</w:t>
            </w:r>
          </w:p>
        </w:tc>
        <w:tc>
          <w:tcPr>
            <w:tcW w:w="1081" w:type="pct"/>
            <w:vAlign w:val="center"/>
          </w:tcPr>
          <w:p w14:paraId="7F2E79A4">
            <w:pPr>
              <w:adjustRightInd w:val="0"/>
              <w:jc w:val="center"/>
              <w:textAlignment w:val="baseline"/>
              <w:rPr>
                <w:szCs w:val="21"/>
              </w:rPr>
            </w:pPr>
            <w:r>
              <w:rPr>
                <w:sz w:val="22"/>
                <w:szCs w:val="22"/>
              </w:rPr>
              <w:t>RE-W1012</w:t>
            </w:r>
          </w:p>
        </w:tc>
        <w:tc>
          <w:tcPr>
            <w:tcW w:w="894" w:type="pct"/>
            <w:vAlign w:val="center"/>
          </w:tcPr>
          <w:p w14:paraId="34FD7287">
            <w:pPr>
              <w:adjustRightInd w:val="0"/>
              <w:jc w:val="center"/>
              <w:textAlignment w:val="baseline"/>
              <w:rPr>
                <w:szCs w:val="21"/>
              </w:rPr>
            </w:pPr>
            <w:r>
              <w:rPr>
                <w:szCs w:val="21"/>
              </w:rPr>
              <w:t>温度范围：10℃~35℃</w:t>
            </w:r>
          </w:p>
          <w:p w14:paraId="7A1F78E2">
            <w:pPr>
              <w:adjustRightInd w:val="0"/>
              <w:jc w:val="center"/>
              <w:textAlignment w:val="baseline"/>
              <w:rPr>
                <w:szCs w:val="21"/>
              </w:rPr>
            </w:pPr>
            <w:r>
              <w:rPr>
                <w:szCs w:val="21"/>
              </w:rPr>
              <w:t>最大误差：0.7℃</w:t>
            </w:r>
          </w:p>
          <w:p w14:paraId="246D801F">
            <w:pPr>
              <w:adjustRightInd w:val="0"/>
              <w:jc w:val="center"/>
              <w:textAlignment w:val="baseline"/>
              <w:rPr>
                <w:szCs w:val="21"/>
              </w:rPr>
            </w:pPr>
            <w:r>
              <w:rPr>
                <w:szCs w:val="21"/>
              </w:rPr>
              <w:t>湿度范围：20~85%</w:t>
            </w:r>
          </w:p>
          <w:p w14:paraId="17D8EF38">
            <w:pPr>
              <w:adjustRightInd w:val="0"/>
              <w:jc w:val="center"/>
              <w:textAlignment w:val="baseline"/>
              <w:rPr>
                <w:szCs w:val="21"/>
              </w:rPr>
            </w:pPr>
            <w:r>
              <w:rPr>
                <w:szCs w:val="21"/>
              </w:rPr>
              <w:t>最大误差：4%</w:t>
            </w:r>
          </w:p>
        </w:tc>
        <w:tc>
          <w:tcPr>
            <w:tcW w:w="704" w:type="pct"/>
            <w:vAlign w:val="center"/>
          </w:tcPr>
          <w:p w14:paraId="785DF588">
            <w:pPr>
              <w:adjustRightInd w:val="0"/>
              <w:jc w:val="center"/>
              <w:textAlignment w:val="baseline"/>
              <w:rPr>
                <w:kern w:val="28"/>
                <w:szCs w:val="21"/>
              </w:rPr>
            </w:pPr>
            <w:r>
              <w:rPr>
                <w:kern w:val="28"/>
                <w:szCs w:val="21"/>
              </w:rPr>
              <w:t>设备校验</w:t>
            </w:r>
          </w:p>
        </w:tc>
      </w:tr>
      <w:tr w14:paraId="00C392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13F21C33">
            <w:pPr>
              <w:pStyle w:val="32"/>
              <w:numPr>
                <w:ilvl w:val="0"/>
                <w:numId w:val="16"/>
              </w:numPr>
              <w:adjustRightInd w:val="0"/>
              <w:ind w:firstLineChars="0"/>
              <w:jc w:val="center"/>
              <w:textAlignment w:val="baseline"/>
              <w:rPr>
                <w:rFonts w:ascii="Times New Roman" w:hAnsi="Times New Roman"/>
                <w:kern w:val="28"/>
                <w:szCs w:val="21"/>
              </w:rPr>
            </w:pPr>
          </w:p>
        </w:tc>
        <w:tc>
          <w:tcPr>
            <w:tcW w:w="972" w:type="pct"/>
            <w:vAlign w:val="center"/>
          </w:tcPr>
          <w:p w14:paraId="4A308E91">
            <w:pPr>
              <w:adjustRightInd w:val="0"/>
              <w:jc w:val="center"/>
              <w:textAlignment w:val="baseline"/>
              <w:rPr>
                <w:szCs w:val="21"/>
              </w:rPr>
            </w:pPr>
            <w:r>
              <w:rPr>
                <w:rFonts w:eastAsiaTheme="minorEastAsia"/>
                <w:color w:val="000000"/>
                <w:kern w:val="0"/>
                <w:szCs w:val="21"/>
              </w:rPr>
              <w:t>温湿度大气压力表</w:t>
            </w:r>
          </w:p>
        </w:tc>
        <w:tc>
          <w:tcPr>
            <w:tcW w:w="989" w:type="pct"/>
            <w:vAlign w:val="center"/>
          </w:tcPr>
          <w:p w14:paraId="43DA39CD">
            <w:pPr>
              <w:adjustRightInd w:val="0"/>
              <w:jc w:val="center"/>
              <w:textAlignment w:val="baseline"/>
              <w:rPr>
                <w:szCs w:val="21"/>
              </w:rPr>
            </w:pPr>
            <w:r>
              <w:rPr>
                <w:szCs w:val="21"/>
              </w:rPr>
              <w:t>用于测量试验室大气压力</w:t>
            </w:r>
          </w:p>
        </w:tc>
        <w:tc>
          <w:tcPr>
            <w:tcW w:w="1081" w:type="pct"/>
            <w:vAlign w:val="center"/>
          </w:tcPr>
          <w:p w14:paraId="25E8413F">
            <w:pPr>
              <w:adjustRightInd w:val="0"/>
              <w:jc w:val="center"/>
              <w:textAlignment w:val="baseline"/>
              <w:rPr>
                <w:szCs w:val="21"/>
              </w:rPr>
            </w:pPr>
            <w:r>
              <w:rPr>
                <w:rFonts w:eastAsiaTheme="minorEastAsia"/>
                <w:color w:val="000000"/>
                <w:kern w:val="0"/>
                <w:szCs w:val="21"/>
              </w:rPr>
              <w:t>TES1160</w:t>
            </w:r>
          </w:p>
        </w:tc>
        <w:tc>
          <w:tcPr>
            <w:tcW w:w="894" w:type="pct"/>
            <w:vAlign w:val="center"/>
          </w:tcPr>
          <w:p w14:paraId="5A1BC435">
            <w:pPr>
              <w:widowControl/>
              <w:jc w:val="left"/>
              <w:rPr>
                <w:rFonts w:eastAsiaTheme="minorEastAsia"/>
                <w:color w:val="000000"/>
                <w:kern w:val="0"/>
                <w:szCs w:val="21"/>
              </w:rPr>
            </w:pPr>
            <w:r>
              <w:rPr>
                <w:rFonts w:eastAsiaTheme="minorEastAsia"/>
                <w:color w:val="000000"/>
                <w:kern w:val="0"/>
                <w:szCs w:val="21"/>
              </w:rPr>
              <w:t>压力范围：（500~1100）hPa</w:t>
            </w:r>
          </w:p>
          <w:p w14:paraId="7643198A">
            <w:pPr>
              <w:adjustRightInd w:val="0"/>
              <w:jc w:val="center"/>
              <w:textAlignment w:val="baseline"/>
              <w:rPr>
                <w:szCs w:val="21"/>
              </w:rPr>
            </w:pPr>
            <w:r>
              <w:rPr>
                <w:rFonts w:eastAsiaTheme="minorEastAsia"/>
                <w:color w:val="000000"/>
                <w:kern w:val="0"/>
                <w:szCs w:val="21"/>
              </w:rPr>
              <w:t>误差：±5hPa</w:t>
            </w:r>
          </w:p>
        </w:tc>
        <w:tc>
          <w:tcPr>
            <w:tcW w:w="704" w:type="pct"/>
            <w:vAlign w:val="center"/>
          </w:tcPr>
          <w:p w14:paraId="0737BFBE">
            <w:pPr>
              <w:adjustRightInd w:val="0"/>
              <w:jc w:val="center"/>
              <w:textAlignment w:val="baseline"/>
              <w:rPr>
                <w:kern w:val="28"/>
                <w:szCs w:val="21"/>
              </w:rPr>
            </w:pPr>
            <w:r>
              <w:rPr>
                <w:kern w:val="28"/>
                <w:szCs w:val="21"/>
              </w:rPr>
              <w:t>设备校验</w:t>
            </w:r>
          </w:p>
        </w:tc>
      </w:tr>
      <w:tr w14:paraId="0F0F0B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000" w:type="pct"/>
            <w:gridSpan w:val="6"/>
            <w:vAlign w:val="center"/>
          </w:tcPr>
          <w:p w14:paraId="69CC6E84">
            <w:pPr>
              <w:adjustRightInd w:val="0"/>
              <w:jc w:val="left"/>
              <w:textAlignment w:val="baseline"/>
              <w:rPr>
                <w:iCs/>
                <w:kern w:val="28"/>
                <w:szCs w:val="21"/>
              </w:rPr>
            </w:pPr>
            <w:r>
              <w:rPr>
                <w:bCs/>
                <w:iCs/>
                <w:kern w:val="28"/>
                <w:szCs w:val="21"/>
              </w:rPr>
              <w:t>注：1.</w:t>
            </w:r>
            <w:r>
              <w:rPr>
                <w:iCs/>
                <w:kern w:val="0"/>
                <w:szCs w:val="21"/>
              </w:rPr>
              <w:t>若选择的试验设备精度/量程比原试验设备等同或更优</w:t>
            </w:r>
            <w:r>
              <w:rPr>
                <w:iCs/>
                <w:kern w:val="28"/>
                <w:szCs w:val="21"/>
              </w:rPr>
              <w:t>，则允许更换设备进行试验。</w:t>
            </w:r>
          </w:p>
          <w:p w14:paraId="62B89C70">
            <w:pPr>
              <w:adjustRightInd w:val="0"/>
              <w:jc w:val="left"/>
              <w:textAlignment w:val="baseline"/>
              <w:rPr>
                <w:iCs/>
                <w:kern w:val="28"/>
                <w:szCs w:val="21"/>
              </w:rPr>
            </w:pPr>
            <w:r>
              <w:rPr>
                <w:iCs/>
                <w:kern w:val="28"/>
                <w:szCs w:val="21"/>
              </w:rPr>
              <w:t>2．实际使用的设备/仪器，由试验单位记录，并在试验报告中明确，如存在差异，应在试验报告中进行分析。</w:t>
            </w:r>
          </w:p>
          <w:p w14:paraId="5F565BDD">
            <w:pPr>
              <w:adjustRightInd w:val="0"/>
              <w:jc w:val="left"/>
              <w:textAlignment w:val="baseline"/>
              <w:rPr>
                <w:b/>
                <w:i/>
                <w:kern w:val="28"/>
                <w:szCs w:val="21"/>
              </w:rPr>
            </w:pPr>
            <w:r>
              <w:rPr>
                <w:bCs/>
                <w:iCs/>
                <w:kern w:val="28"/>
                <w:szCs w:val="21"/>
              </w:rPr>
              <w:t>3</w:t>
            </w:r>
            <w:r>
              <w:rPr>
                <w:b/>
                <w:iCs/>
                <w:kern w:val="28"/>
                <w:szCs w:val="21"/>
              </w:rPr>
              <w:t>.</w:t>
            </w:r>
            <w:r>
              <w:rPr>
                <w:iCs/>
                <w:kern w:val="0"/>
                <w:szCs w:val="21"/>
              </w:rPr>
              <w:t>所有未标注数量的设备，默认数量为1。</w:t>
            </w:r>
          </w:p>
        </w:tc>
      </w:tr>
      <w:bookmarkEnd w:id="112"/>
      <w:bookmarkEnd w:id="113"/>
    </w:tbl>
    <w:p w14:paraId="4F408068">
      <w:pPr>
        <w:pStyle w:val="27"/>
        <w:rPr>
          <w:lang w:val="zh-CN"/>
        </w:rPr>
      </w:pPr>
      <w:bookmarkStart w:id="119" w:name="_Toc176264360"/>
      <w:bookmarkStart w:id="120" w:name="_Toc164764618"/>
      <w:bookmarkStart w:id="121" w:name="_Toc11799907"/>
      <w:r>
        <w:rPr>
          <w:rFonts w:hint="eastAsia"/>
          <w:lang w:val="zh-CN"/>
        </w:rPr>
        <w:t>试验布置和连接</w:t>
      </w:r>
      <w:bookmarkEnd w:id="119"/>
    </w:p>
    <w:p w14:paraId="788B0053">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将刹车控制阀（单）安装在试验箱内（测试设备处于试验箱外），按图4将受试设备与测试设备进行连接布置，温度类试验中受试设备放在试验箱内中心位置，距离箱壁不小于15cm，见图5。</w:t>
      </w:r>
    </w:p>
    <w:p w14:paraId="07987B99">
      <w:pPr>
        <w:pStyle w:val="32"/>
        <w:spacing w:line="360" w:lineRule="auto"/>
        <w:rPr>
          <w:rFonts w:ascii="Times New Roman" w:hAnsi="Times New Roman" w:cs="宋体"/>
          <w:sz w:val="24"/>
          <w:szCs w:val="21"/>
        </w:rPr>
      </w:pPr>
      <w:r>
        <w:drawing>
          <wp:inline distT="0" distB="0" distL="0" distR="0">
            <wp:extent cx="5019675" cy="5226050"/>
            <wp:effectExtent l="0" t="0" r="0" b="317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017001" cy="5223092"/>
                    </a:xfrm>
                    <a:prstGeom prst="rect">
                      <a:avLst/>
                    </a:prstGeom>
                    <a:noFill/>
                    <a:ln>
                      <a:noFill/>
                    </a:ln>
                  </pic:spPr>
                </pic:pic>
              </a:graphicData>
            </a:graphic>
          </wp:inline>
        </w:drawing>
      </w:r>
    </w:p>
    <w:p w14:paraId="7FCA5167">
      <w:pPr>
        <w:pStyle w:val="61"/>
        <w:numPr>
          <w:ilvl w:val="0"/>
          <w:numId w:val="8"/>
        </w:numPr>
        <w:rPr>
          <w:rFonts w:ascii="黑体" w:hAnsi="黑体"/>
          <w:szCs w:val="21"/>
        </w:rPr>
      </w:pPr>
      <w:bookmarkStart w:id="122" w:name="_Toc528601868"/>
      <w:bookmarkStart w:id="123" w:name="_Toc50109815"/>
      <w:bookmarkStart w:id="124" w:name="_Toc176262558"/>
      <w:r>
        <w:rPr>
          <w:rFonts w:hint="eastAsia" w:ascii="黑体" w:hAnsi="黑体"/>
          <w:szCs w:val="21"/>
        </w:rPr>
        <w:t>温度和高度试验连接示意图</w:t>
      </w:r>
      <w:bookmarkEnd w:id="122"/>
      <w:bookmarkEnd w:id="123"/>
      <w:bookmarkEnd w:id="124"/>
    </w:p>
    <w:p w14:paraId="0FA1DECC">
      <w:pPr>
        <w:pStyle w:val="24"/>
        <w:ind w:firstLine="480"/>
        <w:jc w:val="center"/>
      </w:pPr>
      <w:r>
        <w:drawing>
          <wp:inline distT="0" distB="0" distL="0" distR="0">
            <wp:extent cx="4181475" cy="2809875"/>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18"/>
                    <a:stretch>
                      <a:fillRect/>
                    </a:stretch>
                  </pic:blipFill>
                  <pic:spPr>
                    <a:xfrm>
                      <a:off x="0" y="0"/>
                      <a:ext cx="4182532" cy="2810267"/>
                    </a:xfrm>
                    <a:prstGeom prst="rect">
                      <a:avLst/>
                    </a:prstGeom>
                  </pic:spPr>
                </pic:pic>
              </a:graphicData>
            </a:graphic>
          </wp:inline>
        </w:drawing>
      </w:r>
    </w:p>
    <w:p w14:paraId="4FECEDAF">
      <w:pPr>
        <w:pStyle w:val="61"/>
        <w:numPr>
          <w:ilvl w:val="0"/>
          <w:numId w:val="8"/>
        </w:numPr>
        <w:rPr>
          <w:rFonts w:ascii="黑体" w:hAnsi="黑体"/>
          <w:szCs w:val="21"/>
        </w:rPr>
      </w:pPr>
      <w:bookmarkStart w:id="125" w:name="_Ref8925298"/>
      <w:bookmarkStart w:id="126" w:name="_Toc176262559"/>
      <w:r>
        <w:rPr>
          <w:rFonts w:hint="eastAsia" w:ascii="黑体" w:hAnsi="黑体"/>
          <w:szCs w:val="21"/>
        </w:rPr>
        <w:t>温度类试验布置图</w:t>
      </w:r>
      <w:bookmarkEnd w:id="125"/>
      <w:bookmarkEnd w:id="126"/>
    </w:p>
    <w:p w14:paraId="4F67278B">
      <w:pPr>
        <w:pStyle w:val="27"/>
        <w:rPr>
          <w:lang w:val="zh-CN"/>
        </w:rPr>
      </w:pPr>
      <w:bookmarkStart w:id="127" w:name="_Toc176264361"/>
      <w:r>
        <w:rPr>
          <w:rFonts w:hint="eastAsia"/>
          <w:lang w:val="zh-CN"/>
        </w:rPr>
        <w:t>试验件、试验装置（试验前）的制造符合性要求</w:t>
      </w:r>
      <w:bookmarkEnd w:id="127"/>
    </w:p>
    <w:p w14:paraId="4364D896">
      <w:pPr>
        <w:pStyle w:val="32"/>
        <w:spacing w:line="500" w:lineRule="exact"/>
        <w:ind w:firstLine="563" w:firstLineChars="0"/>
        <w:rPr>
          <w:rFonts w:ascii="Times New Roman" w:hAnsi="Times New Roman" w:cs="宋体"/>
          <w:sz w:val="24"/>
          <w:szCs w:val="21"/>
        </w:rPr>
      </w:pPr>
      <w:r>
        <w:rPr>
          <w:rFonts w:hint="eastAsia" w:ascii="Times New Roman" w:hAnsi="Times New Roman" w:cs="宋体"/>
          <w:sz w:val="24"/>
          <w:szCs w:val="21"/>
        </w:rPr>
        <w:t>试验件状态应满足“6.试验产品/设备说明”构型和产品状态要求，确定试验件按照12.1要求完成了产品验收测试。</w:t>
      </w:r>
    </w:p>
    <w:p w14:paraId="0ED5CB36">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确保试验件、陪试件、试验装置，在试验前按照13.3-13.5的要求，进行了相应的安装和连接。</w:t>
      </w:r>
    </w:p>
    <w:p w14:paraId="3AE18C7E">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确保试验人员资质符合“10. 试验人员”的要求。</w:t>
      </w:r>
    </w:p>
    <w:bookmarkEnd w:id="120"/>
    <w:bookmarkEnd w:id="121"/>
    <w:p w14:paraId="79D78840">
      <w:pPr>
        <w:pStyle w:val="27"/>
      </w:pPr>
      <w:bookmarkStart w:id="128" w:name="_Toc164764619"/>
      <w:bookmarkStart w:id="129" w:name="_Toc11799908"/>
      <w:bookmarkStart w:id="130" w:name="_Toc176264362"/>
      <w:r>
        <w:rPr>
          <w:rFonts w:hint="eastAsia"/>
        </w:rPr>
        <w:t>试验</w:t>
      </w:r>
      <w:r>
        <w:t>程序</w:t>
      </w:r>
      <w:bookmarkEnd w:id="128"/>
      <w:bookmarkEnd w:id="129"/>
      <w:bookmarkEnd w:id="130"/>
    </w:p>
    <w:p w14:paraId="5C92EE38">
      <w:pPr>
        <w:pStyle w:val="35"/>
        <w:numPr>
          <w:ilvl w:val="2"/>
          <w:numId w:val="2"/>
        </w:numPr>
        <w:tabs>
          <w:tab w:val="clear" w:pos="340"/>
          <w:tab w:val="clear" w:pos="567"/>
        </w:tabs>
        <w:spacing w:line="420" w:lineRule="exact"/>
      </w:pPr>
      <w:bookmarkStart w:id="131" w:name="_Toc164764620"/>
      <w:bookmarkStart w:id="132" w:name="_Toc176264363"/>
      <w:r>
        <w:rPr>
          <w:rFonts w:hint="eastAsia"/>
        </w:rPr>
        <w:t>地面</w:t>
      </w:r>
      <w:r>
        <w:t>耐受低温试验和低温工作试验</w:t>
      </w:r>
      <w:bookmarkEnd w:id="131"/>
      <w:bookmarkEnd w:id="132"/>
    </w:p>
    <w:p w14:paraId="0BC9B4A3">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地面耐受低温和低温工作试验控制曲线设定应如图6所示。涵括地面低温耐受和低温工作试验所有需要考察的试验过程和关键要素：温度变化速率、温度保持时间、上下限温度和循环次数。试验人员应在试验环境搭建完成后予以检查确认试验参数设置，待确认满足要求后再开始试验。</w:t>
      </w:r>
    </w:p>
    <w:p w14:paraId="54237FF8">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在附录B检测记录表</w:t>
      </w:r>
      <w:r>
        <w:rPr>
          <w:rFonts w:ascii="Times New Roman" w:hAnsi="Times New Roman" w:cs="宋体"/>
          <w:sz w:val="24"/>
          <w:szCs w:val="21"/>
        </w:rPr>
        <w:t>中</w:t>
      </w:r>
      <w:r>
        <w:rPr>
          <w:rFonts w:hint="eastAsia" w:ascii="Times New Roman" w:hAnsi="Times New Roman" w:cs="宋体"/>
          <w:sz w:val="24"/>
          <w:szCs w:val="21"/>
        </w:rPr>
        <w:t>记录</w:t>
      </w:r>
      <w:r>
        <w:rPr>
          <w:rFonts w:ascii="Times New Roman" w:hAnsi="Times New Roman" w:cs="宋体"/>
          <w:sz w:val="24"/>
          <w:szCs w:val="21"/>
        </w:rPr>
        <w:t>试验设备相关信息及试验开始</w:t>
      </w:r>
      <w:r>
        <w:rPr>
          <w:rFonts w:hint="eastAsia" w:ascii="Times New Roman" w:hAnsi="Times New Roman" w:cs="宋体"/>
          <w:sz w:val="24"/>
          <w:szCs w:val="21"/>
        </w:rPr>
        <w:t>和结束</w:t>
      </w:r>
      <w:r>
        <w:rPr>
          <w:rFonts w:ascii="Times New Roman" w:hAnsi="Times New Roman" w:cs="宋体"/>
          <w:sz w:val="24"/>
          <w:szCs w:val="21"/>
        </w:rPr>
        <w:t>时间等内容，根据试验程序计算每次温度</w:t>
      </w:r>
      <w:r>
        <w:rPr>
          <w:rFonts w:hint="eastAsia" w:ascii="Times New Roman" w:hAnsi="Times New Roman" w:cs="宋体"/>
          <w:sz w:val="24"/>
          <w:szCs w:val="21"/>
        </w:rPr>
        <w:t>变化</w:t>
      </w:r>
      <w:r>
        <w:rPr>
          <w:rFonts w:ascii="Times New Roman" w:hAnsi="Times New Roman" w:cs="宋体"/>
          <w:sz w:val="24"/>
          <w:szCs w:val="21"/>
        </w:rPr>
        <w:t>的时间节点，定时</w:t>
      </w:r>
      <w:r>
        <w:rPr>
          <w:rFonts w:hint="eastAsia" w:ascii="Times New Roman" w:hAnsi="Times New Roman" w:cs="宋体"/>
          <w:sz w:val="24"/>
          <w:szCs w:val="21"/>
        </w:rPr>
        <w:t>巡查</w:t>
      </w:r>
      <w:r>
        <w:rPr>
          <w:rFonts w:ascii="Times New Roman" w:hAnsi="Times New Roman" w:cs="宋体"/>
          <w:sz w:val="24"/>
          <w:szCs w:val="21"/>
        </w:rPr>
        <w:t>试验设备运行状态</w:t>
      </w:r>
      <w:r>
        <w:rPr>
          <w:rFonts w:hint="eastAsia" w:ascii="Times New Roman" w:hAnsi="Times New Roman" w:cs="宋体"/>
          <w:sz w:val="24"/>
          <w:szCs w:val="21"/>
        </w:rPr>
        <w:t>。</w:t>
      </w:r>
    </w:p>
    <w:p w14:paraId="70F1341E">
      <w:pPr>
        <w:pStyle w:val="24"/>
        <w:spacing w:line="240" w:lineRule="auto"/>
        <w:ind w:firstLine="480"/>
        <w:jc w:val="center"/>
        <w:rPr>
          <w:rFonts w:ascii="黑体" w:hAnsi="黑体" w:eastAsia="黑体"/>
          <w:sz w:val="21"/>
        </w:rPr>
      </w:pPr>
      <w:bookmarkStart w:id="133" w:name="_Ref8925333"/>
      <w:r>
        <w:object>
          <v:shape id="_x0000_i1025" o:spt="75" type="#_x0000_t75" style="height:204.4pt;width:444.75pt;" o:ole="t" filled="f" o:preferrelative="t" stroked="f" coordsize="21600,21600">
            <v:path/>
            <v:fill on="f" focussize="0,0"/>
            <v:stroke on="f" joinstyle="miter"/>
            <v:imagedata r:id="rId20" cropbottom="5141f" o:title=""/>
            <o:lock v:ext="edit" aspectratio="t"/>
            <w10:wrap type="none"/>
            <w10:anchorlock/>
          </v:shape>
          <o:OLEObject Type="Embed" ProgID="Visio.Drawing.11" ShapeID="_x0000_i1025" DrawAspect="Content" ObjectID="_1468075726" r:id="rId19">
            <o:LockedField>false</o:LockedField>
          </o:OLEObject>
        </w:object>
      </w:r>
      <w:bookmarkEnd w:id="133"/>
      <w:r>
        <w:rPr>
          <w:rFonts w:hint="eastAsia" w:ascii="黑体" w:hAnsi="黑体" w:eastAsia="黑体"/>
          <w:sz w:val="21"/>
        </w:rPr>
        <w:t xml:space="preserve"> </w:t>
      </w:r>
    </w:p>
    <w:p w14:paraId="0F532621">
      <w:pPr>
        <w:pStyle w:val="61"/>
        <w:numPr>
          <w:ilvl w:val="0"/>
          <w:numId w:val="8"/>
        </w:numPr>
        <w:rPr>
          <w:rFonts w:ascii="黑体" w:hAnsi="黑体"/>
        </w:rPr>
      </w:pPr>
      <w:bookmarkStart w:id="134" w:name="_Toc176262560"/>
      <w:r>
        <w:rPr>
          <w:rFonts w:hint="eastAsia" w:ascii="黑体" w:hAnsi="黑体"/>
        </w:rPr>
        <w:t>地面耐受低温试验和低温工作温度试验曲线图</w:t>
      </w:r>
      <w:bookmarkEnd w:id="134"/>
    </w:p>
    <w:p w14:paraId="706959BB">
      <w:pPr>
        <w:pStyle w:val="24"/>
        <w:numPr>
          <w:ilvl w:val="0"/>
          <w:numId w:val="17"/>
        </w:numPr>
        <w:ind w:firstLineChars="0"/>
      </w:pPr>
      <w:r>
        <w:rPr>
          <w:rFonts w:hint="eastAsia" w:cs="宋体"/>
        </w:rPr>
        <w:t>在试验室环境下将受试设备按照图4和图5所示安装于试验箱内，并按12.2章节要求进行QPAT1-1和QPAT2检查并记录检测数据</w:t>
      </w:r>
      <w:r>
        <w:rPr>
          <w:rFonts w:hint="eastAsia"/>
        </w:rPr>
        <w:t>；</w:t>
      </w:r>
    </w:p>
    <w:p w14:paraId="14A45E70">
      <w:pPr>
        <w:pStyle w:val="24"/>
        <w:numPr>
          <w:ilvl w:val="0"/>
          <w:numId w:val="17"/>
        </w:numPr>
        <w:ind w:firstLineChars="0"/>
      </w:pPr>
      <w:r>
        <w:rPr>
          <w:rFonts w:hint="eastAsia"/>
        </w:rPr>
        <w:t>试验：受试</w:t>
      </w:r>
      <w:r>
        <w:t>设备处于</w:t>
      </w:r>
      <w:r>
        <w:rPr>
          <w:rFonts w:hint="eastAsia"/>
        </w:rPr>
        <w:t>工作状态1，</w:t>
      </w:r>
      <w:r>
        <w:t>以</w:t>
      </w:r>
      <w:r>
        <w:rPr>
          <w:rFonts w:hint="eastAsia"/>
        </w:rPr>
        <w:t>不小于</w:t>
      </w:r>
      <w:r>
        <w:rPr>
          <w:kern w:val="0"/>
        </w:rPr>
        <w:t>2</w:t>
      </w:r>
      <w:r>
        <w:rPr>
          <w:rFonts w:hint="eastAsia"/>
          <w:kern w:val="0"/>
        </w:rPr>
        <w:t>℃/min的</w:t>
      </w:r>
      <w:r>
        <w:rPr>
          <w:kern w:val="0"/>
        </w:rPr>
        <w:t>温</w:t>
      </w:r>
      <w:r>
        <w:rPr>
          <w:rFonts w:hint="eastAsia"/>
          <w:kern w:val="0"/>
        </w:rPr>
        <w:t>变速率</w:t>
      </w:r>
      <w:r>
        <w:rPr>
          <w:kern w:val="0"/>
        </w:rPr>
        <w:t>将箱内空气温度调节至</w:t>
      </w:r>
      <w:r>
        <w:rPr>
          <w:rFonts w:hint="eastAsia"/>
        </w:rPr>
        <w:t>-</w:t>
      </w:r>
      <w:r>
        <w:t>55</w:t>
      </w:r>
      <w:r>
        <w:rPr>
          <w:rFonts w:hint="eastAsia" w:ascii="宋体" w:hAnsi="宋体" w:cs="宋体"/>
          <w:lang w:eastAsia="ja-JP"/>
        </w:rPr>
        <w:t>℃</w:t>
      </w:r>
      <w:r>
        <w:rPr>
          <w:rFonts w:hint="eastAsia" w:ascii="宋体" w:hAnsi="宋体" w:cs="宋体"/>
        </w:rPr>
        <w:t>，使</w:t>
      </w:r>
      <w:r>
        <w:rPr>
          <w:rFonts w:ascii="宋体" w:hAnsi="宋体" w:cs="宋体"/>
        </w:rPr>
        <w:t>受试设备在该温度条件下</w:t>
      </w:r>
      <w:r>
        <w:rPr>
          <w:rFonts w:hint="eastAsia" w:ascii="宋体" w:hAnsi="宋体" w:cs="宋体"/>
        </w:rPr>
        <w:t>稳定3h后再</w:t>
      </w:r>
      <w:r>
        <w:rPr>
          <w:rFonts w:ascii="宋体" w:hAnsi="宋体" w:cs="宋体"/>
        </w:rPr>
        <w:t>保持此温度至少</w:t>
      </w:r>
      <w:r>
        <w:rPr>
          <w:rFonts w:hint="eastAsia" w:ascii="宋体" w:hAnsi="宋体" w:cs="宋体"/>
        </w:rPr>
        <w:t>3h；</w:t>
      </w:r>
    </w:p>
    <w:p w14:paraId="00C799C7">
      <w:pPr>
        <w:pStyle w:val="24"/>
        <w:numPr>
          <w:ilvl w:val="0"/>
          <w:numId w:val="17"/>
        </w:numPr>
        <w:ind w:firstLineChars="0"/>
      </w:pPr>
      <w:r>
        <w:rPr>
          <w:rFonts w:ascii="宋体" w:hAnsi="宋体" w:cs="宋体"/>
        </w:rPr>
        <w:t>使受试设备</w:t>
      </w:r>
      <w:r>
        <w:rPr>
          <w:rFonts w:hint="eastAsia" w:ascii="宋体" w:hAnsi="宋体" w:cs="宋体"/>
        </w:rPr>
        <w:t>处于</w:t>
      </w:r>
      <w:r>
        <w:t>工作状态</w:t>
      </w:r>
      <w:r>
        <w:rPr>
          <w:rFonts w:hint="eastAsia"/>
        </w:rPr>
        <w:t>2</w:t>
      </w:r>
      <w:r>
        <w:t>，工作2h</w:t>
      </w:r>
      <w:r>
        <w:rPr>
          <w:rFonts w:hint="eastAsia"/>
        </w:rPr>
        <w:t>，这</w:t>
      </w:r>
      <w:r>
        <w:t>期间</w:t>
      </w:r>
      <w:r>
        <w:rPr>
          <w:rFonts w:hint="eastAsia" w:cs="宋体"/>
        </w:rPr>
        <w:t>按12.2章节要求进行QPAT2检查并记录检测数据</w:t>
      </w:r>
      <w:r>
        <w:rPr>
          <w:rFonts w:hint="eastAsia"/>
          <w:szCs w:val="24"/>
        </w:rPr>
        <w:t>；</w:t>
      </w:r>
    </w:p>
    <w:p w14:paraId="0463056B">
      <w:pPr>
        <w:pStyle w:val="24"/>
        <w:numPr>
          <w:ilvl w:val="0"/>
          <w:numId w:val="17"/>
        </w:numPr>
        <w:ind w:firstLineChars="0"/>
      </w:pPr>
      <w:r>
        <w:rPr>
          <w:rFonts w:hint="eastAsia"/>
        </w:rPr>
        <w:t>受试设备</w:t>
      </w:r>
      <w:r>
        <w:t>处于</w:t>
      </w:r>
      <w:r>
        <w:rPr>
          <w:rFonts w:hint="eastAsia"/>
        </w:rPr>
        <w:t>工作状态1</w:t>
      </w:r>
      <w:r>
        <w:t>，以不</w:t>
      </w:r>
      <w:r>
        <w:rPr>
          <w:rFonts w:hint="eastAsia"/>
        </w:rPr>
        <w:t>小于</w:t>
      </w:r>
      <w:r>
        <w:rPr>
          <w:kern w:val="0"/>
        </w:rPr>
        <w:t>2</w:t>
      </w:r>
      <w:r>
        <w:rPr>
          <w:rFonts w:hint="eastAsia"/>
          <w:kern w:val="0"/>
        </w:rPr>
        <w:t>℃/min的</w:t>
      </w:r>
      <w:r>
        <w:rPr>
          <w:kern w:val="0"/>
        </w:rPr>
        <w:t>温</w:t>
      </w:r>
      <w:r>
        <w:rPr>
          <w:rFonts w:hint="eastAsia"/>
          <w:kern w:val="0"/>
        </w:rPr>
        <w:t>变速率</w:t>
      </w:r>
      <w:r>
        <w:rPr>
          <w:kern w:val="0"/>
        </w:rPr>
        <w:t>将箱内空气温度</w:t>
      </w:r>
      <w:r>
        <w:rPr>
          <w:rFonts w:hint="eastAsia"/>
          <w:kern w:val="0"/>
        </w:rPr>
        <w:t>恢复至</w:t>
      </w:r>
      <w:r>
        <w:rPr>
          <w:kern w:val="0"/>
        </w:rPr>
        <w:t>标准大气条件下的温度，</w:t>
      </w:r>
      <w:r>
        <w:rPr>
          <w:rFonts w:hint="eastAsia"/>
          <w:kern w:val="0"/>
        </w:rPr>
        <w:t>在此</w:t>
      </w:r>
      <w:r>
        <w:rPr>
          <w:kern w:val="0"/>
        </w:rPr>
        <w:t>条件下</w:t>
      </w:r>
      <w:r>
        <w:rPr>
          <w:rFonts w:hint="eastAsia"/>
          <w:kern w:val="0"/>
        </w:rPr>
        <w:t>保持3</w:t>
      </w:r>
      <w:r>
        <w:rPr>
          <w:kern w:val="0"/>
        </w:rPr>
        <w:t>h</w:t>
      </w:r>
      <w:r>
        <w:rPr>
          <w:rFonts w:hint="eastAsia"/>
          <w:kern w:val="0"/>
        </w:rPr>
        <w:t>，使</w:t>
      </w:r>
      <w:r>
        <w:rPr>
          <w:kern w:val="0"/>
        </w:rPr>
        <w:t>受试设备温度</w:t>
      </w:r>
      <w:r>
        <w:rPr>
          <w:rFonts w:hint="eastAsia"/>
          <w:kern w:val="0"/>
        </w:rPr>
        <w:t>达到</w:t>
      </w:r>
      <w:r>
        <w:rPr>
          <w:kern w:val="0"/>
        </w:rPr>
        <w:t>稳定</w:t>
      </w:r>
      <w:r>
        <w:rPr>
          <w:rFonts w:hint="eastAsia"/>
          <w:kern w:val="0"/>
        </w:rPr>
        <w:t>；</w:t>
      </w:r>
    </w:p>
    <w:p w14:paraId="65D38E18">
      <w:pPr>
        <w:pStyle w:val="24"/>
        <w:numPr>
          <w:ilvl w:val="0"/>
          <w:numId w:val="17"/>
        </w:numPr>
        <w:ind w:firstLineChars="0"/>
        <w:rPr>
          <w:rFonts w:cs="宋体"/>
        </w:rPr>
      </w:pPr>
      <w:r>
        <w:rPr>
          <w:rFonts w:hint="eastAsia"/>
        </w:rPr>
        <w:t>在</w:t>
      </w:r>
      <w:r>
        <w:rPr>
          <w:rFonts w:hint="eastAsia"/>
          <w:kern w:val="0"/>
        </w:rPr>
        <w:t>试验室</w:t>
      </w:r>
      <w:r>
        <w:rPr>
          <w:kern w:val="0"/>
        </w:rPr>
        <w:t>环境下</w:t>
      </w:r>
      <w:r>
        <w:rPr>
          <w:rFonts w:hint="eastAsia"/>
          <w:kern w:val="0"/>
        </w:rPr>
        <w:t>，按照</w:t>
      </w:r>
      <w:r>
        <w:rPr>
          <w:rFonts w:hint="eastAsia" w:cs="宋体"/>
        </w:rPr>
        <w:t>12.2章节要求进行QPAT1-1和QPAT2检查并记录检测数据</w:t>
      </w:r>
      <w:r>
        <w:t>。</w:t>
      </w:r>
    </w:p>
    <w:p w14:paraId="7FFF2B34">
      <w:pPr>
        <w:pStyle w:val="35"/>
        <w:numPr>
          <w:ilvl w:val="2"/>
          <w:numId w:val="2"/>
        </w:numPr>
        <w:tabs>
          <w:tab w:val="clear" w:pos="340"/>
          <w:tab w:val="clear" w:pos="567"/>
        </w:tabs>
        <w:spacing w:line="420" w:lineRule="exact"/>
      </w:pPr>
      <w:bookmarkStart w:id="135" w:name="_Toc176264364"/>
      <w:bookmarkStart w:id="136" w:name="_Toc164764621"/>
      <w:r>
        <w:rPr>
          <w:rFonts w:hint="eastAsia"/>
        </w:rPr>
        <w:t>地面</w:t>
      </w:r>
      <w:r>
        <w:t>耐受</w:t>
      </w:r>
      <w:r>
        <w:rPr>
          <w:rFonts w:hint="eastAsia"/>
        </w:rPr>
        <w:t>高</w:t>
      </w:r>
      <w:r>
        <w:t>温试验和</w:t>
      </w:r>
      <w:r>
        <w:rPr>
          <w:rFonts w:hint="eastAsia"/>
        </w:rPr>
        <w:t>高温工作温度</w:t>
      </w:r>
      <w:r>
        <w:t>试验程序</w:t>
      </w:r>
      <w:bookmarkEnd w:id="135"/>
      <w:bookmarkEnd w:id="136"/>
    </w:p>
    <w:p w14:paraId="7B296DD6">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地面高温耐受和高温工作试验控制曲线设定应如图7所示。涵括地面高温耐受和高温工作试验所有需要考察的试验过程和关键要素：温度变化速率、温度保持时间、上下限温度和循环次数。试验人员应在试验环境搭建完成后予以检查确认试验参数设置，待确认满足要求后再开始试验。</w:t>
      </w:r>
    </w:p>
    <w:p w14:paraId="7F67A5FF">
      <w:pPr>
        <w:pStyle w:val="24"/>
        <w:ind w:firstLine="480"/>
      </w:pPr>
      <w:r>
        <w:rPr>
          <w:rFonts w:hint="eastAsia" w:cs="宋体"/>
        </w:rPr>
        <w:t>在附录B检测记录表</w:t>
      </w:r>
      <w:r>
        <w:rPr>
          <w:rFonts w:cs="宋体"/>
        </w:rPr>
        <w:t>中</w:t>
      </w:r>
      <w:r>
        <w:rPr>
          <w:rFonts w:hint="eastAsia" w:cs="宋体"/>
        </w:rPr>
        <w:t>记录</w:t>
      </w:r>
      <w:r>
        <w:rPr>
          <w:rFonts w:cs="宋体"/>
        </w:rPr>
        <w:t>试验设备相关信息及试验开始</w:t>
      </w:r>
      <w:r>
        <w:rPr>
          <w:rFonts w:hint="eastAsia" w:cs="宋体"/>
        </w:rPr>
        <w:t>和结束</w:t>
      </w:r>
      <w:r>
        <w:rPr>
          <w:rFonts w:cs="宋体"/>
        </w:rPr>
        <w:t>时间等内容，根据试验程序计算每次温度</w:t>
      </w:r>
      <w:r>
        <w:rPr>
          <w:rFonts w:hint="eastAsia" w:cs="宋体"/>
        </w:rPr>
        <w:t>变化</w:t>
      </w:r>
      <w:r>
        <w:rPr>
          <w:rFonts w:cs="宋体"/>
        </w:rPr>
        <w:t>的时间节点，定时</w:t>
      </w:r>
      <w:r>
        <w:rPr>
          <w:rFonts w:hint="eastAsia" w:cs="宋体"/>
        </w:rPr>
        <w:t>巡查</w:t>
      </w:r>
      <w:r>
        <w:rPr>
          <w:rFonts w:cs="宋体"/>
        </w:rPr>
        <w:t>试验设备运行状态</w:t>
      </w:r>
      <w:r>
        <w:rPr>
          <w:rFonts w:hint="eastAsia" w:cs="宋体"/>
        </w:rPr>
        <w:t>。</w:t>
      </w:r>
    </w:p>
    <w:p w14:paraId="46582032">
      <w:pPr>
        <w:pStyle w:val="24"/>
        <w:ind w:firstLine="480"/>
      </w:pPr>
      <w:r>
        <w:object>
          <v:shape id="_x0000_i1026" o:spt="75" type="#_x0000_t75" style="height:224.15pt;width:414pt;" o:ole="t" filled="f" o:preferrelative="t" stroked="f" coordsize="21600,21600">
            <v:path/>
            <v:fill on="f" focussize="0,0"/>
            <v:stroke on="f" joinstyle="miter"/>
            <v:imagedata r:id="rId22" o:title=""/>
            <o:lock v:ext="edit" aspectratio="t"/>
            <w10:wrap type="none"/>
            <w10:anchorlock/>
          </v:shape>
          <o:OLEObject Type="Embed" ProgID="Visio.Drawing.11" ShapeID="_x0000_i1026" DrawAspect="Content" ObjectID="_1468075727" r:id="rId21">
            <o:LockedField>false</o:LockedField>
          </o:OLEObject>
        </w:object>
      </w:r>
    </w:p>
    <w:p w14:paraId="3DD8020B">
      <w:pPr>
        <w:pStyle w:val="61"/>
        <w:numPr>
          <w:ilvl w:val="0"/>
          <w:numId w:val="8"/>
        </w:numPr>
        <w:rPr>
          <w:rFonts w:ascii="黑体" w:hAnsi="黑体"/>
        </w:rPr>
      </w:pPr>
      <w:bookmarkStart w:id="137" w:name="_Ref8925666"/>
      <w:bookmarkStart w:id="138" w:name="_Toc176262561"/>
      <w:r>
        <w:rPr>
          <w:rFonts w:hint="eastAsia" w:ascii="黑体" w:hAnsi="黑体"/>
        </w:rPr>
        <w:t>地面耐受高</w:t>
      </w:r>
      <w:r>
        <w:rPr>
          <w:rFonts w:ascii="黑体" w:hAnsi="黑体"/>
        </w:rPr>
        <w:t>温试验和</w:t>
      </w:r>
      <w:r>
        <w:rPr>
          <w:rFonts w:hint="eastAsia" w:ascii="黑体" w:hAnsi="黑体"/>
        </w:rPr>
        <w:t>高温工作温度</w:t>
      </w:r>
      <w:r>
        <w:rPr>
          <w:rFonts w:ascii="黑体" w:hAnsi="黑体"/>
        </w:rPr>
        <w:t>试验</w:t>
      </w:r>
      <w:r>
        <w:rPr>
          <w:rFonts w:hint="eastAsia" w:ascii="黑体" w:hAnsi="黑体"/>
        </w:rPr>
        <w:t>曲线</w:t>
      </w:r>
      <w:r>
        <w:rPr>
          <w:rFonts w:ascii="黑体" w:hAnsi="黑体"/>
        </w:rPr>
        <w:t>图</w:t>
      </w:r>
      <w:bookmarkEnd w:id="137"/>
      <w:bookmarkEnd w:id="138"/>
    </w:p>
    <w:p w14:paraId="22D33EB5">
      <w:pPr>
        <w:pStyle w:val="24"/>
        <w:numPr>
          <w:ilvl w:val="0"/>
          <w:numId w:val="18"/>
        </w:numPr>
        <w:ind w:firstLineChars="0"/>
      </w:pPr>
      <w:r>
        <w:rPr>
          <w:rFonts w:hint="eastAsia" w:cs="宋体"/>
        </w:rPr>
        <w:t>在试验室环境下将受试设备按照图4和图5所示安装于试验箱内，并按12.2章节要求进行QPAT1-1和QPAT2检查并记录检测数据</w:t>
      </w:r>
      <w:r>
        <w:rPr>
          <w:rFonts w:hint="eastAsia"/>
        </w:rPr>
        <w:t>；</w:t>
      </w:r>
    </w:p>
    <w:p w14:paraId="1D197003">
      <w:pPr>
        <w:pStyle w:val="24"/>
        <w:numPr>
          <w:ilvl w:val="0"/>
          <w:numId w:val="18"/>
        </w:numPr>
        <w:ind w:firstLineChars="0"/>
        <w:rPr>
          <w:rFonts w:cs="宋体"/>
        </w:rPr>
      </w:pPr>
      <w:r>
        <w:rPr>
          <w:rFonts w:cs="宋体"/>
        </w:rPr>
        <w:t>受试设备</w:t>
      </w:r>
      <w:r>
        <w:rPr>
          <w:rFonts w:hint="eastAsia" w:cs="宋体"/>
        </w:rPr>
        <w:t>处于</w:t>
      </w:r>
      <w:r>
        <w:rPr>
          <w:rFonts w:cs="宋体"/>
        </w:rPr>
        <w:t>工作状态1，</w:t>
      </w:r>
      <w:r>
        <w:rPr>
          <w:szCs w:val="24"/>
        </w:rPr>
        <w:t>以不低于2℃/min的</w:t>
      </w:r>
      <w:r>
        <w:rPr>
          <w:kern w:val="0"/>
        </w:rPr>
        <w:t>温度变化速率</w:t>
      </w:r>
      <w:r>
        <w:rPr>
          <w:rFonts w:hint="eastAsia" w:cs="宋体"/>
        </w:rPr>
        <w:t>将</w:t>
      </w:r>
      <w:r>
        <w:rPr>
          <w:rFonts w:cs="宋体"/>
        </w:rPr>
        <w:t>箱内空气温度调节至</w:t>
      </w:r>
      <w:r>
        <w:rPr>
          <w:rFonts w:hint="eastAsia" w:cs="宋体"/>
        </w:rPr>
        <w:t>＋85℃，</w:t>
      </w:r>
      <w:r>
        <w:rPr>
          <w:rFonts w:cs="宋体"/>
        </w:rPr>
        <w:t>在此温度下是</w:t>
      </w:r>
      <w:r>
        <w:rPr>
          <w:rFonts w:hint="eastAsia" w:cs="宋体"/>
        </w:rPr>
        <w:t>受试设备</w:t>
      </w:r>
      <w:r>
        <w:rPr>
          <w:rFonts w:cs="宋体"/>
        </w:rPr>
        <w:t>稳定</w:t>
      </w:r>
      <w:r>
        <w:rPr>
          <w:rFonts w:hint="eastAsia" w:cs="宋体"/>
        </w:rPr>
        <w:t>3h后并</w:t>
      </w:r>
      <w:r>
        <w:rPr>
          <w:rFonts w:cs="宋体"/>
        </w:rPr>
        <w:t>保持</w:t>
      </w:r>
      <w:r>
        <w:rPr>
          <w:rFonts w:hint="eastAsia" w:cs="宋体"/>
        </w:rPr>
        <w:t>3h，期间</w:t>
      </w:r>
      <w:r>
        <w:rPr>
          <w:rFonts w:cs="宋体"/>
        </w:rPr>
        <w:t>拍照记录</w:t>
      </w:r>
      <w:r>
        <w:rPr>
          <w:rFonts w:hint="eastAsia" w:cs="宋体"/>
        </w:rPr>
        <w:t>；</w:t>
      </w:r>
    </w:p>
    <w:p w14:paraId="73EAD6CA">
      <w:pPr>
        <w:pStyle w:val="24"/>
        <w:numPr>
          <w:ilvl w:val="0"/>
          <w:numId w:val="18"/>
        </w:numPr>
        <w:ind w:firstLineChars="0"/>
        <w:rPr>
          <w:rFonts w:cs="宋体"/>
        </w:rPr>
      </w:pPr>
      <w:r>
        <w:rPr>
          <w:rFonts w:cs="宋体"/>
        </w:rPr>
        <w:t>以不低于2</w:t>
      </w:r>
      <w:r>
        <w:rPr>
          <w:rFonts w:hint="eastAsia" w:cs="宋体"/>
        </w:rPr>
        <w:t>℃</w:t>
      </w:r>
      <w:r>
        <w:rPr>
          <w:rFonts w:cs="宋体"/>
        </w:rPr>
        <w:t>/min的温度变化速率将箱内温度调节至</w:t>
      </w:r>
      <w:r>
        <w:rPr>
          <w:rFonts w:hint="eastAsia" w:cs="宋体"/>
        </w:rPr>
        <w:t>70℃</w:t>
      </w:r>
      <w:r>
        <w:rPr>
          <w:rFonts w:cs="宋体"/>
        </w:rPr>
        <w:t>，</w:t>
      </w:r>
      <w:r>
        <w:rPr>
          <w:rFonts w:hint="eastAsia" w:cs="宋体"/>
        </w:rPr>
        <w:t>使受试设备在该温度条件下稳定2h后再继续工作至少2h，工作期间按12.2章节要求进行QPAT2检查并记录检测数据；</w:t>
      </w:r>
    </w:p>
    <w:p w14:paraId="133EE9F6">
      <w:pPr>
        <w:pStyle w:val="24"/>
        <w:numPr>
          <w:ilvl w:val="0"/>
          <w:numId w:val="18"/>
        </w:numPr>
        <w:ind w:firstLineChars="0"/>
      </w:pPr>
      <w:r>
        <w:rPr>
          <w:rFonts w:hint="eastAsia" w:cs="宋体"/>
        </w:rPr>
        <w:t>使受试设备处于工作状态1，</w:t>
      </w:r>
      <w:r>
        <w:rPr>
          <w:rFonts w:cs="宋体"/>
        </w:rPr>
        <w:t>以不</w:t>
      </w:r>
      <w:r>
        <w:rPr>
          <w:rFonts w:hint="eastAsia" w:cs="宋体"/>
        </w:rPr>
        <w:t>小于</w:t>
      </w:r>
      <w:r>
        <w:rPr>
          <w:rFonts w:cs="宋体"/>
        </w:rPr>
        <w:t>2</w:t>
      </w:r>
      <w:r>
        <w:rPr>
          <w:rFonts w:hint="eastAsia" w:cs="宋体"/>
        </w:rPr>
        <w:t>℃/min的</w:t>
      </w:r>
      <w:r>
        <w:rPr>
          <w:rFonts w:cs="宋体"/>
        </w:rPr>
        <w:t>温</w:t>
      </w:r>
      <w:r>
        <w:rPr>
          <w:rFonts w:hint="eastAsia" w:cs="宋体"/>
        </w:rPr>
        <w:t>变速率</w:t>
      </w:r>
      <w:r>
        <w:rPr>
          <w:rFonts w:cs="宋体"/>
        </w:rPr>
        <w:t>将箱内空气温度</w:t>
      </w:r>
      <w:r>
        <w:rPr>
          <w:rFonts w:hint="eastAsia" w:cs="宋体"/>
        </w:rPr>
        <w:t>恢复</w:t>
      </w:r>
      <w:r>
        <w:rPr>
          <w:rFonts w:cs="宋体"/>
        </w:rPr>
        <w:t>至</w:t>
      </w:r>
      <w:r>
        <w:rPr>
          <w:rFonts w:hint="eastAsia"/>
          <w:kern w:val="0"/>
        </w:rPr>
        <w:t>试验室</w:t>
      </w:r>
      <w:r>
        <w:rPr>
          <w:kern w:val="0"/>
        </w:rPr>
        <w:t>环境温度</w:t>
      </w:r>
      <w:r>
        <w:rPr>
          <w:rFonts w:hint="eastAsia" w:cs="宋体"/>
        </w:rPr>
        <w:t>，</w:t>
      </w:r>
      <w:r>
        <w:rPr>
          <w:rFonts w:cs="宋体"/>
        </w:rPr>
        <w:t>直至受试设备达到温度稳定</w:t>
      </w:r>
      <w:r>
        <w:rPr>
          <w:rFonts w:hint="eastAsia" w:cs="宋体"/>
        </w:rPr>
        <w:t>；</w:t>
      </w:r>
      <w:r>
        <w:rPr>
          <w:rFonts w:hint="eastAsia"/>
          <w:kern w:val="0"/>
        </w:rPr>
        <w:t>此</w:t>
      </w:r>
      <w:r>
        <w:rPr>
          <w:kern w:val="0"/>
        </w:rPr>
        <w:t>条件下</w:t>
      </w:r>
      <w:r>
        <w:rPr>
          <w:rFonts w:hint="eastAsia"/>
          <w:kern w:val="0"/>
        </w:rPr>
        <w:t>保持</w:t>
      </w:r>
      <w:r>
        <w:rPr>
          <w:kern w:val="0"/>
        </w:rPr>
        <w:t>3h</w:t>
      </w:r>
      <w:r>
        <w:rPr>
          <w:rFonts w:hint="eastAsia"/>
          <w:kern w:val="0"/>
        </w:rPr>
        <w:t>，使</w:t>
      </w:r>
      <w:r>
        <w:rPr>
          <w:kern w:val="0"/>
        </w:rPr>
        <w:t>受试设备温度</w:t>
      </w:r>
      <w:r>
        <w:rPr>
          <w:rFonts w:hint="eastAsia"/>
          <w:kern w:val="0"/>
        </w:rPr>
        <w:t>达到</w:t>
      </w:r>
      <w:r>
        <w:rPr>
          <w:kern w:val="0"/>
        </w:rPr>
        <w:t>稳定</w:t>
      </w:r>
      <w:r>
        <w:rPr>
          <w:rFonts w:hint="eastAsia"/>
          <w:kern w:val="0"/>
        </w:rPr>
        <w:t>；</w:t>
      </w:r>
    </w:p>
    <w:p w14:paraId="6FA24F77">
      <w:pPr>
        <w:pStyle w:val="24"/>
        <w:numPr>
          <w:ilvl w:val="0"/>
          <w:numId w:val="18"/>
        </w:numPr>
        <w:ind w:firstLineChars="0"/>
        <w:rPr>
          <w:rFonts w:cs="宋体"/>
        </w:rPr>
      </w:pPr>
      <w:r>
        <w:rPr>
          <w:rFonts w:hint="eastAsia" w:cs="宋体"/>
        </w:rPr>
        <w:t>在试验室</w:t>
      </w:r>
      <w:r>
        <w:rPr>
          <w:rFonts w:cs="宋体"/>
        </w:rPr>
        <w:t>环境下</w:t>
      </w:r>
      <w:r>
        <w:rPr>
          <w:rFonts w:hint="eastAsia" w:cs="宋体"/>
        </w:rPr>
        <w:t>，按照12.2章节要求进行QPAT1-1和QPAT2检查并记录检测数据</w:t>
      </w:r>
      <w:r>
        <w:rPr>
          <w:rFonts w:cs="宋体"/>
        </w:rPr>
        <w:t>。</w:t>
      </w:r>
    </w:p>
    <w:p w14:paraId="40CF84E9">
      <w:pPr>
        <w:pStyle w:val="35"/>
        <w:numPr>
          <w:ilvl w:val="2"/>
          <w:numId w:val="2"/>
        </w:numPr>
        <w:tabs>
          <w:tab w:val="clear" w:pos="340"/>
          <w:tab w:val="clear" w:pos="567"/>
        </w:tabs>
        <w:spacing w:line="420" w:lineRule="exact"/>
      </w:pPr>
      <w:bookmarkStart w:id="139" w:name="_Toc164764622"/>
      <w:bookmarkStart w:id="140" w:name="_Toc176264365"/>
      <w:r>
        <w:rPr>
          <w:rFonts w:hint="eastAsia" w:ascii="Times New Roman" w:hAnsi="Times New Roman"/>
          <w:sz w:val="28"/>
          <w:szCs w:val="28"/>
        </w:rPr>
        <w:t>飞行</w:t>
      </w:r>
      <w:r>
        <w:rPr>
          <w:rFonts w:hint="eastAsia"/>
        </w:rPr>
        <w:t>中冷却</w:t>
      </w:r>
      <w:r>
        <w:t>能力损失试验程序</w:t>
      </w:r>
      <w:bookmarkEnd w:id="139"/>
      <w:bookmarkEnd w:id="140"/>
    </w:p>
    <w:p w14:paraId="742AC212">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飞行中冷却能力损失试验控制曲线设定应如图8所示。涵括飞行中冷却能力损失试验所有需要考察的试验过程和关键要素：温度变化速率、温度保持时间、上下限温度和循环次数。试验人员应在试验环境搭建完成后予以检查确认试验参数设置，待确认满足要求后再开始试验。</w:t>
      </w:r>
    </w:p>
    <w:p w14:paraId="27642E2B">
      <w:pPr>
        <w:pStyle w:val="24"/>
        <w:ind w:firstLine="480"/>
      </w:pPr>
      <w:r>
        <w:rPr>
          <w:rFonts w:hint="eastAsia" w:cs="宋体"/>
        </w:rPr>
        <w:t>在附录B检测记录表</w:t>
      </w:r>
      <w:r>
        <w:rPr>
          <w:rFonts w:cs="宋体"/>
        </w:rPr>
        <w:t>中</w:t>
      </w:r>
      <w:r>
        <w:rPr>
          <w:rFonts w:hint="eastAsia" w:cs="宋体"/>
        </w:rPr>
        <w:t>记录</w:t>
      </w:r>
      <w:r>
        <w:rPr>
          <w:rFonts w:cs="宋体"/>
        </w:rPr>
        <w:t>试验设备相关信息及试验开始</w:t>
      </w:r>
      <w:r>
        <w:rPr>
          <w:rFonts w:hint="eastAsia" w:cs="宋体"/>
        </w:rPr>
        <w:t>和结束</w:t>
      </w:r>
      <w:r>
        <w:rPr>
          <w:rFonts w:cs="宋体"/>
        </w:rPr>
        <w:t>时间等内容，根据试验程序计算每次温度</w:t>
      </w:r>
      <w:r>
        <w:rPr>
          <w:rFonts w:hint="eastAsia" w:cs="宋体"/>
        </w:rPr>
        <w:t>变化</w:t>
      </w:r>
      <w:r>
        <w:rPr>
          <w:rFonts w:cs="宋体"/>
        </w:rPr>
        <w:t>的时间节点，定时</w:t>
      </w:r>
      <w:r>
        <w:rPr>
          <w:rFonts w:hint="eastAsia" w:cs="宋体"/>
        </w:rPr>
        <w:t>巡查</w:t>
      </w:r>
      <w:r>
        <w:rPr>
          <w:rFonts w:cs="宋体"/>
        </w:rPr>
        <w:t>试验设备运行状态</w:t>
      </w:r>
      <w:r>
        <w:rPr>
          <w:rFonts w:hint="eastAsia" w:cs="宋体"/>
        </w:rPr>
        <w:t>。</w:t>
      </w:r>
    </w:p>
    <w:p w14:paraId="494BE463">
      <w:pPr>
        <w:pStyle w:val="24"/>
        <w:ind w:firstLine="0" w:firstLineChars="0"/>
        <w:rPr>
          <w:kern w:val="0"/>
        </w:rPr>
      </w:pPr>
      <w:r>
        <w:drawing>
          <wp:inline distT="0" distB="0" distL="0" distR="0">
            <wp:extent cx="5143500" cy="22987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143500" cy="2298700"/>
                    </a:xfrm>
                    <a:prstGeom prst="rect">
                      <a:avLst/>
                    </a:prstGeom>
                    <a:noFill/>
                    <a:ln>
                      <a:noFill/>
                    </a:ln>
                  </pic:spPr>
                </pic:pic>
              </a:graphicData>
            </a:graphic>
          </wp:inline>
        </w:drawing>
      </w:r>
    </w:p>
    <w:p w14:paraId="7F858FB7">
      <w:pPr>
        <w:pStyle w:val="61"/>
        <w:numPr>
          <w:ilvl w:val="0"/>
          <w:numId w:val="8"/>
        </w:numPr>
        <w:rPr>
          <w:rFonts w:ascii="黑体" w:hAnsi="黑体"/>
        </w:rPr>
      </w:pPr>
      <w:bookmarkStart w:id="141" w:name="_Toc176262562"/>
      <w:bookmarkStart w:id="142" w:name="_Ref8925819"/>
      <w:r>
        <w:rPr>
          <w:rFonts w:hint="eastAsia" w:ascii="黑体" w:hAnsi="黑体"/>
        </w:rPr>
        <w:t>飞行冷却</w:t>
      </w:r>
      <w:r>
        <w:rPr>
          <w:rFonts w:ascii="黑体" w:hAnsi="黑体"/>
        </w:rPr>
        <w:t>能力损失试验</w:t>
      </w:r>
      <w:r>
        <w:rPr>
          <w:rFonts w:hint="eastAsia" w:ascii="黑体" w:hAnsi="黑体"/>
        </w:rPr>
        <w:t>曲线</w:t>
      </w:r>
      <w:r>
        <w:rPr>
          <w:rFonts w:ascii="黑体" w:hAnsi="黑体"/>
        </w:rPr>
        <w:t>图</w:t>
      </w:r>
      <w:bookmarkEnd w:id="141"/>
      <w:bookmarkEnd w:id="142"/>
    </w:p>
    <w:p w14:paraId="41E752F2">
      <w:pPr>
        <w:pStyle w:val="24"/>
        <w:numPr>
          <w:ilvl w:val="0"/>
          <w:numId w:val="19"/>
        </w:numPr>
        <w:ind w:firstLineChars="0"/>
      </w:pPr>
      <w:r>
        <w:rPr>
          <w:rFonts w:hint="eastAsia" w:cs="宋体"/>
        </w:rPr>
        <w:t>在试验室环境下将受试设备按照图4和图5所示安装于试验箱内，并按12.2章节要求进行QPAT1-1、QPAT2检查并记录检测数据</w:t>
      </w:r>
      <w:r>
        <w:rPr>
          <w:rFonts w:hint="eastAsia"/>
        </w:rPr>
        <w:t>；</w:t>
      </w:r>
    </w:p>
    <w:p w14:paraId="6265E44E">
      <w:pPr>
        <w:pStyle w:val="24"/>
        <w:numPr>
          <w:ilvl w:val="0"/>
          <w:numId w:val="19"/>
        </w:numPr>
        <w:ind w:firstLineChars="0"/>
      </w:pPr>
      <w:r>
        <w:rPr>
          <w:rFonts w:hint="eastAsia"/>
        </w:rPr>
        <w:t>受试设备</w:t>
      </w:r>
      <w:r>
        <w:t>处于</w:t>
      </w:r>
      <w:r>
        <w:rPr>
          <w:rFonts w:hint="eastAsia"/>
        </w:rPr>
        <w:t>工作</w:t>
      </w:r>
      <w:r>
        <w:t>状态</w:t>
      </w:r>
      <w:r>
        <w:rPr>
          <w:rFonts w:hint="eastAsia"/>
        </w:rPr>
        <w:t>2，</w:t>
      </w:r>
      <w:r>
        <w:t>以</w:t>
      </w:r>
      <w:r>
        <w:rPr>
          <w:rFonts w:hint="eastAsia"/>
        </w:rPr>
        <w:t>不低于</w:t>
      </w:r>
      <w:r>
        <w:rPr>
          <w:kern w:val="0"/>
        </w:rPr>
        <w:t>2</w:t>
      </w:r>
      <w:r>
        <w:rPr>
          <w:rFonts w:hint="eastAsia"/>
          <w:kern w:val="0"/>
        </w:rPr>
        <w:t>℃/min的</w:t>
      </w:r>
      <w:r>
        <w:rPr>
          <w:kern w:val="0"/>
        </w:rPr>
        <w:t>温度变化速率将箱内温度调节至</w:t>
      </w:r>
      <w:r>
        <w:rPr>
          <w:rFonts w:hint="eastAsia"/>
          <w:szCs w:val="24"/>
        </w:rPr>
        <w:t>40</w:t>
      </w:r>
      <w:r>
        <w:rPr>
          <w:rFonts w:hint="eastAsia" w:cs="宋体"/>
          <w:lang w:eastAsia="ja-JP"/>
        </w:rPr>
        <w:t>℃</w:t>
      </w:r>
      <w:r>
        <w:rPr>
          <w:rFonts w:hint="eastAsia" w:cs="宋体"/>
        </w:rPr>
        <w:t>，使</w:t>
      </w:r>
      <w:r>
        <w:rPr>
          <w:rFonts w:cs="宋体"/>
        </w:rPr>
        <w:t>受试设备在该温度条件下</w:t>
      </w:r>
      <w:r>
        <w:rPr>
          <w:rFonts w:hint="eastAsia" w:cs="宋体"/>
        </w:rPr>
        <w:t>稳定2h,，关闭受试设备冷却空气源后再继续工作</w:t>
      </w:r>
      <w:r>
        <w:rPr>
          <w:rFonts w:cs="宋体"/>
        </w:rPr>
        <w:t>至少</w:t>
      </w:r>
      <w:r>
        <w:rPr>
          <w:rFonts w:hint="eastAsia" w:cs="宋体"/>
        </w:rPr>
        <w:t>30min，工作期间按12.2章节要求进行QPAT2检查并记录检测数据</w:t>
      </w:r>
      <w:r>
        <w:rPr>
          <w:rFonts w:hint="eastAsia"/>
          <w:szCs w:val="24"/>
        </w:rPr>
        <w:t>；</w:t>
      </w:r>
    </w:p>
    <w:p w14:paraId="79F46EBB">
      <w:pPr>
        <w:pStyle w:val="24"/>
        <w:numPr>
          <w:ilvl w:val="0"/>
          <w:numId w:val="19"/>
        </w:numPr>
        <w:ind w:firstLineChars="0"/>
      </w:pPr>
      <w:r>
        <w:rPr>
          <w:rFonts w:hint="eastAsia"/>
        </w:rPr>
        <w:t>使受试设备</w:t>
      </w:r>
      <w:r>
        <w:t>处于工作状态1，以不</w:t>
      </w:r>
      <w:r>
        <w:rPr>
          <w:rFonts w:hint="eastAsia"/>
        </w:rPr>
        <w:t>低于</w:t>
      </w:r>
      <w:r>
        <w:rPr>
          <w:kern w:val="0"/>
        </w:rPr>
        <w:t>2</w:t>
      </w:r>
      <w:r>
        <w:rPr>
          <w:rFonts w:hint="eastAsia"/>
          <w:kern w:val="0"/>
        </w:rPr>
        <w:t>℃/min的</w:t>
      </w:r>
      <w:r>
        <w:rPr>
          <w:kern w:val="0"/>
        </w:rPr>
        <w:t>温度变化速率将箱内温度</w:t>
      </w:r>
      <w:r>
        <w:rPr>
          <w:rFonts w:hint="eastAsia"/>
          <w:kern w:val="0"/>
        </w:rPr>
        <w:t>调节至试验室</w:t>
      </w:r>
      <w:r>
        <w:rPr>
          <w:kern w:val="0"/>
        </w:rPr>
        <w:t>环境温度，</w:t>
      </w:r>
      <w:r>
        <w:rPr>
          <w:rFonts w:hint="eastAsia"/>
          <w:kern w:val="0"/>
        </w:rPr>
        <w:t>在此</w:t>
      </w:r>
      <w:r>
        <w:rPr>
          <w:kern w:val="0"/>
        </w:rPr>
        <w:t>条件下</w:t>
      </w:r>
      <w:r>
        <w:rPr>
          <w:rFonts w:hint="eastAsia"/>
          <w:kern w:val="0"/>
        </w:rPr>
        <w:t>保持</w:t>
      </w:r>
      <w:r>
        <w:rPr>
          <w:kern w:val="0"/>
        </w:rPr>
        <w:t>3h</w:t>
      </w:r>
      <w:r>
        <w:rPr>
          <w:rFonts w:hint="eastAsia"/>
          <w:kern w:val="0"/>
        </w:rPr>
        <w:t>，使</w:t>
      </w:r>
      <w:r>
        <w:rPr>
          <w:kern w:val="0"/>
        </w:rPr>
        <w:t>受试设备温度</w:t>
      </w:r>
      <w:r>
        <w:rPr>
          <w:rFonts w:hint="eastAsia"/>
          <w:kern w:val="0"/>
        </w:rPr>
        <w:t>达到</w:t>
      </w:r>
      <w:r>
        <w:rPr>
          <w:kern w:val="0"/>
        </w:rPr>
        <w:t>稳定</w:t>
      </w:r>
      <w:r>
        <w:rPr>
          <w:rFonts w:hint="eastAsia"/>
          <w:kern w:val="0"/>
        </w:rPr>
        <w:t>；</w:t>
      </w:r>
    </w:p>
    <w:p w14:paraId="5796211E">
      <w:pPr>
        <w:pStyle w:val="24"/>
        <w:numPr>
          <w:ilvl w:val="0"/>
          <w:numId w:val="19"/>
        </w:numPr>
        <w:ind w:firstLineChars="0"/>
        <w:rPr>
          <w:rFonts w:cs="宋体"/>
        </w:rPr>
      </w:pPr>
      <w:r>
        <w:rPr>
          <w:rFonts w:hint="eastAsia"/>
        </w:rPr>
        <w:t>在</w:t>
      </w:r>
      <w:r>
        <w:rPr>
          <w:rFonts w:hint="eastAsia"/>
          <w:kern w:val="0"/>
        </w:rPr>
        <w:t>试验室</w:t>
      </w:r>
      <w:r>
        <w:rPr>
          <w:kern w:val="0"/>
        </w:rPr>
        <w:t>环境下</w:t>
      </w:r>
      <w:r>
        <w:rPr>
          <w:rFonts w:hint="eastAsia"/>
          <w:kern w:val="0"/>
        </w:rPr>
        <w:t>，按照</w:t>
      </w:r>
      <w:r>
        <w:rPr>
          <w:rFonts w:hint="eastAsia" w:cs="宋体"/>
        </w:rPr>
        <w:t>12.2章节要求进行QPAT1-1和QPAT2检查并记录检测数据</w:t>
      </w:r>
      <w:r>
        <w:t>。</w:t>
      </w:r>
    </w:p>
    <w:p w14:paraId="35815729">
      <w:pPr>
        <w:pStyle w:val="24"/>
        <w:ind w:firstLine="480"/>
      </w:pPr>
    </w:p>
    <w:p w14:paraId="3DF9A2E0">
      <w:pPr>
        <w:pStyle w:val="35"/>
        <w:numPr>
          <w:ilvl w:val="2"/>
          <w:numId w:val="2"/>
        </w:numPr>
        <w:tabs>
          <w:tab w:val="clear" w:pos="340"/>
          <w:tab w:val="clear" w:pos="567"/>
        </w:tabs>
        <w:spacing w:line="420" w:lineRule="exact"/>
      </w:pPr>
      <w:bookmarkStart w:id="143" w:name="_Toc176264366"/>
      <w:bookmarkStart w:id="144" w:name="_Toc164764623"/>
      <w:r>
        <w:rPr>
          <w:rFonts w:hint="eastAsia"/>
        </w:rPr>
        <w:t>高度</w:t>
      </w:r>
      <w:r>
        <w:t>试验</w:t>
      </w:r>
      <w:bookmarkEnd w:id="143"/>
      <w:bookmarkEnd w:id="144"/>
    </w:p>
    <w:p w14:paraId="2CEA4331">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高度试验控制曲线设定应如图9所示。涵括高度试验所有需要考察的试验过程和关键要素：气压保持时间、上下限气压和循环次数。试验人员应在试验环境搭建完成后予以检查确认试验参数设置，待确认满足要求后再开始试验。</w:t>
      </w:r>
    </w:p>
    <w:p w14:paraId="32208425">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在附录B检测记录表</w:t>
      </w:r>
      <w:r>
        <w:rPr>
          <w:rFonts w:ascii="Times New Roman" w:hAnsi="Times New Roman" w:cs="宋体"/>
          <w:sz w:val="24"/>
          <w:szCs w:val="21"/>
        </w:rPr>
        <w:t>中</w:t>
      </w:r>
      <w:r>
        <w:rPr>
          <w:rFonts w:hint="eastAsia" w:ascii="Times New Roman" w:hAnsi="Times New Roman" w:cs="宋体"/>
          <w:sz w:val="24"/>
          <w:szCs w:val="21"/>
        </w:rPr>
        <w:t>记录</w:t>
      </w:r>
      <w:r>
        <w:rPr>
          <w:rFonts w:ascii="Times New Roman" w:hAnsi="Times New Roman" w:cs="宋体"/>
          <w:sz w:val="24"/>
          <w:szCs w:val="21"/>
        </w:rPr>
        <w:t>试验设备相关信息及试验开始</w:t>
      </w:r>
      <w:r>
        <w:rPr>
          <w:rFonts w:hint="eastAsia" w:ascii="Times New Roman" w:hAnsi="Times New Roman" w:cs="宋体"/>
          <w:sz w:val="24"/>
          <w:szCs w:val="21"/>
        </w:rPr>
        <w:t>和结束</w:t>
      </w:r>
      <w:r>
        <w:rPr>
          <w:rFonts w:ascii="Times New Roman" w:hAnsi="Times New Roman" w:cs="宋体"/>
          <w:sz w:val="24"/>
          <w:szCs w:val="21"/>
        </w:rPr>
        <w:t>时间等内容，根据试验程序计算每次</w:t>
      </w:r>
      <w:r>
        <w:rPr>
          <w:rFonts w:hint="eastAsia" w:ascii="Times New Roman" w:hAnsi="Times New Roman" w:cs="宋体"/>
          <w:sz w:val="24"/>
          <w:szCs w:val="21"/>
        </w:rPr>
        <w:t>气压变化</w:t>
      </w:r>
      <w:r>
        <w:rPr>
          <w:rFonts w:ascii="Times New Roman" w:hAnsi="Times New Roman" w:cs="宋体"/>
          <w:sz w:val="24"/>
          <w:szCs w:val="21"/>
        </w:rPr>
        <w:t>的时间节点，定时</w:t>
      </w:r>
      <w:r>
        <w:rPr>
          <w:rFonts w:hint="eastAsia" w:ascii="Times New Roman" w:hAnsi="Times New Roman" w:cs="宋体"/>
          <w:sz w:val="24"/>
          <w:szCs w:val="21"/>
        </w:rPr>
        <w:t>巡查</w:t>
      </w:r>
      <w:r>
        <w:rPr>
          <w:rFonts w:ascii="Times New Roman" w:hAnsi="Times New Roman" w:cs="宋体"/>
          <w:sz w:val="24"/>
          <w:szCs w:val="21"/>
        </w:rPr>
        <w:t>试验设备运行状态</w:t>
      </w:r>
      <w:r>
        <w:rPr>
          <w:rFonts w:hint="eastAsia" w:ascii="Times New Roman" w:hAnsi="Times New Roman" w:cs="宋体"/>
          <w:sz w:val="24"/>
          <w:szCs w:val="21"/>
        </w:rPr>
        <w:t>。</w:t>
      </w:r>
    </w:p>
    <w:p w14:paraId="247A5503">
      <w:pPr>
        <w:pStyle w:val="24"/>
        <w:ind w:firstLine="480"/>
        <w:jc w:val="center"/>
        <w:rPr>
          <w:kern w:val="0"/>
        </w:rPr>
      </w:pPr>
      <w:r>
        <w:object>
          <v:shape id="_x0000_i1027" o:spt="75" type="#_x0000_t75" style="height:206.15pt;width:333.85pt;" o:ole="t" filled="f" o:preferrelative="t" stroked="f" coordsize="21600,21600">
            <v:path/>
            <v:fill on="f" focussize="0,0"/>
            <v:stroke on="f" joinstyle="miter"/>
            <v:imagedata r:id="rId25" o:title=""/>
            <o:lock v:ext="edit" aspectratio="t"/>
            <w10:wrap type="none"/>
            <w10:anchorlock/>
          </v:shape>
          <o:OLEObject Type="Embed" ProgID="Visio.Drawing.15" ShapeID="_x0000_i1027" DrawAspect="Content" ObjectID="_1468075728" r:id="rId24">
            <o:LockedField>false</o:LockedField>
          </o:OLEObject>
        </w:object>
      </w:r>
    </w:p>
    <w:p w14:paraId="041C1834">
      <w:pPr>
        <w:pStyle w:val="61"/>
        <w:numPr>
          <w:ilvl w:val="0"/>
          <w:numId w:val="8"/>
        </w:numPr>
        <w:rPr>
          <w:rFonts w:ascii="黑体" w:hAnsi="黑体"/>
        </w:rPr>
      </w:pPr>
      <w:bookmarkStart w:id="145" w:name="_Toc176262563"/>
      <w:bookmarkStart w:id="146" w:name="_Ref8925839"/>
      <w:r>
        <w:rPr>
          <w:rFonts w:hint="eastAsia" w:ascii="黑体" w:hAnsi="黑体"/>
        </w:rPr>
        <w:t>高度</w:t>
      </w:r>
      <w:r>
        <w:rPr>
          <w:rFonts w:ascii="黑体" w:hAnsi="黑体"/>
        </w:rPr>
        <w:t>试验</w:t>
      </w:r>
      <w:r>
        <w:rPr>
          <w:rFonts w:hint="eastAsia" w:ascii="黑体" w:hAnsi="黑体"/>
        </w:rPr>
        <w:t>曲线</w:t>
      </w:r>
      <w:r>
        <w:rPr>
          <w:rFonts w:ascii="黑体" w:hAnsi="黑体"/>
        </w:rPr>
        <w:t>图</w:t>
      </w:r>
      <w:bookmarkEnd w:id="145"/>
      <w:bookmarkEnd w:id="146"/>
    </w:p>
    <w:p w14:paraId="44D93AA3">
      <w:pPr>
        <w:pStyle w:val="24"/>
        <w:numPr>
          <w:ilvl w:val="0"/>
          <w:numId w:val="20"/>
        </w:numPr>
        <w:ind w:firstLineChars="0"/>
      </w:pPr>
      <w:r>
        <w:rPr>
          <w:rFonts w:hint="eastAsia" w:cs="宋体"/>
        </w:rPr>
        <w:t>在试验室环境下将受试设备按照图4和图5所示安装于试验箱内，并按12.2章节要求进行QPAT1-1和QPAT2检查并记录检测数据</w:t>
      </w:r>
      <w:r>
        <w:rPr>
          <w:rFonts w:hint="eastAsia"/>
        </w:rPr>
        <w:t>；</w:t>
      </w:r>
    </w:p>
    <w:p w14:paraId="5CAB5E73">
      <w:pPr>
        <w:pStyle w:val="24"/>
        <w:numPr>
          <w:ilvl w:val="0"/>
          <w:numId w:val="20"/>
        </w:numPr>
        <w:ind w:firstLineChars="0"/>
      </w:pPr>
      <w:r>
        <w:rPr>
          <w:rFonts w:hint="eastAsia"/>
        </w:rPr>
        <w:t>受试设备</w:t>
      </w:r>
      <w:r>
        <w:t>处于</w:t>
      </w:r>
      <w:r>
        <w:rPr>
          <w:rFonts w:hint="eastAsia"/>
        </w:rPr>
        <w:t>工作</w:t>
      </w:r>
      <w:r>
        <w:t>状态</w:t>
      </w:r>
      <w:r>
        <w:rPr>
          <w:rFonts w:hint="eastAsia"/>
        </w:rPr>
        <w:t>2，</w:t>
      </w:r>
      <w:r>
        <w:t>以不</w:t>
      </w:r>
      <w:r>
        <w:rPr>
          <w:rFonts w:hint="eastAsia"/>
        </w:rPr>
        <w:t>高</w:t>
      </w:r>
      <w:r>
        <w:rPr>
          <w:szCs w:val="24"/>
        </w:rPr>
        <w:t>于</w:t>
      </w:r>
      <w:r>
        <w:rPr>
          <w:kern w:val="0"/>
          <w:szCs w:val="24"/>
          <w:lang w:val="zh-CN"/>
        </w:rPr>
        <w:t>10kPa/min</w:t>
      </w:r>
      <w:r>
        <w:rPr>
          <w:rFonts w:hint="eastAsia"/>
          <w:kern w:val="0"/>
        </w:rPr>
        <w:t>的压力</w:t>
      </w:r>
      <w:r>
        <w:rPr>
          <w:kern w:val="0"/>
        </w:rPr>
        <w:t>变化</w:t>
      </w:r>
      <w:r>
        <w:rPr>
          <w:rFonts w:hint="eastAsia"/>
          <w:kern w:val="0"/>
        </w:rPr>
        <w:t>速率</w:t>
      </w:r>
      <w:r>
        <w:rPr>
          <w:kern w:val="0"/>
        </w:rPr>
        <w:t>将箱内压力调节至</w:t>
      </w:r>
      <w:r>
        <w:rPr>
          <w:rFonts w:hint="eastAsia"/>
        </w:rPr>
        <w:t>11.6</w:t>
      </w:r>
      <w:r>
        <w:t>kPa</w:t>
      </w:r>
      <w:r>
        <w:rPr>
          <w:rFonts w:hint="eastAsia" w:cs="宋体"/>
        </w:rPr>
        <w:t>，使</w:t>
      </w:r>
      <w:r>
        <w:rPr>
          <w:rFonts w:cs="宋体"/>
        </w:rPr>
        <w:t>受试设备在该</w:t>
      </w:r>
      <w:r>
        <w:rPr>
          <w:rFonts w:hint="eastAsia" w:cs="宋体"/>
        </w:rPr>
        <w:t>压力</w:t>
      </w:r>
      <w:r>
        <w:rPr>
          <w:rFonts w:cs="宋体"/>
        </w:rPr>
        <w:t>条件下</w:t>
      </w:r>
      <w:r>
        <w:rPr>
          <w:rFonts w:hint="eastAsia" w:cs="宋体"/>
        </w:rPr>
        <w:t>稳定2h后再继续工作</w:t>
      </w:r>
      <w:r>
        <w:rPr>
          <w:rFonts w:cs="宋体"/>
        </w:rPr>
        <w:t>至少</w:t>
      </w:r>
      <w:r>
        <w:rPr>
          <w:rFonts w:hint="eastAsia" w:cs="宋体"/>
        </w:rPr>
        <w:t>2h，工作期间按12.2章节要求进行QPAT2检查并记录检测数据</w:t>
      </w:r>
      <w:r>
        <w:rPr>
          <w:rFonts w:hint="eastAsia"/>
          <w:szCs w:val="24"/>
        </w:rPr>
        <w:t>；</w:t>
      </w:r>
    </w:p>
    <w:p w14:paraId="35533673">
      <w:pPr>
        <w:pStyle w:val="24"/>
        <w:numPr>
          <w:ilvl w:val="0"/>
          <w:numId w:val="20"/>
        </w:numPr>
        <w:ind w:firstLineChars="0"/>
      </w:pPr>
      <w:r>
        <w:rPr>
          <w:rFonts w:hint="eastAsia"/>
        </w:rPr>
        <w:t>使受试设备</w:t>
      </w:r>
      <w:r>
        <w:t>处于工作状态1，以不</w:t>
      </w:r>
      <w:r>
        <w:rPr>
          <w:rFonts w:hint="eastAsia"/>
        </w:rPr>
        <w:t>高</w:t>
      </w:r>
      <w:r>
        <w:rPr>
          <w:szCs w:val="24"/>
        </w:rPr>
        <w:t>于</w:t>
      </w:r>
      <w:r>
        <w:rPr>
          <w:kern w:val="0"/>
          <w:szCs w:val="24"/>
          <w:lang w:val="zh-CN"/>
        </w:rPr>
        <w:t>10kPa/min</w:t>
      </w:r>
      <w:r>
        <w:rPr>
          <w:rFonts w:hint="eastAsia"/>
          <w:kern w:val="0"/>
        </w:rPr>
        <w:t>的压力</w:t>
      </w:r>
      <w:r>
        <w:rPr>
          <w:kern w:val="0"/>
        </w:rPr>
        <w:t>变化</w:t>
      </w:r>
      <w:r>
        <w:rPr>
          <w:rFonts w:hint="eastAsia"/>
          <w:kern w:val="0"/>
        </w:rPr>
        <w:t>速率</w:t>
      </w:r>
      <w:r>
        <w:rPr>
          <w:kern w:val="0"/>
        </w:rPr>
        <w:t>将箱内压力</w:t>
      </w:r>
      <w:r>
        <w:rPr>
          <w:rFonts w:hint="eastAsia"/>
          <w:kern w:val="0"/>
        </w:rPr>
        <w:t>调节至试验室</w:t>
      </w:r>
      <w:r>
        <w:rPr>
          <w:kern w:val="0"/>
        </w:rPr>
        <w:t>环境压力</w:t>
      </w:r>
      <w:r>
        <w:rPr>
          <w:rFonts w:hint="eastAsia"/>
          <w:kern w:val="0"/>
        </w:rPr>
        <w:t>；</w:t>
      </w:r>
    </w:p>
    <w:p w14:paraId="545C96FE">
      <w:pPr>
        <w:pStyle w:val="24"/>
        <w:numPr>
          <w:ilvl w:val="0"/>
          <w:numId w:val="20"/>
        </w:numPr>
        <w:ind w:firstLineChars="0"/>
        <w:rPr>
          <w:rFonts w:cs="宋体"/>
        </w:rPr>
      </w:pPr>
      <w:r>
        <w:rPr>
          <w:rFonts w:hint="eastAsia"/>
        </w:rPr>
        <w:t>在</w:t>
      </w:r>
      <w:r>
        <w:rPr>
          <w:rFonts w:hint="eastAsia"/>
          <w:kern w:val="0"/>
        </w:rPr>
        <w:t>试验室</w:t>
      </w:r>
      <w:r>
        <w:rPr>
          <w:kern w:val="0"/>
        </w:rPr>
        <w:t>环境下</w:t>
      </w:r>
      <w:r>
        <w:rPr>
          <w:rFonts w:hint="eastAsia"/>
          <w:kern w:val="0"/>
        </w:rPr>
        <w:t>，按照</w:t>
      </w:r>
      <w:r>
        <w:rPr>
          <w:rFonts w:hint="eastAsia" w:cs="宋体"/>
        </w:rPr>
        <w:t>12.2章节要求进行QPAT1-1和QPAT2检查并记录检测数据</w:t>
      </w:r>
      <w:r>
        <w:t>。</w:t>
      </w:r>
    </w:p>
    <w:p w14:paraId="7F197778">
      <w:pPr>
        <w:pStyle w:val="27"/>
      </w:pPr>
      <w:bookmarkStart w:id="147" w:name="_Toc176264367"/>
      <w:bookmarkStart w:id="148" w:name="_Toc164764624"/>
      <w:bookmarkStart w:id="149" w:name="_Toc11799909"/>
      <w:r>
        <w:rPr>
          <w:rFonts w:hint="eastAsia"/>
        </w:rPr>
        <w:t>试验</w:t>
      </w:r>
      <w:r>
        <w:t>合格判据</w:t>
      </w:r>
      <w:bookmarkEnd w:id="147"/>
      <w:bookmarkEnd w:id="148"/>
      <w:bookmarkEnd w:id="149"/>
    </w:p>
    <w:p w14:paraId="0F0937B3">
      <w:pPr>
        <w:pStyle w:val="32"/>
        <w:spacing w:line="360" w:lineRule="auto"/>
        <w:ind w:firstLine="480"/>
        <w:rPr>
          <w:rFonts w:ascii="Times New Roman" w:hAnsi="Times New Roman" w:cs="宋体"/>
          <w:sz w:val="24"/>
          <w:szCs w:val="24"/>
        </w:rPr>
      </w:pPr>
      <w:r>
        <w:rPr>
          <w:rFonts w:hint="eastAsia" w:ascii="Times New Roman" w:hAnsi="Times New Roman" w:cs="宋体"/>
          <w:sz w:val="24"/>
          <w:szCs w:val="24"/>
        </w:rPr>
        <w:t>试验中，按12.2章节要求进行QPAT2检查，确认通过并记录检测数据；</w:t>
      </w:r>
    </w:p>
    <w:p w14:paraId="6FAA804D">
      <w:pPr>
        <w:pStyle w:val="32"/>
        <w:spacing w:line="360" w:lineRule="auto"/>
        <w:ind w:firstLine="480"/>
        <w:rPr>
          <w:rFonts w:ascii="Times New Roman" w:hAnsi="Times New Roman" w:cs="宋体"/>
          <w:sz w:val="24"/>
          <w:szCs w:val="24"/>
        </w:rPr>
      </w:pPr>
      <w:r>
        <w:rPr>
          <w:rFonts w:hint="eastAsia" w:ascii="Times New Roman" w:hAnsi="Times New Roman" w:cs="宋体"/>
          <w:sz w:val="24"/>
          <w:szCs w:val="24"/>
        </w:rPr>
        <w:t>试验前后，按12.2章节中要求进行QPAT1-1和QPAT2检查，确认通过并记录检测数据。</w:t>
      </w:r>
    </w:p>
    <w:p w14:paraId="7B09059A">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满足以上两条要求，则判定结论为Pass，否则为Fail。</w:t>
      </w:r>
    </w:p>
    <w:p w14:paraId="2428DA0F">
      <w:pPr>
        <w:pStyle w:val="26"/>
        <w:spacing w:before="156" w:after="156"/>
        <w:rPr>
          <w:sz w:val="30"/>
          <w:szCs w:val="30"/>
        </w:rPr>
      </w:pPr>
      <w:bookmarkStart w:id="150" w:name="_Toc164764625"/>
      <w:bookmarkStart w:id="151" w:name="_Toc11799910"/>
      <w:bookmarkStart w:id="152" w:name="_Toc176264368"/>
      <w:r>
        <w:rPr>
          <w:rFonts w:hint="eastAsia"/>
          <w:sz w:val="30"/>
          <w:szCs w:val="30"/>
        </w:rPr>
        <w:t>温度</w:t>
      </w:r>
      <w:r>
        <w:rPr>
          <w:sz w:val="30"/>
          <w:szCs w:val="30"/>
        </w:rPr>
        <w:t>变化试验</w:t>
      </w:r>
      <w:bookmarkEnd w:id="150"/>
      <w:bookmarkEnd w:id="151"/>
      <w:bookmarkEnd w:id="152"/>
    </w:p>
    <w:p w14:paraId="4E4247B1">
      <w:pPr>
        <w:pStyle w:val="27"/>
        <w:rPr>
          <w:lang w:val="zh-CN"/>
        </w:rPr>
      </w:pPr>
      <w:bookmarkStart w:id="153" w:name="_Toc176264369"/>
      <w:r>
        <w:rPr>
          <w:rFonts w:hint="eastAsia"/>
          <w:lang w:val="zh-CN"/>
        </w:rPr>
        <w:t>试验目的</w:t>
      </w:r>
      <w:bookmarkEnd w:id="153"/>
    </w:p>
    <w:p w14:paraId="5FC52DC3">
      <w:pPr>
        <w:pStyle w:val="24"/>
        <w:ind w:firstLine="480"/>
        <w:rPr>
          <w:rFonts w:cs="宋体"/>
        </w:rPr>
      </w:pPr>
      <w:r>
        <w:rPr>
          <w:rFonts w:hint="eastAsia" w:cs="宋体"/>
        </w:rPr>
        <w:t>确定受试设备</w:t>
      </w:r>
      <w:r>
        <w:rPr>
          <w:rFonts w:cs="宋体"/>
        </w:rPr>
        <w:t>在规定的高低温工作温度</w:t>
      </w:r>
      <w:r>
        <w:rPr>
          <w:rFonts w:hint="eastAsia" w:cs="宋体"/>
        </w:rPr>
        <w:t>极值</w:t>
      </w:r>
      <w:r>
        <w:rPr>
          <w:rFonts w:cs="宋体"/>
        </w:rPr>
        <w:t>之间温度变化过程中的性能</w:t>
      </w:r>
      <w:r>
        <w:rPr>
          <w:rFonts w:hint="eastAsia" w:cs="宋体"/>
        </w:rPr>
        <w:t>特性是否</w:t>
      </w:r>
      <w:r>
        <w:rPr>
          <w:rFonts w:cs="宋体"/>
        </w:rPr>
        <w:t>符合要求。</w:t>
      </w:r>
    </w:p>
    <w:p w14:paraId="2A79713A">
      <w:pPr>
        <w:pStyle w:val="27"/>
        <w:rPr>
          <w:lang w:val="zh-CN"/>
        </w:rPr>
      </w:pPr>
      <w:bookmarkStart w:id="154" w:name="_Toc176264370"/>
      <w:r>
        <w:rPr>
          <w:rFonts w:hint="eastAsia"/>
          <w:lang w:val="zh-CN"/>
        </w:rPr>
        <w:t>试验要求</w:t>
      </w:r>
      <w:bookmarkEnd w:id="154"/>
    </w:p>
    <w:p w14:paraId="0FF97A51">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刹车控制阀（单）安装于设备EE舱，应通过DO－160G第5章，A类规定的温度变化试验。该试验考核</w:t>
      </w:r>
      <w:r>
        <w:rPr>
          <w:rFonts w:ascii="Times New Roman" w:hAnsi="Times New Roman" w:cs="宋体"/>
          <w:sz w:val="24"/>
          <w:szCs w:val="21"/>
        </w:rPr>
        <w:t>CXF飞机</w:t>
      </w:r>
      <w:r>
        <w:rPr>
          <w:rFonts w:hint="eastAsia" w:ascii="Times New Roman" w:hAnsi="Times New Roman" w:cs="宋体"/>
          <w:sz w:val="24"/>
          <w:szCs w:val="21"/>
        </w:rPr>
        <w:t>刹车控制阀（单）在表13中规定的温度下的性能特征。</w:t>
      </w:r>
    </w:p>
    <w:p w14:paraId="70D62A66">
      <w:pPr>
        <w:pStyle w:val="59"/>
        <w:numPr>
          <w:ilvl w:val="0"/>
          <w:numId w:val="7"/>
        </w:numPr>
      </w:pPr>
      <w:bookmarkStart w:id="155" w:name="_Toc176262519"/>
      <w:r>
        <w:rPr>
          <w:rFonts w:hint="eastAsia"/>
        </w:rPr>
        <w:t>温度变化条件</w:t>
      </w:r>
      <w:bookmarkEnd w:id="155"/>
    </w:p>
    <w:tbl>
      <w:tblPr>
        <w:tblStyle w:val="1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1002"/>
        <w:gridCol w:w="3475"/>
        <w:gridCol w:w="3909"/>
        <w:gridCol w:w="1025"/>
      </w:tblGrid>
      <w:tr w14:paraId="3C4151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14:paraId="63257500">
            <w:pPr>
              <w:tabs>
                <w:tab w:val="left" w:pos="550"/>
              </w:tabs>
              <w:jc w:val="center"/>
              <w:rPr>
                <w:szCs w:val="21"/>
              </w:rPr>
            </w:pPr>
            <w:r>
              <w:rPr>
                <w:szCs w:val="21"/>
              </w:rPr>
              <w:t>序号</w:t>
            </w:r>
          </w:p>
        </w:tc>
        <w:tc>
          <w:tcPr>
            <w:tcW w:w="2556" w:type="dxa"/>
            <w:vAlign w:val="center"/>
          </w:tcPr>
          <w:p w14:paraId="2F067B36">
            <w:pPr>
              <w:tabs>
                <w:tab w:val="left" w:pos="550"/>
              </w:tabs>
              <w:jc w:val="center"/>
              <w:rPr>
                <w:szCs w:val="21"/>
              </w:rPr>
            </w:pPr>
            <w:r>
              <w:rPr>
                <w:szCs w:val="21"/>
              </w:rPr>
              <w:t>试验参数</w:t>
            </w:r>
          </w:p>
        </w:tc>
        <w:tc>
          <w:tcPr>
            <w:tcW w:w="2875" w:type="dxa"/>
            <w:vAlign w:val="center"/>
          </w:tcPr>
          <w:p w14:paraId="26B183E9">
            <w:pPr>
              <w:tabs>
                <w:tab w:val="left" w:pos="550"/>
              </w:tabs>
              <w:jc w:val="center"/>
              <w:rPr>
                <w:szCs w:val="21"/>
              </w:rPr>
            </w:pPr>
            <w:r>
              <w:rPr>
                <w:szCs w:val="21"/>
              </w:rPr>
              <w:t>试验条件</w:t>
            </w:r>
          </w:p>
        </w:tc>
        <w:tc>
          <w:tcPr>
            <w:tcW w:w="754" w:type="dxa"/>
            <w:vAlign w:val="center"/>
          </w:tcPr>
          <w:p w14:paraId="031E4B74">
            <w:pPr>
              <w:tabs>
                <w:tab w:val="left" w:pos="550"/>
              </w:tabs>
              <w:jc w:val="center"/>
              <w:rPr>
                <w:szCs w:val="21"/>
              </w:rPr>
            </w:pPr>
            <w:r>
              <w:rPr>
                <w:szCs w:val="21"/>
              </w:rPr>
              <w:t>备注</w:t>
            </w:r>
          </w:p>
        </w:tc>
      </w:tr>
      <w:tr w14:paraId="0CB644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14:paraId="30DC68A3">
            <w:pPr>
              <w:numPr>
                <w:ilvl w:val="0"/>
                <w:numId w:val="21"/>
              </w:numPr>
              <w:tabs>
                <w:tab w:val="left" w:pos="550"/>
              </w:tabs>
              <w:jc w:val="center"/>
              <w:rPr>
                <w:szCs w:val="21"/>
              </w:rPr>
            </w:pPr>
          </w:p>
        </w:tc>
        <w:tc>
          <w:tcPr>
            <w:tcW w:w="2556" w:type="dxa"/>
            <w:vAlign w:val="center"/>
          </w:tcPr>
          <w:p w14:paraId="12A6F0A3">
            <w:pPr>
              <w:jc w:val="center"/>
              <w:rPr>
                <w:szCs w:val="21"/>
              </w:rPr>
            </w:pPr>
            <w:r>
              <w:rPr>
                <w:szCs w:val="21"/>
              </w:rPr>
              <w:t>低温工作温度</w:t>
            </w:r>
          </w:p>
        </w:tc>
        <w:tc>
          <w:tcPr>
            <w:tcW w:w="2875" w:type="dxa"/>
            <w:vAlign w:val="center"/>
          </w:tcPr>
          <w:p w14:paraId="296A5244">
            <w:pPr>
              <w:jc w:val="center"/>
              <w:rPr>
                <w:szCs w:val="21"/>
                <w:lang w:eastAsia="ja-JP"/>
              </w:rPr>
            </w:pPr>
            <w:r>
              <w:rPr>
                <w:szCs w:val="21"/>
              </w:rPr>
              <w:t>-55</w:t>
            </w:r>
            <w:r>
              <w:rPr>
                <w:szCs w:val="21"/>
                <w:lang w:eastAsia="ja-JP"/>
              </w:rPr>
              <w:t>℃</w:t>
            </w:r>
          </w:p>
        </w:tc>
        <w:tc>
          <w:tcPr>
            <w:tcW w:w="754" w:type="dxa"/>
            <w:vAlign w:val="center"/>
          </w:tcPr>
          <w:p w14:paraId="6EE2C541">
            <w:pPr>
              <w:jc w:val="center"/>
              <w:rPr>
                <w:szCs w:val="21"/>
              </w:rPr>
            </w:pPr>
            <w:r>
              <w:rPr>
                <w:szCs w:val="21"/>
              </w:rPr>
              <w:t>/</w:t>
            </w:r>
          </w:p>
        </w:tc>
      </w:tr>
      <w:tr w14:paraId="759A49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14:paraId="4770AB77">
            <w:pPr>
              <w:numPr>
                <w:ilvl w:val="0"/>
                <w:numId w:val="21"/>
              </w:numPr>
              <w:tabs>
                <w:tab w:val="left" w:pos="550"/>
              </w:tabs>
              <w:jc w:val="center"/>
              <w:rPr>
                <w:szCs w:val="21"/>
              </w:rPr>
            </w:pPr>
          </w:p>
        </w:tc>
        <w:tc>
          <w:tcPr>
            <w:tcW w:w="2556" w:type="dxa"/>
            <w:vAlign w:val="center"/>
          </w:tcPr>
          <w:p w14:paraId="486ED0B1">
            <w:pPr>
              <w:jc w:val="center"/>
              <w:rPr>
                <w:szCs w:val="21"/>
              </w:rPr>
            </w:pPr>
            <w:r>
              <w:rPr>
                <w:szCs w:val="21"/>
              </w:rPr>
              <w:t>高温工作温度</w:t>
            </w:r>
          </w:p>
        </w:tc>
        <w:tc>
          <w:tcPr>
            <w:tcW w:w="2875" w:type="dxa"/>
            <w:vAlign w:val="center"/>
          </w:tcPr>
          <w:p w14:paraId="5E48F5AF">
            <w:pPr>
              <w:jc w:val="center"/>
              <w:rPr>
                <w:szCs w:val="21"/>
                <w:lang w:eastAsia="ja-JP"/>
              </w:rPr>
            </w:pPr>
            <w:r>
              <w:rPr>
                <w:szCs w:val="21"/>
              </w:rPr>
              <w:t>+70</w:t>
            </w:r>
            <w:r>
              <w:rPr>
                <w:szCs w:val="21"/>
                <w:lang w:eastAsia="ja-JP"/>
              </w:rPr>
              <w:t>℃</w:t>
            </w:r>
          </w:p>
        </w:tc>
        <w:tc>
          <w:tcPr>
            <w:tcW w:w="754" w:type="dxa"/>
            <w:vAlign w:val="center"/>
          </w:tcPr>
          <w:p w14:paraId="30061D2E">
            <w:pPr>
              <w:jc w:val="center"/>
              <w:rPr>
                <w:szCs w:val="21"/>
              </w:rPr>
            </w:pPr>
            <w:r>
              <w:rPr>
                <w:szCs w:val="21"/>
              </w:rPr>
              <w:t>/</w:t>
            </w:r>
          </w:p>
        </w:tc>
      </w:tr>
      <w:tr w14:paraId="272799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14:paraId="3AF13B4F">
            <w:pPr>
              <w:numPr>
                <w:ilvl w:val="0"/>
                <w:numId w:val="21"/>
              </w:numPr>
              <w:tabs>
                <w:tab w:val="left" w:pos="550"/>
              </w:tabs>
              <w:jc w:val="center"/>
              <w:rPr>
                <w:szCs w:val="21"/>
              </w:rPr>
            </w:pPr>
          </w:p>
        </w:tc>
        <w:tc>
          <w:tcPr>
            <w:tcW w:w="2556" w:type="dxa"/>
            <w:vAlign w:val="center"/>
          </w:tcPr>
          <w:p w14:paraId="537D198B">
            <w:pPr>
              <w:jc w:val="center"/>
              <w:rPr>
                <w:szCs w:val="21"/>
              </w:rPr>
            </w:pPr>
            <w:r>
              <w:rPr>
                <w:szCs w:val="21"/>
              </w:rPr>
              <w:t>温度稳定时间</w:t>
            </w:r>
          </w:p>
        </w:tc>
        <w:tc>
          <w:tcPr>
            <w:tcW w:w="2875" w:type="dxa"/>
            <w:vAlign w:val="center"/>
          </w:tcPr>
          <w:p w14:paraId="0149CD28">
            <w:pPr>
              <w:jc w:val="center"/>
              <w:rPr>
                <w:szCs w:val="21"/>
              </w:rPr>
            </w:pPr>
            <w:r>
              <w:rPr>
                <w:szCs w:val="21"/>
              </w:rPr>
              <w:t>2h</w:t>
            </w:r>
          </w:p>
        </w:tc>
        <w:tc>
          <w:tcPr>
            <w:tcW w:w="754" w:type="dxa"/>
            <w:vAlign w:val="center"/>
          </w:tcPr>
          <w:p w14:paraId="07501AFA">
            <w:pPr>
              <w:jc w:val="center"/>
              <w:rPr>
                <w:szCs w:val="21"/>
              </w:rPr>
            </w:pPr>
            <w:r>
              <w:rPr>
                <w:szCs w:val="21"/>
              </w:rPr>
              <w:t>/</w:t>
            </w:r>
          </w:p>
        </w:tc>
      </w:tr>
      <w:tr w14:paraId="0BBCCD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14:paraId="35285258">
            <w:pPr>
              <w:numPr>
                <w:ilvl w:val="0"/>
                <w:numId w:val="21"/>
              </w:numPr>
              <w:tabs>
                <w:tab w:val="left" w:pos="550"/>
              </w:tabs>
              <w:jc w:val="center"/>
              <w:rPr>
                <w:szCs w:val="21"/>
              </w:rPr>
            </w:pPr>
          </w:p>
        </w:tc>
        <w:tc>
          <w:tcPr>
            <w:tcW w:w="2556" w:type="dxa"/>
            <w:vAlign w:val="center"/>
          </w:tcPr>
          <w:p w14:paraId="66EBD365">
            <w:pPr>
              <w:jc w:val="center"/>
              <w:rPr>
                <w:szCs w:val="21"/>
              </w:rPr>
            </w:pPr>
            <w:r>
              <w:rPr>
                <w:szCs w:val="21"/>
              </w:rPr>
              <w:t>温度变化速率</w:t>
            </w:r>
          </w:p>
        </w:tc>
        <w:tc>
          <w:tcPr>
            <w:tcW w:w="2875" w:type="dxa"/>
            <w:vAlign w:val="center"/>
          </w:tcPr>
          <w:p w14:paraId="0019AE96">
            <w:pPr>
              <w:jc w:val="center"/>
              <w:rPr>
                <w:szCs w:val="21"/>
              </w:rPr>
            </w:pPr>
            <w:r>
              <w:rPr>
                <w:szCs w:val="21"/>
              </w:rPr>
              <w:t>不低于10℃/min</w:t>
            </w:r>
          </w:p>
        </w:tc>
        <w:tc>
          <w:tcPr>
            <w:tcW w:w="754" w:type="dxa"/>
            <w:vAlign w:val="center"/>
          </w:tcPr>
          <w:p w14:paraId="744B670A">
            <w:pPr>
              <w:jc w:val="center"/>
              <w:rPr>
                <w:szCs w:val="21"/>
              </w:rPr>
            </w:pPr>
            <w:r>
              <w:rPr>
                <w:szCs w:val="21"/>
              </w:rPr>
              <w:t>/</w:t>
            </w:r>
          </w:p>
        </w:tc>
      </w:tr>
      <w:tr w14:paraId="4B8E06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14:paraId="652325D2">
            <w:pPr>
              <w:numPr>
                <w:ilvl w:val="0"/>
                <w:numId w:val="21"/>
              </w:numPr>
              <w:tabs>
                <w:tab w:val="left" w:pos="550"/>
              </w:tabs>
              <w:jc w:val="center"/>
              <w:rPr>
                <w:szCs w:val="21"/>
              </w:rPr>
            </w:pPr>
          </w:p>
        </w:tc>
        <w:tc>
          <w:tcPr>
            <w:tcW w:w="2556" w:type="dxa"/>
            <w:vAlign w:val="center"/>
          </w:tcPr>
          <w:p w14:paraId="106ED018">
            <w:pPr>
              <w:jc w:val="center"/>
              <w:rPr>
                <w:szCs w:val="21"/>
              </w:rPr>
            </w:pPr>
            <w:r>
              <w:rPr>
                <w:szCs w:val="21"/>
              </w:rPr>
              <w:t>循环次数</w:t>
            </w:r>
          </w:p>
        </w:tc>
        <w:tc>
          <w:tcPr>
            <w:tcW w:w="2875" w:type="dxa"/>
            <w:vAlign w:val="center"/>
          </w:tcPr>
          <w:p w14:paraId="0631E44A">
            <w:pPr>
              <w:jc w:val="center"/>
              <w:rPr>
                <w:szCs w:val="21"/>
              </w:rPr>
            </w:pPr>
            <w:r>
              <w:rPr>
                <w:szCs w:val="21"/>
              </w:rPr>
              <w:t>2个</w:t>
            </w:r>
          </w:p>
        </w:tc>
        <w:tc>
          <w:tcPr>
            <w:tcW w:w="754" w:type="dxa"/>
            <w:vAlign w:val="center"/>
          </w:tcPr>
          <w:p w14:paraId="430FADDE">
            <w:pPr>
              <w:jc w:val="center"/>
              <w:rPr>
                <w:szCs w:val="21"/>
              </w:rPr>
            </w:pPr>
            <w:r>
              <w:rPr>
                <w:szCs w:val="21"/>
              </w:rPr>
              <w:t>/</w:t>
            </w:r>
          </w:p>
        </w:tc>
      </w:tr>
    </w:tbl>
    <w:p w14:paraId="22956E7A">
      <w:pPr>
        <w:pStyle w:val="27"/>
        <w:rPr>
          <w:lang w:val="zh-CN"/>
        </w:rPr>
      </w:pPr>
      <w:bookmarkStart w:id="156" w:name="_Toc176264371"/>
      <w:r>
        <w:rPr>
          <w:rFonts w:hint="eastAsia"/>
          <w:lang w:val="zh-CN"/>
        </w:rPr>
        <w:t>受试/陪试设备</w:t>
      </w:r>
      <w:bookmarkEnd w:id="156"/>
    </w:p>
    <w:p w14:paraId="59BC0D5E">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受试设备：名称-件号，详细构型见6.1 受试设备构型状态</w:t>
      </w:r>
    </w:p>
    <w:p w14:paraId="1E59C131">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陪试设备：无。</w:t>
      </w:r>
    </w:p>
    <w:p w14:paraId="745539CF">
      <w:pPr>
        <w:pStyle w:val="32"/>
        <w:spacing w:line="500" w:lineRule="exact"/>
        <w:ind w:firstLine="0" w:firstLineChars="0"/>
        <w:rPr>
          <w:rFonts w:ascii="Times New Roman" w:hAnsi="Times New Roman"/>
          <w:sz w:val="24"/>
          <w:szCs w:val="24"/>
        </w:rPr>
      </w:pPr>
      <w:bookmarkStart w:id="157" w:name="_Toc164764626"/>
      <w:bookmarkStart w:id="158" w:name="_Toc11799911"/>
      <w:r>
        <w:rPr>
          <w:rFonts w:hint="eastAsia" w:ascii="Times New Roman" w:hAnsi="Times New Roman"/>
          <w:sz w:val="24"/>
          <w:szCs w:val="24"/>
        </w:rPr>
        <w:t>搭接要求：无。</w:t>
      </w:r>
    </w:p>
    <w:p w14:paraId="04979F35">
      <w:pPr>
        <w:pStyle w:val="27"/>
        <w:rPr>
          <w:lang w:val="zh-CN"/>
        </w:rPr>
      </w:pPr>
      <w:bookmarkStart w:id="159" w:name="_Toc176264372"/>
      <w:r>
        <w:rPr>
          <w:rFonts w:hint="eastAsia"/>
          <w:lang w:val="zh-CN"/>
        </w:rPr>
        <w:t>试验设备、测试设备及要求</w:t>
      </w:r>
      <w:bookmarkEnd w:id="159"/>
    </w:p>
    <w:p w14:paraId="47C36209">
      <w:pPr>
        <w:pStyle w:val="59"/>
        <w:numPr>
          <w:ilvl w:val="0"/>
          <w:numId w:val="7"/>
        </w:numPr>
        <w:rPr>
          <w:rFonts w:ascii="黑体" w:hAnsi="黑体" w:cs="宋体"/>
        </w:rPr>
      </w:pPr>
      <w:bookmarkStart w:id="160" w:name="_Toc176262520"/>
      <w:r>
        <w:rPr>
          <w:rFonts w:hint="eastAsia" w:ascii="黑体" w:hAnsi="黑体" w:cs="宋体"/>
        </w:rPr>
        <w:t>设备信息表</w:t>
      </w:r>
      <w:bookmarkEnd w:id="160"/>
    </w:p>
    <w:tbl>
      <w:tblPr>
        <w:tblStyle w:val="1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89"/>
        <w:gridCol w:w="1861"/>
        <w:gridCol w:w="2090"/>
        <w:gridCol w:w="1872"/>
        <w:gridCol w:w="1711"/>
        <w:gridCol w:w="1348"/>
      </w:tblGrid>
      <w:tr w14:paraId="11D30E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360" w:type="pct"/>
            <w:vAlign w:val="center"/>
          </w:tcPr>
          <w:p w14:paraId="2D94CC70">
            <w:pPr>
              <w:adjustRightInd w:val="0"/>
              <w:jc w:val="center"/>
              <w:textAlignment w:val="baseline"/>
              <w:rPr>
                <w:bCs/>
                <w:kern w:val="28"/>
                <w:szCs w:val="21"/>
              </w:rPr>
            </w:pPr>
            <w:r>
              <w:rPr>
                <w:bCs/>
                <w:kern w:val="28"/>
                <w:szCs w:val="21"/>
              </w:rPr>
              <w:t>序号</w:t>
            </w:r>
          </w:p>
        </w:tc>
        <w:tc>
          <w:tcPr>
            <w:tcW w:w="972" w:type="pct"/>
            <w:vAlign w:val="center"/>
          </w:tcPr>
          <w:p w14:paraId="40739E02">
            <w:pPr>
              <w:adjustRightInd w:val="0"/>
              <w:jc w:val="center"/>
              <w:textAlignment w:val="baseline"/>
              <w:rPr>
                <w:bCs/>
                <w:kern w:val="28"/>
                <w:szCs w:val="21"/>
              </w:rPr>
            </w:pPr>
            <w:r>
              <w:rPr>
                <w:bCs/>
                <w:kern w:val="28"/>
                <w:szCs w:val="21"/>
              </w:rPr>
              <w:t>设备名称</w:t>
            </w:r>
          </w:p>
        </w:tc>
        <w:tc>
          <w:tcPr>
            <w:tcW w:w="1092" w:type="pct"/>
            <w:vAlign w:val="center"/>
          </w:tcPr>
          <w:p w14:paraId="2E818AD8">
            <w:pPr>
              <w:adjustRightInd w:val="0"/>
              <w:jc w:val="center"/>
              <w:textAlignment w:val="baseline"/>
              <w:rPr>
                <w:bCs/>
                <w:kern w:val="28"/>
                <w:szCs w:val="21"/>
              </w:rPr>
            </w:pPr>
            <w:r>
              <w:rPr>
                <w:bCs/>
                <w:kern w:val="28"/>
                <w:szCs w:val="21"/>
              </w:rPr>
              <w:t>用途</w:t>
            </w:r>
          </w:p>
        </w:tc>
        <w:tc>
          <w:tcPr>
            <w:tcW w:w="978" w:type="pct"/>
            <w:vAlign w:val="center"/>
          </w:tcPr>
          <w:p w14:paraId="3AB84B53">
            <w:pPr>
              <w:adjustRightInd w:val="0"/>
              <w:jc w:val="center"/>
              <w:textAlignment w:val="baseline"/>
              <w:rPr>
                <w:bCs/>
                <w:kern w:val="28"/>
                <w:szCs w:val="21"/>
              </w:rPr>
            </w:pPr>
            <w:r>
              <w:rPr>
                <w:bCs/>
                <w:kern w:val="28"/>
                <w:szCs w:val="21"/>
              </w:rPr>
              <w:t>设备型号</w:t>
            </w:r>
          </w:p>
        </w:tc>
        <w:tc>
          <w:tcPr>
            <w:tcW w:w="894" w:type="pct"/>
            <w:vAlign w:val="center"/>
          </w:tcPr>
          <w:p w14:paraId="4B2E743C">
            <w:pPr>
              <w:adjustRightInd w:val="0"/>
              <w:jc w:val="center"/>
              <w:textAlignment w:val="baseline"/>
              <w:rPr>
                <w:bCs/>
                <w:kern w:val="28"/>
                <w:szCs w:val="21"/>
              </w:rPr>
            </w:pPr>
            <w:r>
              <w:rPr>
                <w:bCs/>
                <w:kern w:val="28"/>
                <w:szCs w:val="21"/>
              </w:rPr>
              <w:t>技术要求/精度</w:t>
            </w:r>
          </w:p>
        </w:tc>
        <w:tc>
          <w:tcPr>
            <w:tcW w:w="704" w:type="pct"/>
            <w:vAlign w:val="center"/>
          </w:tcPr>
          <w:p w14:paraId="502E0DC5">
            <w:pPr>
              <w:adjustRightInd w:val="0"/>
              <w:spacing w:line="480" w:lineRule="auto"/>
              <w:jc w:val="center"/>
              <w:textAlignment w:val="baseline"/>
              <w:rPr>
                <w:bCs/>
                <w:kern w:val="28"/>
                <w:szCs w:val="21"/>
              </w:rPr>
            </w:pPr>
            <w:r>
              <w:rPr>
                <w:bCs/>
                <w:kern w:val="28"/>
                <w:szCs w:val="21"/>
              </w:rPr>
              <w:t>校验方式</w:t>
            </w:r>
          </w:p>
        </w:tc>
      </w:tr>
      <w:tr w14:paraId="6B1019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360" w:type="pct"/>
            <w:vAlign w:val="center"/>
          </w:tcPr>
          <w:p w14:paraId="68E39065">
            <w:pPr>
              <w:pStyle w:val="32"/>
              <w:numPr>
                <w:ilvl w:val="0"/>
                <w:numId w:val="22"/>
              </w:numPr>
              <w:adjustRightInd w:val="0"/>
              <w:ind w:firstLineChars="0"/>
              <w:jc w:val="center"/>
              <w:textAlignment w:val="baseline"/>
              <w:rPr>
                <w:rFonts w:ascii="Times New Roman" w:hAnsi="Times New Roman"/>
                <w:kern w:val="28"/>
                <w:szCs w:val="21"/>
              </w:rPr>
            </w:pPr>
          </w:p>
        </w:tc>
        <w:tc>
          <w:tcPr>
            <w:tcW w:w="972" w:type="pct"/>
            <w:vAlign w:val="center"/>
          </w:tcPr>
          <w:p w14:paraId="7D274EDA">
            <w:pPr>
              <w:adjustRightInd w:val="0"/>
              <w:jc w:val="center"/>
              <w:textAlignment w:val="baseline"/>
              <w:rPr>
                <w:kern w:val="0"/>
                <w:szCs w:val="21"/>
              </w:rPr>
            </w:pPr>
            <w:r>
              <w:rPr>
                <w:szCs w:val="21"/>
              </w:rPr>
              <w:t>X-Y记录仪</w:t>
            </w:r>
          </w:p>
        </w:tc>
        <w:tc>
          <w:tcPr>
            <w:tcW w:w="1092" w:type="pct"/>
            <w:vAlign w:val="center"/>
          </w:tcPr>
          <w:p w14:paraId="6808EB11">
            <w:pPr>
              <w:adjustRightInd w:val="0"/>
              <w:jc w:val="center"/>
              <w:textAlignment w:val="baseline"/>
              <w:rPr>
                <w:kern w:val="28"/>
                <w:szCs w:val="21"/>
              </w:rPr>
            </w:pPr>
            <w:r>
              <w:rPr>
                <w:kern w:val="28"/>
                <w:szCs w:val="21"/>
              </w:rPr>
              <w:t>产品功能性能测试</w:t>
            </w:r>
          </w:p>
        </w:tc>
        <w:tc>
          <w:tcPr>
            <w:tcW w:w="978" w:type="pct"/>
            <w:vAlign w:val="center"/>
          </w:tcPr>
          <w:p w14:paraId="392EDE57">
            <w:pPr>
              <w:adjustRightInd w:val="0"/>
              <w:jc w:val="center"/>
              <w:textAlignment w:val="baseline"/>
              <w:rPr>
                <w:kern w:val="28"/>
                <w:szCs w:val="21"/>
              </w:rPr>
            </w:pPr>
            <w:r>
              <w:rPr>
                <w:kern w:val="28"/>
                <w:szCs w:val="21"/>
              </w:rPr>
              <w:t>TBC</w:t>
            </w:r>
          </w:p>
        </w:tc>
        <w:tc>
          <w:tcPr>
            <w:tcW w:w="894" w:type="pct"/>
            <w:vAlign w:val="center"/>
          </w:tcPr>
          <w:p w14:paraId="56149069">
            <w:pPr>
              <w:adjustRightInd w:val="0"/>
              <w:jc w:val="center"/>
              <w:textAlignment w:val="baseline"/>
              <w:rPr>
                <w:kern w:val="0"/>
                <w:szCs w:val="21"/>
              </w:rPr>
            </w:pPr>
            <w:r>
              <w:rPr>
                <w:kern w:val="28"/>
                <w:szCs w:val="21"/>
              </w:rPr>
              <w:t>/</w:t>
            </w:r>
          </w:p>
        </w:tc>
        <w:tc>
          <w:tcPr>
            <w:tcW w:w="704" w:type="pct"/>
            <w:vAlign w:val="center"/>
          </w:tcPr>
          <w:p w14:paraId="6DF5000E">
            <w:pPr>
              <w:adjustRightInd w:val="0"/>
              <w:jc w:val="center"/>
              <w:textAlignment w:val="baseline"/>
              <w:rPr>
                <w:kern w:val="0"/>
                <w:szCs w:val="21"/>
              </w:rPr>
            </w:pPr>
            <w:r>
              <w:rPr>
                <w:kern w:val="0"/>
                <w:szCs w:val="21"/>
              </w:rPr>
              <w:t>定检</w:t>
            </w:r>
          </w:p>
        </w:tc>
      </w:tr>
      <w:tr w14:paraId="0C902C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63A41DD5">
            <w:pPr>
              <w:pStyle w:val="32"/>
              <w:numPr>
                <w:ilvl w:val="0"/>
                <w:numId w:val="22"/>
              </w:numPr>
              <w:adjustRightInd w:val="0"/>
              <w:ind w:firstLineChars="0"/>
              <w:jc w:val="center"/>
              <w:textAlignment w:val="baseline"/>
              <w:rPr>
                <w:rFonts w:ascii="Times New Roman" w:hAnsi="Times New Roman"/>
                <w:kern w:val="28"/>
                <w:szCs w:val="21"/>
              </w:rPr>
            </w:pPr>
          </w:p>
        </w:tc>
        <w:tc>
          <w:tcPr>
            <w:tcW w:w="972" w:type="pct"/>
            <w:vAlign w:val="center"/>
          </w:tcPr>
          <w:p w14:paraId="2A195FE7">
            <w:pPr>
              <w:adjustRightInd w:val="0"/>
              <w:jc w:val="center"/>
              <w:textAlignment w:val="baseline"/>
              <w:rPr>
                <w:kern w:val="28"/>
                <w:szCs w:val="21"/>
              </w:rPr>
            </w:pPr>
            <w:r>
              <w:rPr>
                <w:szCs w:val="21"/>
              </w:rPr>
              <w:t>信号放大器</w:t>
            </w:r>
          </w:p>
        </w:tc>
        <w:tc>
          <w:tcPr>
            <w:tcW w:w="1092" w:type="pct"/>
            <w:vAlign w:val="center"/>
          </w:tcPr>
          <w:p w14:paraId="2A80ED7F">
            <w:pPr>
              <w:adjustRightInd w:val="0"/>
              <w:jc w:val="center"/>
              <w:textAlignment w:val="baseline"/>
              <w:rPr>
                <w:kern w:val="28"/>
                <w:szCs w:val="21"/>
              </w:rPr>
            </w:pPr>
            <w:r>
              <w:rPr>
                <w:kern w:val="28"/>
                <w:szCs w:val="21"/>
              </w:rPr>
              <w:t>产品功能性能测试</w:t>
            </w:r>
          </w:p>
        </w:tc>
        <w:tc>
          <w:tcPr>
            <w:tcW w:w="978" w:type="pct"/>
            <w:vAlign w:val="center"/>
          </w:tcPr>
          <w:p w14:paraId="2F23ED0A">
            <w:pPr>
              <w:adjustRightInd w:val="0"/>
              <w:jc w:val="center"/>
              <w:textAlignment w:val="baseline"/>
              <w:rPr>
                <w:kern w:val="28"/>
                <w:szCs w:val="21"/>
              </w:rPr>
            </w:pPr>
            <w:r>
              <w:rPr>
                <w:kern w:val="28"/>
                <w:szCs w:val="21"/>
              </w:rPr>
              <w:t>TBC</w:t>
            </w:r>
          </w:p>
        </w:tc>
        <w:tc>
          <w:tcPr>
            <w:tcW w:w="894" w:type="pct"/>
            <w:vAlign w:val="center"/>
          </w:tcPr>
          <w:p w14:paraId="1049728D">
            <w:pPr>
              <w:adjustRightInd w:val="0"/>
              <w:jc w:val="center"/>
              <w:textAlignment w:val="baseline"/>
              <w:rPr>
                <w:szCs w:val="21"/>
              </w:rPr>
            </w:pPr>
            <w:r>
              <w:rPr>
                <w:kern w:val="28"/>
                <w:szCs w:val="21"/>
              </w:rPr>
              <w:t>/</w:t>
            </w:r>
          </w:p>
        </w:tc>
        <w:tc>
          <w:tcPr>
            <w:tcW w:w="704" w:type="pct"/>
            <w:vAlign w:val="center"/>
          </w:tcPr>
          <w:p w14:paraId="6CBC3D7F">
            <w:pPr>
              <w:adjustRightInd w:val="0"/>
              <w:jc w:val="center"/>
              <w:textAlignment w:val="baseline"/>
              <w:rPr>
                <w:kern w:val="28"/>
                <w:szCs w:val="21"/>
              </w:rPr>
            </w:pPr>
            <w:r>
              <w:rPr>
                <w:kern w:val="0"/>
                <w:szCs w:val="21"/>
              </w:rPr>
              <w:t>定检</w:t>
            </w:r>
          </w:p>
        </w:tc>
      </w:tr>
      <w:tr w14:paraId="0EEB5E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12125052">
            <w:pPr>
              <w:pStyle w:val="32"/>
              <w:numPr>
                <w:ilvl w:val="0"/>
                <w:numId w:val="22"/>
              </w:numPr>
              <w:adjustRightInd w:val="0"/>
              <w:ind w:firstLineChars="0"/>
              <w:jc w:val="center"/>
              <w:textAlignment w:val="baseline"/>
              <w:rPr>
                <w:rFonts w:ascii="Times New Roman" w:hAnsi="Times New Roman"/>
                <w:kern w:val="28"/>
                <w:szCs w:val="21"/>
              </w:rPr>
            </w:pPr>
          </w:p>
        </w:tc>
        <w:tc>
          <w:tcPr>
            <w:tcW w:w="972" w:type="pct"/>
            <w:vAlign w:val="center"/>
          </w:tcPr>
          <w:p w14:paraId="63A00997">
            <w:pPr>
              <w:adjustRightInd w:val="0"/>
              <w:jc w:val="center"/>
              <w:textAlignment w:val="baseline"/>
              <w:rPr>
                <w:kern w:val="28"/>
                <w:szCs w:val="21"/>
              </w:rPr>
            </w:pPr>
            <w:r>
              <w:rPr>
                <w:szCs w:val="21"/>
              </w:rPr>
              <w:t>液压试验台架</w:t>
            </w:r>
          </w:p>
        </w:tc>
        <w:tc>
          <w:tcPr>
            <w:tcW w:w="1092" w:type="pct"/>
            <w:vAlign w:val="center"/>
          </w:tcPr>
          <w:p w14:paraId="0D9CE1B7">
            <w:pPr>
              <w:adjustRightInd w:val="0"/>
              <w:jc w:val="center"/>
              <w:textAlignment w:val="baseline"/>
              <w:rPr>
                <w:kern w:val="28"/>
                <w:szCs w:val="21"/>
              </w:rPr>
            </w:pPr>
            <w:r>
              <w:rPr>
                <w:kern w:val="28"/>
                <w:szCs w:val="21"/>
              </w:rPr>
              <w:t>产品功能性能测试</w:t>
            </w:r>
          </w:p>
        </w:tc>
        <w:tc>
          <w:tcPr>
            <w:tcW w:w="978" w:type="pct"/>
            <w:vAlign w:val="center"/>
          </w:tcPr>
          <w:p w14:paraId="568BE69F">
            <w:pPr>
              <w:adjustRightInd w:val="0"/>
              <w:jc w:val="center"/>
              <w:textAlignment w:val="baseline"/>
              <w:rPr>
                <w:kern w:val="28"/>
                <w:szCs w:val="21"/>
              </w:rPr>
            </w:pPr>
            <w:r>
              <w:rPr>
                <w:kern w:val="28"/>
                <w:szCs w:val="21"/>
              </w:rPr>
              <w:t>TBC</w:t>
            </w:r>
          </w:p>
        </w:tc>
        <w:tc>
          <w:tcPr>
            <w:tcW w:w="894" w:type="pct"/>
            <w:vAlign w:val="center"/>
          </w:tcPr>
          <w:p w14:paraId="501B43FE">
            <w:pPr>
              <w:adjustRightInd w:val="0"/>
              <w:jc w:val="center"/>
              <w:textAlignment w:val="baseline"/>
              <w:rPr>
                <w:szCs w:val="21"/>
              </w:rPr>
            </w:pPr>
            <w:r>
              <w:rPr>
                <w:kern w:val="28"/>
                <w:szCs w:val="21"/>
              </w:rPr>
              <w:t>/</w:t>
            </w:r>
          </w:p>
        </w:tc>
        <w:tc>
          <w:tcPr>
            <w:tcW w:w="704" w:type="pct"/>
            <w:vAlign w:val="center"/>
          </w:tcPr>
          <w:p w14:paraId="410C4622">
            <w:pPr>
              <w:adjustRightInd w:val="0"/>
              <w:jc w:val="center"/>
              <w:textAlignment w:val="baseline"/>
              <w:rPr>
                <w:kern w:val="28"/>
                <w:szCs w:val="21"/>
              </w:rPr>
            </w:pPr>
            <w:r>
              <w:rPr>
                <w:kern w:val="0"/>
                <w:szCs w:val="21"/>
              </w:rPr>
              <w:t>定检</w:t>
            </w:r>
          </w:p>
        </w:tc>
      </w:tr>
      <w:tr w14:paraId="3AB62B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7696CC51">
            <w:pPr>
              <w:pStyle w:val="32"/>
              <w:numPr>
                <w:ilvl w:val="0"/>
                <w:numId w:val="22"/>
              </w:numPr>
              <w:adjustRightInd w:val="0"/>
              <w:ind w:firstLineChars="0"/>
              <w:jc w:val="center"/>
              <w:textAlignment w:val="baseline"/>
              <w:rPr>
                <w:rFonts w:ascii="Times New Roman" w:hAnsi="Times New Roman"/>
                <w:kern w:val="28"/>
                <w:szCs w:val="21"/>
              </w:rPr>
            </w:pPr>
          </w:p>
        </w:tc>
        <w:tc>
          <w:tcPr>
            <w:tcW w:w="972" w:type="pct"/>
            <w:vAlign w:val="center"/>
          </w:tcPr>
          <w:p w14:paraId="122926C1">
            <w:pPr>
              <w:adjustRightInd w:val="0"/>
              <w:jc w:val="center"/>
              <w:textAlignment w:val="baseline"/>
              <w:rPr>
                <w:szCs w:val="21"/>
              </w:rPr>
            </w:pPr>
            <w:r>
              <w:rPr>
                <w:szCs w:val="21"/>
              </w:rPr>
              <w:t>流量计</w:t>
            </w:r>
          </w:p>
        </w:tc>
        <w:tc>
          <w:tcPr>
            <w:tcW w:w="1092" w:type="pct"/>
            <w:vAlign w:val="center"/>
          </w:tcPr>
          <w:p w14:paraId="4FC0802C">
            <w:pPr>
              <w:adjustRightInd w:val="0"/>
              <w:jc w:val="center"/>
              <w:textAlignment w:val="baseline"/>
              <w:rPr>
                <w:kern w:val="28"/>
                <w:szCs w:val="21"/>
              </w:rPr>
            </w:pPr>
          </w:p>
        </w:tc>
        <w:tc>
          <w:tcPr>
            <w:tcW w:w="978" w:type="pct"/>
            <w:vAlign w:val="center"/>
          </w:tcPr>
          <w:p w14:paraId="2701EB75">
            <w:pPr>
              <w:adjustRightInd w:val="0"/>
              <w:jc w:val="center"/>
              <w:textAlignment w:val="baseline"/>
              <w:rPr>
                <w:szCs w:val="21"/>
              </w:rPr>
            </w:pPr>
            <w:r>
              <w:rPr>
                <w:kern w:val="28"/>
                <w:szCs w:val="21"/>
              </w:rPr>
              <w:t>TBC</w:t>
            </w:r>
          </w:p>
        </w:tc>
        <w:tc>
          <w:tcPr>
            <w:tcW w:w="894" w:type="pct"/>
            <w:vAlign w:val="center"/>
          </w:tcPr>
          <w:p w14:paraId="0FB2A852">
            <w:pPr>
              <w:adjustRightInd w:val="0"/>
              <w:jc w:val="center"/>
              <w:textAlignment w:val="baseline"/>
              <w:rPr>
                <w:szCs w:val="21"/>
              </w:rPr>
            </w:pPr>
            <w:r>
              <w:rPr>
                <w:szCs w:val="21"/>
              </w:rPr>
              <w:t>/</w:t>
            </w:r>
          </w:p>
        </w:tc>
        <w:tc>
          <w:tcPr>
            <w:tcW w:w="704" w:type="pct"/>
            <w:vAlign w:val="center"/>
          </w:tcPr>
          <w:p w14:paraId="53F009D6">
            <w:pPr>
              <w:adjustRightInd w:val="0"/>
              <w:jc w:val="center"/>
              <w:textAlignment w:val="baseline"/>
              <w:rPr>
                <w:kern w:val="28"/>
                <w:szCs w:val="21"/>
              </w:rPr>
            </w:pPr>
          </w:p>
        </w:tc>
      </w:tr>
      <w:tr w14:paraId="311245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360" w:type="pct"/>
            <w:vAlign w:val="center"/>
          </w:tcPr>
          <w:p w14:paraId="79AF1E97">
            <w:pPr>
              <w:pStyle w:val="32"/>
              <w:numPr>
                <w:ilvl w:val="0"/>
                <w:numId w:val="22"/>
              </w:numPr>
              <w:adjustRightInd w:val="0"/>
              <w:ind w:firstLineChars="0"/>
              <w:jc w:val="center"/>
              <w:textAlignment w:val="baseline"/>
              <w:rPr>
                <w:rFonts w:ascii="Times New Roman" w:hAnsi="Times New Roman"/>
                <w:kern w:val="28"/>
                <w:szCs w:val="21"/>
              </w:rPr>
            </w:pPr>
          </w:p>
        </w:tc>
        <w:tc>
          <w:tcPr>
            <w:tcW w:w="972" w:type="pct"/>
            <w:vAlign w:val="center"/>
          </w:tcPr>
          <w:p w14:paraId="4E35924C">
            <w:pPr>
              <w:adjustRightInd w:val="0"/>
              <w:jc w:val="center"/>
              <w:textAlignment w:val="baseline"/>
              <w:rPr>
                <w:szCs w:val="21"/>
              </w:rPr>
            </w:pPr>
            <w:r>
              <w:rPr>
                <w:szCs w:val="21"/>
              </w:rPr>
              <w:t>快速温变试验箱</w:t>
            </w:r>
          </w:p>
        </w:tc>
        <w:tc>
          <w:tcPr>
            <w:tcW w:w="1092" w:type="pct"/>
            <w:vAlign w:val="center"/>
          </w:tcPr>
          <w:p w14:paraId="783A48CB">
            <w:pPr>
              <w:adjustRightInd w:val="0"/>
              <w:jc w:val="center"/>
              <w:textAlignment w:val="baseline"/>
              <w:rPr>
                <w:szCs w:val="21"/>
              </w:rPr>
            </w:pPr>
            <w:r>
              <w:rPr>
                <w:szCs w:val="21"/>
              </w:rPr>
              <w:t>用于温度变化试验</w:t>
            </w:r>
          </w:p>
        </w:tc>
        <w:tc>
          <w:tcPr>
            <w:tcW w:w="978" w:type="pct"/>
            <w:vAlign w:val="center"/>
          </w:tcPr>
          <w:p w14:paraId="6F07961E">
            <w:pPr>
              <w:adjustRightInd w:val="0"/>
              <w:jc w:val="center"/>
              <w:textAlignment w:val="baseline"/>
              <w:rPr>
                <w:szCs w:val="21"/>
              </w:rPr>
            </w:pPr>
            <w:r>
              <w:rPr>
                <w:rFonts w:eastAsiaTheme="minorEastAsia"/>
                <w:szCs w:val="21"/>
              </w:rPr>
              <w:t>KWGD710HD</w:t>
            </w:r>
          </w:p>
        </w:tc>
        <w:tc>
          <w:tcPr>
            <w:tcW w:w="894" w:type="pct"/>
            <w:vAlign w:val="center"/>
          </w:tcPr>
          <w:p w14:paraId="1116FF34">
            <w:pPr>
              <w:widowControl/>
              <w:jc w:val="left"/>
              <w:rPr>
                <w:rFonts w:eastAsiaTheme="minorEastAsia"/>
                <w:kern w:val="0"/>
                <w:szCs w:val="21"/>
              </w:rPr>
            </w:pPr>
            <w:r>
              <w:rPr>
                <w:rFonts w:eastAsiaTheme="minorEastAsia"/>
                <w:kern w:val="0"/>
                <w:szCs w:val="21"/>
              </w:rPr>
              <w:t>温度范围：-70℃~+150℃</w:t>
            </w:r>
          </w:p>
          <w:p w14:paraId="3A491C92">
            <w:pPr>
              <w:widowControl/>
              <w:jc w:val="left"/>
              <w:rPr>
                <w:rFonts w:eastAsiaTheme="minorEastAsia"/>
                <w:kern w:val="0"/>
                <w:szCs w:val="21"/>
              </w:rPr>
            </w:pPr>
            <w:r>
              <w:rPr>
                <w:rFonts w:eastAsiaTheme="minorEastAsia"/>
                <w:kern w:val="0"/>
                <w:szCs w:val="21"/>
              </w:rPr>
              <w:t>温度偏差：±2℃</w:t>
            </w:r>
          </w:p>
          <w:p w14:paraId="21D9ED19">
            <w:pPr>
              <w:adjustRightInd w:val="0"/>
              <w:jc w:val="center"/>
              <w:textAlignment w:val="baseline"/>
              <w:rPr>
                <w:szCs w:val="21"/>
              </w:rPr>
            </w:pPr>
            <w:r>
              <w:rPr>
                <w:rFonts w:eastAsiaTheme="minorEastAsia"/>
                <w:kern w:val="0"/>
                <w:szCs w:val="21"/>
              </w:rPr>
              <w:t>温变速率：≤10℃/min</w:t>
            </w:r>
          </w:p>
        </w:tc>
        <w:tc>
          <w:tcPr>
            <w:tcW w:w="704" w:type="pct"/>
            <w:vAlign w:val="center"/>
          </w:tcPr>
          <w:p w14:paraId="4069ACAD">
            <w:pPr>
              <w:adjustRightInd w:val="0"/>
              <w:jc w:val="center"/>
              <w:textAlignment w:val="baseline"/>
              <w:rPr>
                <w:kern w:val="28"/>
                <w:szCs w:val="21"/>
              </w:rPr>
            </w:pPr>
            <w:r>
              <w:rPr>
                <w:kern w:val="28"/>
                <w:szCs w:val="21"/>
              </w:rPr>
              <w:t>设备校验</w:t>
            </w:r>
          </w:p>
        </w:tc>
      </w:tr>
      <w:tr w14:paraId="679444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24FF86D4">
            <w:pPr>
              <w:pStyle w:val="32"/>
              <w:numPr>
                <w:ilvl w:val="0"/>
                <w:numId w:val="22"/>
              </w:numPr>
              <w:adjustRightInd w:val="0"/>
              <w:ind w:firstLineChars="0"/>
              <w:jc w:val="center"/>
              <w:textAlignment w:val="baseline"/>
              <w:rPr>
                <w:rFonts w:ascii="Times New Roman" w:hAnsi="Times New Roman"/>
                <w:kern w:val="28"/>
                <w:szCs w:val="21"/>
              </w:rPr>
            </w:pPr>
          </w:p>
        </w:tc>
        <w:tc>
          <w:tcPr>
            <w:tcW w:w="972" w:type="pct"/>
            <w:vAlign w:val="center"/>
          </w:tcPr>
          <w:p w14:paraId="79E42703">
            <w:pPr>
              <w:adjustRightInd w:val="0"/>
              <w:jc w:val="center"/>
              <w:textAlignment w:val="baseline"/>
              <w:rPr>
                <w:szCs w:val="21"/>
              </w:rPr>
            </w:pPr>
            <w:r>
              <w:rPr>
                <w:szCs w:val="21"/>
              </w:rPr>
              <w:t>钢卷尺</w:t>
            </w:r>
          </w:p>
        </w:tc>
        <w:tc>
          <w:tcPr>
            <w:tcW w:w="1092" w:type="pct"/>
            <w:vAlign w:val="center"/>
          </w:tcPr>
          <w:p w14:paraId="40B9A08A">
            <w:pPr>
              <w:adjustRightInd w:val="0"/>
              <w:jc w:val="center"/>
              <w:textAlignment w:val="baseline"/>
              <w:rPr>
                <w:szCs w:val="21"/>
              </w:rPr>
            </w:pPr>
            <w:r>
              <w:rPr>
                <w:szCs w:val="21"/>
              </w:rPr>
              <w:t>用于测量受试设备与试验系统的距离</w:t>
            </w:r>
          </w:p>
        </w:tc>
        <w:tc>
          <w:tcPr>
            <w:tcW w:w="978" w:type="pct"/>
            <w:vAlign w:val="center"/>
          </w:tcPr>
          <w:p w14:paraId="2C50B11D">
            <w:pPr>
              <w:adjustRightInd w:val="0"/>
              <w:jc w:val="center"/>
              <w:textAlignment w:val="baseline"/>
              <w:rPr>
                <w:szCs w:val="21"/>
              </w:rPr>
            </w:pPr>
            <w:r>
              <w:rPr>
                <w:szCs w:val="21"/>
              </w:rPr>
              <w:t>10m</w:t>
            </w:r>
          </w:p>
        </w:tc>
        <w:tc>
          <w:tcPr>
            <w:tcW w:w="894" w:type="pct"/>
            <w:vAlign w:val="center"/>
          </w:tcPr>
          <w:p w14:paraId="2EA77D5A">
            <w:pPr>
              <w:adjustRightInd w:val="0"/>
              <w:jc w:val="center"/>
              <w:textAlignment w:val="baseline"/>
              <w:rPr>
                <w:szCs w:val="21"/>
              </w:rPr>
            </w:pPr>
            <w:r>
              <w:rPr>
                <w:szCs w:val="21"/>
              </w:rPr>
              <w:t>允差±5.0mm</w:t>
            </w:r>
          </w:p>
        </w:tc>
        <w:tc>
          <w:tcPr>
            <w:tcW w:w="704" w:type="pct"/>
            <w:vAlign w:val="center"/>
          </w:tcPr>
          <w:p w14:paraId="6A80BB09">
            <w:pPr>
              <w:adjustRightInd w:val="0"/>
              <w:jc w:val="center"/>
              <w:textAlignment w:val="baseline"/>
              <w:rPr>
                <w:kern w:val="28"/>
                <w:szCs w:val="21"/>
              </w:rPr>
            </w:pPr>
            <w:r>
              <w:rPr>
                <w:kern w:val="28"/>
                <w:szCs w:val="21"/>
              </w:rPr>
              <w:t>设备校验</w:t>
            </w:r>
          </w:p>
        </w:tc>
      </w:tr>
      <w:tr w14:paraId="241A21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3E094300">
            <w:pPr>
              <w:pStyle w:val="32"/>
              <w:numPr>
                <w:ilvl w:val="0"/>
                <w:numId w:val="22"/>
              </w:numPr>
              <w:adjustRightInd w:val="0"/>
              <w:ind w:firstLineChars="0"/>
              <w:jc w:val="center"/>
              <w:textAlignment w:val="baseline"/>
              <w:rPr>
                <w:rFonts w:ascii="Times New Roman" w:hAnsi="Times New Roman"/>
                <w:kern w:val="28"/>
                <w:szCs w:val="21"/>
              </w:rPr>
            </w:pPr>
          </w:p>
        </w:tc>
        <w:tc>
          <w:tcPr>
            <w:tcW w:w="972" w:type="pct"/>
            <w:vAlign w:val="center"/>
          </w:tcPr>
          <w:p w14:paraId="045C351D">
            <w:pPr>
              <w:adjustRightInd w:val="0"/>
              <w:jc w:val="center"/>
              <w:textAlignment w:val="baseline"/>
              <w:rPr>
                <w:szCs w:val="21"/>
              </w:rPr>
            </w:pPr>
            <w:r>
              <w:rPr>
                <w:szCs w:val="21"/>
              </w:rPr>
              <w:t>温湿度计</w:t>
            </w:r>
          </w:p>
        </w:tc>
        <w:tc>
          <w:tcPr>
            <w:tcW w:w="1092" w:type="pct"/>
            <w:vAlign w:val="center"/>
          </w:tcPr>
          <w:p w14:paraId="606E5267">
            <w:pPr>
              <w:adjustRightInd w:val="0"/>
              <w:jc w:val="center"/>
              <w:textAlignment w:val="baseline"/>
              <w:rPr>
                <w:szCs w:val="21"/>
              </w:rPr>
            </w:pPr>
            <w:r>
              <w:rPr>
                <w:szCs w:val="21"/>
              </w:rPr>
              <w:t>用于测量试验室大气温湿度</w:t>
            </w:r>
          </w:p>
        </w:tc>
        <w:tc>
          <w:tcPr>
            <w:tcW w:w="978" w:type="pct"/>
            <w:vAlign w:val="center"/>
          </w:tcPr>
          <w:p w14:paraId="035C3474">
            <w:pPr>
              <w:adjustRightInd w:val="0"/>
              <w:jc w:val="center"/>
              <w:textAlignment w:val="baseline"/>
              <w:rPr>
                <w:szCs w:val="21"/>
              </w:rPr>
            </w:pPr>
            <w:r>
              <w:rPr>
                <w:sz w:val="22"/>
                <w:szCs w:val="22"/>
              </w:rPr>
              <w:t>RE-W1012</w:t>
            </w:r>
          </w:p>
        </w:tc>
        <w:tc>
          <w:tcPr>
            <w:tcW w:w="894" w:type="pct"/>
            <w:vAlign w:val="center"/>
          </w:tcPr>
          <w:p w14:paraId="0355035C">
            <w:pPr>
              <w:adjustRightInd w:val="0"/>
              <w:jc w:val="center"/>
              <w:textAlignment w:val="baseline"/>
              <w:rPr>
                <w:szCs w:val="21"/>
              </w:rPr>
            </w:pPr>
            <w:r>
              <w:rPr>
                <w:szCs w:val="21"/>
              </w:rPr>
              <w:t>温度范围：10℃~35℃</w:t>
            </w:r>
          </w:p>
          <w:p w14:paraId="6F6EA341">
            <w:pPr>
              <w:adjustRightInd w:val="0"/>
              <w:jc w:val="center"/>
              <w:textAlignment w:val="baseline"/>
              <w:rPr>
                <w:szCs w:val="21"/>
              </w:rPr>
            </w:pPr>
            <w:r>
              <w:rPr>
                <w:szCs w:val="21"/>
              </w:rPr>
              <w:t>最大误差：0.7℃</w:t>
            </w:r>
          </w:p>
          <w:p w14:paraId="0279F5B9">
            <w:pPr>
              <w:adjustRightInd w:val="0"/>
              <w:jc w:val="center"/>
              <w:textAlignment w:val="baseline"/>
              <w:rPr>
                <w:szCs w:val="21"/>
              </w:rPr>
            </w:pPr>
            <w:r>
              <w:rPr>
                <w:szCs w:val="21"/>
              </w:rPr>
              <w:t>湿度范围：20~85%</w:t>
            </w:r>
          </w:p>
          <w:p w14:paraId="1BD45D0D">
            <w:pPr>
              <w:adjustRightInd w:val="0"/>
              <w:jc w:val="center"/>
              <w:textAlignment w:val="baseline"/>
              <w:rPr>
                <w:szCs w:val="21"/>
              </w:rPr>
            </w:pPr>
            <w:r>
              <w:rPr>
                <w:szCs w:val="21"/>
              </w:rPr>
              <w:t>最大误差：4%</w:t>
            </w:r>
          </w:p>
        </w:tc>
        <w:tc>
          <w:tcPr>
            <w:tcW w:w="704" w:type="pct"/>
            <w:vAlign w:val="center"/>
          </w:tcPr>
          <w:p w14:paraId="3D0280F6">
            <w:pPr>
              <w:adjustRightInd w:val="0"/>
              <w:jc w:val="center"/>
              <w:textAlignment w:val="baseline"/>
              <w:rPr>
                <w:kern w:val="28"/>
                <w:szCs w:val="21"/>
              </w:rPr>
            </w:pPr>
            <w:r>
              <w:rPr>
                <w:kern w:val="28"/>
                <w:szCs w:val="21"/>
              </w:rPr>
              <w:t>设备校验</w:t>
            </w:r>
          </w:p>
        </w:tc>
      </w:tr>
      <w:tr w14:paraId="5CA9C9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1986034E">
            <w:pPr>
              <w:pStyle w:val="32"/>
              <w:numPr>
                <w:ilvl w:val="0"/>
                <w:numId w:val="22"/>
              </w:numPr>
              <w:adjustRightInd w:val="0"/>
              <w:ind w:firstLineChars="0"/>
              <w:jc w:val="center"/>
              <w:textAlignment w:val="baseline"/>
              <w:rPr>
                <w:rFonts w:ascii="Times New Roman" w:hAnsi="Times New Roman"/>
                <w:kern w:val="28"/>
                <w:szCs w:val="21"/>
              </w:rPr>
            </w:pPr>
          </w:p>
        </w:tc>
        <w:tc>
          <w:tcPr>
            <w:tcW w:w="972" w:type="pct"/>
            <w:vAlign w:val="center"/>
          </w:tcPr>
          <w:p w14:paraId="45397C16">
            <w:pPr>
              <w:adjustRightInd w:val="0"/>
              <w:jc w:val="center"/>
              <w:textAlignment w:val="baseline"/>
              <w:rPr>
                <w:szCs w:val="21"/>
              </w:rPr>
            </w:pPr>
            <w:r>
              <w:rPr>
                <w:rFonts w:eastAsiaTheme="minorEastAsia"/>
                <w:color w:val="000000"/>
                <w:kern w:val="0"/>
                <w:szCs w:val="21"/>
              </w:rPr>
              <w:t>温湿度大气压力表</w:t>
            </w:r>
          </w:p>
        </w:tc>
        <w:tc>
          <w:tcPr>
            <w:tcW w:w="1092" w:type="pct"/>
            <w:vAlign w:val="center"/>
          </w:tcPr>
          <w:p w14:paraId="495A2D09">
            <w:pPr>
              <w:adjustRightInd w:val="0"/>
              <w:jc w:val="center"/>
              <w:textAlignment w:val="baseline"/>
              <w:rPr>
                <w:szCs w:val="21"/>
              </w:rPr>
            </w:pPr>
            <w:r>
              <w:rPr>
                <w:szCs w:val="21"/>
              </w:rPr>
              <w:t>用于测量试验室大气压力</w:t>
            </w:r>
          </w:p>
        </w:tc>
        <w:tc>
          <w:tcPr>
            <w:tcW w:w="978" w:type="pct"/>
            <w:vAlign w:val="center"/>
          </w:tcPr>
          <w:p w14:paraId="237E9254">
            <w:pPr>
              <w:adjustRightInd w:val="0"/>
              <w:jc w:val="center"/>
              <w:textAlignment w:val="baseline"/>
              <w:rPr>
                <w:szCs w:val="21"/>
              </w:rPr>
            </w:pPr>
            <w:r>
              <w:rPr>
                <w:rFonts w:eastAsiaTheme="minorEastAsia"/>
                <w:color w:val="000000"/>
                <w:kern w:val="0"/>
                <w:szCs w:val="21"/>
              </w:rPr>
              <w:t>TES1160</w:t>
            </w:r>
          </w:p>
        </w:tc>
        <w:tc>
          <w:tcPr>
            <w:tcW w:w="894" w:type="pct"/>
            <w:vAlign w:val="center"/>
          </w:tcPr>
          <w:p w14:paraId="49C0751C">
            <w:pPr>
              <w:widowControl/>
              <w:jc w:val="left"/>
              <w:rPr>
                <w:rFonts w:eastAsiaTheme="minorEastAsia"/>
                <w:color w:val="000000"/>
                <w:kern w:val="0"/>
                <w:szCs w:val="21"/>
              </w:rPr>
            </w:pPr>
            <w:r>
              <w:rPr>
                <w:rFonts w:eastAsiaTheme="minorEastAsia"/>
                <w:color w:val="000000"/>
                <w:kern w:val="0"/>
                <w:szCs w:val="21"/>
              </w:rPr>
              <w:t>压力范围：（500~1100）hPa</w:t>
            </w:r>
          </w:p>
          <w:p w14:paraId="77598FC8">
            <w:pPr>
              <w:adjustRightInd w:val="0"/>
              <w:jc w:val="center"/>
              <w:textAlignment w:val="baseline"/>
              <w:rPr>
                <w:szCs w:val="21"/>
              </w:rPr>
            </w:pPr>
            <w:r>
              <w:rPr>
                <w:rFonts w:eastAsiaTheme="minorEastAsia"/>
                <w:color w:val="000000"/>
                <w:kern w:val="0"/>
                <w:szCs w:val="21"/>
              </w:rPr>
              <w:t>误差：±5hPa</w:t>
            </w:r>
          </w:p>
        </w:tc>
        <w:tc>
          <w:tcPr>
            <w:tcW w:w="704" w:type="pct"/>
            <w:vAlign w:val="center"/>
          </w:tcPr>
          <w:p w14:paraId="41EDD8FA">
            <w:pPr>
              <w:adjustRightInd w:val="0"/>
              <w:jc w:val="center"/>
              <w:textAlignment w:val="baseline"/>
              <w:rPr>
                <w:kern w:val="28"/>
                <w:szCs w:val="21"/>
              </w:rPr>
            </w:pPr>
            <w:r>
              <w:rPr>
                <w:kern w:val="28"/>
                <w:szCs w:val="21"/>
              </w:rPr>
              <w:t>设备校验</w:t>
            </w:r>
          </w:p>
        </w:tc>
      </w:tr>
      <w:tr w14:paraId="0D56BA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000" w:type="pct"/>
            <w:gridSpan w:val="6"/>
            <w:vAlign w:val="center"/>
          </w:tcPr>
          <w:p w14:paraId="789ACC07">
            <w:pPr>
              <w:adjustRightInd w:val="0"/>
              <w:jc w:val="left"/>
              <w:textAlignment w:val="baseline"/>
              <w:rPr>
                <w:iCs/>
                <w:kern w:val="28"/>
                <w:szCs w:val="21"/>
              </w:rPr>
            </w:pPr>
            <w:r>
              <w:rPr>
                <w:bCs/>
                <w:iCs/>
                <w:kern w:val="28"/>
                <w:szCs w:val="21"/>
              </w:rPr>
              <w:t>注：1.</w:t>
            </w:r>
            <w:r>
              <w:rPr>
                <w:iCs/>
                <w:kern w:val="0"/>
                <w:szCs w:val="21"/>
              </w:rPr>
              <w:t>若选择的试验设备精度/量程比原试验设备等同或更优</w:t>
            </w:r>
            <w:r>
              <w:rPr>
                <w:iCs/>
                <w:kern w:val="28"/>
                <w:szCs w:val="21"/>
              </w:rPr>
              <w:t>，则允许更换设备进行试验。</w:t>
            </w:r>
          </w:p>
          <w:p w14:paraId="65922DB0">
            <w:pPr>
              <w:adjustRightInd w:val="0"/>
              <w:jc w:val="left"/>
              <w:textAlignment w:val="baseline"/>
              <w:rPr>
                <w:iCs/>
                <w:kern w:val="28"/>
                <w:szCs w:val="21"/>
              </w:rPr>
            </w:pPr>
            <w:r>
              <w:rPr>
                <w:iCs/>
                <w:kern w:val="28"/>
                <w:szCs w:val="21"/>
              </w:rPr>
              <w:t>2．实际使用的设备/仪器，由试验单位记录，并在试验报告中明确，如存在差异，应在试验报告中进行分析。</w:t>
            </w:r>
          </w:p>
          <w:p w14:paraId="33EFB099">
            <w:pPr>
              <w:adjustRightInd w:val="0"/>
              <w:jc w:val="left"/>
              <w:textAlignment w:val="baseline"/>
              <w:rPr>
                <w:b/>
                <w:i/>
                <w:kern w:val="28"/>
                <w:szCs w:val="21"/>
              </w:rPr>
            </w:pPr>
            <w:r>
              <w:rPr>
                <w:bCs/>
                <w:iCs/>
                <w:kern w:val="28"/>
                <w:szCs w:val="21"/>
              </w:rPr>
              <w:t>3</w:t>
            </w:r>
            <w:r>
              <w:rPr>
                <w:b/>
                <w:iCs/>
                <w:kern w:val="28"/>
                <w:szCs w:val="21"/>
              </w:rPr>
              <w:t>.</w:t>
            </w:r>
            <w:r>
              <w:rPr>
                <w:iCs/>
                <w:kern w:val="0"/>
                <w:szCs w:val="21"/>
              </w:rPr>
              <w:t>所有未标注数量的设备，默认数量为1。</w:t>
            </w:r>
          </w:p>
        </w:tc>
      </w:tr>
      <w:bookmarkEnd w:id="157"/>
      <w:bookmarkEnd w:id="158"/>
    </w:tbl>
    <w:p w14:paraId="533D569A">
      <w:pPr>
        <w:pStyle w:val="27"/>
        <w:rPr>
          <w:lang w:val="zh-CN"/>
        </w:rPr>
      </w:pPr>
      <w:bookmarkStart w:id="161" w:name="_Toc176264373"/>
      <w:r>
        <w:rPr>
          <w:rFonts w:hint="eastAsia"/>
          <w:lang w:val="zh-CN"/>
        </w:rPr>
        <w:t>试验布置和连接</w:t>
      </w:r>
      <w:bookmarkEnd w:id="161"/>
    </w:p>
    <w:p w14:paraId="7330422F">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将</w:t>
      </w:r>
      <w:r>
        <w:rPr>
          <w:rFonts w:ascii="Times New Roman" w:hAnsi="Times New Roman" w:cs="宋体"/>
          <w:sz w:val="24"/>
          <w:szCs w:val="21"/>
        </w:rPr>
        <w:t>刹车控制阀（单）</w:t>
      </w:r>
      <w:r>
        <w:rPr>
          <w:rFonts w:hint="eastAsia" w:ascii="Times New Roman" w:hAnsi="Times New Roman" w:cs="宋体"/>
          <w:sz w:val="24"/>
          <w:szCs w:val="21"/>
        </w:rPr>
        <w:t>安装在试验箱内（测试设备处于试验箱外），按图10将受试设备与测试设备进行连接布置，试验中受试设备放在试验箱内中心位置，距离箱壁不小于15cm，具体如图11所示。</w:t>
      </w:r>
    </w:p>
    <w:p w14:paraId="1D680906">
      <w:pPr>
        <w:pStyle w:val="32"/>
        <w:ind w:firstLine="0" w:firstLineChars="0"/>
        <w:jc w:val="center"/>
        <w:rPr>
          <w:rFonts w:ascii="Times New Roman" w:hAnsi="Times New Roman"/>
        </w:rPr>
      </w:pPr>
      <w:r>
        <w:drawing>
          <wp:inline distT="0" distB="0" distL="0" distR="0">
            <wp:extent cx="4033520" cy="4199255"/>
            <wp:effectExtent l="0" t="0" r="508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038952" cy="4204866"/>
                    </a:xfrm>
                    <a:prstGeom prst="rect">
                      <a:avLst/>
                    </a:prstGeom>
                    <a:noFill/>
                    <a:ln>
                      <a:noFill/>
                    </a:ln>
                  </pic:spPr>
                </pic:pic>
              </a:graphicData>
            </a:graphic>
          </wp:inline>
        </w:drawing>
      </w:r>
    </w:p>
    <w:p w14:paraId="1522AB07">
      <w:pPr>
        <w:pStyle w:val="61"/>
        <w:numPr>
          <w:ilvl w:val="0"/>
          <w:numId w:val="8"/>
        </w:numPr>
        <w:rPr>
          <w:rFonts w:hint="eastAsia" w:ascii="黑体" w:hAnsi="黑体"/>
          <w:szCs w:val="21"/>
        </w:rPr>
      </w:pPr>
      <w:bookmarkStart w:id="162" w:name="_Toc176262564"/>
      <w:r>
        <w:rPr>
          <w:rFonts w:hint="eastAsia" w:ascii="黑体" w:hAnsi="黑体"/>
          <w:szCs w:val="21"/>
        </w:rPr>
        <w:t>温度变化试验连接示意图</w:t>
      </w:r>
      <w:bookmarkEnd w:id="162"/>
    </w:p>
    <w:p w14:paraId="6E07E203">
      <w:pPr>
        <w:pStyle w:val="24"/>
        <w:ind w:firstLine="0" w:firstLineChars="0"/>
        <w:jc w:val="center"/>
      </w:pPr>
      <w:r>
        <w:drawing>
          <wp:inline distT="0" distB="0" distL="0" distR="0">
            <wp:extent cx="4181475" cy="2809875"/>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18"/>
                    <a:stretch>
                      <a:fillRect/>
                    </a:stretch>
                  </pic:blipFill>
                  <pic:spPr>
                    <a:xfrm>
                      <a:off x="0" y="0"/>
                      <a:ext cx="4182532" cy="2810267"/>
                    </a:xfrm>
                    <a:prstGeom prst="rect">
                      <a:avLst/>
                    </a:prstGeom>
                  </pic:spPr>
                </pic:pic>
              </a:graphicData>
            </a:graphic>
          </wp:inline>
        </w:drawing>
      </w:r>
    </w:p>
    <w:p w14:paraId="3F768F51">
      <w:pPr>
        <w:pStyle w:val="61"/>
        <w:numPr>
          <w:ilvl w:val="0"/>
          <w:numId w:val="8"/>
        </w:numPr>
        <w:rPr>
          <w:rFonts w:ascii="黑体" w:hAnsi="黑体"/>
          <w:szCs w:val="21"/>
        </w:rPr>
      </w:pPr>
      <w:bookmarkStart w:id="163" w:name="_Toc176262565"/>
      <w:r>
        <w:rPr>
          <w:rFonts w:hint="eastAsia" w:ascii="黑体" w:hAnsi="黑体"/>
          <w:szCs w:val="21"/>
        </w:rPr>
        <w:t>温度变化试验布置图</w:t>
      </w:r>
      <w:bookmarkEnd w:id="163"/>
    </w:p>
    <w:p w14:paraId="4264E493">
      <w:pPr>
        <w:pStyle w:val="27"/>
        <w:rPr>
          <w:lang w:val="zh-CN"/>
        </w:rPr>
      </w:pPr>
      <w:bookmarkStart w:id="164" w:name="_Toc176264374"/>
      <w:r>
        <w:rPr>
          <w:rFonts w:hint="eastAsia"/>
          <w:lang w:val="zh-CN"/>
        </w:rPr>
        <w:t>试验件、试验装置（试验前）的制造符合性要求</w:t>
      </w:r>
      <w:bookmarkEnd w:id="164"/>
    </w:p>
    <w:p w14:paraId="33A1C68D">
      <w:pPr>
        <w:pStyle w:val="32"/>
        <w:spacing w:line="500" w:lineRule="exact"/>
        <w:ind w:firstLine="563" w:firstLineChars="0"/>
        <w:rPr>
          <w:rFonts w:ascii="Times New Roman" w:hAnsi="Times New Roman" w:cs="宋体"/>
          <w:sz w:val="24"/>
          <w:szCs w:val="21"/>
        </w:rPr>
      </w:pPr>
      <w:r>
        <w:rPr>
          <w:rFonts w:hint="eastAsia" w:ascii="Times New Roman" w:hAnsi="Times New Roman" w:cs="宋体"/>
          <w:sz w:val="24"/>
          <w:szCs w:val="21"/>
        </w:rPr>
        <w:t>试验件状态应满足“6.试验产品/设备说明”构型和产品状态要求，确定试验件按照12.1要求完成了产品验收测试。</w:t>
      </w:r>
    </w:p>
    <w:p w14:paraId="604ADF52">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确保试验件、陪试件、试验装置，在试验前按照14.3-14.5的要求，进行了相应的安装和连接。</w:t>
      </w:r>
    </w:p>
    <w:p w14:paraId="33662D4C">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确保试验人员资质符合“10. 试验人员”的要求。</w:t>
      </w:r>
    </w:p>
    <w:p w14:paraId="71E494A6">
      <w:pPr>
        <w:pStyle w:val="27"/>
        <w:rPr>
          <w:lang w:val="zh-CN"/>
        </w:rPr>
      </w:pPr>
      <w:bookmarkStart w:id="165" w:name="_Toc176264375"/>
      <w:r>
        <w:rPr>
          <w:rFonts w:hint="eastAsia"/>
          <w:lang w:val="zh-CN"/>
        </w:rPr>
        <w:t>试验程序</w:t>
      </w:r>
      <w:bookmarkEnd w:id="165"/>
    </w:p>
    <w:p w14:paraId="69278E8D">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温度变化试验控制曲线设定应如图12所示。涵括温度变化试验所有需要考察的试验过程和关键要素：温度变化速率、温度保持时间、上下限温度和循环次数。试验人员应在试验环境搭建完成后予以检查确认试验参数设置，待确认满足要求后再开始试验。</w:t>
      </w:r>
    </w:p>
    <w:p w14:paraId="2D94A6F1">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在附录B检测记录表</w:t>
      </w:r>
      <w:r>
        <w:rPr>
          <w:rFonts w:ascii="Times New Roman" w:hAnsi="Times New Roman" w:cs="宋体"/>
          <w:sz w:val="24"/>
          <w:szCs w:val="21"/>
        </w:rPr>
        <w:t>中</w:t>
      </w:r>
      <w:r>
        <w:rPr>
          <w:rFonts w:hint="eastAsia" w:ascii="Times New Roman" w:hAnsi="Times New Roman" w:cs="宋体"/>
          <w:sz w:val="24"/>
          <w:szCs w:val="21"/>
        </w:rPr>
        <w:t>记录</w:t>
      </w:r>
      <w:r>
        <w:rPr>
          <w:rFonts w:ascii="Times New Roman" w:hAnsi="Times New Roman" w:cs="宋体"/>
          <w:sz w:val="24"/>
          <w:szCs w:val="21"/>
        </w:rPr>
        <w:t>试验设备相关信息及试验开始</w:t>
      </w:r>
      <w:r>
        <w:rPr>
          <w:rFonts w:hint="eastAsia" w:ascii="Times New Roman" w:hAnsi="Times New Roman" w:cs="宋体"/>
          <w:sz w:val="24"/>
          <w:szCs w:val="21"/>
        </w:rPr>
        <w:t>和结束</w:t>
      </w:r>
      <w:r>
        <w:rPr>
          <w:rFonts w:ascii="Times New Roman" w:hAnsi="Times New Roman" w:cs="宋体"/>
          <w:sz w:val="24"/>
          <w:szCs w:val="21"/>
        </w:rPr>
        <w:t>时间等内容，根据试验程序计算每次温度</w:t>
      </w:r>
      <w:r>
        <w:rPr>
          <w:rFonts w:hint="eastAsia" w:ascii="Times New Roman" w:hAnsi="Times New Roman" w:cs="宋体"/>
          <w:sz w:val="24"/>
          <w:szCs w:val="21"/>
        </w:rPr>
        <w:t>变化</w:t>
      </w:r>
      <w:r>
        <w:rPr>
          <w:rFonts w:ascii="Times New Roman" w:hAnsi="Times New Roman" w:cs="宋体"/>
          <w:sz w:val="24"/>
          <w:szCs w:val="21"/>
        </w:rPr>
        <w:t>的时间节点，定时</w:t>
      </w:r>
      <w:r>
        <w:rPr>
          <w:rFonts w:hint="eastAsia" w:ascii="Times New Roman" w:hAnsi="Times New Roman" w:cs="宋体"/>
          <w:sz w:val="24"/>
          <w:szCs w:val="21"/>
        </w:rPr>
        <w:t>巡查</w:t>
      </w:r>
      <w:r>
        <w:rPr>
          <w:rFonts w:ascii="Times New Roman" w:hAnsi="Times New Roman" w:cs="宋体"/>
          <w:sz w:val="24"/>
          <w:szCs w:val="21"/>
        </w:rPr>
        <w:t>试验设备运行状态</w:t>
      </w:r>
      <w:r>
        <w:rPr>
          <w:rFonts w:hint="eastAsia" w:ascii="Times New Roman" w:hAnsi="Times New Roman" w:cs="宋体"/>
          <w:sz w:val="24"/>
          <w:szCs w:val="21"/>
        </w:rPr>
        <w:t>。</w:t>
      </w:r>
    </w:p>
    <w:p w14:paraId="3AD53EB9">
      <w:pPr>
        <w:pStyle w:val="32"/>
        <w:ind w:firstLine="0" w:firstLineChars="0"/>
        <w:jc w:val="center"/>
        <w:rPr>
          <w:rFonts w:ascii="Times New Roman" w:hAnsi="Times New Roman"/>
          <w:sz w:val="28"/>
          <w:szCs w:val="28"/>
        </w:rPr>
      </w:pPr>
      <w:bookmarkStart w:id="166" w:name="_MON_1774637744"/>
      <w:bookmarkEnd w:id="166"/>
      <w:r>
        <w:rPr>
          <w:rFonts w:ascii="Times New Roman" w:hAnsi="Times New Roman"/>
        </w:rPr>
        <w:object>
          <v:shape id="_x0000_i1028" o:spt="75" type="#_x0000_t75" style="height:231.1pt;width:415.75pt;" o:ole="t" filled="f" o:preferrelative="t" stroked="f" coordsize="21600,21600">
            <v:path/>
            <v:fill on="f" focussize="0,0"/>
            <v:stroke on="f" joinstyle="miter"/>
            <v:imagedata r:id="rId27" o:title=""/>
            <o:lock v:ext="edit" aspectratio="t"/>
            <w10:wrap type="none"/>
            <w10:anchorlock/>
          </v:shape>
          <o:OLEObject Type="Embed" ProgID="Visio.Drawing.11" ShapeID="_x0000_i1028" DrawAspect="Content" ObjectID="_1468075729" r:id="rId26">
            <o:LockedField>false</o:LockedField>
          </o:OLEObject>
        </w:object>
      </w:r>
    </w:p>
    <w:p w14:paraId="21D40A83">
      <w:pPr>
        <w:pStyle w:val="61"/>
        <w:numPr>
          <w:ilvl w:val="0"/>
          <w:numId w:val="8"/>
        </w:numPr>
        <w:rPr>
          <w:rFonts w:ascii="黑体" w:hAnsi="黑体"/>
          <w:szCs w:val="21"/>
        </w:rPr>
      </w:pPr>
      <w:bookmarkStart w:id="167" w:name="_Toc176262566"/>
      <w:r>
        <w:rPr>
          <w:rFonts w:hint="eastAsia" w:ascii="黑体" w:hAnsi="黑体"/>
          <w:szCs w:val="21"/>
        </w:rPr>
        <w:t>温度变化试验曲线</w:t>
      </w:r>
      <w:bookmarkEnd w:id="167"/>
    </w:p>
    <w:p w14:paraId="5EA40C1E">
      <w:pPr>
        <w:pStyle w:val="24"/>
        <w:numPr>
          <w:ilvl w:val="0"/>
          <w:numId w:val="23"/>
        </w:numPr>
        <w:ind w:firstLineChars="0"/>
      </w:pPr>
      <w:r>
        <w:rPr>
          <w:rFonts w:hint="eastAsia" w:cs="宋体"/>
        </w:rPr>
        <w:t>在试验室环境下将受试设备按照图10和图11所示安装于试验箱内，并按12.2章节要求进行QPAT1-1和QPAT2检查并记录检测数据</w:t>
      </w:r>
      <w:r>
        <w:rPr>
          <w:rFonts w:hint="eastAsia"/>
        </w:rPr>
        <w:t>；</w:t>
      </w:r>
    </w:p>
    <w:p w14:paraId="5671D482">
      <w:pPr>
        <w:pStyle w:val="24"/>
        <w:numPr>
          <w:ilvl w:val="0"/>
          <w:numId w:val="23"/>
        </w:numPr>
        <w:ind w:firstLineChars="0"/>
      </w:pPr>
      <w:r>
        <w:rPr>
          <w:rFonts w:hint="eastAsia"/>
        </w:rPr>
        <w:t>使受试设备</w:t>
      </w:r>
      <w:r>
        <w:t>处于</w:t>
      </w:r>
      <w:r>
        <w:rPr>
          <w:rFonts w:hint="eastAsia"/>
        </w:rPr>
        <w:t>工作</w:t>
      </w:r>
      <w:r>
        <w:t>状态</w:t>
      </w:r>
      <w:r>
        <w:rPr>
          <w:rFonts w:hint="eastAsia"/>
        </w:rPr>
        <w:t>2，</w:t>
      </w:r>
      <w:r>
        <w:t>以</w:t>
      </w:r>
      <w:r>
        <w:rPr>
          <w:rFonts w:hint="eastAsia"/>
        </w:rPr>
        <w:t>不低于</w:t>
      </w:r>
      <w:r>
        <w:rPr>
          <w:rFonts w:hint="eastAsia"/>
          <w:kern w:val="0"/>
        </w:rPr>
        <w:t>10℃/min的</w:t>
      </w:r>
      <w:r>
        <w:rPr>
          <w:kern w:val="0"/>
        </w:rPr>
        <w:t>温度变化速率将箱内温度调节至</w:t>
      </w:r>
      <w:r>
        <w:rPr>
          <w:szCs w:val="24"/>
        </w:rPr>
        <w:t>-</w:t>
      </w:r>
      <w:r>
        <w:rPr>
          <w:rFonts w:hint="eastAsia"/>
        </w:rPr>
        <w:t>5</w:t>
      </w:r>
      <w:r>
        <w:t>5</w:t>
      </w:r>
      <w:r>
        <w:rPr>
          <w:rFonts w:hint="eastAsia" w:cs="宋体"/>
          <w:lang w:eastAsia="ja-JP"/>
        </w:rPr>
        <w:t>℃</w:t>
      </w:r>
      <w:r>
        <w:rPr>
          <w:rFonts w:hint="eastAsia" w:cs="宋体"/>
        </w:rPr>
        <w:t>，使</w:t>
      </w:r>
      <w:r>
        <w:rPr>
          <w:rFonts w:cs="宋体"/>
        </w:rPr>
        <w:t>受试设备在该温度条件下</w:t>
      </w:r>
      <w:r>
        <w:rPr>
          <w:rFonts w:hint="eastAsia" w:cs="宋体"/>
        </w:rPr>
        <w:t>稳定2h；</w:t>
      </w:r>
    </w:p>
    <w:p w14:paraId="67F2517F">
      <w:pPr>
        <w:pStyle w:val="24"/>
        <w:numPr>
          <w:ilvl w:val="0"/>
          <w:numId w:val="23"/>
        </w:numPr>
        <w:ind w:firstLineChars="0"/>
      </w:pPr>
      <w:r>
        <w:rPr>
          <w:rFonts w:hint="eastAsia"/>
          <w:szCs w:val="24"/>
        </w:rPr>
        <w:t>受试</w:t>
      </w:r>
      <w:r>
        <w:rPr>
          <w:szCs w:val="24"/>
        </w:rPr>
        <w:t>设备处于工作状态</w:t>
      </w:r>
      <w:r>
        <w:rPr>
          <w:rFonts w:hint="eastAsia"/>
          <w:szCs w:val="24"/>
        </w:rPr>
        <w:t>2，</w:t>
      </w:r>
      <w:r>
        <w:rPr>
          <w:szCs w:val="24"/>
        </w:rPr>
        <w:t>以不低于</w:t>
      </w:r>
      <w:r>
        <w:rPr>
          <w:rFonts w:hint="eastAsia"/>
          <w:szCs w:val="24"/>
        </w:rPr>
        <w:t>10</w:t>
      </w:r>
      <w:r>
        <w:rPr>
          <w:szCs w:val="24"/>
        </w:rPr>
        <w:t>℃/min的</w:t>
      </w:r>
      <w:r>
        <w:rPr>
          <w:kern w:val="0"/>
        </w:rPr>
        <w:t>温度变化速率</w:t>
      </w:r>
      <w:r>
        <w:rPr>
          <w:szCs w:val="24"/>
        </w:rPr>
        <w:t>将箱内温度调节至</w:t>
      </w:r>
      <w:r>
        <w:rPr>
          <w:rFonts w:hint="eastAsia"/>
          <w:szCs w:val="24"/>
        </w:rPr>
        <w:t>+70</w:t>
      </w:r>
      <w:r>
        <w:rPr>
          <w:szCs w:val="24"/>
        </w:rPr>
        <w:t>℃，</w:t>
      </w:r>
      <w:r>
        <w:rPr>
          <w:rFonts w:hint="eastAsia" w:cs="宋体"/>
        </w:rPr>
        <w:t>温度变化期间按12.2章节要求进行QPAT2检查并记录检测数据，</w:t>
      </w:r>
      <w:r>
        <w:rPr>
          <w:szCs w:val="24"/>
        </w:rPr>
        <w:t>保持</w:t>
      </w:r>
      <w:r>
        <w:rPr>
          <w:rFonts w:hint="eastAsia"/>
          <w:szCs w:val="24"/>
        </w:rPr>
        <w:t>2h使受试设备温度稳定</w:t>
      </w:r>
      <w:r>
        <w:rPr>
          <w:szCs w:val="24"/>
        </w:rPr>
        <w:t>后，使</w:t>
      </w:r>
      <w:r>
        <w:rPr>
          <w:rFonts w:hint="eastAsia"/>
          <w:szCs w:val="24"/>
        </w:rPr>
        <w:t>受试设备处于工作状态1至少2min；</w:t>
      </w:r>
    </w:p>
    <w:p w14:paraId="562D5FE9">
      <w:pPr>
        <w:pStyle w:val="24"/>
        <w:numPr>
          <w:ilvl w:val="0"/>
          <w:numId w:val="23"/>
        </w:numPr>
        <w:ind w:firstLineChars="0"/>
      </w:pPr>
      <w:r>
        <w:rPr>
          <w:rFonts w:hint="eastAsia"/>
        </w:rPr>
        <w:t>使受试设备</w:t>
      </w:r>
      <w:r>
        <w:t>处于工作状态</w:t>
      </w:r>
      <w:r>
        <w:rPr>
          <w:rFonts w:hint="eastAsia"/>
        </w:rPr>
        <w:t>2</w:t>
      </w:r>
      <w:r>
        <w:t>，以不</w:t>
      </w:r>
      <w:r>
        <w:rPr>
          <w:rFonts w:hint="eastAsia"/>
        </w:rPr>
        <w:t>低于</w:t>
      </w:r>
      <w:r>
        <w:rPr>
          <w:rFonts w:hint="eastAsia"/>
          <w:kern w:val="0"/>
        </w:rPr>
        <w:t>10℃/min的</w:t>
      </w:r>
      <w:r>
        <w:rPr>
          <w:kern w:val="0"/>
        </w:rPr>
        <w:t>温度变化速率将箱内温度</w:t>
      </w:r>
      <w:r>
        <w:rPr>
          <w:rFonts w:hint="eastAsia"/>
          <w:kern w:val="0"/>
        </w:rPr>
        <w:t>调节至-55℃</w:t>
      </w:r>
      <w:r>
        <w:rPr>
          <w:kern w:val="0"/>
        </w:rPr>
        <w:t>，</w:t>
      </w:r>
      <w:r>
        <w:rPr>
          <w:rFonts w:hint="eastAsia" w:cs="宋体"/>
        </w:rPr>
        <w:t>温度变化期间按12.2章节要求进行QPAT2检查并记录检测数据，</w:t>
      </w:r>
      <w:r>
        <w:rPr>
          <w:rFonts w:hint="eastAsia"/>
          <w:kern w:val="0"/>
        </w:rPr>
        <w:t>在此</w:t>
      </w:r>
      <w:r>
        <w:rPr>
          <w:kern w:val="0"/>
        </w:rPr>
        <w:t>条件下</w:t>
      </w:r>
      <w:r>
        <w:rPr>
          <w:rFonts w:hint="eastAsia"/>
          <w:kern w:val="0"/>
        </w:rPr>
        <w:t>保持2</w:t>
      </w:r>
      <w:r>
        <w:rPr>
          <w:kern w:val="0"/>
        </w:rPr>
        <w:t>h</w:t>
      </w:r>
      <w:r>
        <w:rPr>
          <w:rFonts w:hint="eastAsia"/>
          <w:kern w:val="0"/>
        </w:rPr>
        <w:t>，使</w:t>
      </w:r>
      <w:r>
        <w:rPr>
          <w:kern w:val="0"/>
        </w:rPr>
        <w:t>受试设备温度</w:t>
      </w:r>
      <w:r>
        <w:rPr>
          <w:rFonts w:hint="eastAsia"/>
          <w:kern w:val="0"/>
        </w:rPr>
        <w:t>达到</w:t>
      </w:r>
      <w:r>
        <w:rPr>
          <w:kern w:val="0"/>
        </w:rPr>
        <w:t>稳定</w:t>
      </w:r>
      <w:r>
        <w:rPr>
          <w:rFonts w:hint="eastAsia"/>
          <w:kern w:val="0"/>
        </w:rPr>
        <w:t>；</w:t>
      </w:r>
    </w:p>
    <w:p w14:paraId="25C54144">
      <w:pPr>
        <w:pStyle w:val="24"/>
        <w:numPr>
          <w:ilvl w:val="0"/>
          <w:numId w:val="23"/>
        </w:numPr>
        <w:ind w:firstLineChars="0"/>
      </w:pPr>
      <w:r>
        <w:rPr>
          <w:rFonts w:hint="eastAsia"/>
          <w:kern w:val="0"/>
        </w:rPr>
        <w:t>受试设备处于工作状态2至少1h后断电30min；</w:t>
      </w:r>
    </w:p>
    <w:p w14:paraId="1B659C75">
      <w:pPr>
        <w:pStyle w:val="24"/>
        <w:numPr>
          <w:ilvl w:val="0"/>
          <w:numId w:val="23"/>
        </w:numPr>
        <w:ind w:firstLineChars="0"/>
      </w:pPr>
      <w:r>
        <w:rPr>
          <w:rFonts w:hint="eastAsia"/>
          <w:kern w:val="0"/>
        </w:rPr>
        <w:t>使受试设备处于工作状态2，</w:t>
      </w:r>
      <w:r>
        <w:t>以不</w:t>
      </w:r>
      <w:r>
        <w:rPr>
          <w:rFonts w:hint="eastAsia"/>
        </w:rPr>
        <w:t>低于</w:t>
      </w:r>
      <w:r>
        <w:rPr>
          <w:rFonts w:hint="eastAsia"/>
          <w:kern w:val="0"/>
        </w:rPr>
        <w:t>10℃/min的</w:t>
      </w:r>
      <w:r>
        <w:rPr>
          <w:kern w:val="0"/>
        </w:rPr>
        <w:t>温度变化速率将箱内温度</w:t>
      </w:r>
      <w:r>
        <w:rPr>
          <w:rFonts w:hint="eastAsia"/>
          <w:kern w:val="0"/>
        </w:rPr>
        <w:t>调节至试验室</w:t>
      </w:r>
      <w:r>
        <w:rPr>
          <w:kern w:val="0"/>
        </w:rPr>
        <w:t>环境温度，</w:t>
      </w:r>
      <w:r>
        <w:rPr>
          <w:rFonts w:hint="eastAsia"/>
          <w:kern w:val="0"/>
        </w:rPr>
        <w:t>在此</w:t>
      </w:r>
      <w:r>
        <w:rPr>
          <w:kern w:val="0"/>
        </w:rPr>
        <w:t>条件下</w:t>
      </w:r>
      <w:r>
        <w:rPr>
          <w:rFonts w:hint="eastAsia"/>
          <w:kern w:val="0"/>
        </w:rPr>
        <w:t>保持2</w:t>
      </w:r>
      <w:r>
        <w:rPr>
          <w:kern w:val="0"/>
        </w:rPr>
        <w:t>h</w:t>
      </w:r>
      <w:r>
        <w:rPr>
          <w:rFonts w:hint="eastAsia"/>
          <w:kern w:val="0"/>
        </w:rPr>
        <w:t>，使</w:t>
      </w:r>
      <w:r>
        <w:rPr>
          <w:kern w:val="0"/>
        </w:rPr>
        <w:t>受试设备温度</w:t>
      </w:r>
      <w:r>
        <w:rPr>
          <w:rFonts w:hint="eastAsia"/>
          <w:kern w:val="0"/>
        </w:rPr>
        <w:t>达到</w:t>
      </w:r>
      <w:r>
        <w:rPr>
          <w:kern w:val="0"/>
        </w:rPr>
        <w:t>稳定</w:t>
      </w:r>
      <w:r>
        <w:rPr>
          <w:rFonts w:hint="eastAsia"/>
          <w:kern w:val="0"/>
        </w:rPr>
        <w:t>；</w:t>
      </w:r>
    </w:p>
    <w:p w14:paraId="242FE44F">
      <w:pPr>
        <w:pStyle w:val="24"/>
        <w:numPr>
          <w:ilvl w:val="0"/>
          <w:numId w:val="23"/>
        </w:numPr>
        <w:ind w:firstLineChars="0"/>
        <w:rPr>
          <w:kern w:val="0"/>
        </w:rPr>
      </w:pPr>
      <w:r>
        <w:rPr>
          <w:rFonts w:hint="eastAsia"/>
          <w:kern w:val="0"/>
        </w:rPr>
        <w:t>以步骤b）~步骤f）为1个循环，共进行</w:t>
      </w:r>
      <w:r>
        <w:rPr>
          <w:kern w:val="0"/>
        </w:rPr>
        <w:t>2</w:t>
      </w:r>
      <w:r>
        <w:rPr>
          <w:rFonts w:hint="eastAsia"/>
          <w:kern w:val="0"/>
        </w:rPr>
        <w:t>个循环；</w:t>
      </w:r>
    </w:p>
    <w:p w14:paraId="5C568031">
      <w:pPr>
        <w:pStyle w:val="24"/>
        <w:numPr>
          <w:ilvl w:val="0"/>
          <w:numId w:val="23"/>
        </w:numPr>
        <w:ind w:firstLineChars="0"/>
        <w:rPr>
          <w:rFonts w:cs="宋体"/>
        </w:rPr>
      </w:pPr>
      <w:r>
        <w:rPr>
          <w:rFonts w:hint="eastAsia"/>
        </w:rPr>
        <w:t>在</w:t>
      </w:r>
      <w:r>
        <w:rPr>
          <w:rFonts w:hint="eastAsia"/>
          <w:kern w:val="0"/>
        </w:rPr>
        <w:t>试验室</w:t>
      </w:r>
      <w:r>
        <w:rPr>
          <w:kern w:val="0"/>
        </w:rPr>
        <w:t>环境下</w:t>
      </w:r>
      <w:r>
        <w:rPr>
          <w:rFonts w:hint="eastAsia"/>
          <w:kern w:val="0"/>
        </w:rPr>
        <w:t>，按照</w:t>
      </w:r>
      <w:r>
        <w:rPr>
          <w:rFonts w:hint="eastAsia" w:cs="宋体"/>
        </w:rPr>
        <w:t>12.2章节要求进行QPAT1-1和QPAT2检查并记录检测数据</w:t>
      </w:r>
      <w:r>
        <w:t>。</w:t>
      </w:r>
    </w:p>
    <w:p w14:paraId="7D80BB4D">
      <w:pPr>
        <w:pStyle w:val="27"/>
        <w:rPr>
          <w:lang w:val="zh-CN"/>
        </w:rPr>
      </w:pPr>
      <w:bookmarkStart w:id="168" w:name="_Toc176264376"/>
      <w:r>
        <w:rPr>
          <w:rFonts w:hint="eastAsia"/>
          <w:lang w:val="zh-CN"/>
        </w:rPr>
        <w:t>试验判据</w:t>
      </w:r>
      <w:bookmarkEnd w:id="168"/>
    </w:p>
    <w:p w14:paraId="4E9E8191">
      <w:pPr>
        <w:pStyle w:val="32"/>
        <w:spacing w:line="360" w:lineRule="auto"/>
        <w:ind w:firstLine="480"/>
        <w:rPr>
          <w:rFonts w:ascii="Times New Roman" w:hAnsi="Times New Roman" w:cs="宋体"/>
          <w:sz w:val="24"/>
          <w:szCs w:val="24"/>
        </w:rPr>
      </w:pPr>
      <w:r>
        <w:rPr>
          <w:rFonts w:hint="eastAsia" w:ascii="Times New Roman" w:hAnsi="Times New Roman" w:cs="宋体"/>
          <w:sz w:val="24"/>
          <w:szCs w:val="24"/>
        </w:rPr>
        <w:t>试验中，按12.2章节要求进行QPAT2检查，确认通过并记录检测数据；</w:t>
      </w:r>
    </w:p>
    <w:p w14:paraId="31DD769C">
      <w:pPr>
        <w:pStyle w:val="32"/>
        <w:spacing w:line="360" w:lineRule="auto"/>
        <w:ind w:firstLine="480"/>
        <w:rPr>
          <w:rFonts w:ascii="Times New Roman" w:hAnsi="Times New Roman" w:cs="宋体"/>
          <w:sz w:val="24"/>
          <w:szCs w:val="24"/>
        </w:rPr>
      </w:pPr>
      <w:r>
        <w:rPr>
          <w:rFonts w:hint="eastAsia" w:ascii="Times New Roman" w:hAnsi="Times New Roman" w:cs="宋体"/>
          <w:sz w:val="24"/>
          <w:szCs w:val="24"/>
        </w:rPr>
        <w:t>试验前后，按12.2章节中要求进行QPAT1-1和QPAT2检查，确认通过并记录检测数据。</w:t>
      </w:r>
    </w:p>
    <w:p w14:paraId="181C1DD5">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满足以上两条要求，则判定结论为Pass，否则为Fail。</w:t>
      </w:r>
    </w:p>
    <w:p w14:paraId="09B14215">
      <w:pPr>
        <w:pStyle w:val="26"/>
        <w:spacing w:before="156" w:after="156"/>
        <w:rPr>
          <w:rFonts w:ascii="黑体" w:hAnsi="黑体"/>
          <w:kern w:val="0"/>
          <w:sz w:val="30"/>
          <w:szCs w:val="30"/>
        </w:rPr>
      </w:pPr>
      <w:bookmarkStart w:id="169" w:name="_Toc176264377"/>
      <w:r>
        <w:rPr>
          <w:rFonts w:hint="eastAsia" w:ascii="黑体" w:hAnsi="黑体"/>
          <w:kern w:val="0"/>
          <w:sz w:val="30"/>
          <w:szCs w:val="30"/>
        </w:rPr>
        <w:t>湿热试验</w:t>
      </w:r>
      <w:bookmarkEnd w:id="169"/>
    </w:p>
    <w:p w14:paraId="7040E0F7">
      <w:pPr>
        <w:pStyle w:val="27"/>
        <w:rPr>
          <w:lang w:val="zh-CN"/>
        </w:rPr>
      </w:pPr>
      <w:bookmarkStart w:id="170" w:name="_Toc176264378"/>
      <w:r>
        <w:rPr>
          <w:rFonts w:hint="eastAsia"/>
          <w:lang w:val="zh-CN"/>
        </w:rPr>
        <w:t>试验目的</w:t>
      </w:r>
      <w:bookmarkEnd w:id="170"/>
    </w:p>
    <w:p w14:paraId="04034C8F">
      <w:pPr>
        <w:pStyle w:val="24"/>
        <w:ind w:firstLine="480"/>
        <w:rPr>
          <w:rFonts w:cs="宋体"/>
        </w:rPr>
      </w:pPr>
      <w:r>
        <w:rPr>
          <w:rFonts w:cs="宋体"/>
        </w:rPr>
        <w:t>确定受试设备在湿热试验环境下的适应能力。</w:t>
      </w:r>
    </w:p>
    <w:p w14:paraId="0D9CC1ED">
      <w:pPr>
        <w:pStyle w:val="27"/>
        <w:rPr>
          <w:lang w:val="zh-CN"/>
        </w:rPr>
      </w:pPr>
      <w:bookmarkStart w:id="171" w:name="_Toc176264379"/>
      <w:r>
        <w:rPr>
          <w:rFonts w:hint="eastAsia"/>
          <w:lang w:val="zh-CN"/>
        </w:rPr>
        <w:t>试验要求</w:t>
      </w:r>
      <w:bookmarkEnd w:id="171"/>
    </w:p>
    <w:p w14:paraId="3D808F43">
      <w:pPr>
        <w:pStyle w:val="32"/>
        <w:spacing w:line="360" w:lineRule="auto"/>
        <w:ind w:firstLine="480"/>
        <w:rPr>
          <w:rFonts w:ascii="Times New Roman" w:hAnsi="Times New Roman" w:cs="宋体"/>
          <w:sz w:val="24"/>
          <w:szCs w:val="21"/>
        </w:rPr>
      </w:pPr>
      <w:r>
        <w:rPr>
          <w:rFonts w:ascii="Times New Roman" w:hAnsi="Times New Roman" w:cs="宋体"/>
          <w:sz w:val="24"/>
          <w:szCs w:val="21"/>
        </w:rPr>
        <w:t>刹车控制阀（单）</w:t>
      </w:r>
      <w:r>
        <w:rPr>
          <w:rFonts w:hint="eastAsia" w:ascii="Times New Roman" w:hAnsi="Times New Roman" w:cs="宋体"/>
          <w:sz w:val="24"/>
          <w:szCs w:val="21"/>
        </w:rPr>
        <w:t>安装于安装于设备EE舱，应通过DO－160G第6章，B类规定的湿热试验，并遵守以下细则：</w:t>
      </w:r>
    </w:p>
    <w:p w14:paraId="11329C91">
      <w:pPr>
        <w:pStyle w:val="32"/>
        <w:numPr>
          <w:ilvl w:val="1"/>
          <w:numId w:val="21"/>
        </w:numPr>
        <w:spacing w:line="360" w:lineRule="auto"/>
        <w:ind w:firstLineChars="0"/>
        <w:rPr>
          <w:rFonts w:ascii="Times New Roman" w:hAnsi="Times New Roman" w:cs="宋体"/>
          <w:sz w:val="24"/>
          <w:szCs w:val="21"/>
        </w:rPr>
      </w:pPr>
      <w:r>
        <w:rPr>
          <w:rFonts w:hint="eastAsia" w:ascii="Times New Roman" w:hAnsi="Times New Roman" w:cs="宋体"/>
          <w:sz w:val="24"/>
          <w:szCs w:val="21"/>
        </w:rPr>
        <w:t>液体介质：</w:t>
      </w:r>
      <w:r>
        <w:rPr>
          <w:rFonts w:ascii="Times New Roman" w:hAnsi="Times New Roman" w:cs="宋体"/>
          <w:sz w:val="24"/>
          <w:szCs w:val="21"/>
        </w:rPr>
        <w:t>水，</w:t>
      </w:r>
      <w:r>
        <w:rPr>
          <w:rFonts w:hint="eastAsia" w:ascii="Times New Roman" w:hAnsi="Times New Roman" w:cs="宋体"/>
          <w:sz w:val="24"/>
          <w:szCs w:val="21"/>
        </w:rPr>
        <w:t>PH</w:t>
      </w:r>
      <w:r>
        <w:rPr>
          <w:rFonts w:ascii="Times New Roman" w:hAnsi="Times New Roman" w:cs="宋体"/>
          <w:sz w:val="24"/>
          <w:szCs w:val="21"/>
        </w:rPr>
        <w:t>=6</w:t>
      </w:r>
      <w:r>
        <w:rPr>
          <w:rFonts w:hint="eastAsia" w:ascii="Times New Roman" w:hAnsi="Times New Roman" w:cs="宋体"/>
          <w:sz w:val="24"/>
          <w:szCs w:val="21"/>
        </w:rPr>
        <w:t>.5～7.2（25℃），电阻率不低于250000Ω·cm；</w:t>
      </w:r>
    </w:p>
    <w:p w14:paraId="5A55FCEC">
      <w:pPr>
        <w:pStyle w:val="32"/>
        <w:numPr>
          <w:ilvl w:val="1"/>
          <w:numId w:val="21"/>
        </w:numPr>
        <w:spacing w:line="360" w:lineRule="auto"/>
        <w:ind w:firstLineChars="0"/>
        <w:rPr>
          <w:rFonts w:ascii="Times New Roman" w:hAnsi="Times New Roman" w:cs="宋体"/>
          <w:sz w:val="24"/>
          <w:szCs w:val="21"/>
        </w:rPr>
      </w:pPr>
      <w:r>
        <w:rPr>
          <w:rFonts w:hint="eastAsia" w:cs="宋体"/>
          <w:sz w:val="24"/>
          <w:szCs w:val="21"/>
        </w:rPr>
        <w:t>空气流速：0.5～1.7m/s。</w:t>
      </w:r>
    </w:p>
    <w:p w14:paraId="51C84882">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该试验考核</w:t>
      </w:r>
      <w:r>
        <w:rPr>
          <w:rFonts w:ascii="Times New Roman" w:hAnsi="Times New Roman" w:cs="宋体"/>
          <w:sz w:val="24"/>
          <w:szCs w:val="21"/>
        </w:rPr>
        <w:t>刹车控制阀（单）</w:t>
      </w:r>
      <w:r>
        <w:rPr>
          <w:rFonts w:hint="eastAsia" w:ascii="Times New Roman" w:hAnsi="Times New Roman" w:cs="宋体"/>
          <w:sz w:val="24"/>
          <w:szCs w:val="21"/>
        </w:rPr>
        <w:t>在经受表15中规定的温湿度条件后的性能特征。</w:t>
      </w:r>
    </w:p>
    <w:p w14:paraId="0B9291E6">
      <w:pPr>
        <w:pStyle w:val="59"/>
        <w:numPr>
          <w:ilvl w:val="0"/>
          <w:numId w:val="7"/>
        </w:numPr>
      </w:pPr>
      <w:bookmarkStart w:id="172" w:name="_Toc176262521"/>
      <w:r>
        <w:rPr>
          <w:rFonts w:hint="eastAsia"/>
        </w:rPr>
        <w:t>湿热试验条件</w:t>
      </w:r>
      <w:bookmarkEnd w:id="172"/>
    </w:p>
    <w:tbl>
      <w:tblPr>
        <w:tblStyle w:val="18"/>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350"/>
        <w:gridCol w:w="1644"/>
        <w:gridCol w:w="1644"/>
        <w:gridCol w:w="1644"/>
        <w:gridCol w:w="1064"/>
        <w:gridCol w:w="2225"/>
      </w:tblGrid>
      <w:tr w14:paraId="3AF4619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05" w:type="pct"/>
            <w:tcBorders>
              <w:bottom w:val="single" w:color="auto" w:sz="12" w:space="0"/>
            </w:tcBorders>
            <w:vAlign w:val="center"/>
          </w:tcPr>
          <w:p w14:paraId="10F3E2E6">
            <w:pPr>
              <w:pStyle w:val="24"/>
              <w:spacing w:line="240" w:lineRule="auto"/>
              <w:ind w:firstLine="0" w:firstLineChars="0"/>
              <w:jc w:val="center"/>
              <w:rPr>
                <w:rFonts w:eastAsiaTheme="minorEastAsia"/>
                <w:sz w:val="21"/>
              </w:rPr>
            </w:pPr>
            <w:r>
              <w:rPr>
                <w:rFonts w:eastAsiaTheme="minorEastAsia"/>
                <w:sz w:val="21"/>
              </w:rPr>
              <w:t>试验阶段</w:t>
            </w:r>
          </w:p>
        </w:tc>
        <w:tc>
          <w:tcPr>
            <w:tcW w:w="859" w:type="pct"/>
            <w:tcBorders>
              <w:bottom w:val="single" w:color="auto" w:sz="12" w:space="0"/>
            </w:tcBorders>
            <w:vAlign w:val="center"/>
          </w:tcPr>
          <w:p w14:paraId="775449D3">
            <w:pPr>
              <w:pStyle w:val="24"/>
              <w:spacing w:line="240" w:lineRule="auto"/>
              <w:ind w:firstLine="0" w:firstLineChars="0"/>
              <w:jc w:val="center"/>
              <w:rPr>
                <w:rFonts w:eastAsiaTheme="minorEastAsia"/>
                <w:sz w:val="21"/>
              </w:rPr>
            </w:pPr>
            <w:r>
              <w:rPr>
                <w:rFonts w:eastAsiaTheme="minorEastAsia"/>
                <w:sz w:val="21"/>
              </w:rPr>
              <w:t>温度（℃）</w:t>
            </w:r>
          </w:p>
        </w:tc>
        <w:tc>
          <w:tcPr>
            <w:tcW w:w="859" w:type="pct"/>
            <w:tcBorders>
              <w:bottom w:val="single" w:color="auto" w:sz="12" w:space="0"/>
            </w:tcBorders>
            <w:vAlign w:val="center"/>
          </w:tcPr>
          <w:p w14:paraId="77A10D4C">
            <w:pPr>
              <w:pStyle w:val="24"/>
              <w:spacing w:line="240" w:lineRule="auto"/>
              <w:ind w:firstLine="0" w:firstLineChars="0"/>
              <w:jc w:val="center"/>
              <w:rPr>
                <w:rFonts w:eastAsiaTheme="minorEastAsia"/>
                <w:sz w:val="21"/>
              </w:rPr>
            </w:pPr>
            <w:r>
              <w:rPr>
                <w:rFonts w:eastAsiaTheme="minorEastAsia"/>
                <w:sz w:val="21"/>
              </w:rPr>
              <w:t>相对湿度（%）</w:t>
            </w:r>
          </w:p>
        </w:tc>
        <w:tc>
          <w:tcPr>
            <w:tcW w:w="859" w:type="pct"/>
            <w:tcBorders>
              <w:bottom w:val="single" w:color="auto" w:sz="12" w:space="0"/>
            </w:tcBorders>
            <w:vAlign w:val="center"/>
          </w:tcPr>
          <w:p w14:paraId="7888214E">
            <w:pPr>
              <w:pStyle w:val="24"/>
              <w:spacing w:line="240" w:lineRule="auto"/>
              <w:ind w:firstLine="0" w:firstLineChars="0"/>
              <w:jc w:val="center"/>
              <w:rPr>
                <w:rFonts w:eastAsiaTheme="minorEastAsia"/>
                <w:sz w:val="21"/>
              </w:rPr>
            </w:pPr>
            <w:r>
              <w:rPr>
                <w:rFonts w:eastAsiaTheme="minorEastAsia"/>
                <w:sz w:val="21"/>
              </w:rPr>
              <w:t>时间（h）</w:t>
            </w:r>
          </w:p>
        </w:tc>
        <w:tc>
          <w:tcPr>
            <w:tcW w:w="556" w:type="pct"/>
            <w:tcBorders>
              <w:bottom w:val="single" w:color="auto" w:sz="12" w:space="0"/>
            </w:tcBorders>
            <w:vAlign w:val="center"/>
          </w:tcPr>
          <w:p w14:paraId="1972A18D">
            <w:pPr>
              <w:pStyle w:val="24"/>
              <w:spacing w:line="240" w:lineRule="auto"/>
              <w:ind w:firstLine="0" w:firstLineChars="0"/>
              <w:jc w:val="center"/>
              <w:rPr>
                <w:rFonts w:eastAsiaTheme="minorEastAsia"/>
                <w:sz w:val="21"/>
              </w:rPr>
            </w:pPr>
            <w:r>
              <w:rPr>
                <w:rFonts w:eastAsiaTheme="minorEastAsia"/>
                <w:sz w:val="21"/>
              </w:rPr>
              <w:t>周期数</w:t>
            </w:r>
          </w:p>
        </w:tc>
        <w:tc>
          <w:tcPr>
            <w:tcW w:w="1162" w:type="pct"/>
            <w:tcBorders>
              <w:bottom w:val="single" w:color="auto" w:sz="12" w:space="0"/>
            </w:tcBorders>
            <w:vAlign w:val="center"/>
          </w:tcPr>
          <w:p w14:paraId="5DAC6D92">
            <w:pPr>
              <w:pStyle w:val="24"/>
              <w:spacing w:line="240" w:lineRule="auto"/>
              <w:ind w:firstLine="0" w:firstLineChars="0"/>
              <w:jc w:val="center"/>
              <w:rPr>
                <w:rFonts w:eastAsiaTheme="minorEastAsia"/>
                <w:sz w:val="21"/>
              </w:rPr>
            </w:pPr>
            <w:r>
              <w:rPr>
                <w:rFonts w:eastAsiaTheme="minorEastAsia"/>
                <w:sz w:val="21"/>
              </w:rPr>
              <w:t>试验允差</w:t>
            </w:r>
          </w:p>
        </w:tc>
      </w:tr>
      <w:tr w14:paraId="7B1AA1E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05" w:type="pct"/>
            <w:tcBorders>
              <w:top w:val="single" w:color="auto" w:sz="12" w:space="0"/>
            </w:tcBorders>
            <w:vAlign w:val="center"/>
          </w:tcPr>
          <w:p w14:paraId="4C50B8BE">
            <w:pPr>
              <w:pStyle w:val="24"/>
              <w:spacing w:line="240" w:lineRule="auto"/>
              <w:ind w:firstLine="0" w:firstLineChars="0"/>
              <w:jc w:val="center"/>
              <w:rPr>
                <w:rFonts w:eastAsiaTheme="minorEastAsia"/>
                <w:sz w:val="21"/>
              </w:rPr>
            </w:pPr>
            <w:r>
              <w:rPr>
                <w:rFonts w:eastAsiaTheme="minorEastAsia"/>
                <w:sz w:val="21"/>
              </w:rPr>
              <w:t>升温</w:t>
            </w:r>
          </w:p>
        </w:tc>
        <w:tc>
          <w:tcPr>
            <w:tcW w:w="859" w:type="pct"/>
            <w:tcBorders>
              <w:top w:val="single" w:color="auto" w:sz="12" w:space="0"/>
            </w:tcBorders>
            <w:vAlign w:val="center"/>
          </w:tcPr>
          <w:p w14:paraId="4FCC3786">
            <w:pPr>
              <w:pStyle w:val="24"/>
              <w:spacing w:line="240" w:lineRule="auto"/>
              <w:ind w:firstLine="0" w:firstLineChars="0"/>
              <w:jc w:val="center"/>
              <w:rPr>
                <w:rFonts w:eastAsiaTheme="minorEastAsia"/>
                <w:sz w:val="21"/>
              </w:rPr>
            </w:pPr>
            <w:r>
              <w:rPr>
                <w:rFonts w:eastAsiaTheme="minorEastAsia"/>
                <w:sz w:val="21"/>
              </w:rPr>
              <w:t>38～65</w:t>
            </w:r>
          </w:p>
        </w:tc>
        <w:tc>
          <w:tcPr>
            <w:tcW w:w="859" w:type="pct"/>
            <w:tcBorders>
              <w:top w:val="single" w:color="auto" w:sz="12" w:space="0"/>
            </w:tcBorders>
            <w:vAlign w:val="center"/>
          </w:tcPr>
          <w:p w14:paraId="687AFC19">
            <w:pPr>
              <w:pStyle w:val="24"/>
              <w:spacing w:line="240" w:lineRule="auto"/>
              <w:ind w:firstLine="0" w:firstLineChars="0"/>
              <w:jc w:val="center"/>
              <w:rPr>
                <w:rFonts w:eastAsiaTheme="minorEastAsia"/>
                <w:sz w:val="21"/>
              </w:rPr>
            </w:pPr>
            <w:r>
              <w:rPr>
                <w:rFonts w:eastAsiaTheme="minorEastAsia"/>
                <w:sz w:val="21"/>
              </w:rPr>
              <w:t>85～95</w:t>
            </w:r>
          </w:p>
        </w:tc>
        <w:tc>
          <w:tcPr>
            <w:tcW w:w="859" w:type="pct"/>
            <w:tcBorders>
              <w:top w:val="single" w:color="auto" w:sz="12" w:space="0"/>
            </w:tcBorders>
            <w:vAlign w:val="center"/>
          </w:tcPr>
          <w:p w14:paraId="512644EA">
            <w:pPr>
              <w:pStyle w:val="24"/>
              <w:spacing w:line="240" w:lineRule="auto"/>
              <w:ind w:firstLine="0" w:firstLineChars="0"/>
              <w:jc w:val="center"/>
              <w:rPr>
                <w:rFonts w:eastAsiaTheme="minorEastAsia"/>
                <w:sz w:val="21"/>
              </w:rPr>
            </w:pPr>
            <w:r>
              <w:rPr>
                <w:rFonts w:eastAsiaTheme="minorEastAsia"/>
                <w:sz w:val="21"/>
              </w:rPr>
              <w:t>2</w:t>
            </w:r>
          </w:p>
        </w:tc>
        <w:tc>
          <w:tcPr>
            <w:tcW w:w="556" w:type="pct"/>
            <w:vMerge w:val="restart"/>
            <w:tcBorders>
              <w:top w:val="single" w:color="auto" w:sz="12" w:space="0"/>
            </w:tcBorders>
            <w:vAlign w:val="center"/>
          </w:tcPr>
          <w:p w14:paraId="442EAC2F">
            <w:pPr>
              <w:pStyle w:val="24"/>
              <w:spacing w:line="240" w:lineRule="auto"/>
              <w:ind w:firstLine="0" w:firstLineChars="0"/>
              <w:jc w:val="center"/>
              <w:rPr>
                <w:rFonts w:eastAsiaTheme="minorEastAsia"/>
                <w:sz w:val="21"/>
              </w:rPr>
            </w:pPr>
            <w:r>
              <w:rPr>
                <w:rFonts w:eastAsiaTheme="minorEastAsia"/>
                <w:sz w:val="21"/>
              </w:rPr>
              <w:t>10</w:t>
            </w:r>
          </w:p>
        </w:tc>
        <w:tc>
          <w:tcPr>
            <w:tcW w:w="1162" w:type="pct"/>
            <w:vMerge w:val="restart"/>
            <w:tcBorders>
              <w:top w:val="single" w:color="auto" w:sz="12" w:space="0"/>
            </w:tcBorders>
            <w:vAlign w:val="center"/>
          </w:tcPr>
          <w:p w14:paraId="4D90657C">
            <w:pPr>
              <w:pStyle w:val="24"/>
              <w:spacing w:line="240" w:lineRule="auto"/>
              <w:ind w:left="-105" w:leftChars="-50" w:right="-105" w:rightChars="-50" w:firstLine="0" w:firstLineChars="0"/>
              <w:rPr>
                <w:rFonts w:eastAsiaTheme="minorEastAsia"/>
                <w:sz w:val="21"/>
              </w:rPr>
            </w:pPr>
            <w:r>
              <w:rPr>
                <w:rFonts w:eastAsiaTheme="minorEastAsia"/>
                <w:sz w:val="21"/>
              </w:rPr>
              <w:t>温度：±2℃</w:t>
            </w:r>
          </w:p>
          <w:p w14:paraId="37921ACB">
            <w:pPr>
              <w:pStyle w:val="24"/>
              <w:spacing w:line="240" w:lineRule="auto"/>
              <w:ind w:left="-105" w:leftChars="-50" w:right="-105" w:rightChars="-50" w:firstLine="0" w:firstLineChars="0"/>
              <w:rPr>
                <w:rFonts w:eastAsiaTheme="minorEastAsia"/>
                <w:sz w:val="21"/>
              </w:rPr>
            </w:pPr>
            <w:r>
              <w:rPr>
                <w:rFonts w:eastAsiaTheme="minorEastAsia"/>
                <w:sz w:val="21"/>
              </w:rPr>
              <w:t>相对湿度：±4%RH</w:t>
            </w:r>
          </w:p>
        </w:tc>
      </w:tr>
      <w:tr w14:paraId="0E7C92D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705" w:type="pct"/>
            <w:vAlign w:val="center"/>
          </w:tcPr>
          <w:p w14:paraId="47C30C8A">
            <w:pPr>
              <w:pStyle w:val="24"/>
              <w:spacing w:line="240" w:lineRule="auto"/>
              <w:ind w:firstLine="0" w:firstLineChars="0"/>
              <w:jc w:val="center"/>
              <w:rPr>
                <w:rFonts w:eastAsiaTheme="minorEastAsia"/>
                <w:sz w:val="21"/>
              </w:rPr>
            </w:pPr>
            <w:r>
              <w:rPr>
                <w:rFonts w:eastAsiaTheme="minorEastAsia"/>
                <w:sz w:val="21"/>
              </w:rPr>
              <w:t>高温高湿</w:t>
            </w:r>
          </w:p>
        </w:tc>
        <w:tc>
          <w:tcPr>
            <w:tcW w:w="859" w:type="pct"/>
            <w:vAlign w:val="center"/>
          </w:tcPr>
          <w:p w14:paraId="20C4E553">
            <w:pPr>
              <w:pStyle w:val="24"/>
              <w:spacing w:line="240" w:lineRule="auto"/>
              <w:ind w:firstLine="0" w:firstLineChars="0"/>
              <w:jc w:val="center"/>
              <w:rPr>
                <w:rFonts w:eastAsiaTheme="minorEastAsia"/>
                <w:sz w:val="21"/>
              </w:rPr>
            </w:pPr>
            <w:r>
              <w:rPr>
                <w:rFonts w:eastAsiaTheme="minorEastAsia"/>
                <w:sz w:val="21"/>
              </w:rPr>
              <w:t>65</w:t>
            </w:r>
          </w:p>
        </w:tc>
        <w:tc>
          <w:tcPr>
            <w:tcW w:w="859" w:type="pct"/>
            <w:vAlign w:val="center"/>
          </w:tcPr>
          <w:p w14:paraId="3C9E56CD">
            <w:pPr>
              <w:pStyle w:val="24"/>
              <w:spacing w:line="240" w:lineRule="auto"/>
              <w:ind w:firstLine="0" w:firstLineChars="0"/>
              <w:jc w:val="center"/>
              <w:rPr>
                <w:rFonts w:eastAsiaTheme="minorEastAsia"/>
                <w:sz w:val="21"/>
              </w:rPr>
            </w:pPr>
            <w:r>
              <w:rPr>
                <w:rFonts w:eastAsiaTheme="minorEastAsia"/>
                <w:sz w:val="21"/>
              </w:rPr>
              <w:t>95</w:t>
            </w:r>
          </w:p>
        </w:tc>
        <w:tc>
          <w:tcPr>
            <w:tcW w:w="859" w:type="pct"/>
            <w:vAlign w:val="center"/>
          </w:tcPr>
          <w:p w14:paraId="2174D269">
            <w:pPr>
              <w:pStyle w:val="24"/>
              <w:spacing w:line="240" w:lineRule="auto"/>
              <w:ind w:firstLine="0" w:firstLineChars="0"/>
              <w:jc w:val="center"/>
              <w:rPr>
                <w:rFonts w:eastAsiaTheme="minorEastAsia"/>
                <w:sz w:val="21"/>
              </w:rPr>
            </w:pPr>
            <w:r>
              <w:rPr>
                <w:rFonts w:eastAsiaTheme="minorEastAsia"/>
                <w:sz w:val="21"/>
              </w:rPr>
              <w:t>6</w:t>
            </w:r>
          </w:p>
        </w:tc>
        <w:tc>
          <w:tcPr>
            <w:tcW w:w="556" w:type="pct"/>
            <w:vMerge w:val="continue"/>
            <w:vAlign w:val="center"/>
          </w:tcPr>
          <w:p w14:paraId="19B8DB1E">
            <w:pPr>
              <w:pStyle w:val="24"/>
              <w:spacing w:line="240" w:lineRule="auto"/>
              <w:ind w:firstLine="0" w:firstLineChars="0"/>
              <w:jc w:val="center"/>
              <w:rPr>
                <w:rFonts w:eastAsiaTheme="minorEastAsia"/>
                <w:sz w:val="21"/>
              </w:rPr>
            </w:pPr>
          </w:p>
        </w:tc>
        <w:tc>
          <w:tcPr>
            <w:tcW w:w="1162" w:type="pct"/>
            <w:vMerge w:val="continue"/>
            <w:vAlign w:val="center"/>
          </w:tcPr>
          <w:p w14:paraId="63BAC09F">
            <w:pPr>
              <w:pStyle w:val="24"/>
              <w:spacing w:line="240" w:lineRule="auto"/>
              <w:ind w:firstLine="0" w:firstLineChars="0"/>
              <w:jc w:val="center"/>
              <w:rPr>
                <w:rFonts w:eastAsiaTheme="minorEastAsia"/>
                <w:sz w:val="21"/>
              </w:rPr>
            </w:pPr>
          </w:p>
        </w:tc>
      </w:tr>
      <w:tr w14:paraId="23B2B80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705" w:type="pct"/>
            <w:vAlign w:val="center"/>
          </w:tcPr>
          <w:p w14:paraId="5C1A1E57">
            <w:pPr>
              <w:pStyle w:val="24"/>
              <w:spacing w:line="240" w:lineRule="auto"/>
              <w:ind w:firstLine="0" w:firstLineChars="0"/>
              <w:jc w:val="center"/>
              <w:rPr>
                <w:rFonts w:eastAsiaTheme="minorEastAsia"/>
                <w:sz w:val="21"/>
              </w:rPr>
            </w:pPr>
            <w:r>
              <w:rPr>
                <w:rFonts w:eastAsiaTheme="minorEastAsia"/>
                <w:sz w:val="21"/>
              </w:rPr>
              <w:t>降温</w:t>
            </w:r>
          </w:p>
        </w:tc>
        <w:tc>
          <w:tcPr>
            <w:tcW w:w="859" w:type="pct"/>
            <w:vAlign w:val="center"/>
          </w:tcPr>
          <w:p w14:paraId="710AE072">
            <w:pPr>
              <w:pStyle w:val="24"/>
              <w:spacing w:line="240" w:lineRule="auto"/>
              <w:ind w:firstLine="0" w:firstLineChars="0"/>
              <w:jc w:val="center"/>
              <w:rPr>
                <w:rFonts w:eastAsiaTheme="minorEastAsia"/>
                <w:sz w:val="21"/>
              </w:rPr>
            </w:pPr>
            <w:r>
              <w:rPr>
                <w:rFonts w:eastAsiaTheme="minorEastAsia"/>
                <w:sz w:val="21"/>
              </w:rPr>
              <w:t>65－38</w:t>
            </w:r>
          </w:p>
        </w:tc>
        <w:tc>
          <w:tcPr>
            <w:tcW w:w="859" w:type="pct"/>
            <w:vAlign w:val="center"/>
          </w:tcPr>
          <w:p w14:paraId="49516462">
            <w:pPr>
              <w:pStyle w:val="24"/>
              <w:spacing w:line="240" w:lineRule="auto"/>
              <w:ind w:firstLine="0" w:firstLineChars="0"/>
              <w:jc w:val="center"/>
              <w:rPr>
                <w:rFonts w:eastAsiaTheme="minorEastAsia"/>
                <w:sz w:val="21"/>
              </w:rPr>
            </w:pPr>
            <w:r>
              <w:rPr>
                <w:rFonts w:eastAsiaTheme="minorEastAsia"/>
                <w:sz w:val="21"/>
              </w:rPr>
              <w:t>＞85</w:t>
            </w:r>
          </w:p>
        </w:tc>
        <w:tc>
          <w:tcPr>
            <w:tcW w:w="859" w:type="pct"/>
            <w:vAlign w:val="center"/>
          </w:tcPr>
          <w:p w14:paraId="5284DDE4">
            <w:pPr>
              <w:pStyle w:val="24"/>
              <w:spacing w:line="240" w:lineRule="auto"/>
              <w:ind w:firstLine="0" w:firstLineChars="0"/>
              <w:jc w:val="center"/>
              <w:rPr>
                <w:rFonts w:eastAsiaTheme="minorEastAsia"/>
                <w:sz w:val="21"/>
              </w:rPr>
            </w:pPr>
            <w:r>
              <w:rPr>
                <w:rFonts w:eastAsiaTheme="minorEastAsia"/>
                <w:sz w:val="21"/>
              </w:rPr>
              <w:t>16</w:t>
            </w:r>
          </w:p>
        </w:tc>
        <w:tc>
          <w:tcPr>
            <w:tcW w:w="556" w:type="pct"/>
            <w:vMerge w:val="continue"/>
            <w:vAlign w:val="center"/>
          </w:tcPr>
          <w:p w14:paraId="4E4148F2">
            <w:pPr>
              <w:pStyle w:val="24"/>
              <w:spacing w:line="240" w:lineRule="auto"/>
              <w:ind w:firstLine="0" w:firstLineChars="0"/>
              <w:jc w:val="center"/>
              <w:rPr>
                <w:rFonts w:eastAsiaTheme="minorEastAsia"/>
                <w:sz w:val="21"/>
              </w:rPr>
            </w:pPr>
          </w:p>
        </w:tc>
        <w:tc>
          <w:tcPr>
            <w:tcW w:w="1162" w:type="pct"/>
            <w:vMerge w:val="continue"/>
            <w:vAlign w:val="center"/>
          </w:tcPr>
          <w:p w14:paraId="399852F1">
            <w:pPr>
              <w:pStyle w:val="24"/>
              <w:spacing w:line="240" w:lineRule="auto"/>
              <w:ind w:firstLine="0" w:firstLineChars="0"/>
              <w:jc w:val="center"/>
              <w:rPr>
                <w:rFonts w:eastAsiaTheme="minorEastAsia"/>
                <w:sz w:val="21"/>
              </w:rPr>
            </w:pPr>
          </w:p>
        </w:tc>
      </w:tr>
    </w:tbl>
    <w:p w14:paraId="1A4A9B2B">
      <w:pPr>
        <w:pStyle w:val="27"/>
        <w:rPr>
          <w:lang w:val="zh-CN"/>
        </w:rPr>
      </w:pPr>
      <w:bookmarkStart w:id="173" w:name="_Toc176264380"/>
      <w:r>
        <w:rPr>
          <w:rFonts w:hint="eastAsia"/>
          <w:lang w:val="zh-CN"/>
        </w:rPr>
        <w:t>受试/陪试设备</w:t>
      </w:r>
      <w:bookmarkEnd w:id="173"/>
    </w:p>
    <w:p w14:paraId="3B2F840F">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受试设备：名称-件号，详细构型见6.1 受试设备构型状态</w:t>
      </w:r>
    </w:p>
    <w:p w14:paraId="28E9F936">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陪试设备：无。</w:t>
      </w:r>
    </w:p>
    <w:p w14:paraId="330A4437">
      <w:pPr>
        <w:pStyle w:val="32"/>
        <w:spacing w:line="500" w:lineRule="exact"/>
        <w:ind w:firstLine="480"/>
        <w:rPr>
          <w:rFonts w:ascii="Times New Roman" w:hAnsi="Times New Roman"/>
          <w:sz w:val="24"/>
          <w:szCs w:val="24"/>
        </w:rPr>
      </w:pPr>
      <w:r>
        <w:rPr>
          <w:rFonts w:hint="eastAsia" w:ascii="Times New Roman" w:hAnsi="Times New Roman"/>
          <w:sz w:val="24"/>
          <w:szCs w:val="24"/>
        </w:rPr>
        <w:t>搭接要求：无</w:t>
      </w:r>
    </w:p>
    <w:p w14:paraId="753B57B3">
      <w:pPr>
        <w:pStyle w:val="27"/>
        <w:rPr>
          <w:lang w:val="zh-CN"/>
        </w:rPr>
      </w:pPr>
      <w:bookmarkStart w:id="174" w:name="_Toc176264381"/>
      <w:r>
        <w:rPr>
          <w:rFonts w:hint="eastAsia"/>
          <w:lang w:val="zh-CN"/>
        </w:rPr>
        <w:t>试验设备、测试设备及要求</w:t>
      </w:r>
      <w:bookmarkEnd w:id="174"/>
    </w:p>
    <w:p w14:paraId="00A0773A">
      <w:pPr>
        <w:pStyle w:val="59"/>
        <w:numPr>
          <w:ilvl w:val="0"/>
          <w:numId w:val="7"/>
        </w:numPr>
        <w:rPr>
          <w:rFonts w:ascii="黑体" w:hAnsi="黑体" w:cs="宋体"/>
        </w:rPr>
      </w:pPr>
      <w:bookmarkStart w:id="175" w:name="_Toc176262522"/>
      <w:r>
        <w:rPr>
          <w:rFonts w:hint="eastAsia" w:ascii="黑体" w:hAnsi="黑体" w:cs="宋体"/>
        </w:rPr>
        <w:t>设备信息表</w:t>
      </w:r>
      <w:bookmarkEnd w:id="175"/>
    </w:p>
    <w:tbl>
      <w:tblPr>
        <w:tblStyle w:val="1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847"/>
        <w:gridCol w:w="1880"/>
        <w:gridCol w:w="2056"/>
        <w:gridCol w:w="1780"/>
        <w:gridCol w:w="1332"/>
      </w:tblGrid>
      <w:tr w14:paraId="5F2287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3" w:type="pct"/>
            <w:vAlign w:val="center"/>
          </w:tcPr>
          <w:p w14:paraId="270A8FAA">
            <w:pPr>
              <w:adjustRightInd w:val="0"/>
              <w:jc w:val="center"/>
              <w:textAlignment w:val="baseline"/>
              <w:rPr>
                <w:rFonts w:cs="宋体"/>
                <w:bCs/>
                <w:kern w:val="28"/>
                <w:szCs w:val="21"/>
              </w:rPr>
            </w:pPr>
            <w:r>
              <w:rPr>
                <w:rFonts w:hint="eastAsia" w:cs="宋体"/>
                <w:bCs/>
                <w:kern w:val="28"/>
                <w:szCs w:val="21"/>
              </w:rPr>
              <w:t>序号</w:t>
            </w:r>
          </w:p>
        </w:tc>
        <w:tc>
          <w:tcPr>
            <w:tcW w:w="965" w:type="pct"/>
            <w:vAlign w:val="center"/>
          </w:tcPr>
          <w:p w14:paraId="5B362AF3">
            <w:pPr>
              <w:adjustRightInd w:val="0"/>
              <w:jc w:val="center"/>
              <w:textAlignment w:val="baseline"/>
              <w:rPr>
                <w:rFonts w:cs="宋体"/>
                <w:bCs/>
                <w:kern w:val="28"/>
                <w:szCs w:val="21"/>
              </w:rPr>
            </w:pPr>
            <w:r>
              <w:rPr>
                <w:rFonts w:hint="eastAsia" w:cs="宋体"/>
                <w:bCs/>
                <w:kern w:val="28"/>
                <w:szCs w:val="21"/>
              </w:rPr>
              <w:t>设备名称</w:t>
            </w:r>
          </w:p>
        </w:tc>
        <w:tc>
          <w:tcPr>
            <w:tcW w:w="982" w:type="pct"/>
            <w:vAlign w:val="center"/>
          </w:tcPr>
          <w:p w14:paraId="481A887A">
            <w:pPr>
              <w:adjustRightInd w:val="0"/>
              <w:jc w:val="center"/>
              <w:textAlignment w:val="baseline"/>
              <w:rPr>
                <w:rFonts w:cs="宋体"/>
                <w:bCs/>
                <w:kern w:val="28"/>
                <w:szCs w:val="21"/>
              </w:rPr>
            </w:pPr>
            <w:r>
              <w:rPr>
                <w:rFonts w:hint="eastAsia" w:cs="宋体"/>
                <w:bCs/>
                <w:kern w:val="28"/>
                <w:szCs w:val="21"/>
              </w:rPr>
              <w:t>用途</w:t>
            </w:r>
          </w:p>
        </w:tc>
        <w:tc>
          <w:tcPr>
            <w:tcW w:w="1074" w:type="pct"/>
            <w:vAlign w:val="center"/>
          </w:tcPr>
          <w:p w14:paraId="3CF28A89">
            <w:pPr>
              <w:adjustRightInd w:val="0"/>
              <w:jc w:val="center"/>
              <w:textAlignment w:val="baseline"/>
              <w:rPr>
                <w:rFonts w:cs="宋体"/>
                <w:bCs/>
                <w:kern w:val="28"/>
                <w:szCs w:val="21"/>
              </w:rPr>
            </w:pPr>
            <w:r>
              <w:rPr>
                <w:rFonts w:hint="eastAsia" w:cs="宋体"/>
                <w:bCs/>
                <w:kern w:val="28"/>
                <w:szCs w:val="21"/>
              </w:rPr>
              <w:t>设备型号</w:t>
            </w:r>
          </w:p>
        </w:tc>
        <w:tc>
          <w:tcPr>
            <w:tcW w:w="930" w:type="pct"/>
            <w:vAlign w:val="center"/>
          </w:tcPr>
          <w:p w14:paraId="3FB977EC">
            <w:pPr>
              <w:adjustRightInd w:val="0"/>
              <w:jc w:val="center"/>
              <w:textAlignment w:val="baseline"/>
              <w:rPr>
                <w:rFonts w:cs="宋体"/>
                <w:bCs/>
                <w:kern w:val="28"/>
                <w:szCs w:val="21"/>
              </w:rPr>
            </w:pPr>
            <w:r>
              <w:rPr>
                <w:rFonts w:hint="eastAsia" w:cs="宋体"/>
                <w:bCs/>
                <w:kern w:val="28"/>
                <w:szCs w:val="21"/>
              </w:rPr>
              <w:t>技术要求/精度</w:t>
            </w:r>
          </w:p>
        </w:tc>
        <w:tc>
          <w:tcPr>
            <w:tcW w:w="697" w:type="pct"/>
            <w:vAlign w:val="center"/>
          </w:tcPr>
          <w:p w14:paraId="493A5D85">
            <w:pPr>
              <w:adjustRightInd w:val="0"/>
              <w:spacing w:line="480" w:lineRule="auto"/>
              <w:jc w:val="center"/>
              <w:textAlignment w:val="baseline"/>
              <w:rPr>
                <w:rFonts w:cs="宋体"/>
                <w:bCs/>
                <w:kern w:val="28"/>
                <w:szCs w:val="21"/>
              </w:rPr>
            </w:pPr>
            <w:r>
              <w:rPr>
                <w:rFonts w:hint="eastAsia" w:cs="宋体"/>
                <w:bCs/>
                <w:kern w:val="28"/>
                <w:szCs w:val="21"/>
              </w:rPr>
              <w:t>校验方式</w:t>
            </w:r>
          </w:p>
        </w:tc>
      </w:tr>
      <w:tr w14:paraId="309B9D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3" w:type="pct"/>
            <w:vAlign w:val="center"/>
          </w:tcPr>
          <w:p w14:paraId="4AB1CE04">
            <w:pPr>
              <w:pStyle w:val="32"/>
              <w:numPr>
                <w:ilvl w:val="0"/>
                <w:numId w:val="24"/>
              </w:numPr>
              <w:adjustRightInd w:val="0"/>
              <w:ind w:firstLineChars="0"/>
              <w:jc w:val="center"/>
              <w:textAlignment w:val="baseline"/>
              <w:rPr>
                <w:rFonts w:cs="宋体"/>
                <w:kern w:val="28"/>
                <w:szCs w:val="21"/>
              </w:rPr>
            </w:pPr>
          </w:p>
        </w:tc>
        <w:tc>
          <w:tcPr>
            <w:tcW w:w="965" w:type="pct"/>
            <w:vAlign w:val="center"/>
          </w:tcPr>
          <w:p w14:paraId="2239477F">
            <w:pPr>
              <w:adjustRightInd w:val="0"/>
              <w:jc w:val="center"/>
              <w:textAlignment w:val="baseline"/>
              <w:rPr>
                <w:rFonts w:cs="宋体"/>
                <w:kern w:val="0"/>
                <w:szCs w:val="21"/>
              </w:rPr>
            </w:pPr>
            <w:r>
              <w:rPr>
                <w:rFonts w:hint="eastAsia"/>
                <w:szCs w:val="21"/>
              </w:rPr>
              <w:t>X-Y</w:t>
            </w:r>
            <w:r>
              <w:rPr>
                <w:szCs w:val="21"/>
              </w:rPr>
              <w:t>记录仪</w:t>
            </w:r>
          </w:p>
        </w:tc>
        <w:tc>
          <w:tcPr>
            <w:tcW w:w="982" w:type="pct"/>
            <w:vAlign w:val="center"/>
          </w:tcPr>
          <w:p w14:paraId="0A789706">
            <w:pPr>
              <w:adjustRightInd w:val="0"/>
              <w:jc w:val="center"/>
              <w:textAlignment w:val="baseline"/>
              <w:rPr>
                <w:rFonts w:cs="宋体"/>
                <w:kern w:val="28"/>
                <w:szCs w:val="21"/>
              </w:rPr>
            </w:pPr>
            <w:r>
              <w:rPr>
                <w:rFonts w:hint="eastAsia" w:cs="宋体"/>
                <w:kern w:val="28"/>
                <w:szCs w:val="21"/>
              </w:rPr>
              <w:t>产品功能性能测试</w:t>
            </w:r>
          </w:p>
        </w:tc>
        <w:tc>
          <w:tcPr>
            <w:tcW w:w="1074" w:type="pct"/>
            <w:vAlign w:val="center"/>
          </w:tcPr>
          <w:p w14:paraId="4F468A62">
            <w:pPr>
              <w:adjustRightInd w:val="0"/>
              <w:jc w:val="center"/>
              <w:textAlignment w:val="baseline"/>
              <w:rPr>
                <w:rFonts w:cs="宋体"/>
                <w:kern w:val="28"/>
                <w:szCs w:val="21"/>
              </w:rPr>
            </w:pPr>
            <w:r>
              <w:rPr>
                <w:rFonts w:hint="eastAsia" w:cs="宋体"/>
                <w:kern w:val="28"/>
                <w:szCs w:val="21"/>
              </w:rPr>
              <w:t>TBC</w:t>
            </w:r>
          </w:p>
        </w:tc>
        <w:tc>
          <w:tcPr>
            <w:tcW w:w="1780" w:type="dxa"/>
            <w:vAlign w:val="center"/>
          </w:tcPr>
          <w:p w14:paraId="6037BD32">
            <w:pPr>
              <w:adjustRightInd w:val="0"/>
              <w:jc w:val="center"/>
              <w:textAlignment w:val="baseline"/>
              <w:rPr>
                <w:rFonts w:cs="宋体"/>
                <w:kern w:val="0"/>
                <w:szCs w:val="21"/>
              </w:rPr>
            </w:pPr>
            <w:r>
              <w:rPr>
                <w:rFonts w:hint="eastAsia" w:cs="宋体"/>
                <w:kern w:val="0"/>
                <w:szCs w:val="21"/>
              </w:rPr>
              <w:t>/</w:t>
            </w:r>
          </w:p>
        </w:tc>
        <w:tc>
          <w:tcPr>
            <w:tcW w:w="1332" w:type="dxa"/>
            <w:vAlign w:val="center"/>
          </w:tcPr>
          <w:p w14:paraId="55622112">
            <w:pPr>
              <w:adjustRightInd w:val="0"/>
              <w:jc w:val="center"/>
              <w:textAlignment w:val="baseline"/>
              <w:rPr>
                <w:rFonts w:cs="宋体"/>
                <w:kern w:val="0"/>
                <w:szCs w:val="21"/>
              </w:rPr>
            </w:pPr>
            <w:r>
              <w:rPr>
                <w:rFonts w:hint="eastAsia" w:cs="宋体"/>
                <w:kern w:val="0"/>
                <w:szCs w:val="21"/>
              </w:rPr>
              <w:t>定检</w:t>
            </w:r>
          </w:p>
        </w:tc>
      </w:tr>
      <w:tr w14:paraId="087BBF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3" w:type="pct"/>
            <w:vAlign w:val="center"/>
          </w:tcPr>
          <w:p w14:paraId="5CFD1CDD">
            <w:pPr>
              <w:pStyle w:val="32"/>
              <w:numPr>
                <w:ilvl w:val="0"/>
                <w:numId w:val="24"/>
              </w:numPr>
              <w:adjustRightInd w:val="0"/>
              <w:ind w:firstLineChars="0"/>
              <w:jc w:val="center"/>
              <w:textAlignment w:val="baseline"/>
              <w:rPr>
                <w:rFonts w:cs="宋体"/>
                <w:kern w:val="28"/>
                <w:szCs w:val="21"/>
              </w:rPr>
            </w:pPr>
          </w:p>
        </w:tc>
        <w:tc>
          <w:tcPr>
            <w:tcW w:w="965" w:type="pct"/>
            <w:vAlign w:val="center"/>
          </w:tcPr>
          <w:p w14:paraId="75491F67">
            <w:pPr>
              <w:adjustRightInd w:val="0"/>
              <w:jc w:val="center"/>
              <w:textAlignment w:val="baseline"/>
              <w:rPr>
                <w:rFonts w:cs="宋体"/>
                <w:kern w:val="28"/>
                <w:szCs w:val="21"/>
              </w:rPr>
            </w:pPr>
            <w:r>
              <w:rPr>
                <w:rFonts w:hint="eastAsia"/>
                <w:szCs w:val="21"/>
              </w:rPr>
              <w:t>信号</w:t>
            </w:r>
            <w:r>
              <w:rPr>
                <w:szCs w:val="21"/>
              </w:rPr>
              <w:t>放大器</w:t>
            </w:r>
          </w:p>
        </w:tc>
        <w:tc>
          <w:tcPr>
            <w:tcW w:w="982" w:type="pct"/>
            <w:vAlign w:val="center"/>
          </w:tcPr>
          <w:p w14:paraId="11469973">
            <w:pPr>
              <w:adjustRightInd w:val="0"/>
              <w:jc w:val="center"/>
              <w:textAlignment w:val="baseline"/>
              <w:rPr>
                <w:rFonts w:cs="宋体"/>
                <w:kern w:val="28"/>
                <w:szCs w:val="21"/>
              </w:rPr>
            </w:pPr>
            <w:r>
              <w:rPr>
                <w:rFonts w:hint="eastAsia" w:cs="宋体"/>
                <w:kern w:val="28"/>
                <w:szCs w:val="21"/>
              </w:rPr>
              <w:t>产品功能性能测试</w:t>
            </w:r>
          </w:p>
        </w:tc>
        <w:tc>
          <w:tcPr>
            <w:tcW w:w="1074" w:type="pct"/>
            <w:vAlign w:val="center"/>
          </w:tcPr>
          <w:p w14:paraId="5C797AF6">
            <w:pPr>
              <w:adjustRightInd w:val="0"/>
              <w:jc w:val="center"/>
              <w:textAlignment w:val="baseline"/>
              <w:rPr>
                <w:rFonts w:cs="宋体"/>
                <w:kern w:val="28"/>
                <w:szCs w:val="21"/>
              </w:rPr>
            </w:pPr>
            <w:r>
              <w:rPr>
                <w:rFonts w:hint="eastAsia" w:cs="宋体"/>
                <w:kern w:val="28"/>
                <w:szCs w:val="21"/>
              </w:rPr>
              <w:t>TBC</w:t>
            </w:r>
          </w:p>
        </w:tc>
        <w:tc>
          <w:tcPr>
            <w:tcW w:w="1780" w:type="dxa"/>
            <w:vAlign w:val="center"/>
          </w:tcPr>
          <w:p w14:paraId="3B6F1352">
            <w:pPr>
              <w:adjustRightInd w:val="0"/>
              <w:jc w:val="center"/>
              <w:textAlignment w:val="baseline"/>
              <w:rPr>
                <w:szCs w:val="21"/>
              </w:rPr>
            </w:pPr>
            <w:r>
              <w:rPr>
                <w:rFonts w:hint="eastAsia" w:cs="宋体"/>
                <w:kern w:val="0"/>
                <w:szCs w:val="21"/>
              </w:rPr>
              <w:t>/</w:t>
            </w:r>
          </w:p>
        </w:tc>
        <w:tc>
          <w:tcPr>
            <w:tcW w:w="1332" w:type="dxa"/>
            <w:vAlign w:val="center"/>
          </w:tcPr>
          <w:p w14:paraId="2F451678">
            <w:pPr>
              <w:adjustRightInd w:val="0"/>
              <w:jc w:val="center"/>
              <w:textAlignment w:val="baseline"/>
              <w:rPr>
                <w:rFonts w:cs="宋体"/>
                <w:kern w:val="28"/>
                <w:szCs w:val="21"/>
              </w:rPr>
            </w:pPr>
            <w:r>
              <w:rPr>
                <w:rFonts w:hint="eastAsia" w:cs="宋体"/>
                <w:kern w:val="0"/>
                <w:szCs w:val="21"/>
              </w:rPr>
              <w:t>定检</w:t>
            </w:r>
          </w:p>
        </w:tc>
      </w:tr>
      <w:tr w14:paraId="23BD1F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3" w:type="pct"/>
            <w:vAlign w:val="center"/>
          </w:tcPr>
          <w:p w14:paraId="0E771D03">
            <w:pPr>
              <w:pStyle w:val="32"/>
              <w:numPr>
                <w:ilvl w:val="0"/>
                <w:numId w:val="24"/>
              </w:numPr>
              <w:adjustRightInd w:val="0"/>
              <w:ind w:firstLineChars="0"/>
              <w:jc w:val="center"/>
              <w:textAlignment w:val="baseline"/>
              <w:rPr>
                <w:rFonts w:cs="宋体"/>
                <w:kern w:val="28"/>
                <w:szCs w:val="21"/>
              </w:rPr>
            </w:pPr>
          </w:p>
        </w:tc>
        <w:tc>
          <w:tcPr>
            <w:tcW w:w="965" w:type="pct"/>
            <w:vAlign w:val="center"/>
          </w:tcPr>
          <w:p w14:paraId="0AA0B8C9">
            <w:pPr>
              <w:adjustRightInd w:val="0"/>
              <w:jc w:val="center"/>
              <w:textAlignment w:val="baseline"/>
              <w:rPr>
                <w:rFonts w:cs="宋体"/>
                <w:kern w:val="28"/>
                <w:szCs w:val="21"/>
              </w:rPr>
            </w:pPr>
            <w:r>
              <w:rPr>
                <w:rFonts w:hint="eastAsia"/>
                <w:szCs w:val="21"/>
              </w:rPr>
              <w:t>液压</w:t>
            </w:r>
            <w:r>
              <w:rPr>
                <w:szCs w:val="21"/>
              </w:rPr>
              <w:t>试验台架</w:t>
            </w:r>
          </w:p>
        </w:tc>
        <w:tc>
          <w:tcPr>
            <w:tcW w:w="982" w:type="pct"/>
            <w:vAlign w:val="center"/>
          </w:tcPr>
          <w:p w14:paraId="52DDAF71">
            <w:pPr>
              <w:adjustRightInd w:val="0"/>
              <w:jc w:val="center"/>
              <w:textAlignment w:val="baseline"/>
              <w:rPr>
                <w:rFonts w:cs="宋体"/>
                <w:kern w:val="28"/>
                <w:szCs w:val="21"/>
              </w:rPr>
            </w:pPr>
            <w:r>
              <w:rPr>
                <w:rFonts w:hint="eastAsia" w:cs="宋体"/>
                <w:kern w:val="28"/>
                <w:szCs w:val="21"/>
              </w:rPr>
              <w:t>产品功能性能测试</w:t>
            </w:r>
          </w:p>
        </w:tc>
        <w:tc>
          <w:tcPr>
            <w:tcW w:w="1074" w:type="pct"/>
            <w:vAlign w:val="center"/>
          </w:tcPr>
          <w:p w14:paraId="1DA05347">
            <w:pPr>
              <w:adjustRightInd w:val="0"/>
              <w:jc w:val="center"/>
              <w:textAlignment w:val="baseline"/>
              <w:rPr>
                <w:rFonts w:cs="宋体"/>
                <w:kern w:val="28"/>
                <w:szCs w:val="21"/>
              </w:rPr>
            </w:pPr>
            <w:r>
              <w:rPr>
                <w:rFonts w:hint="eastAsia" w:cs="宋体"/>
                <w:kern w:val="28"/>
                <w:szCs w:val="21"/>
              </w:rPr>
              <w:t>TBC</w:t>
            </w:r>
          </w:p>
        </w:tc>
        <w:tc>
          <w:tcPr>
            <w:tcW w:w="1780" w:type="dxa"/>
            <w:vAlign w:val="center"/>
          </w:tcPr>
          <w:p w14:paraId="2AA77A60">
            <w:pPr>
              <w:adjustRightInd w:val="0"/>
              <w:jc w:val="center"/>
              <w:textAlignment w:val="baseline"/>
              <w:rPr>
                <w:szCs w:val="21"/>
              </w:rPr>
            </w:pPr>
            <w:r>
              <w:rPr>
                <w:rFonts w:hint="eastAsia" w:cs="宋体"/>
                <w:kern w:val="0"/>
                <w:szCs w:val="21"/>
              </w:rPr>
              <w:t>/</w:t>
            </w:r>
          </w:p>
        </w:tc>
        <w:tc>
          <w:tcPr>
            <w:tcW w:w="1332" w:type="dxa"/>
            <w:vAlign w:val="center"/>
          </w:tcPr>
          <w:p w14:paraId="760E7576">
            <w:pPr>
              <w:adjustRightInd w:val="0"/>
              <w:jc w:val="center"/>
              <w:textAlignment w:val="baseline"/>
              <w:rPr>
                <w:rFonts w:cs="宋体"/>
                <w:kern w:val="28"/>
                <w:szCs w:val="21"/>
              </w:rPr>
            </w:pPr>
            <w:r>
              <w:rPr>
                <w:rFonts w:hint="eastAsia" w:cs="宋体"/>
                <w:kern w:val="0"/>
                <w:szCs w:val="21"/>
              </w:rPr>
              <w:t>定检</w:t>
            </w:r>
          </w:p>
        </w:tc>
      </w:tr>
      <w:tr w14:paraId="0192FF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3" w:type="pct"/>
            <w:vAlign w:val="center"/>
          </w:tcPr>
          <w:p w14:paraId="2977507B">
            <w:pPr>
              <w:pStyle w:val="32"/>
              <w:numPr>
                <w:ilvl w:val="0"/>
                <w:numId w:val="24"/>
              </w:numPr>
              <w:adjustRightInd w:val="0"/>
              <w:ind w:firstLineChars="0"/>
              <w:jc w:val="center"/>
              <w:textAlignment w:val="baseline"/>
              <w:rPr>
                <w:rFonts w:cs="宋体"/>
                <w:kern w:val="28"/>
                <w:szCs w:val="21"/>
              </w:rPr>
            </w:pPr>
          </w:p>
        </w:tc>
        <w:tc>
          <w:tcPr>
            <w:tcW w:w="965" w:type="pct"/>
            <w:vAlign w:val="center"/>
          </w:tcPr>
          <w:p w14:paraId="615748B6">
            <w:pPr>
              <w:adjustRightInd w:val="0"/>
              <w:jc w:val="center"/>
              <w:textAlignment w:val="baseline"/>
              <w:rPr>
                <w:szCs w:val="21"/>
              </w:rPr>
            </w:pPr>
            <w:r>
              <w:rPr>
                <w:rFonts w:hint="eastAsia"/>
                <w:szCs w:val="21"/>
              </w:rPr>
              <w:t>流量计</w:t>
            </w:r>
          </w:p>
        </w:tc>
        <w:tc>
          <w:tcPr>
            <w:tcW w:w="982" w:type="pct"/>
            <w:vAlign w:val="center"/>
          </w:tcPr>
          <w:p w14:paraId="6C8D59A3">
            <w:pPr>
              <w:adjustRightInd w:val="0"/>
              <w:jc w:val="center"/>
              <w:textAlignment w:val="baseline"/>
              <w:rPr>
                <w:rFonts w:cs="宋体"/>
                <w:kern w:val="28"/>
                <w:szCs w:val="21"/>
              </w:rPr>
            </w:pPr>
          </w:p>
        </w:tc>
        <w:tc>
          <w:tcPr>
            <w:tcW w:w="1074" w:type="pct"/>
            <w:vAlign w:val="center"/>
          </w:tcPr>
          <w:p w14:paraId="05B4B529">
            <w:pPr>
              <w:adjustRightInd w:val="0"/>
              <w:jc w:val="center"/>
              <w:textAlignment w:val="baseline"/>
              <w:rPr>
                <w:szCs w:val="21"/>
              </w:rPr>
            </w:pPr>
            <w:r>
              <w:rPr>
                <w:rFonts w:hint="eastAsia" w:cs="宋体"/>
                <w:kern w:val="28"/>
                <w:szCs w:val="21"/>
              </w:rPr>
              <w:t>TBC</w:t>
            </w:r>
          </w:p>
        </w:tc>
        <w:tc>
          <w:tcPr>
            <w:tcW w:w="1780" w:type="dxa"/>
            <w:vAlign w:val="center"/>
          </w:tcPr>
          <w:p w14:paraId="00968B96">
            <w:pPr>
              <w:adjustRightInd w:val="0"/>
              <w:jc w:val="center"/>
              <w:textAlignment w:val="baseline"/>
              <w:rPr>
                <w:szCs w:val="21"/>
              </w:rPr>
            </w:pPr>
            <w:r>
              <w:rPr>
                <w:rFonts w:hint="eastAsia" w:cs="宋体"/>
                <w:kern w:val="0"/>
                <w:szCs w:val="21"/>
              </w:rPr>
              <w:t>/</w:t>
            </w:r>
          </w:p>
        </w:tc>
        <w:tc>
          <w:tcPr>
            <w:tcW w:w="1332" w:type="dxa"/>
            <w:vAlign w:val="center"/>
          </w:tcPr>
          <w:p w14:paraId="2A75BAFB">
            <w:pPr>
              <w:adjustRightInd w:val="0"/>
              <w:jc w:val="center"/>
              <w:textAlignment w:val="baseline"/>
              <w:rPr>
                <w:rFonts w:cs="宋体"/>
                <w:kern w:val="28"/>
                <w:szCs w:val="21"/>
              </w:rPr>
            </w:pPr>
            <w:r>
              <w:rPr>
                <w:rFonts w:hint="eastAsia" w:cs="宋体"/>
                <w:kern w:val="0"/>
                <w:szCs w:val="21"/>
              </w:rPr>
              <w:t>定检</w:t>
            </w:r>
          </w:p>
        </w:tc>
      </w:tr>
      <w:tr w14:paraId="5D0A7E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3" w:type="pct"/>
            <w:vAlign w:val="center"/>
          </w:tcPr>
          <w:p w14:paraId="7F63D8A5">
            <w:pPr>
              <w:pStyle w:val="32"/>
              <w:numPr>
                <w:ilvl w:val="0"/>
                <w:numId w:val="24"/>
              </w:numPr>
              <w:adjustRightInd w:val="0"/>
              <w:ind w:firstLineChars="0"/>
              <w:jc w:val="center"/>
              <w:textAlignment w:val="baseline"/>
              <w:rPr>
                <w:rFonts w:cs="宋体"/>
                <w:kern w:val="28"/>
                <w:szCs w:val="21"/>
              </w:rPr>
            </w:pPr>
          </w:p>
        </w:tc>
        <w:tc>
          <w:tcPr>
            <w:tcW w:w="965" w:type="pct"/>
            <w:vAlign w:val="center"/>
          </w:tcPr>
          <w:p w14:paraId="347B2E83">
            <w:pPr>
              <w:adjustRightInd w:val="0"/>
              <w:jc w:val="center"/>
              <w:textAlignment w:val="baseline"/>
              <w:rPr>
                <w:szCs w:val="21"/>
              </w:rPr>
            </w:pPr>
            <w:r>
              <w:rPr>
                <w:rFonts w:hint="eastAsia"/>
                <w:szCs w:val="21"/>
              </w:rPr>
              <w:t>高低温湿热试验箱</w:t>
            </w:r>
          </w:p>
        </w:tc>
        <w:tc>
          <w:tcPr>
            <w:tcW w:w="982" w:type="pct"/>
            <w:vAlign w:val="center"/>
          </w:tcPr>
          <w:p w14:paraId="74B428E2">
            <w:pPr>
              <w:adjustRightInd w:val="0"/>
              <w:jc w:val="center"/>
              <w:textAlignment w:val="baseline"/>
              <w:rPr>
                <w:szCs w:val="21"/>
              </w:rPr>
            </w:pPr>
            <w:r>
              <w:rPr>
                <w:rFonts w:hint="eastAsia"/>
                <w:szCs w:val="21"/>
              </w:rPr>
              <w:t>用于湿热试验</w:t>
            </w:r>
          </w:p>
        </w:tc>
        <w:tc>
          <w:tcPr>
            <w:tcW w:w="1074" w:type="pct"/>
            <w:vAlign w:val="center"/>
          </w:tcPr>
          <w:p w14:paraId="3E916960">
            <w:pPr>
              <w:adjustRightInd w:val="0"/>
              <w:jc w:val="center"/>
              <w:textAlignment w:val="baseline"/>
              <w:rPr>
                <w:szCs w:val="21"/>
              </w:rPr>
            </w:pPr>
            <w:r>
              <w:rPr>
                <w:rFonts w:eastAsiaTheme="minorEastAsia"/>
                <w:szCs w:val="21"/>
              </w:rPr>
              <w:t>CZ-A-1000G</w:t>
            </w:r>
          </w:p>
        </w:tc>
        <w:tc>
          <w:tcPr>
            <w:tcW w:w="930" w:type="pct"/>
            <w:vAlign w:val="center"/>
          </w:tcPr>
          <w:p w14:paraId="6B846AB4">
            <w:pPr>
              <w:widowControl/>
              <w:jc w:val="left"/>
              <w:rPr>
                <w:rFonts w:eastAsiaTheme="minorEastAsia"/>
                <w:szCs w:val="21"/>
              </w:rPr>
            </w:pPr>
            <w:r>
              <w:rPr>
                <w:rFonts w:eastAsiaTheme="minorEastAsia"/>
                <w:szCs w:val="21"/>
              </w:rPr>
              <w:t>温度偏差：±2℃</w:t>
            </w:r>
          </w:p>
          <w:p w14:paraId="51FE6BA2">
            <w:pPr>
              <w:widowControl/>
              <w:jc w:val="left"/>
              <w:rPr>
                <w:rFonts w:eastAsiaTheme="minorEastAsia"/>
                <w:szCs w:val="21"/>
              </w:rPr>
            </w:pPr>
            <w:r>
              <w:rPr>
                <w:rFonts w:eastAsiaTheme="minorEastAsia"/>
                <w:szCs w:val="21"/>
              </w:rPr>
              <w:t>湿度范围：20%RH→98%RH</w:t>
            </w:r>
          </w:p>
          <w:p w14:paraId="28740397">
            <w:pPr>
              <w:adjustRightInd w:val="0"/>
              <w:jc w:val="center"/>
              <w:textAlignment w:val="baseline"/>
              <w:rPr>
                <w:szCs w:val="21"/>
              </w:rPr>
            </w:pPr>
            <w:r>
              <w:rPr>
                <w:rFonts w:eastAsiaTheme="minorEastAsia"/>
                <w:szCs w:val="21"/>
              </w:rPr>
              <w:t>相对湿度偏差：±3%RH</w:t>
            </w:r>
          </w:p>
        </w:tc>
        <w:tc>
          <w:tcPr>
            <w:tcW w:w="697" w:type="pct"/>
            <w:vAlign w:val="center"/>
          </w:tcPr>
          <w:p w14:paraId="05BA7440">
            <w:pPr>
              <w:adjustRightInd w:val="0"/>
              <w:jc w:val="center"/>
              <w:textAlignment w:val="baseline"/>
              <w:rPr>
                <w:rFonts w:cs="宋体"/>
                <w:kern w:val="28"/>
                <w:szCs w:val="21"/>
              </w:rPr>
            </w:pPr>
            <w:r>
              <w:rPr>
                <w:rFonts w:hint="eastAsia" w:cs="宋体"/>
                <w:kern w:val="28"/>
                <w:szCs w:val="21"/>
              </w:rPr>
              <w:t>设备校验</w:t>
            </w:r>
          </w:p>
        </w:tc>
      </w:tr>
      <w:tr w14:paraId="24C179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3" w:type="pct"/>
            <w:vAlign w:val="center"/>
          </w:tcPr>
          <w:p w14:paraId="7696CC99">
            <w:pPr>
              <w:pStyle w:val="32"/>
              <w:numPr>
                <w:ilvl w:val="0"/>
                <w:numId w:val="24"/>
              </w:numPr>
              <w:adjustRightInd w:val="0"/>
              <w:ind w:firstLineChars="0"/>
              <w:jc w:val="center"/>
              <w:textAlignment w:val="baseline"/>
              <w:rPr>
                <w:rFonts w:cs="宋体"/>
                <w:kern w:val="28"/>
                <w:szCs w:val="21"/>
              </w:rPr>
            </w:pPr>
          </w:p>
        </w:tc>
        <w:tc>
          <w:tcPr>
            <w:tcW w:w="965" w:type="pct"/>
            <w:vAlign w:val="center"/>
          </w:tcPr>
          <w:p w14:paraId="12340465">
            <w:pPr>
              <w:adjustRightInd w:val="0"/>
              <w:jc w:val="center"/>
              <w:textAlignment w:val="baseline"/>
              <w:rPr>
                <w:szCs w:val="21"/>
              </w:rPr>
            </w:pPr>
            <w:r>
              <w:rPr>
                <w:rFonts w:hint="eastAsia"/>
                <w:szCs w:val="21"/>
              </w:rPr>
              <w:t>钢卷尺</w:t>
            </w:r>
          </w:p>
        </w:tc>
        <w:tc>
          <w:tcPr>
            <w:tcW w:w="982" w:type="pct"/>
            <w:vAlign w:val="center"/>
          </w:tcPr>
          <w:p w14:paraId="70993F13">
            <w:pPr>
              <w:adjustRightInd w:val="0"/>
              <w:jc w:val="center"/>
              <w:textAlignment w:val="baseline"/>
              <w:rPr>
                <w:szCs w:val="21"/>
              </w:rPr>
            </w:pPr>
            <w:r>
              <w:rPr>
                <w:rFonts w:hint="eastAsia"/>
                <w:szCs w:val="21"/>
              </w:rPr>
              <w:t>用于测量受试设备与试验系统的距离</w:t>
            </w:r>
          </w:p>
        </w:tc>
        <w:tc>
          <w:tcPr>
            <w:tcW w:w="1074" w:type="pct"/>
            <w:vAlign w:val="center"/>
          </w:tcPr>
          <w:p w14:paraId="4215B86F">
            <w:pPr>
              <w:adjustRightInd w:val="0"/>
              <w:jc w:val="center"/>
              <w:textAlignment w:val="baseline"/>
              <w:rPr>
                <w:szCs w:val="21"/>
              </w:rPr>
            </w:pPr>
            <w:r>
              <w:rPr>
                <w:rFonts w:hint="eastAsia"/>
                <w:szCs w:val="21"/>
              </w:rPr>
              <w:t>10m</w:t>
            </w:r>
          </w:p>
        </w:tc>
        <w:tc>
          <w:tcPr>
            <w:tcW w:w="930" w:type="pct"/>
            <w:vAlign w:val="center"/>
          </w:tcPr>
          <w:p w14:paraId="56514FF7">
            <w:pPr>
              <w:adjustRightInd w:val="0"/>
              <w:jc w:val="center"/>
              <w:textAlignment w:val="baseline"/>
              <w:rPr>
                <w:szCs w:val="21"/>
              </w:rPr>
            </w:pPr>
            <w:r>
              <w:rPr>
                <w:szCs w:val="21"/>
              </w:rPr>
              <w:t>允差±5.0mm</w:t>
            </w:r>
          </w:p>
        </w:tc>
        <w:tc>
          <w:tcPr>
            <w:tcW w:w="697" w:type="pct"/>
            <w:vAlign w:val="center"/>
          </w:tcPr>
          <w:p w14:paraId="0875A82D">
            <w:pPr>
              <w:adjustRightInd w:val="0"/>
              <w:jc w:val="center"/>
              <w:textAlignment w:val="baseline"/>
              <w:rPr>
                <w:rFonts w:cs="宋体"/>
                <w:kern w:val="28"/>
                <w:szCs w:val="21"/>
              </w:rPr>
            </w:pPr>
            <w:r>
              <w:rPr>
                <w:rFonts w:hint="eastAsia" w:cs="宋体"/>
                <w:kern w:val="28"/>
                <w:szCs w:val="21"/>
              </w:rPr>
              <w:t>设备校验</w:t>
            </w:r>
          </w:p>
        </w:tc>
      </w:tr>
      <w:tr w14:paraId="129C8D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3" w:type="pct"/>
            <w:vAlign w:val="center"/>
          </w:tcPr>
          <w:p w14:paraId="2D712511">
            <w:pPr>
              <w:pStyle w:val="32"/>
              <w:numPr>
                <w:ilvl w:val="0"/>
                <w:numId w:val="24"/>
              </w:numPr>
              <w:adjustRightInd w:val="0"/>
              <w:ind w:firstLineChars="0"/>
              <w:jc w:val="center"/>
              <w:textAlignment w:val="baseline"/>
              <w:rPr>
                <w:rFonts w:cs="宋体"/>
                <w:kern w:val="28"/>
                <w:szCs w:val="21"/>
              </w:rPr>
            </w:pPr>
          </w:p>
        </w:tc>
        <w:tc>
          <w:tcPr>
            <w:tcW w:w="965" w:type="pct"/>
            <w:vAlign w:val="center"/>
          </w:tcPr>
          <w:p w14:paraId="68A7CE52">
            <w:pPr>
              <w:adjustRightInd w:val="0"/>
              <w:jc w:val="center"/>
              <w:textAlignment w:val="baseline"/>
              <w:rPr>
                <w:szCs w:val="21"/>
              </w:rPr>
            </w:pPr>
            <w:r>
              <w:rPr>
                <w:szCs w:val="21"/>
              </w:rPr>
              <w:t>温湿度计</w:t>
            </w:r>
          </w:p>
        </w:tc>
        <w:tc>
          <w:tcPr>
            <w:tcW w:w="982" w:type="pct"/>
            <w:vAlign w:val="center"/>
          </w:tcPr>
          <w:p w14:paraId="08A31521">
            <w:pPr>
              <w:adjustRightInd w:val="0"/>
              <w:jc w:val="center"/>
              <w:textAlignment w:val="baseline"/>
              <w:rPr>
                <w:szCs w:val="21"/>
              </w:rPr>
            </w:pPr>
            <w:r>
              <w:rPr>
                <w:rFonts w:hint="eastAsia"/>
                <w:szCs w:val="21"/>
              </w:rPr>
              <w:t>用于测量试验室大气温湿度</w:t>
            </w:r>
          </w:p>
        </w:tc>
        <w:tc>
          <w:tcPr>
            <w:tcW w:w="1074" w:type="pct"/>
            <w:vAlign w:val="center"/>
          </w:tcPr>
          <w:p w14:paraId="736E57B2">
            <w:pPr>
              <w:adjustRightInd w:val="0"/>
              <w:jc w:val="center"/>
              <w:textAlignment w:val="baseline"/>
              <w:rPr>
                <w:szCs w:val="21"/>
              </w:rPr>
            </w:pPr>
            <w:r>
              <w:rPr>
                <w:szCs w:val="21"/>
              </w:rPr>
              <w:t>RE-W1012</w:t>
            </w:r>
          </w:p>
        </w:tc>
        <w:tc>
          <w:tcPr>
            <w:tcW w:w="930" w:type="pct"/>
            <w:vAlign w:val="center"/>
          </w:tcPr>
          <w:p w14:paraId="6B273728">
            <w:pPr>
              <w:adjustRightInd w:val="0"/>
              <w:jc w:val="center"/>
              <w:textAlignment w:val="baseline"/>
              <w:rPr>
                <w:szCs w:val="21"/>
              </w:rPr>
            </w:pPr>
            <w:r>
              <w:rPr>
                <w:rFonts w:hint="eastAsia"/>
                <w:szCs w:val="21"/>
              </w:rPr>
              <w:t>温度范围：10℃~35℃</w:t>
            </w:r>
          </w:p>
          <w:p w14:paraId="5A7BDE29">
            <w:pPr>
              <w:adjustRightInd w:val="0"/>
              <w:jc w:val="center"/>
              <w:textAlignment w:val="baseline"/>
              <w:rPr>
                <w:szCs w:val="21"/>
              </w:rPr>
            </w:pPr>
            <w:r>
              <w:rPr>
                <w:rFonts w:hint="eastAsia"/>
                <w:szCs w:val="21"/>
              </w:rPr>
              <w:t>最大误差：0.7℃</w:t>
            </w:r>
          </w:p>
          <w:p w14:paraId="5D06A2A2">
            <w:pPr>
              <w:adjustRightInd w:val="0"/>
              <w:jc w:val="center"/>
              <w:textAlignment w:val="baseline"/>
              <w:rPr>
                <w:szCs w:val="21"/>
              </w:rPr>
            </w:pPr>
            <w:r>
              <w:rPr>
                <w:rFonts w:hint="eastAsia"/>
                <w:szCs w:val="21"/>
              </w:rPr>
              <w:t>湿度范围：20~85%</w:t>
            </w:r>
          </w:p>
          <w:p w14:paraId="629A1597">
            <w:pPr>
              <w:adjustRightInd w:val="0"/>
              <w:jc w:val="center"/>
              <w:textAlignment w:val="baseline"/>
              <w:rPr>
                <w:szCs w:val="21"/>
              </w:rPr>
            </w:pPr>
            <w:r>
              <w:rPr>
                <w:rFonts w:hint="eastAsia"/>
                <w:szCs w:val="21"/>
              </w:rPr>
              <w:t>最大误差：4%</w:t>
            </w:r>
          </w:p>
        </w:tc>
        <w:tc>
          <w:tcPr>
            <w:tcW w:w="697" w:type="pct"/>
            <w:vAlign w:val="center"/>
          </w:tcPr>
          <w:p w14:paraId="4C3B1B8B">
            <w:pPr>
              <w:adjustRightInd w:val="0"/>
              <w:jc w:val="center"/>
              <w:textAlignment w:val="baseline"/>
              <w:rPr>
                <w:rFonts w:cs="宋体"/>
                <w:kern w:val="28"/>
                <w:szCs w:val="21"/>
              </w:rPr>
            </w:pPr>
            <w:r>
              <w:rPr>
                <w:rFonts w:hint="eastAsia" w:cs="宋体"/>
                <w:kern w:val="28"/>
                <w:szCs w:val="21"/>
              </w:rPr>
              <w:t>设备校验</w:t>
            </w:r>
          </w:p>
        </w:tc>
      </w:tr>
      <w:tr w14:paraId="4FDAF1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3" w:type="pct"/>
            <w:vAlign w:val="center"/>
          </w:tcPr>
          <w:p w14:paraId="1AF0E1DA">
            <w:pPr>
              <w:pStyle w:val="32"/>
              <w:numPr>
                <w:ilvl w:val="0"/>
                <w:numId w:val="24"/>
              </w:numPr>
              <w:adjustRightInd w:val="0"/>
              <w:ind w:firstLineChars="0"/>
              <w:jc w:val="center"/>
              <w:textAlignment w:val="baseline"/>
              <w:rPr>
                <w:rFonts w:cs="宋体"/>
                <w:kern w:val="28"/>
                <w:szCs w:val="21"/>
              </w:rPr>
            </w:pPr>
          </w:p>
        </w:tc>
        <w:tc>
          <w:tcPr>
            <w:tcW w:w="965" w:type="pct"/>
            <w:vAlign w:val="center"/>
          </w:tcPr>
          <w:p w14:paraId="261535AC">
            <w:pPr>
              <w:adjustRightInd w:val="0"/>
              <w:jc w:val="center"/>
              <w:textAlignment w:val="baseline"/>
              <w:rPr>
                <w:szCs w:val="21"/>
              </w:rPr>
            </w:pPr>
            <w:r>
              <w:rPr>
                <w:rFonts w:eastAsiaTheme="minorEastAsia"/>
                <w:color w:val="000000"/>
                <w:kern w:val="0"/>
                <w:szCs w:val="21"/>
              </w:rPr>
              <w:t>温湿度大气压力表</w:t>
            </w:r>
          </w:p>
        </w:tc>
        <w:tc>
          <w:tcPr>
            <w:tcW w:w="982" w:type="pct"/>
            <w:vAlign w:val="center"/>
          </w:tcPr>
          <w:p w14:paraId="16B8DA48">
            <w:pPr>
              <w:adjustRightInd w:val="0"/>
              <w:jc w:val="center"/>
              <w:textAlignment w:val="baseline"/>
              <w:rPr>
                <w:szCs w:val="21"/>
              </w:rPr>
            </w:pPr>
            <w:r>
              <w:rPr>
                <w:rFonts w:hint="eastAsia"/>
                <w:szCs w:val="21"/>
              </w:rPr>
              <w:t>用于测量试验室大气压力</w:t>
            </w:r>
          </w:p>
        </w:tc>
        <w:tc>
          <w:tcPr>
            <w:tcW w:w="1074" w:type="pct"/>
            <w:vAlign w:val="center"/>
          </w:tcPr>
          <w:p w14:paraId="4C9ACAFB">
            <w:pPr>
              <w:adjustRightInd w:val="0"/>
              <w:jc w:val="center"/>
              <w:textAlignment w:val="baseline"/>
              <w:rPr>
                <w:szCs w:val="21"/>
              </w:rPr>
            </w:pPr>
            <w:r>
              <w:rPr>
                <w:rFonts w:eastAsiaTheme="minorEastAsia"/>
                <w:color w:val="000000"/>
                <w:kern w:val="0"/>
                <w:szCs w:val="21"/>
              </w:rPr>
              <w:t>TES1160</w:t>
            </w:r>
          </w:p>
        </w:tc>
        <w:tc>
          <w:tcPr>
            <w:tcW w:w="930" w:type="pct"/>
            <w:vAlign w:val="center"/>
          </w:tcPr>
          <w:p w14:paraId="6969DC51">
            <w:pPr>
              <w:widowControl/>
              <w:jc w:val="left"/>
              <w:rPr>
                <w:rFonts w:eastAsiaTheme="minorEastAsia"/>
                <w:color w:val="000000"/>
                <w:kern w:val="0"/>
                <w:szCs w:val="21"/>
              </w:rPr>
            </w:pPr>
            <w:r>
              <w:rPr>
                <w:rFonts w:eastAsiaTheme="minorEastAsia"/>
                <w:color w:val="000000"/>
                <w:kern w:val="0"/>
                <w:szCs w:val="21"/>
              </w:rPr>
              <w:t>压力范围：（500~1100）hPa</w:t>
            </w:r>
          </w:p>
          <w:p w14:paraId="1D36072A">
            <w:pPr>
              <w:adjustRightInd w:val="0"/>
              <w:jc w:val="center"/>
              <w:textAlignment w:val="baseline"/>
              <w:rPr>
                <w:szCs w:val="21"/>
              </w:rPr>
            </w:pPr>
            <w:r>
              <w:rPr>
                <w:rFonts w:eastAsiaTheme="minorEastAsia"/>
                <w:color w:val="000000"/>
                <w:kern w:val="0"/>
                <w:szCs w:val="21"/>
              </w:rPr>
              <w:t>误差：±5hPa</w:t>
            </w:r>
          </w:p>
        </w:tc>
        <w:tc>
          <w:tcPr>
            <w:tcW w:w="697" w:type="pct"/>
            <w:vAlign w:val="center"/>
          </w:tcPr>
          <w:p w14:paraId="3CBD93C6">
            <w:pPr>
              <w:adjustRightInd w:val="0"/>
              <w:jc w:val="center"/>
              <w:textAlignment w:val="baseline"/>
              <w:rPr>
                <w:rFonts w:cs="宋体"/>
                <w:kern w:val="28"/>
                <w:szCs w:val="21"/>
              </w:rPr>
            </w:pPr>
            <w:r>
              <w:rPr>
                <w:rFonts w:hint="eastAsia" w:cs="宋体"/>
                <w:kern w:val="28"/>
                <w:szCs w:val="21"/>
              </w:rPr>
              <w:t>设备校验</w:t>
            </w:r>
          </w:p>
        </w:tc>
      </w:tr>
      <w:tr w14:paraId="09498D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000" w:type="pct"/>
            <w:gridSpan w:val="6"/>
            <w:vAlign w:val="center"/>
          </w:tcPr>
          <w:p w14:paraId="1D74EAD6">
            <w:pPr>
              <w:adjustRightInd w:val="0"/>
              <w:jc w:val="left"/>
              <w:textAlignment w:val="baseline"/>
              <w:rPr>
                <w:rFonts w:cs="宋体"/>
                <w:iCs/>
                <w:kern w:val="28"/>
                <w:szCs w:val="21"/>
              </w:rPr>
            </w:pPr>
            <w:r>
              <w:rPr>
                <w:rFonts w:hint="eastAsia" w:cs="宋体"/>
                <w:bCs/>
                <w:iCs/>
                <w:kern w:val="28"/>
                <w:szCs w:val="21"/>
              </w:rPr>
              <w:t>注：1.</w:t>
            </w:r>
            <w:r>
              <w:rPr>
                <w:rFonts w:hint="eastAsia" w:cs="宋体"/>
                <w:iCs/>
                <w:kern w:val="0"/>
                <w:szCs w:val="21"/>
              </w:rPr>
              <w:t>若选择的试验设备精度/量程比原试验设备等同或更优</w:t>
            </w:r>
            <w:r>
              <w:rPr>
                <w:rFonts w:hint="eastAsia" w:cs="宋体"/>
                <w:iCs/>
                <w:kern w:val="28"/>
                <w:szCs w:val="21"/>
              </w:rPr>
              <w:t>，则允许更换设备进行试验。</w:t>
            </w:r>
          </w:p>
          <w:p w14:paraId="2961C772">
            <w:pPr>
              <w:adjustRightInd w:val="0"/>
              <w:jc w:val="left"/>
              <w:textAlignment w:val="baseline"/>
              <w:rPr>
                <w:rFonts w:cs="宋体"/>
                <w:iCs/>
                <w:kern w:val="28"/>
                <w:szCs w:val="21"/>
              </w:rPr>
            </w:pPr>
            <w:r>
              <w:rPr>
                <w:rFonts w:hint="eastAsia" w:cs="宋体"/>
                <w:iCs/>
                <w:kern w:val="28"/>
                <w:szCs w:val="21"/>
              </w:rPr>
              <w:t>2．实际使用的设备/仪器，由试验单位记录，并在试验报告中明确，如存在差异，应在试验报告中进行分析。</w:t>
            </w:r>
          </w:p>
          <w:p w14:paraId="272D20A1">
            <w:pPr>
              <w:adjustRightInd w:val="0"/>
              <w:jc w:val="left"/>
              <w:textAlignment w:val="baseline"/>
              <w:rPr>
                <w:rFonts w:cs="Calibri"/>
                <w:b/>
                <w:i/>
                <w:kern w:val="28"/>
                <w:szCs w:val="21"/>
              </w:rPr>
            </w:pPr>
            <w:r>
              <w:rPr>
                <w:rFonts w:hint="eastAsia" w:cs="宋体"/>
                <w:bCs/>
                <w:iCs/>
                <w:kern w:val="28"/>
                <w:szCs w:val="21"/>
              </w:rPr>
              <w:t>3</w:t>
            </w:r>
            <w:r>
              <w:rPr>
                <w:rFonts w:hint="eastAsia" w:cs="宋体"/>
                <w:b/>
                <w:iCs/>
                <w:kern w:val="28"/>
                <w:szCs w:val="21"/>
              </w:rPr>
              <w:t>.</w:t>
            </w:r>
            <w:r>
              <w:rPr>
                <w:rFonts w:hint="eastAsia" w:cs="宋体"/>
                <w:iCs/>
                <w:kern w:val="0"/>
                <w:szCs w:val="21"/>
              </w:rPr>
              <w:t>所有未标注数量的设备，默认数量为1。</w:t>
            </w:r>
          </w:p>
        </w:tc>
      </w:tr>
    </w:tbl>
    <w:p w14:paraId="65C6D04D">
      <w:pPr>
        <w:pStyle w:val="27"/>
        <w:rPr>
          <w:lang w:val="zh-CN"/>
        </w:rPr>
      </w:pPr>
      <w:bookmarkStart w:id="176" w:name="_Toc176264382"/>
      <w:r>
        <w:rPr>
          <w:rFonts w:hint="eastAsia"/>
          <w:lang w:val="zh-CN"/>
        </w:rPr>
        <w:t>试验布置和连接</w:t>
      </w:r>
      <w:bookmarkEnd w:id="176"/>
    </w:p>
    <w:p w14:paraId="17320187">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将</w:t>
      </w:r>
      <w:r>
        <w:rPr>
          <w:rFonts w:ascii="Times New Roman" w:hAnsi="Times New Roman" w:cs="宋体"/>
          <w:sz w:val="24"/>
          <w:szCs w:val="21"/>
        </w:rPr>
        <w:t>刹车控制阀（单）</w:t>
      </w:r>
      <w:r>
        <w:rPr>
          <w:rFonts w:hint="eastAsia" w:ascii="Times New Roman" w:hAnsi="Times New Roman" w:cs="宋体"/>
          <w:sz w:val="24"/>
          <w:szCs w:val="21"/>
        </w:rPr>
        <w:t>安装在试验箱内（测试设备处于试验箱外），按图13将受试设备与测试设备进行连接布置，试验中受试设备放在试验箱内中心位置，距离箱壁不小于15cm，具体如图14所示。</w:t>
      </w:r>
    </w:p>
    <w:p w14:paraId="74714C91">
      <w:pPr>
        <w:pStyle w:val="32"/>
        <w:ind w:firstLine="0" w:firstLineChars="0"/>
        <w:jc w:val="center"/>
        <w:rPr>
          <w:rFonts w:ascii="Times New Roman" w:hAnsi="Times New Roman"/>
        </w:rPr>
      </w:pPr>
      <w:r>
        <w:drawing>
          <wp:inline distT="0" distB="0" distL="0" distR="0">
            <wp:extent cx="4316730" cy="4493895"/>
            <wp:effectExtent l="0" t="0" r="7620" b="1905"/>
            <wp:docPr id="254027872" name="图片 254027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27872" name="图片 25402787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313955" cy="4491165"/>
                    </a:xfrm>
                    <a:prstGeom prst="rect">
                      <a:avLst/>
                    </a:prstGeom>
                    <a:noFill/>
                    <a:ln>
                      <a:noFill/>
                    </a:ln>
                  </pic:spPr>
                </pic:pic>
              </a:graphicData>
            </a:graphic>
          </wp:inline>
        </w:drawing>
      </w:r>
    </w:p>
    <w:p w14:paraId="39933D2E">
      <w:pPr>
        <w:pStyle w:val="61"/>
        <w:numPr>
          <w:ilvl w:val="0"/>
          <w:numId w:val="8"/>
        </w:numPr>
        <w:rPr>
          <w:rFonts w:ascii="黑体" w:hAnsi="黑体" w:cs="宋体"/>
        </w:rPr>
      </w:pPr>
      <w:bookmarkStart w:id="177" w:name="_Toc176262567"/>
      <w:r>
        <w:rPr>
          <w:rFonts w:hint="eastAsia" w:ascii="黑体" w:hAnsi="黑体" w:cs="宋体"/>
        </w:rPr>
        <w:t>湿热试验连接示意图</w:t>
      </w:r>
      <w:bookmarkEnd w:id="177"/>
    </w:p>
    <w:p w14:paraId="609ED3C4">
      <w:pPr>
        <w:pStyle w:val="24"/>
        <w:ind w:firstLine="480"/>
        <w:jc w:val="center"/>
      </w:pPr>
      <w:r>
        <w:drawing>
          <wp:inline distT="0" distB="0" distL="0" distR="0">
            <wp:extent cx="4432935" cy="2275205"/>
            <wp:effectExtent l="0" t="0" r="5715" b="1270"/>
            <wp:docPr id="254027873" name="图片 254027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27873" name="图片 254027873"/>
                    <pic:cNvPicPr>
                      <a:picLocks noChangeAspect="1"/>
                    </pic:cNvPicPr>
                  </pic:nvPicPr>
                  <pic:blipFill>
                    <a:blip r:embed="rId28"/>
                    <a:stretch>
                      <a:fillRect/>
                    </a:stretch>
                  </pic:blipFill>
                  <pic:spPr>
                    <a:xfrm>
                      <a:off x="0" y="0"/>
                      <a:ext cx="4450879" cy="2284820"/>
                    </a:xfrm>
                    <a:prstGeom prst="rect">
                      <a:avLst/>
                    </a:prstGeom>
                  </pic:spPr>
                </pic:pic>
              </a:graphicData>
            </a:graphic>
          </wp:inline>
        </w:drawing>
      </w:r>
    </w:p>
    <w:p w14:paraId="482F0009">
      <w:pPr>
        <w:pStyle w:val="61"/>
        <w:numPr>
          <w:ilvl w:val="0"/>
          <w:numId w:val="8"/>
        </w:numPr>
        <w:rPr>
          <w:rFonts w:ascii="黑体" w:hAnsi="黑体" w:cs="宋体"/>
        </w:rPr>
      </w:pPr>
      <w:bookmarkStart w:id="178" w:name="_Toc176262568"/>
      <w:r>
        <w:rPr>
          <w:rFonts w:hint="eastAsia" w:ascii="黑体" w:hAnsi="黑体" w:cs="宋体"/>
        </w:rPr>
        <w:t>湿热试验布置图</w:t>
      </w:r>
      <w:bookmarkEnd w:id="178"/>
    </w:p>
    <w:p w14:paraId="4E214072">
      <w:pPr>
        <w:pStyle w:val="27"/>
        <w:rPr>
          <w:lang w:val="zh-CN"/>
        </w:rPr>
      </w:pPr>
      <w:bookmarkStart w:id="179" w:name="_Toc176264383"/>
      <w:r>
        <w:rPr>
          <w:rFonts w:hint="eastAsia"/>
          <w:lang w:val="zh-CN"/>
        </w:rPr>
        <w:t>试验件、试验装置（试验前）的制造符合性要求</w:t>
      </w:r>
      <w:bookmarkEnd w:id="179"/>
    </w:p>
    <w:p w14:paraId="6CB233D2">
      <w:pPr>
        <w:pStyle w:val="32"/>
        <w:spacing w:line="500" w:lineRule="exact"/>
        <w:ind w:firstLine="563" w:firstLineChars="0"/>
        <w:rPr>
          <w:rFonts w:ascii="Times New Roman" w:hAnsi="Times New Roman" w:cs="宋体"/>
          <w:sz w:val="24"/>
          <w:szCs w:val="21"/>
        </w:rPr>
      </w:pPr>
      <w:r>
        <w:rPr>
          <w:rFonts w:hint="eastAsia" w:ascii="Times New Roman" w:hAnsi="Times New Roman" w:cs="宋体"/>
          <w:sz w:val="24"/>
          <w:szCs w:val="21"/>
        </w:rPr>
        <w:t>试验件状态应满足“6.试验产品/设备说明”构型和产品状态要求，确定试验件按照12.1要求完成了产品验收测试。</w:t>
      </w:r>
    </w:p>
    <w:p w14:paraId="0B7AFA66">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确保试验件、陪试件、试验装置，在试验前按照15.3-15.5的要求，进行了相应的安装和连接。</w:t>
      </w:r>
    </w:p>
    <w:p w14:paraId="07E4DF51">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确保试验人员资质符合“10. 试验人员”的要求。</w:t>
      </w:r>
    </w:p>
    <w:p w14:paraId="7257EC1B">
      <w:pPr>
        <w:pStyle w:val="27"/>
        <w:rPr>
          <w:lang w:val="zh-CN"/>
        </w:rPr>
      </w:pPr>
      <w:bookmarkStart w:id="180" w:name="_Toc176264384"/>
      <w:r>
        <w:rPr>
          <w:rFonts w:hint="eastAsia"/>
          <w:lang w:val="zh-CN"/>
        </w:rPr>
        <w:t>试验程序</w:t>
      </w:r>
      <w:bookmarkEnd w:id="180"/>
    </w:p>
    <w:p w14:paraId="3209C52A">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湿热试验控制曲线设定应如图15所示。涵括湿热试验所有需要考察的试验过程和关键要素：温湿度变化速率、温湿度保持时间、上下限温湿度和循环次数。试验人员应在试验环境搭建完成后予以检查确认试验参数设置，待确认满足要求后再开始试验。</w:t>
      </w:r>
    </w:p>
    <w:p w14:paraId="3BDDB1C0">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在附录B检测记录表</w:t>
      </w:r>
      <w:r>
        <w:rPr>
          <w:rFonts w:ascii="Times New Roman" w:hAnsi="Times New Roman" w:cs="宋体"/>
          <w:sz w:val="24"/>
          <w:szCs w:val="21"/>
        </w:rPr>
        <w:t>中</w:t>
      </w:r>
      <w:r>
        <w:rPr>
          <w:rFonts w:hint="eastAsia" w:ascii="Times New Roman" w:hAnsi="Times New Roman" w:cs="宋体"/>
          <w:sz w:val="24"/>
          <w:szCs w:val="21"/>
        </w:rPr>
        <w:t>记录</w:t>
      </w:r>
      <w:r>
        <w:rPr>
          <w:rFonts w:ascii="Times New Roman" w:hAnsi="Times New Roman" w:cs="宋体"/>
          <w:sz w:val="24"/>
          <w:szCs w:val="21"/>
        </w:rPr>
        <w:t>试验设备相关信息及试验开始</w:t>
      </w:r>
      <w:r>
        <w:rPr>
          <w:rFonts w:hint="eastAsia" w:ascii="Times New Roman" w:hAnsi="Times New Roman" w:cs="宋体"/>
          <w:sz w:val="24"/>
          <w:szCs w:val="21"/>
        </w:rPr>
        <w:t>和结束</w:t>
      </w:r>
      <w:r>
        <w:rPr>
          <w:rFonts w:ascii="Times New Roman" w:hAnsi="Times New Roman" w:cs="宋体"/>
          <w:sz w:val="24"/>
          <w:szCs w:val="21"/>
        </w:rPr>
        <w:t>时间等内容，根据试验程序计算每次温湿度变化的时间节点，定时</w:t>
      </w:r>
      <w:r>
        <w:rPr>
          <w:rFonts w:hint="eastAsia" w:ascii="Times New Roman" w:hAnsi="Times New Roman" w:cs="宋体"/>
          <w:sz w:val="24"/>
          <w:szCs w:val="21"/>
        </w:rPr>
        <w:t>巡查</w:t>
      </w:r>
      <w:r>
        <w:rPr>
          <w:rFonts w:ascii="Times New Roman" w:hAnsi="Times New Roman" w:cs="宋体"/>
          <w:sz w:val="24"/>
          <w:szCs w:val="21"/>
        </w:rPr>
        <w:t>试验设备运行状态</w:t>
      </w:r>
      <w:r>
        <w:rPr>
          <w:rFonts w:hint="eastAsia" w:ascii="Times New Roman" w:hAnsi="Times New Roman" w:cs="宋体"/>
          <w:sz w:val="24"/>
          <w:szCs w:val="21"/>
        </w:rPr>
        <w:t>。</w:t>
      </w:r>
    </w:p>
    <w:p w14:paraId="42F8F641">
      <w:pPr>
        <w:pStyle w:val="32"/>
        <w:ind w:firstLine="0" w:firstLineChars="0"/>
        <w:jc w:val="center"/>
        <w:rPr>
          <w:rFonts w:ascii="Times New Roman" w:hAnsi="Times New Roman"/>
          <w:sz w:val="28"/>
          <w:szCs w:val="28"/>
        </w:rPr>
      </w:pPr>
      <w:r>
        <w:object>
          <v:shape id="_x0000_i1029" o:spt="75" type="#_x0000_t75" style="height:206.7pt;width:365.8pt;" o:ole="t" filled="f" o:preferrelative="t" stroked="f" coordsize="21600,21600">
            <v:path/>
            <v:fill on="f" focussize="0,0"/>
            <v:stroke on="f" joinstyle="miter"/>
            <v:imagedata r:id="rId30" o:title=""/>
            <o:lock v:ext="edit" aspectratio="t"/>
            <w10:wrap type="none"/>
            <w10:anchorlock/>
          </v:shape>
          <o:OLEObject Type="Embed" ProgID="Visio.Drawing.11" ShapeID="_x0000_i1029" DrawAspect="Content" ObjectID="_1468075730" r:id="rId29">
            <o:LockedField>false</o:LockedField>
          </o:OLEObject>
        </w:object>
      </w:r>
    </w:p>
    <w:p w14:paraId="640BFDD8">
      <w:pPr>
        <w:pStyle w:val="32"/>
        <w:ind w:firstLine="360"/>
        <w:rPr>
          <w:rFonts w:ascii="Times New Roman" w:hAnsi="Times New Roman"/>
          <w:sz w:val="18"/>
          <w:szCs w:val="18"/>
        </w:rPr>
      </w:pPr>
      <w:r>
        <w:rPr>
          <w:rFonts w:hint="eastAsia" w:ascii="Times New Roman" w:hAnsi="Times New Roman"/>
          <w:sz w:val="18"/>
          <w:szCs w:val="18"/>
        </w:rPr>
        <w:t>备注：</w:t>
      </w:r>
    </w:p>
    <w:p w14:paraId="3B162654">
      <w:pPr>
        <w:pStyle w:val="32"/>
        <w:numPr>
          <w:ilvl w:val="1"/>
          <w:numId w:val="23"/>
        </w:numPr>
        <w:ind w:left="0" w:firstLine="360"/>
        <w:rPr>
          <w:rFonts w:ascii="Times New Roman" w:hAnsi="Times New Roman"/>
          <w:sz w:val="18"/>
          <w:szCs w:val="18"/>
        </w:rPr>
      </w:pPr>
      <w:r>
        <w:rPr>
          <w:rFonts w:hint="eastAsia" w:ascii="Times New Roman" w:hAnsi="Times New Roman"/>
          <w:sz w:val="18"/>
          <w:szCs w:val="18"/>
        </w:rPr>
        <w:t>T0-T1为2h±10min；</w:t>
      </w:r>
    </w:p>
    <w:p w14:paraId="5BC93CB4">
      <w:pPr>
        <w:pStyle w:val="32"/>
        <w:numPr>
          <w:ilvl w:val="1"/>
          <w:numId w:val="23"/>
        </w:numPr>
        <w:ind w:left="0" w:firstLine="360"/>
        <w:rPr>
          <w:rFonts w:ascii="Times New Roman" w:hAnsi="Times New Roman"/>
          <w:sz w:val="18"/>
          <w:szCs w:val="18"/>
        </w:rPr>
      </w:pPr>
      <w:r>
        <w:rPr>
          <w:rFonts w:hint="eastAsia" w:ascii="Times New Roman" w:hAnsi="Times New Roman"/>
          <w:sz w:val="18"/>
          <w:szCs w:val="18"/>
        </w:rPr>
        <w:t>T1-T2至少为6h；</w:t>
      </w:r>
    </w:p>
    <w:p w14:paraId="522ABD93">
      <w:pPr>
        <w:pStyle w:val="32"/>
        <w:numPr>
          <w:ilvl w:val="1"/>
          <w:numId w:val="23"/>
        </w:numPr>
        <w:ind w:left="0" w:firstLine="360"/>
        <w:rPr>
          <w:rFonts w:ascii="Times New Roman" w:hAnsi="Times New Roman"/>
          <w:sz w:val="18"/>
          <w:szCs w:val="18"/>
        </w:rPr>
      </w:pPr>
      <w:r>
        <w:rPr>
          <w:rFonts w:hint="eastAsia" w:ascii="Times New Roman" w:hAnsi="Times New Roman"/>
          <w:sz w:val="18"/>
          <w:szCs w:val="18"/>
        </w:rPr>
        <w:t>T2-T3为16h±15min，在此期间保持相对湿度不低于85%；</w:t>
      </w:r>
    </w:p>
    <w:p w14:paraId="4CB797BA">
      <w:pPr>
        <w:pStyle w:val="32"/>
        <w:numPr>
          <w:ilvl w:val="1"/>
          <w:numId w:val="23"/>
        </w:numPr>
        <w:ind w:left="0" w:firstLine="360"/>
        <w:rPr>
          <w:rFonts w:ascii="Times New Roman" w:hAnsi="Times New Roman"/>
          <w:sz w:val="18"/>
          <w:szCs w:val="18"/>
        </w:rPr>
      </w:pPr>
      <w:r>
        <w:rPr>
          <w:rFonts w:hint="eastAsia" w:ascii="Times New Roman" w:hAnsi="Times New Roman"/>
          <w:sz w:val="18"/>
          <w:szCs w:val="18"/>
        </w:rPr>
        <w:t>第10循环结束后继续进行的试验，见14.7步骤g）；</w:t>
      </w:r>
    </w:p>
    <w:p w14:paraId="76C451DF">
      <w:pPr>
        <w:pStyle w:val="32"/>
        <w:numPr>
          <w:ilvl w:val="1"/>
          <w:numId w:val="23"/>
        </w:numPr>
        <w:ind w:left="0" w:firstLine="360"/>
        <w:rPr>
          <w:rFonts w:hint="eastAsia" w:ascii="Times New Roman" w:hAnsi="Times New Roman"/>
          <w:sz w:val="18"/>
          <w:szCs w:val="18"/>
        </w:rPr>
      </w:pPr>
      <w:r>
        <w:rPr>
          <w:rFonts w:hint="eastAsia" w:ascii="Times New Roman" w:hAnsi="Times New Roman"/>
          <w:sz w:val="18"/>
          <w:szCs w:val="18"/>
        </w:rPr>
        <w:t>T0表示下一个循环的开始，而不是试验的起始点。</w:t>
      </w:r>
    </w:p>
    <w:p w14:paraId="6485C34F">
      <w:pPr>
        <w:pStyle w:val="61"/>
        <w:numPr>
          <w:ilvl w:val="0"/>
          <w:numId w:val="8"/>
        </w:numPr>
        <w:rPr>
          <w:rFonts w:ascii="黑体" w:hAnsi="黑体" w:cs="宋体"/>
        </w:rPr>
      </w:pPr>
      <w:bookmarkStart w:id="181" w:name="_Toc176262569"/>
      <w:r>
        <w:rPr>
          <w:rFonts w:hint="eastAsia" w:ascii="黑体" w:hAnsi="黑体" w:cs="宋体"/>
        </w:rPr>
        <w:t>湿热试验曲线</w:t>
      </w:r>
      <w:bookmarkEnd w:id="181"/>
    </w:p>
    <w:p w14:paraId="7AA28BBB">
      <w:pPr>
        <w:pStyle w:val="24"/>
        <w:numPr>
          <w:ilvl w:val="0"/>
          <w:numId w:val="25"/>
        </w:numPr>
        <w:ind w:firstLineChars="0"/>
      </w:pPr>
      <w:r>
        <w:rPr>
          <w:rFonts w:hint="eastAsia" w:cs="宋体"/>
        </w:rPr>
        <w:t>在试验室环境下将受试设备按照图14所示安装于试验箱内，并按12.2章节要求进行QPAT1-1和QPAT2检查并记录检测数据</w:t>
      </w:r>
      <w:r>
        <w:rPr>
          <w:rFonts w:hint="eastAsia"/>
        </w:rPr>
        <w:t>；</w:t>
      </w:r>
    </w:p>
    <w:p w14:paraId="48D78390">
      <w:pPr>
        <w:pStyle w:val="24"/>
        <w:numPr>
          <w:ilvl w:val="0"/>
          <w:numId w:val="25"/>
        </w:numPr>
        <w:ind w:firstLineChars="0"/>
      </w:pPr>
      <w:r>
        <w:rPr>
          <w:rFonts w:hint="eastAsia"/>
        </w:rPr>
        <w:t>使受试设备</w:t>
      </w:r>
      <w:r>
        <w:t>处于工作状态1</w:t>
      </w:r>
      <w:r>
        <w:rPr>
          <w:rFonts w:hint="eastAsia"/>
        </w:rPr>
        <w:t>，</w:t>
      </w:r>
      <w:r>
        <w:rPr>
          <w:rFonts w:cs="宋体"/>
          <w:lang w:eastAsia="ja-JP"/>
        </w:rPr>
        <w:t>调节试验箱内温度至（</w:t>
      </w:r>
      <w:r>
        <w:rPr>
          <w:rFonts w:hint="eastAsia" w:cs="宋体"/>
          <w:lang w:eastAsia="ja-JP"/>
        </w:rPr>
        <w:t>3</w:t>
      </w:r>
      <w:r>
        <w:rPr>
          <w:rFonts w:cs="宋体"/>
          <w:lang w:eastAsia="ja-JP"/>
        </w:rPr>
        <w:t>8</w:t>
      </w:r>
      <w:r>
        <w:rPr>
          <w:rFonts w:hint="eastAsia" w:cs="宋体"/>
          <w:lang w:eastAsia="ja-JP"/>
        </w:rPr>
        <w:t>±2</w:t>
      </w:r>
      <w:r>
        <w:rPr>
          <w:rFonts w:cs="宋体"/>
          <w:lang w:eastAsia="ja-JP"/>
        </w:rPr>
        <w:t>）</w:t>
      </w:r>
      <w:r>
        <w:rPr>
          <w:rFonts w:hint="eastAsia" w:cs="宋体"/>
          <w:lang w:eastAsia="ja-JP"/>
        </w:rPr>
        <w:t>℃</w:t>
      </w:r>
      <w:r>
        <w:rPr>
          <w:rFonts w:cs="宋体"/>
          <w:lang w:eastAsia="ja-JP"/>
        </w:rPr>
        <w:t>，相对湿度至（85</w:t>
      </w:r>
      <w:r>
        <w:rPr>
          <w:rFonts w:hint="eastAsia" w:cs="宋体"/>
          <w:lang w:eastAsia="ja-JP"/>
        </w:rPr>
        <w:t>±</w:t>
      </w:r>
      <w:r>
        <w:rPr>
          <w:rFonts w:cs="宋体"/>
          <w:lang w:eastAsia="ja-JP"/>
        </w:rPr>
        <w:t>4）</w:t>
      </w:r>
      <w:r>
        <w:rPr>
          <w:rFonts w:hint="eastAsia" w:cs="宋体"/>
          <w:lang w:eastAsia="ja-JP"/>
        </w:rPr>
        <w:t>%</w:t>
      </w:r>
      <w:r>
        <w:rPr>
          <w:rFonts w:hint="eastAsia" w:cs="宋体"/>
        </w:rPr>
        <w:t>，使</w:t>
      </w:r>
      <w:r>
        <w:rPr>
          <w:rFonts w:cs="宋体"/>
        </w:rPr>
        <w:t>受试设备在该温湿度条件下</w:t>
      </w:r>
      <w:r>
        <w:rPr>
          <w:rFonts w:hint="eastAsia" w:cs="宋体"/>
        </w:rPr>
        <w:t>稳定3h；</w:t>
      </w:r>
    </w:p>
    <w:p w14:paraId="0EDF0441">
      <w:pPr>
        <w:pStyle w:val="24"/>
        <w:numPr>
          <w:ilvl w:val="0"/>
          <w:numId w:val="25"/>
        </w:numPr>
        <w:ind w:firstLineChars="0"/>
        <w:rPr>
          <w:rFonts w:cs="宋体"/>
          <w:lang w:eastAsia="ja-JP"/>
        </w:rPr>
      </w:pPr>
      <w:r>
        <w:rPr>
          <w:rFonts w:cs="宋体"/>
          <w:lang w:eastAsia="ja-JP"/>
        </w:rPr>
        <w:t>在</w:t>
      </w:r>
      <w:r>
        <w:rPr>
          <w:rFonts w:hint="eastAsia" w:cs="宋体"/>
          <w:lang w:eastAsia="ja-JP"/>
        </w:rPr>
        <w:t>2h内</w:t>
      </w:r>
      <w:r>
        <w:rPr>
          <w:rFonts w:cs="宋体"/>
          <w:lang w:eastAsia="ja-JP"/>
        </w:rPr>
        <w:t>将箱内温度升至65</w:t>
      </w:r>
      <w:r>
        <w:rPr>
          <w:rFonts w:hint="eastAsia" w:cs="宋体"/>
          <w:lang w:eastAsia="ja-JP"/>
        </w:rPr>
        <w:t>℃，</w:t>
      </w:r>
      <w:r>
        <w:rPr>
          <w:rFonts w:cs="宋体"/>
          <w:lang w:eastAsia="ja-JP"/>
        </w:rPr>
        <w:t>相对湿度升至</w:t>
      </w:r>
      <w:r>
        <w:rPr>
          <w:rFonts w:hint="eastAsia" w:cs="宋体"/>
          <w:lang w:eastAsia="ja-JP"/>
        </w:rPr>
        <w:t>95%；</w:t>
      </w:r>
    </w:p>
    <w:p w14:paraId="1CB2FC65">
      <w:pPr>
        <w:pStyle w:val="24"/>
        <w:numPr>
          <w:ilvl w:val="0"/>
          <w:numId w:val="25"/>
        </w:numPr>
        <w:ind w:firstLineChars="0"/>
        <w:rPr>
          <w:rFonts w:cs="宋体"/>
          <w:lang w:eastAsia="ja-JP"/>
        </w:rPr>
      </w:pPr>
      <w:r>
        <w:rPr>
          <w:rFonts w:cs="宋体"/>
          <w:lang w:eastAsia="ja-JP"/>
        </w:rPr>
        <w:t>保持箱内温度65</w:t>
      </w:r>
      <w:r>
        <w:rPr>
          <w:rFonts w:hint="eastAsia" w:cs="宋体"/>
          <w:lang w:eastAsia="ja-JP"/>
        </w:rPr>
        <w:t>℃，</w:t>
      </w:r>
      <w:r>
        <w:rPr>
          <w:rFonts w:cs="宋体"/>
          <w:lang w:eastAsia="ja-JP"/>
        </w:rPr>
        <w:t>相对湿度95</w:t>
      </w:r>
      <w:r>
        <w:rPr>
          <w:rFonts w:hint="eastAsia" w:cs="宋体"/>
          <w:lang w:eastAsia="ja-JP"/>
        </w:rPr>
        <w:t>%，</w:t>
      </w:r>
      <w:r>
        <w:rPr>
          <w:rFonts w:cs="宋体"/>
          <w:lang w:eastAsia="ja-JP"/>
        </w:rPr>
        <w:t>时间为</w:t>
      </w:r>
      <w:r>
        <w:rPr>
          <w:rFonts w:hint="eastAsia" w:cs="宋体"/>
          <w:lang w:eastAsia="ja-JP"/>
        </w:rPr>
        <w:t>6h；</w:t>
      </w:r>
    </w:p>
    <w:p w14:paraId="19896CCF">
      <w:pPr>
        <w:pStyle w:val="24"/>
        <w:numPr>
          <w:ilvl w:val="0"/>
          <w:numId w:val="25"/>
        </w:numPr>
        <w:ind w:firstLineChars="0"/>
        <w:rPr>
          <w:rFonts w:cs="宋体"/>
          <w:lang w:eastAsia="ja-JP"/>
        </w:rPr>
      </w:pPr>
      <w:r>
        <w:rPr>
          <w:rFonts w:cs="宋体"/>
          <w:lang w:eastAsia="ja-JP"/>
        </w:rPr>
        <w:t>在之后的</w:t>
      </w:r>
      <w:r>
        <w:rPr>
          <w:rFonts w:hint="eastAsia" w:cs="宋体"/>
          <w:lang w:eastAsia="ja-JP"/>
        </w:rPr>
        <w:t>16h内</w:t>
      </w:r>
      <w:r>
        <w:rPr>
          <w:rFonts w:cs="宋体"/>
          <w:lang w:eastAsia="ja-JP"/>
        </w:rPr>
        <w:t>，将温度逐渐降到</w:t>
      </w:r>
      <w:r>
        <w:rPr>
          <w:rFonts w:hint="eastAsia" w:cs="宋体"/>
          <w:lang w:eastAsia="ja-JP"/>
        </w:rPr>
        <w:t>3</w:t>
      </w:r>
      <w:r>
        <w:rPr>
          <w:rFonts w:cs="宋体"/>
          <w:lang w:eastAsia="ja-JP"/>
        </w:rPr>
        <w:t>8</w:t>
      </w:r>
      <w:r>
        <w:rPr>
          <w:rFonts w:hint="eastAsia" w:cs="宋体"/>
          <w:lang w:eastAsia="ja-JP"/>
        </w:rPr>
        <w:t>℃，</w:t>
      </w:r>
      <w:r>
        <w:rPr>
          <w:rFonts w:cs="宋体"/>
          <w:lang w:eastAsia="ja-JP"/>
        </w:rPr>
        <w:t>在此期间，保持相对湿度不低于</w:t>
      </w:r>
      <w:r>
        <w:rPr>
          <w:rFonts w:hint="eastAsia" w:cs="宋体"/>
          <w:lang w:eastAsia="ja-JP"/>
        </w:rPr>
        <w:t>85%；</w:t>
      </w:r>
    </w:p>
    <w:p w14:paraId="48200AEE">
      <w:pPr>
        <w:pStyle w:val="24"/>
        <w:numPr>
          <w:ilvl w:val="0"/>
          <w:numId w:val="25"/>
        </w:numPr>
        <w:ind w:firstLineChars="0"/>
        <w:rPr>
          <w:rFonts w:cs="宋体"/>
          <w:lang w:eastAsia="ja-JP"/>
        </w:rPr>
      </w:pPr>
      <w:r>
        <w:rPr>
          <w:rFonts w:cs="宋体"/>
          <w:lang w:eastAsia="ja-JP"/>
        </w:rPr>
        <w:t>重复步骤</w:t>
      </w:r>
      <w:r>
        <w:rPr>
          <w:rFonts w:hint="eastAsia" w:cs="宋体"/>
        </w:rPr>
        <w:t>c</w:t>
      </w:r>
      <w:r>
        <w:rPr>
          <w:rFonts w:hint="eastAsia" w:cs="宋体"/>
          <w:lang w:eastAsia="ja-JP"/>
        </w:rPr>
        <w:t>）</w:t>
      </w:r>
      <w:r>
        <w:rPr>
          <w:rFonts w:cs="宋体"/>
          <w:lang w:eastAsia="ja-JP"/>
        </w:rPr>
        <w:t>~步骤</w:t>
      </w:r>
      <w:r>
        <w:rPr>
          <w:rFonts w:hint="eastAsia" w:cs="宋体"/>
        </w:rPr>
        <w:t>e</w:t>
      </w:r>
      <w:r>
        <w:rPr>
          <w:rFonts w:hint="eastAsia" w:cs="宋体"/>
          <w:lang w:eastAsia="ja-JP"/>
        </w:rPr>
        <w:t>）直至</w:t>
      </w:r>
      <w:r>
        <w:rPr>
          <w:rFonts w:cs="宋体"/>
          <w:lang w:eastAsia="ja-JP"/>
        </w:rPr>
        <w:t>完成</w:t>
      </w:r>
      <w:r>
        <w:rPr>
          <w:rFonts w:hint="eastAsia" w:cs="宋体"/>
        </w:rPr>
        <w:t>10</w:t>
      </w:r>
      <w:r>
        <w:rPr>
          <w:rFonts w:hint="eastAsia" w:cs="宋体"/>
          <w:lang w:eastAsia="ja-JP"/>
        </w:rPr>
        <w:t>个</w:t>
      </w:r>
      <w:r>
        <w:rPr>
          <w:rFonts w:cs="宋体"/>
          <w:lang w:eastAsia="ja-JP"/>
        </w:rPr>
        <w:t>循环；</w:t>
      </w:r>
    </w:p>
    <w:p w14:paraId="10501C1D">
      <w:pPr>
        <w:pStyle w:val="24"/>
        <w:numPr>
          <w:ilvl w:val="0"/>
          <w:numId w:val="25"/>
        </w:numPr>
        <w:ind w:firstLineChars="0"/>
        <w:rPr>
          <w:rFonts w:cs="宋体"/>
        </w:rPr>
      </w:pPr>
      <w:r>
        <w:rPr>
          <w:rFonts w:cs="宋体"/>
          <w:lang w:eastAsia="ja-JP"/>
        </w:rPr>
        <w:t>试验结束后，将受试设备</w:t>
      </w:r>
      <w:r>
        <w:rPr>
          <w:rFonts w:hint="eastAsia" w:cs="宋体"/>
          <w:lang w:eastAsia="ja-JP"/>
        </w:rPr>
        <w:t>从</w:t>
      </w:r>
      <w:r>
        <w:rPr>
          <w:rFonts w:cs="宋体"/>
          <w:lang w:eastAsia="ja-JP"/>
        </w:rPr>
        <w:t>试验箱内取出并排除</w:t>
      </w:r>
      <w:r>
        <w:rPr>
          <w:rFonts w:hint="eastAsia" w:cs="宋体"/>
          <w:lang w:eastAsia="ja-JP"/>
        </w:rPr>
        <w:t>冷</w:t>
      </w:r>
      <w:r>
        <w:rPr>
          <w:rFonts w:cs="宋体"/>
          <w:lang w:eastAsia="ja-JP"/>
        </w:rPr>
        <w:t>凝水</w:t>
      </w:r>
      <w:r>
        <w:rPr>
          <w:rFonts w:hint="eastAsia" w:cs="宋体"/>
        </w:rPr>
        <w:t>，</w:t>
      </w:r>
      <w:r>
        <w:t>在循环结束</w:t>
      </w:r>
      <w:r>
        <w:rPr>
          <w:rFonts w:hint="eastAsia"/>
        </w:rPr>
        <w:t>1h内，</w:t>
      </w:r>
      <w:r>
        <w:t>给受试设备通电并最多预热</w:t>
      </w:r>
      <w:r>
        <w:rPr>
          <w:rFonts w:hint="eastAsia"/>
        </w:rPr>
        <w:t>15min，立刻</w:t>
      </w:r>
      <w:r>
        <w:rPr>
          <w:rFonts w:hint="eastAsia"/>
          <w:kern w:val="0"/>
        </w:rPr>
        <w:t>按照</w:t>
      </w:r>
      <w:r>
        <w:rPr>
          <w:rFonts w:hint="eastAsia" w:cs="宋体"/>
        </w:rPr>
        <w:t>12.2章节要求进行QPAT1-4和QPAT2检查并记录检测数据</w:t>
      </w:r>
      <w:r>
        <w:t>。</w:t>
      </w:r>
    </w:p>
    <w:p w14:paraId="6C533B3B">
      <w:pPr>
        <w:pStyle w:val="27"/>
        <w:rPr>
          <w:lang w:val="zh-CN"/>
        </w:rPr>
      </w:pPr>
      <w:bookmarkStart w:id="182" w:name="_Toc176264385"/>
      <w:r>
        <w:rPr>
          <w:rFonts w:hint="eastAsia"/>
          <w:lang w:val="zh-CN"/>
        </w:rPr>
        <w:t>试验判据</w:t>
      </w:r>
      <w:bookmarkEnd w:id="182"/>
    </w:p>
    <w:p w14:paraId="50143733">
      <w:pPr>
        <w:pStyle w:val="32"/>
        <w:spacing w:line="360" w:lineRule="auto"/>
        <w:ind w:firstLine="480"/>
        <w:rPr>
          <w:rFonts w:ascii="Times New Roman" w:hAnsi="Times New Roman" w:cs="宋体"/>
          <w:sz w:val="24"/>
          <w:szCs w:val="24"/>
        </w:rPr>
      </w:pPr>
      <w:r>
        <w:rPr>
          <w:rFonts w:hint="eastAsia" w:ascii="Times New Roman" w:hAnsi="Times New Roman" w:cs="宋体"/>
          <w:sz w:val="24"/>
          <w:szCs w:val="24"/>
        </w:rPr>
        <w:t>试验前，按12.2章节中要求进行QPAT1-1和QPAT2检查，确认通过并记录检测数据。</w:t>
      </w:r>
    </w:p>
    <w:p w14:paraId="3296879B">
      <w:pPr>
        <w:pStyle w:val="32"/>
        <w:spacing w:line="360" w:lineRule="auto"/>
        <w:ind w:firstLine="480"/>
        <w:rPr>
          <w:rFonts w:ascii="Times New Roman" w:hAnsi="Times New Roman" w:cs="宋体"/>
          <w:sz w:val="24"/>
          <w:szCs w:val="24"/>
        </w:rPr>
      </w:pPr>
      <w:r>
        <w:rPr>
          <w:rFonts w:hint="eastAsia" w:ascii="Times New Roman" w:hAnsi="Times New Roman" w:cs="宋体"/>
          <w:sz w:val="24"/>
          <w:szCs w:val="24"/>
        </w:rPr>
        <w:t>试验后，按12.2章节中要求进行QPAT1-4和QPAT2检查，确认通过并记录检测数据。</w:t>
      </w:r>
    </w:p>
    <w:p w14:paraId="53DD043F">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满足以上要求，则判定结论为Pass，否则为Fail。</w:t>
      </w:r>
    </w:p>
    <w:p w14:paraId="60F8D4E7">
      <w:pPr>
        <w:pStyle w:val="26"/>
        <w:spacing w:before="156" w:after="156"/>
        <w:rPr>
          <w:rFonts w:ascii="黑体" w:hAnsi="黑体"/>
          <w:kern w:val="0"/>
          <w:sz w:val="30"/>
          <w:szCs w:val="30"/>
        </w:rPr>
      </w:pPr>
      <w:bookmarkStart w:id="183" w:name="_Toc176264386"/>
      <w:r>
        <w:rPr>
          <w:rFonts w:hint="eastAsia" w:ascii="黑体" w:hAnsi="黑体"/>
          <w:kern w:val="0"/>
          <w:sz w:val="30"/>
          <w:szCs w:val="30"/>
        </w:rPr>
        <w:t>工作冲击和坠撞安全</w:t>
      </w:r>
      <w:bookmarkEnd w:id="183"/>
    </w:p>
    <w:p w14:paraId="450C90F6">
      <w:pPr>
        <w:pStyle w:val="27"/>
        <w:rPr>
          <w:lang w:val="zh-CN"/>
        </w:rPr>
      </w:pPr>
      <w:bookmarkStart w:id="184" w:name="_Toc176264387"/>
      <w:r>
        <w:rPr>
          <w:rFonts w:hint="eastAsia"/>
          <w:lang w:val="zh-CN"/>
        </w:rPr>
        <w:t>工作</w:t>
      </w:r>
      <w:r>
        <w:rPr>
          <w:lang w:val="zh-CN"/>
        </w:rPr>
        <w:t>冲击</w:t>
      </w:r>
      <w:bookmarkEnd w:id="184"/>
    </w:p>
    <w:p w14:paraId="0E220E8D">
      <w:pPr>
        <w:pStyle w:val="35"/>
        <w:numPr>
          <w:ilvl w:val="2"/>
          <w:numId w:val="2"/>
        </w:numPr>
        <w:tabs>
          <w:tab w:val="clear" w:pos="340"/>
          <w:tab w:val="clear" w:pos="567"/>
        </w:tabs>
        <w:spacing w:line="420" w:lineRule="exact"/>
      </w:pPr>
      <w:bookmarkStart w:id="185" w:name="_Toc176264388"/>
      <w:r>
        <w:rPr>
          <w:rFonts w:hint="eastAsia"/>
        </w:rPr>
        <w:t>试验目的</w:t>
      </w:r>
      <w:bookmarkEnd w:id="185"/>
    </w:p>
    <w:p w14:paraId="4B950140">
      <w:pPr>
        <w:pStyle w:val="24"/>
        <w:ind w:firstLine="480"/>
      </w:pPr>
      <w:r>
        <w:rPr>
          <w:rFonts w:hint="eastAsia"/>
        </w:rPr>
        <w:t>验证</w:t>
      </w:r>
      <w:r>
        <w:t>受试设备在经受飞机正常飞行期间遭遇冲击时能否继续在合格的性能标准范围内工作。</w:t>
      </w:r>
    </w:p>
    <w:p w14:paraId="2E5DDFC6">
      <w:pPr>
        <w:pStyle w:val="35"/>
        <w:numPr>
          <w:ilvl w:val="2"/>
          <w:numId w:val="2"/>
        </w:numPr>
        <w:tabs>
          <w:tab w:val="clear" w:pos="340"/>
          <w:tab w:val="clear" w:pos="567"/>
        </w:tabs>
        <w:spacing w:line="420" w:lineRule="exact"/>
      </w:pPr>
      <w:bookmarkStart w:id="186" w:name="_Toc176264389"/>
      <w:r>
        <w:rPr>
          <w:rFonts w:hint="eastAsia"/>
        </w:rPr>
        <w:t>试验要求</w:t>
      </w:r>
      <w:bookmarkEnd w:id="186"/>
    </w:p>
    <w:p w14:paraId="625E7B81">
      <w:pPr>
        <w:pStyle w:val="24"/>
        <w:ind w:firstLine="480"/>
      </w:pPr>
      <w:r>
        <w:rPr>
          <w:rFonts w:cs="宋体"/>
        </w:rPr>
        <w:t>刹车控制阀（单）</w:t>
      </w:r>
      <w:r>
        <w:t>安装</w:t>
      </w:r>
      <w:r>
        <w:rPr>
          <w:rFonts w:hint="eastAsia"/>
        </w:rPr>
        <w:t>于</w:t>
      </w:r>
      <w:r>
        <w:t>飞机电子设备舱（前</w:t>
      </w:r>
      <w:r>
        <w:rPr>
          <w:rFonts w:hint="eastAsia"/>
        </w:rPr>
        <w:t>EE舱</w:t>
      </w:r>
      <w:r>
        <w:t>）</w:t>
      </w:r>
      <w:r>
        <w:rPr>
          <w:rFonts w:hint="eastAsia"/>
        </w:rPr>
        <w:t>，</w:t>
      </w:r>
      <w:r>
        <w:t>放置</w:t>
      </w:r>
      <w:r>
        <w:rPr>
          <w:rFonts w:hint="eastAsia"/>
        </w:rPr>
        <w:t>位置</w:t>
      </w:r>
      <w:r>
        <w:t>为平行于机头到机尾方向，</w:t>
      </w:r>
      <w:r>
        <w:rPr>
          <w:rFonts w:hint="eastAsia"/>
        </w:rPr>
        <w:t>且</w:t>
      </w:r>
      <w:r>
        <w:t>受试设备上部两个散热孔区域朝上，安装在固定托架上，</w:t>
      </w:r>
      <w:r>
        <w:rPr>
          <w:rFonts w:hint="eastAsia"/>
        </w:rPr>
        <w:t>设备</w:t>
      </w:r>
      <w:r>
        <w:t>前面板朝向机头，试验时应依据受试设备的实际机上安装方向并结合该项</w:t>
      </w:r>
      <w:r>
        <w:rPr>
          <w:rFonts w:hint="eastAsia"/>
        </w:rPr>
        <w:t>D</w:t>
      </w:r>
      <w:r>
        <w:t>O－160G第7章B类规定的</w:t>
      </w:r>
      <w:r>
        <w:rPr>
          <w:rFonts w:hint="eastAsia"/>
        </w:rPr>
        <w:t>要求</w:t>
      </w:r>
      <w:r>
        <w:t>试验</w:t>
      </w:r>
      <w:r>
        <w:rPr>
          <w:rFonts w:hint="eastAsia"/>
        </w:rPr>
        <w:t>开展</w:t>
      </w:r>
      <w:r>
        <w:t>相关试验</w:t>
      </w:r>
      <w:r>
        <w:rPr>
          <w:rFonts w:hint="eastAsia"/>
        </w:rPr>
        <w:t>。</w:t>
      </w:r>
    </w:p>
    <w:p w14:paraId="5DB4F621">
      <w:pPr>
        <w:pStyle w:val="32"/>
        <w:spacing w:line="360" w:lineRule="auto"/>
        <w:ind w:firstLine="480"/>
        <w:rPr>
          <w:rFonts w:ascii="Times New Roman" w:hAnsi="Times New Roman" w:cs="宋体"/>
          <w:sz w:val="24"/>
          <w:szCs w:val="21"/>
        </w:rPr>
      </w:pPr>
      <w:r>
        <w:rPr>
          <w:rFonts w:ascii="Times New Roman" w:hAnsi="Times New Roman" w:cs="宋体"/>
          <w:sz w:val="24"/>
          <w:szCs w:val="21"/>
        </w:rPr>
        <w:t>沿受试设备的三个正交轴</w:t>
      </w:r>
      <w:r>
        <w:rPr>
          <w:rFonts w:hint="eastAsia" w:ascii="Times New Roman" w:hAnsi="Times New Roman" w:cs="宋体"/>
          <w:sz w:val="24"/>
          <w:szCs w:val="21"/>
        </w:rPr>
        <w:t>的两</w:t>
      </w:r>
      <w:r>
        <w:rPr>
          <w:rFonts w:ascii="Times New Roman" w:hAnsi="Times New Roman" w:cs="宋体"/>
          <w:sz w:val="24"/>
          <w:szCs w:val="21"/>
        </w:rPr>
        <w:t>个方向上冲击</w:t>
      </w:r>
      <w:r>
        <w:rPr>
          <w:rFonts w:hint="eastAsia" w:ascii="Times New Roman" w:hAnsi="Times New Roman" w:cs="宋体"/>
          <w:sz w:val="24"/>
          <w:szCs w:val="21"/>
        </w:rPr>
        <w:t>3次</w:t>
      </w:r>
      <w:r>
        <w:rPr>
          <w:rFonts w:ascii="Times New Roman" w:hAnsi="Times New Roman" w:cs="宋体"/>
          <w:sz w:val="24"/>
          <w:szCs w:val="21"/>
        </w:rPr>
        <w:t>（共</w:t>
      </w:r>
      <w:r>
        <w:rPr>
          <w:rFonts w:hint="eastAsia" w:ascii="Times New Roman" w:hAnsi="Times New Roman" w:cs="宋体"/>
          <w:sz w:val="24"/>
          <w:szCs w:val="21"/>
        </w:rPr>
        <w:t>18次</w:t>
      </w:r>
      <w:r>
        <w:rPr>
          <w:rFonts w:ascii="Times New Roman" w:hAnsi="Times New Roman" w:cs="宋体"/>
          <w:sz w:val="24"/>
          <w:szCs w:val="21"/>
        </w:rPr>
        <w:t>），试验条件见表</w:t>
      </w:r>
      <w:r>
        <w:rPr>
          <w:rFonts w:hint="eastAsia" w:ascii="Times New Roman" w:hAnsi="Times New Roman" w:cs="宋体"/>
          <w:sz w:val="24"/>
          <w:szCs w:val="21"/>
        </w:rPr>
        <w:t>17，冲击波形容差见图16。</w:t>
      </w:r>
    </w:p>
    <w:p w14:paraId="025329E8">
      <w:pPr>
        <w:pStyle w:val="59"/>
        <w:numPr>
          <w:ilvl w:val="0"/>
          <w:numId w:val="7"/>
        </w:numPr>
        <w:rPr>
          <w:rFonts w:ascii="黑体" w:hAnsi="黑体" w:cs="宋体"/>
        </w:rPr>
      </w:pPr>
      <w:bookmarkStart w:id="187" w:name="_Toc176262523"/>
      <w:r>
        <w:rPr>
          <w:rFonts w:hint="eastAsia" w:ascii="黑体" w:hAnsi="黑体" w:cs="宋体"/>
        </w:rPr>
        <w:t>工作冲击</w:t>
      </w:r>
      <w:r>
        <w:rPr>
          <w:rFonts w:ascii="黑体" w:hAnsi="黑体" w:cs="宋体"/>
        </w:rPr>
        <w:t>试验条件</w:t>
      </w:r>
      <w:bookmarkEnd w:id="187"/>
    </w:p>
    <w:tbl>
      <w:tblPr>
        <w:tblStyle w:val="18"/>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917"/>
        <w:gridCol w:w="1729"/>
        <w:gridCol w:w="1727"/>
        <w:gridCol w:w="1533"/>
        <w:gridCol w:w="2665"/>
      </w:tblGrid>
      <w:tr w14:paraId="509CFB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002" w:type="pct"/>
            <w:tcBorders>
              <w:bottom w:val="single" w:color="auto" w:sz="12" w:space="0"/>
            </w:tcBorders>
            <w:vAlign w:val="center"/>
          </w:tcPr>
          <w:p w14:paraId="4B7B5B8F">
            <w:pPr>
              <w:pStyle w:val="24"/>
              <w:ind w:firstLine="0" w:firstLineChars="0"/>
              <w:jc w:val="center"/>
              <w:rPr>
                <w:sz w:val="21"/>
              </w:rPr>
            </w:pPr>
            <w:r>
              <w:rPr>
                <w:rFonts w:hint="eastAsia"/>
                <w:sz w:val="21"/>
              </w:rPr>
              <w:t>冲击</w:t>
            </w:r>
            <w:r>
              <w:rPr>
                <w:sz w:val="21"/>
              </w:rPr>
              <w:t>波形</w:t>
            </w:r>
          </w:p>
        </w:tc>
        <w:tc>
          <w:tcPr>
            <w:tcW w:w="903" w:type="pct"/>
            <w:tcBorders>
              <w:bottom w:val="single" w:color="auto" w:sz="12" w:space="0"/>
            </w:tcBorders>
            <w:vAlign w:val="center"/>
          </w:tcPr>
          <w:p w14:paraId="56745238">
            <w:pPr>
              <w:pStyle w:val="24"/>
              <w:spacing w:line="240" w:lineRule="auto"/>
              <w:ind w:firstLine="0" w:firstLineChars="0"/>
              <w:jc w:val="center"/>
              <w:rPr>
                <w:sz w:val="21"/>
              </w:rPr>
            </w:pPr>
            <w:r>
              <w:rPr>
                <w:rFonts w:hint="eastAsia"/>
                <w:sz w:val="21"/>
              </w:rPr>
              <w:t>峰值</w:t>
            </w:r>
            <w:r>
              <w:rPr>
                <w:sz w:val="21"/>
              </w:rPr>
              <w:t>加速度</w:t>
            </w:r>
            <w:r>
              <w:rPr>
                <w:rFonts w:hint="eastAsia"/>
                <w:sz w:val="21"/>
              </w:rPr>
              <w:t>（g）</w:t>
            </w:r>
          </w:p>
        </w:tc>
        <w:tc>
          <w:tcPr>
            <w:tcW w:w="902" w:type="pct"/>
            <w:tcBorders>
              <w:bottom w:val="single" w:color="auto" w:sz="12" w:space="0"/>
            </w:tcBorders>
            <w:vAlign w:val="center"/>
          </w:tcPr>
          <w:p w14:paraId="478313F2">
            <w:pPr>
              <w:pStyle w:val="24"/>
              <w:spacing w:line="240" w:lineRule="auto"/>
              <w:ind w:firstLine="0" w:firstLineChars="0"/>
              <w:jc w:val="center"/>
              <w:rPr>
                <w:sz w:val="21"/>
              </w:rPr>
            </w:pPr>
            <w:r>
              <w:rPr>
                <w:rFonts w:hint="eastAsia"/>
                <w:sz w:val="21"/>
              </w:rPr>
              <w:t>持续</w:t>
            </w:r>
            <w:r>
              <w:rPr>
                <w:sz w:val="21"/>
              </w:rPr>
              <w:t>时间</w:t>
            </w:r>
          </w:p>
          <w:p w14:paraId="0AA11072">
            <w:pPr>
              <w:pStyle w:val="24"/>
              <w:spacing w:line="240" w:lineRule="auto"/>
              <w:ind w:firstLine="0" w:firstLineChars="0"/>
              <w:jc w:val="center"/>
              <w:rPr>
                <w:sz w:val="21"/>
              </w:rPr>
            </w:pPr>
            <w:r>
              <w:rPr>
                <w:rFonts w:hint="eastAsia"/>
                <w:sz w:val="21"/>
              </w:rPr>
              <w:t>（ms）</w:t>
            </w:r>
          </w:p>
        </w:tc>
        <w:tc>
          <w:tcPr>
            <w:tcW w:w="801" w:type="pct"/>
            <w:tcBorders>
              <w:bottom w:val="single" w:color="auto" w:sz="12" w:space="0"/>
            </w:tcBorders>
            <w:vAlign w:val="center"/>
          </w:tcPr>
          <w:p w14:paraId="60009D9C">
            <w:pPr>
              <w:pStyle w:val="24"/>
              <w:ind w:firstLine="0" w:firstLineChars="0"/>
              <w:jc w:val="center"/>
              <w:rPr>
                <w:sz w:val="21"/>
              </w:rPr>
            </w:pPr>
            <w:r>
              <w:rPr>
                <w:rFonts w:hint="eastAsia"/>
                <w:sz w:val="21"/>
              </w:rPr>
              <w:t>方向</w:t>
            </w:r>
          </w:p>
        </w:tc>
        <w:tc>
          <w:tcPr>
            <w:tcW w:w="1392" w:type="pct"/>
            <w:tcBorders>
              <w:bottom w:val="single" w:color="auto" w:sz="12" w:space="0"/>
            </w:tcBorders>
            <w:vAlign w:val="center"/>
          </w:tcPr>
          <w:p w14:paraId="12AB4C5B">
            <w:pPr>
              <w:pStyle w:val="24"/>
              <w:ind w:firstLine="0" w:firstLineChars="0"/>
              <w:jc w:val="center"/>
              <w:rPr>
                <w:sz w:val="21"/>
              </w:rPr>
            </w:pPr>
            <w:r>
              <w:rPr>
                <w:rFonts w:hint="eastAsia"/>
                <w:sz w:val="21"/>
              </w:rPr>
              <w:t>冲击</w:t>
            </w:r>
            <w:r>
              <w:rPr>
                <w:sz w:val="21"/>
              </w:rPr>
              <w:t>次数</w:t>
            </w:r>
          </w:p>
        </w:tc>
      </w:tr>
      <w:tr w14:paraId="118BD9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1002" w:type="pct"/>
            <w:vMerge w:val="restart"/>
            <w:tcBorders>
              <w:top w:val="single" w:color="auto" w:sz="12" w:space="0"/>
            </w:tcBorders>
            <w:vAlign w:val="center"/>
          </w:tcPr>
          <w:p w14:paraId="315614D4">
            <w:pPr>
              <w:pStyle w:val="24"/>
              <w:ind w:firstLine="0" w:firstLineChars="0"/>
              <w:jc w:val="center"/>
              <w:rPr>
                <w:sz w:val="21"/>
              </w:rPr>
            </w:pPr>
            <w:r>
              <w:rPr>
                <w:rFonts w:hint="eastAsia"/>
                <w:sz w:val="21"/>
              </w:rPr>
              <w:t>后峰锯齿波</w:t>
            </w:r>
          </w:p>
        </w:tc>
        <w:tc>
          <w:tcPr>
            <w:tcW w:w="903" w:type="pct"/>
            <w:vMerge w:val="restart"/>
            <w:tcBorders>
              <w:top w:val="single" w:color="auto" w:sz="12" w:space="0"/>
            </w:tcBorders>
            <w:vAlign w:val="center"/>
          </w:tcPr>
          <w:p w14:paraId="4E69DD16">
            <w:pPr>
              <w:pStyle w:val="24"/>
              <w:ind w:firstLine="0" w:firstLineChars="0"/>
              <w:jc w:val="center"/>
              <w:rPr>
                <w:sz w:val="21"/>
              </w:rPr>
            </w:pPr>
            <w:r>
              <w:rPr>
                <w:rFonts w:hint="eastAsia"/>
                <w:sz w:val="21"/>
              </w:rPr>
              <w:t>6</w:t>
            </w:r>
          </w:p>
        </w:tc>
        <w:tc>
          <w:tcPr>
            <w:tcW w:w="902" w:type="pct"/>
            <w:vMerge w:val="restart"/>
            <w:tcBorders>
              <w:top w:val="single" w:color="auto" w:sz="12" w:space="0"/>
            </w:tcBorders>
            <w:vAlign w:val="center"/>
          </w:tcPr>
          <w:p w14:paraId="4E536730">
            <w:pPr>
              <w:pStyle w:val="24"/>
              <w:ind w:firstLine="0" w:firstLineChars="0"/>
              <w:jc w:val="center"/>
              <w:rPr>
                <w:sz w:val="21"/>
              </w:rPr>
            </w:pPr>
            <w:r>
              <w:rPr>
                <w:rFonts w:hint="eastAsia"/>
                <w:sz w:val="21"/>
              </w:rPr>
              <w:t>11</w:t>
            </w:r>
          </w:p>
        </w:tc>
        <w:tc>
          <w:tcPr>
            <w:tcW w:w="801" w:type="pct"/>
            <w:tcBorders>
              <w:top w:val="single" w:color="auto" w:sz="12" w:space="0"/>
            </w:tcBorders>
            <w:vAlign w:val="center"/>
          </w:tcPr>
          <w:p w14:paraId="70AA803D">
            <w:pPr>
              <w:pStyle w:val="24"/>
              <w:ind w:firstLine="0" w:firstLineChars="0"/>
              <w:jc w:val="center"/>
              <w:rPr>
                <w:sz w:val="21"/>
              </w:rPr>
            </w:pPr>
            <w:r>
              <w:rPr>
                <w:rFonts w:hint="eastAsia"/>
                <w:sz w:val="21"/>
              </w:rPr>
              <w:t>+X/－X</w:t>
            </w:r>
          </w:p>
        </w:tc>
        <w:tc>
          <w:tcPr>
            <w:tcW w:w="1392" w:type="pct"/>
            <w:vMerge w:val="restart"/>
            <w:tcBorders>
              <w:top w:val="single" w:color="auto" w:sz="12" w:space="0"/>
            </w:tcBorders>
            <w:vAlign w:val="center"/>
          </w:tcPr>
          <w:p w14:paraId="5806A243">
            <w:pPr>
              <w:pStyle w:val="24"/>
              <w:ind w:firstLine="0" w:firstLineChars="0"/>
              <w:jc w:val="center"/>
              <w:rPr>
                <w:sz w:val="21"/>
              </w:rPr>
            </w:pPr>
            <w:r>
              <w:rPr>
                <w:rFonts w:hint="eastAsia"/>
                <w:sz w:val="21"/>
              </w:rPr>
              <w:t>每</w:t>
            </w:r>
            <w:r>
              <w:rPr>
                <w:sz w:val="21"/>
              </w:rPr>
              <w:t>方向冲击</w:t>
            </w:r>
            <w:r>
              <w:rPr>
                <w:rFonts w:hint="eastAsia"/>
                <w:sz w:val="21"/>
              </w:rPr>
              <w:t>3次</w:t>
            </w:r>
          </w:p>
        </w:tc>
      </w:tr>
      <w:tr w14:paraId="7812325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02" w:type="pct"/>
            <w:vMerge w:val="continue"/>
            <w:vAlign w:val="center"/>
          </w:tcPr>
          <w:p w14:paraId="3D168DD3">
            <w:pPr>
              <w:pStyle w:val="24"/>
              <w:ind w:firstLine="0" w:firstLineChars="0"/>
              <w:jc w:val="center"/>
              <w:rPr>
                <w:sz w:val="21"/>
              </w:rPr>
            </w:pPr>
          </w:p>
        </w:tc>
        <w:tc>
          <w:tcPr>
            <w:tcW w:w="903" w:type="pct"/>
            <w:vMerge w:val="continue"/>
            <w:vAlign w:val="center"/>
          </w:tcPr>
          <w:p w14:paraId="254BBDA2">
            <w:pPr>
              <w:pStyle w:val="24"/>
              <w:ind w:firstLine="0" w:firstLineChars="0"/>
              <w:jc w:val="center"/>
              <w:rPr>
                <w:sz w:val="21"/>
              </w:rPr>
            </w:pPr>
          </w:p>
        </w:tc>
        <w:tc>
          <w:tcPr>
            <w:tcW w:w="902" w:type="pct"/>
            <w:vMerge w:val="continue"/>
            <w:vAlign w:val="center"/>
          </w:tcPr>
          <w:p w14:paraId="65B6AB7E">
            <w:pPr>
              <w:pStyle w:val="24"/>
              <w:ind w:firstLine="0" w:firstLineChars="0"/>
              <w:jc w:val="center"/>
              <w:rPr>
                <w:sz w:val="21"/>
              </w:rPr>
            </w:pPr>
          </w:p>
        </w:tc>
        <w:tc>
          <w:tcPr>
            <w:tcW w:w="801" w:type="pct"/>
            <w:vAlign w:val="center"/>
          </w:tcPr>
          <w:p w14:paraId="2BDDF118">
            <w:pPr>
              <w:pStyle w:val="24"/>
              <w:ind w:firstLine="0" w:firstLineChars="0"/>
              <w:jc w:val="center"/>
              <w:rPr>
                <w:sz w:val="21"/>
              </w:rPr>
            </w:pPr>
            <w:r>
              <w:rPr>
                <w:rFonts w:hint="eastAsia"/>
                <w:sz w:val="21"/>
              </w:rPr>
              <w:t>+Y/－</w:t>
            </w:r>
            <w:r>
              <w:rPr>
                <w:sz w:val="21"/>
              </w:rPr>
              <w:t>Y</w:t>
            </w:r>
          </w:p>
        </w:tc>
        <w:tc>
          <w:tcPr>
            <w:tcW w:w="1392" w:type="pct"/>
            <w:vMerge w:val="continue"/>
            <w:vAlign w:val="center"/>
          </w:tcPr>
          <w:p w14:paraId="7C76E3E8">
            <w:pPr>
              <w:pStyle w:val="24"/>
              <w:ind w:firstLine="0" w:firstLineChars="0"/>
              <w:jc w:val="center"/>
              <w:rPr>
                <w:sz w:val="21"/>
              </w:rPr>
            </w:pPr>
          </w:p>
        </w:tc>
      </w:tr>
      <w:tr w14:paraId="17CB6EF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170" w:hRule="atLeast"/>
        </w:trPr>
        <w:tc>
          <w:tcPr>
            <w:tcW w:w="1002" w:type="pct"/>
            <w:vMerge w:val="continue"/>
            <w:vAlign w:val="center"/>
          </w:tcPr>
          <w:p w14:paraId="6D222592">
            <w:pPr>
              <w:pStyle w:val="24"/>
              <w:ind w:firstLine="0" w:firstLineChars="0"/>
              <w:jc w:val="center"/>
              <w:rPr>
                <w:sz w:val="21"/>
              </w:rPr>
            </w:pPr>
          </w:p>
        </w:tc>
        <w:tc>
          <w:tcPr>
            <w:tcW w:w="903" w:type="pct"/>
            <w:vMerge w:val="continue"/>
            <w:vAlign w:val="center"/>
          </w:tcPr>
          <w:p w14:paraId="52083684">
            <w:pPr>
              <w:pStyle w:val="24"/>
              <w:ind w:firstLine="0" w:firstLineChars="0"/>
              <w:jc w:val="center"/>
              <w:rPr>
                <w:sz w:val="21"/>
              </w:rPr>
            </w:pPr>
          </w:p>
        </w:tc>
        <w:tc>
          <w:tcPr>
            <w:tcW w:w="902" w:type="pct"/>
            <w:vMerge w:val="continue"/>
            <w:vAlign w:val="center"/>
          </w:tcPr>
          <w:p w14:paraId="2020561F">
            <w:pPr>
              <w:pStyle w:val="24"/>
              <w:ind w:firstLine="0" w:firstLineChars="0"/>
              <w:jc w:val="center"/>
              <w:rPr>
                <w:sz w:val="21"/>
              </w:rPr>
            </w:pPr>
          </w:p>
        </w:tc>
        <w:tc>
          <w:tcPr>
            <w:tcW w:w="801" w:type="pct"/>
            <w:vAlign w:val="center"/>
          </w:tcPr>
          <w:p w14:paraId="1394B9E2">
            <w:pPr>
              <w:pStyle w:val="24"/>
              <w:ind w:firstLine="0" w:firstLineChars="0"/>
              <w:jc w:val="center"/>
              <w:rPr>
                <w:sz w:val="21"/>
              </w:rPr>
            </w:pPr>
            <w:r>
              <w:rPr>
                <w:rFonts w:hint="eastAsia"/>
                <w:sz w:val="21"/>
              </w:rPr>
              <w:t>+</w:t>
            </w:r>
            <w:r>
              <w:rPr>
                <w:sz w:val="21"/>
              </w:rPr>
              <w:t>Z</w:t>
            </w:r>
            <w:r>
              <w:rPr>
                <w:rFonts w:hint="eastAsia"/>
                <w:sz w:val="21"/>
              </w:rPr>
              <w:t>/－</w:t>
            </w:r>
            <w:r>
              <w:rPr>
                <w:sz w:val="21"/>
              </w:rPr>
              <w:t>Z</w:t>
            </w:r>
          </w:p>
        </w:tc>
        <w:tc>
          <w:tcPr>
            <w:tcW w:w="1392" w:type="pct"/>
            <w:vMerge w:val="continue"/>
            <w:vAlign w:val="center"/>
          </w:tcPr>
          <w:p w14:paraId="4BABC5AE">
            <w:pPr>
              <w:pStyle w:val="24"/>
              <w:ind w:firstLine="0" w:firstLineChars="0"/>
              <w:jc w:val="center"/>
              <w:rPr>
                <w:sz w:val="21"/>
              </w:rPr>
            </w:pPr>
          </w:p>
        </w:tc>
      </w:tr>
    </w:tbl>
    <w:p w14:paraId="726DC463">
      <w:pPr>
        <w:pStyle w:val="24"/>
        <w:ind w:firstLine="480"/>
      </w:pPr>
      <w:r>
        <w:rPr>
          <w:rFonts w:hint="eastAsia"/>
        </w:rPr>
        <w:t>安装</w:t>
      </w:r>
      <w:r>
        <w:t>方向设定如</w:t>
      </w:r>
      <w:r>
        <w:rPr>
          <w:rFonts w:hint="eastAsia"/>
        </w:rPr>
        <w:t>图18所示</w:t>
      </w:r>
      <w:r>
        <w:t>，其中+X</w:t>
      </w:r>
      <w:r>
        <w:rPr>
          <w:rFonts w:hint="eastAsia"/>
        </w:rPr>
        <w:t>方向</w:t>
      </w:r>
      <w:r>
        <w:t>为飞机尾部方向，+Y</w:t>
      </w:r>
      <w:r>
        <w:rPr>
          <w:rFonts w:hint="eastAsia"/>
        </w:rPr>
        <w:t>方向</w:t>
      </w:r>
      <w:r>
        <w:t>为飞机</w:t>
      </w:r>
      <w:r>
        <w:rPr>
          <w:rFonts w:hint="eastAsia"/>
        </w:rPr>
        <w:t>上</w:t>
      </w:r>
      <w:r>
        <w:t>方，+Z</w:t>
      </w:r>
      <w:r>
        <w:rPr>
          <w:rFonts w:hint="eastAsia"/>
        </w:rPr>
        <w:t>为飞机</w:t>
      </w:r>
      <w:r>
        <w:t>的一侧，受试设备前面板与飞机机头为同一方向。</w:t>
      </w:r>
    </w:p>
    <w:p w14:paraId="7813FA0E">
      <w:pPr>
        <w:pStyle w:val="24"/>
        <w:ind w:firstLine="480"/>
        <w:jc w:val="center"/>
      </w:pPr>
      <w:r>
        <w:drawing>
          <wp:inline distT="0" distB="0" distL="0" distR="0">
            <wp:extent cx="4221480" cy="2651125"/>
            <wp:effectExtent l="0" t="0" r="7620" b="6350"/>
            <wp:docPr id="254027883" name="图片 254027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27883" name="图片 254027883"/>
                    <pic:cNvPicPr>
                      <a:picLocks noChangeAspect="1"/>
                    </pic:cNvPicPr>
                  </pic:nvPicPr>
                  <pic:blipFill>
                    <a:blip r:embed="rId31"/>
                    <a:stretch>
                      <a:fillRect/>
                    </a:stretch>
                  </pic:blipFill>
                  <pic:spPr>
                    <a:xfrm>
                      <a:off x="0" y="0"/>
                      <a:ext cx="4237953" cy="2661292"/>
                    </a:xfrm>
                    <a:prstGeom prst="rect">
                      <a:avLst/>
                    </a:prstGeom>
                  </pic:spPr>
                </pic:pic>
              </a:graphicData>
            </a:graphic>
          </wp:inline>
        </w:drawing>
      </w:r>
    </w:p>
    <w:p w14:paraId="316CE119">
      <w:pPr>
        <w:pStyle w:val="38"/>
        <w:ind w:left="480" w:firstLine="0" w:firstLineChars="0"/>
        <w:jc w:val="left"/>
        <w:rPr>
          <w:rFonts w:ascii="Times New Roman" w:hAnsi="Times New Roman"/>
          <w:sz w:val="18"/>
          <w:szCs w:val="18"/>
        </w:rPr>
      </w:pPr>
      <w:r>
        <w:rPr>
          <w:rFonts w:ascii="Times New Roman" w:hAnsi="Times New Roman"/>
          <w:sz w:val="18"/>
          <w:szCs w:val="18"/>
        </w:rPr>
        <w:t>D=</w:t>
      </w:r>
      <w:r>
        <w:rPr>
          <w:rFonts w:hint="eastAsia" w:ascii="Times New Roman" w:hAnsi="Times New Roman"/>
          <w:sz w:val="18"/>
          <w:szCs w:val="18"/>
        </w:rPr>
        <w:t>标称脉冲持续时间。</w:t>
      </w:r>
    </w:p>
    <w:p w14:paraId="39045938">
      <w:pPr>
        <w:pStyle w:val="38"/>
        <w:ind w:left="480" w:firstLine="0" w:firstLineChars="0"/>
        <w:jc w:val="left"/>
        <w:rPr>
          <w:rFonts w:ascii="Times New Roman" w:hAnsi="Times New Roman"/>
          <w:sz w:val="18"/>
          <w:szCs w:val="18"/>
        </w:rPr>
      </w:pPr>
      <w:r>
        <w:rPr>
          <w:rFonts w:hint="eastAsia" w:ascii="Times New Roman" w:hAnsi="Times New Roman"/>
          <w:sz w:val="18"/>
          <w:szCs w:val="18"/>
        </w:rPr>
        <w:t>A=标称脉冲峰值加速度。</w:t>
      </w:r>
    </w:p>
    <w:p w14:paraId="76DF8AB6">
      <w:pPr>
        <w:pStyle w:val="38"/>
        <w:ind w:left="480" w:firstLine="0" w:firstLineChars="0"/>
        <w:jc w:val="left"/>
        <w:rPr>
          <w:rFonts w:ascii="Times New Roman" w:hAnsi="Times New Roman"/>
          <w:sz w:val="18"/>
          <w:szCs w:val="18"/>
        </w:rPr>
      </w:pPr>
      <w:r>
        <w:rPr>
          <w:rFonts w:hint="eastAsia" w:ascii="Times New Roman" w:hAnsi="Times New Roman"/>
          <w:sz w:val="18"/>
          <w:szCs w:val="18"/>
        </w:rPr>
        <w:t>T</w:t>
      </w:r>
      <w:r>
        <w:rPr>
          <w:rFonts w:ascii="Times New Roman" w:hAnsi="Times New Roman"/>
          <w:sz w:val="18"/>
          <w:szCs w:val="18"/>
        </w:rPr>
        <w:t>1</w:t>
      </w:r>
      <w:r>
        <w:rPr>
          <w:rFonts w:hint="eastAsia" w:ascii="Times New Roman" w:hAnsi="Times New Roman"/>
          <w:sz w:val="18"/>
          <w:szCs w:val="18"/>
        </w:rPr>
        <w:t>=对于用普通冲击试验机产生的脉冲，应监测脉冲的最短时间。</w:t>
      </w:r>
    </w:p>
    <w:p w14:paraId="78D9725B">
      <w:pPr>
        <w:pStyle w:val="38"/>
        <w:ind w:left="480" w:firstLine="0" w:firstLineChars="0"/>
        <w:jc w:val="left"/>
        <w:rPr>
          <w:rFonts w:ascii="Times New Roman" w:hAnsi="Times New Roman"/>
          <w:sz w:val="18"/>
          <w:szCs w:val="18"/>
        </w:rPr>
      </w:pPr>
      <w:r>
        <w:rPr>
          <w:rFonts w:hint="eastAsia" w:ascii="Times New Roman" w:hAnsi="Times New Roman"/>
          <w:sz w:val="18"/>
          <w:szCs w:val="18"/>
        </w:rPr>
        <w:t>T</w:t>
      </w:r>
      <w:r>
        <w:rPr>
          <w:rFonts w:ascii="Times New Roman" w:hAnsi="Times New Roman"/>
          <w:sz w:val="18"/>
          <w:szCs w:val="18"/>
        </w:rPr>
        <w:t>2</w:t>
      </w:r>
      <w:r>
        <w:rPr>
          <w:rFonts w:hint="eastAsia" w:ascii="Times New Roman" w:hAnsi="Times New Roman"/>
          <w:sz w:val="18"/>
          <w:szCs w:val="18"/>
        </w:rPr>
        <w:t>=对于用振动台抬升的脉冲，应监测脉冲的最短时间。</w:t>
      </w:r>
    </w:p>
    <w:p w14:paraId="49051235">
      <w:pPr>
        <w:pStyle w:val="61"/>
        <w:numPr>
          <w:ilvl w:val="0"/>
          <w:numId w:val="8"/>
        </w:numPr>
        <w:rPr>
          <w:rFonts w:ascii="黑体" w:hAnsi="黑体" w:cs="宋体"/>
        </w:rPr>
      </w:pPr>
      <w:bookmarkStart w:id="188" w:name="_Toc176262570"/>
      <w:r>
        <w:rPr>
          <w:rFonts w:hint="eastAsia" w:ascii="黑体" w:hAnsi="黑体" w:cs="宋体"/>
        </w:rPr>
        <w:t>后峰锯齿冲击脉冲的形状及其容差极限</w:t>
      </w:r>
      <w:bookmarkEnd w:id="188"/>
    </w:p>
    <w:p w14:paraId="62984C8D">
      <w:pPr>
        <w:pStyle w:val="35"/>
        <w:numPr>
          <w:ilvl w:val="2"/>
          <w:numId w:val="2"/>
        </w:numPr>
        <w:tabs>
          <w:tab w:val="clear" w:pos="340"/>
          <w:tab w:val="clear" w:pos="567"/>
        </w:tabs>
        <w:spacing w:line="420" w:lineRule="exact"/>
      </w:pPr>
      <w:bookmarkStart w:id="189" w:name="_Toc176264390"/>
      <w:r>
        <w:rPr>
          <w:rFonts w:hint="eastAsia"/>
        </w:rPr>
        <w:t>受试/陪试设备</w:t>
      </w:r>
      <w:bookmarkEnd w:id="189"/>
    </w:p>
    <w:p w14:paraId="07BD9A23">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受试设备：名称-件号，详细构型见6.1 受试设备构型状态</w:t>
      </w:r>
    </w:p>
    <w:p w14:paraId="0FCEED2F">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陪试设备：无。</w:t>
      </w:r>
    </w:p>
    <w:p w14:paraId="106DEDF5">
      <w:pPr>
        <w:pStyle w:val="32"/>
        <w:spacing w:line="500" w:lineRule="exact"/>
        <w:ind w:firstLine="480"/>
        <w:rPr>
          <w:rFonts w:ascii="Times New Roman" w:hAnsi="Times New Roman"/>
          <w:sz w:val="24"/>
          <w:szCs w:val="24"/>
        </w:rPr>
      </w:pPr>
      <w:r>
        <w:rPr>
          <w:rFonts w:hint="eastAsia" w:ascii="Times New Roman" w:hAnsi="Times New Roman"/>
          <w:sz w:val="24"/>
          <w:szCs w:val="24"/>
        </w:rPr>
        <w:t>搭接要求：无</w:t>
      </w:r>
    </w:p>
    <w:p w14:paraId="644E8739">
      <w:pPr>
        <w:pStyle w:val="35"/>
        <w:numPr>
          <w:ilvl w:val="2"/>
          <w:numId w:val="2"/>
        </w:numPr>
        <w:tabs>
          <w:tab w:val="clear" w:pos="340"/>
          <w:tab w:val="clear" w:pos="567"/>
        </w:tabs>
        <w:spacing w:line="420" w:lineRule="exact"/>
      </w:pPr>
      <w:bookmarkStart w:id="190" w:name="_Toc176264391"/>
      <w:r>
        <w:rPr>
          <w:rFonts w:hint="eastAsia"/>
        </w:rPr>
        <w:t>试验设备、测试设备及要求</w:t>
      </w:r>
      <w:bookmarkEnd w:id="190"/>
    </w:p>
    <w:p w14:paraId="33A690E4">
      <w:pPr>
        <w:pStyle w:val="59"/>
        <w:numPr>
          <w:ilvl w:val="0"/>
          <w:numId w:val="7"/>
        </w:numPr>
        <w:rPr>
          <w:rFonts w:ascii="黑体" w:hAnsi="黑体" w:cs="宋体"/>
        </w:rPr>
      </w:pPr>
      <w:bookmarkStart w:id="191" w:name="_Toc176262524"/>
      <w:r>
        <w:rPr>
          <w:rFonts w:hint="eastAsia" w:ascii="黑体" w:hAnsi="黑体" w:cs="宋体"/>
        </w:rPr>
        <w:t>设备信息表</w:t>
      </w:r>
      <w:bookmarkEnd w:id="191"/>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9"/>
        <w:gridCol w:w="1941"/>
        <w:gridCol w:w="1974"/>
        <w:gridCol w:w="1671"/>
        <w:gridCol w:w="1778"/>
        <w:gridCol w:w="1438"/>
      </w:tblGrid>
      <w:tr w14:paraId="1F431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12" w:space="0"/>
              <w:left w:val="single" w:color="auto" w:sz="12" w:space="0"/>
              <w:bottom w:val="single" w:color="auto" w:sz="6" w:space="0"/>
              <w:right w:val="single" w:color="auto" w:sz="6" w:space="0"/>
            </w:tcBorders>
            <w:vAlign w:val="center"/>
          </w:tcPr>
          <w:p w14:paraId="181145FC">
            <w:pPr>
              <w:adjustRightInd w:val="0"/>
              <w:jc w:val="center"/>
              <w:textAlignment w:val="baseline"/>
              <w:rPr>
                <w:rFonts w:eastAsiaTheme="minorEastAsia"/>
                <w:bCs/>
                <w:kern w:val="28"/>
                <w:szCs w:val="21"/>
              </w:rPr>
            </w:pPr>
            <w:r>
              <w:rPr>
                <w:rFonts w:eastAsiaTheme="minorEastAsia"/>
                <w:bCs/>
                <w:kern w:val="28"/>
                <w:szCs w:val="21"/>
              </w:rPr>
              <w:t>序号</w:t>
            </w:r>
          </w:p>
        </w:tc>
        <w:tc>
          <w:tcPr>
            <w:tcW w:w="1014" w:type="pct"/>
            <w:tcBorders>
              <w:top w:val="single" w:color="auto" w:sz="12" w:space="0"/>
              <w:left w:val="single" w:color="auto" w:sz="6" w:space="0"/>
              <w:bottom w:val="single" w:color="auto" w:sz="6" w:space="0"/>
              <w:right w:val="single" w:color="auto" w:sz="6" w:space="0"/>
            </w:tcBorders>
            <w:vAlign w:val="center"/>
          </w:tcPr>
          <w:p w14:paraId="69B68F23">
            <w:pPr>
              <w:adjustRightInd w:val="0"/>
              <w:jc w:val="center"/>
              <w:textAlignment w:val="baseline"/>
              <w:rPr>
                <w:rFonts w:eastAsiaTheme="minorEastAsia"/>
                <w:bCs/>
                <w:kern w:val="28"/>
                <w:szCs w:val="21"/>
              </w:rPr>
            </w:pPr>
            <w:r>
              <w:rPr>
                <w:rFonts w:eastAsiaTheme="minorEastAsia"/>
                <w:bCs/>
                <w:kern w:val="28"/>
                <w:szCs w:val="21"/>
              </w:rPr>
              <w:t>设备名称</w:t>
            </w:r>
          </w:p>
        </w:tc>
        <w:tc>
          <w:tcPr>
            <w:tcW w:w="1031" w:type="pct"/>
            <w:tcBorders>
              <w:top w:val="single" w:color="auto" w:sz="12" w:space="0"/>
              <w:left w:val="single" w:color="auto" w:sz="6" w:space="0"/>
              <w:bottom w:val="single" w:color="auto" w:sz="6" w:space="0"/>
              <w:right w:val="single" w:color="auto" w:sz="6" w:space="0"/>
            </w:tcBorders>
            <w:vAlign w:val="center"/>
          </w:tcPr>
          <w:p w14:paraId="1B9E3391">
            <w:pPr>
              <w:adjustRightInd w:val="0"/>
              <w:jc w:val="center"/>
              <w:textAlignment w:val="baseline"/>
              <w:rPr>
                <w:rFonts w:eastAsiaTheme="minorEastAsia"/>
                <w:bCs/>
                <w:kern w:val="28"/>
                <w:szCs w:val="21"/>
              </w:rPr>
            </w:pPr>
            <w:r>
              <w:rPr>
                <w:rFonts w:eastAsiaTheme="minorEastAsia"/>
                <w:bCs/>
                <w:kern w:val="28"/>
                <w:szCs w:val="21"/>
              </w:rPr>
              <w:t>用途</w:t>
            </w:r>
          </w:p>
        </w:tc>
        <w:tc>
          <w:tcPr>
            <w:tcW w:w="873" w:type="pct"/>
            <w:tcBorders>
              <w:top w:val="single" w:color="auto" w:sz="12" w:space="0"/>
              <w:left w:val="single" w:color="auto" w:sz="6" w:space="0"/>
              <w:bottom w:val="single" w:color="auto" w:sz="6" w:space="0"/>
              <w:right w:val="single" w:color="auto" w:sz="6" w:space="0"/>
            </w:tcBorders>
            <w:vAlign w:val="center"/>
          </w:tcPr>
          <w:p w14:paraId="1F2D1333">
            <w:pPr>
              <w:adjustRightInd w:val="0"/>
              <w:jc w:val="center"/>
              <w:textAlignment w:val="baseline"/>
              <w:rPr>
                <w:rFonts w:eastAsiaTheme="minorEastAsia"/>
                <w:bCs/>
                <w:kern w:val="28"/>
                <w:szCs w:val="21"/>
              </w:rPr>
            </w:pPr>
            <w:r>
              <w:rPr>
                <w:rFonts w:eastAsiaTheme="minorEastAsia"/>
                <w:bCs/>
                <w:kern w:val="28"/>
                <w:szCs w:val="21"/>
              </w:rPr>
              <w:t>设备型号</w:t>
            </w:r>
          </w:p>
        </w:tc>
        <w:tc>
          <w:tcPr>
            <w:tcW w:w="929" w:type="pct"/>
            <w:tcBorders>
              <w:top w:val="single" w:color="auto" w:sz="12" w:space="0"/>
              <w:left w:val="single" w:color="auto" w:sz="6" w:space="0"/>
              <w:bottom w:val="single" w:color="auto" w:sz="6" w:space="0"/>
              <w:right w:val="single" w:color="auto" w:sz="6" w:space="0"/>
            </w:tcBorders>
            <w:vAlign w:val="center"/>
          </w:tcPr>
          <w:p w14:paraId="1F4656FC">
            <w:pPr>
              <w:adjustRightInd w:val="0"/>
              <w:jc w:val="center"/>
              <w:textAlignment w:val="baseline"/>
              <w:rPr>
                <w:rFonts w:eastAsiaTheme="minorEastAsia"/>
                <w:bCs/>
                <w:kern w:val="28"/>
                <w:szCs w:val="21"/>
              </w:rPr>
            </w:pPr>
            <w:r>
              <w:rPr>
                <w:rFonts w:eastAsiaTheme="minorEastAsia"/>
                <w:bCs/>
                <w:kern w:val="28"/>
                <w:szCs w:val="21"/>
              </w:rPr>
              <w:t>技术要求/精度</w:t>
            </w:r>
          </w:p>
        </w:tc>
        <w:tc>
          <w:tcPr>
            <w:tcW w:w="751" w:type="pct"/>
            <w:tcBorders>
              <w:top w:val="single" w:color="auto" w:sz="12" w:space="0"/>
              <w:left w:val="single" w:color="auto" w:sz="6" w:space="0"/>
              <w:bottom w:val="single" w:color="auto" w:sz="6" w:space="0"/>
              <w:right w:val="single" w:color="auto" w:sz="12" w:space="0"/>
            </w:tcBorders>
            <w:vAlign w:val="center"/>
          </w:tcPr>
          <w:p w14:paraId="6883B1A6">
            <w:pPr>
              <w:adjustRightInd w:val="0"/>
              <w:spacing w:line="480" w:lineRule="auto"/>
              <w:jc w:val="center"/>
              <w:textAlignment w:val="baseline"/>
              <w:rPr>
                <w:rFonts w:eastAsiaTheme="minorEastAsia"/>
                <w:bCs/>
                <w:kern w:val="28"/>
                <w:szCs w:val="21"/>
              </w:rPr>
            </w:pPr>
            <w:r>
              <w:rPr>
                <w:rFonts w:eastAsiaTheme="minorEastAsia"/>
                <w:bCs/>
                <w:kern w:val="28"/>
                <w:szCs w:val="21"/>
              </w:rPr>
              <w:t>校验方式</w:t>
            </w:r>
          </w:p>
        </w:tc>
      </w:tr>
      <w:tr w14:paraId="0D8BF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6CFC7F81">
            <w:pPr>
              <w:pStyle w:val="32"/>
              <w:numPr>
                <w:ilvl w:val="0"/>
                <w:numId w:val="26"/>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2DB45B98">
            <w:pPr>
              <w:adjustRightInd w:val="0"/>
              <w:jc w:val="center"/>
              <w:textAlignment w:val="baseline"/>
              <w:rPr>
                <w:rFonts w:eastAsiaTheme="minorEastAsia"/>
                <w:kern w:val="0"/>
                <w:szCs w:val="21"/>
              </w:rPr>
            </w:pPr>
            <w:r>
              <w:rPr>
                <w:rFonts w:eastAsiaTheme="minorEastAsia"/>
                <w:szCs w:val="21"/>
              </w:rPr>
              <w:t>X-Y记录仪</w:t>
            </w:r>
          </w:p>
        </w:tc>
        <w:tc>
          <w:tcPr>
            <w:tcW w:w="1031" w:type="pct"/>
            <w:tcBorders>
              <w:top w:val="single" w:color="auto" w:sz="6" w:space="0"/>
              <w:left w:val="single" w:color="auto" w:sz="6" w:space="0"/>
              <w:bottom w:val="single" w:color="auto" w:sz="6" w:space="0"/>
              <w:right w:val="single" w:color="auto" w:sz="6" w:space="0"/>
            </w:tcBorders>
            <w:vAlign w:val="center"/>
          </w:tcPr>
          <w:p w14:paraId="7B2AA710">
            <w:pPr>
              <w:adjustRightInd w:val="0"/>
              <w:jc w:val="center"/>
              <w:textAlignment w:val="baseline"/>
              <w:rPr>
                <w:rFonts w:eastAsiaTheme="minorEastAsia"/>
                <w:kern w:val="28"/>
                <w:szCs w:val="21"/>
              </w:rPr>
            </w:pPr>
            <w:r>
              <w:rPr>
                <w:rFonts w:eastAsiaTheme="minorEastAsia"/>
                <w:kern w:val="28"/>
                <w:szCs w:val="21"/>
              </w:rPr>
              <w:t>产品功能性能测试</w:t>
            </w:r>
          </w:p>
        </w:tc>
        <w:tc>
          <w:tcPr>
            <w:tcW w:w="873" w:type="pct"/>
            <w:tcBorders>
              <w:top w:val="single" w:color="auto" w:sz="6" w:space="0"/>
              <w:left w:val="single" w:color="auto" w:sz="6" w:space="0"/>
              <w:bottom w:val="single" w:color="auto" w:sz="6" w:space="0"/>
              <w:right w:val="single" w:color="auto" w:sz="6" w:space="0"/>
            </w:tcBorders>
            <w:vAlign w:val="center"/>
          </w:tcPr>
          <w:p w14:paraId="2E5810A4">
            <w:pPr>
              <w:adjustRightInd w:val="0"/>
              <w:jc w:val="center"/>
              <w:textAlignment w:val="baseline"/>
              <w:rPr>
                <w:rFonts w:eastAsiaTheme="minorEastAsia"/>
                <w:kern w:val="28"/>
                <w:szCs w:val="21"/>
              </w:rPr>
            </w:pPr>
            <w:r>
              <w:rPr>
                <w:rFonts w:hint="eastAsia" w:eastAsiaTheme="minorEastAsia"/>
                <w:kern w:val="28"/>
                <w:szCs w:val="21"/>
              </w:rPr>
              <w:t>TBC</w:t>
            </w:r>
          </w:p>
        </w:tc>
        <w:tc>
          <w:tcPr>
            <w:tcW w:w="1778" w:type="dxa"/>
            <w:tcBorders>
              <w:top w:val="single" w:color="auto" w:sz="6" w:space="0"/>
              <w:left w:val="single" w:color="auto" w:sz="6" w:space="0"/>
              <w:bottom w:val="single" w:color="auto" w:sz="6" w:space="0"/>
              <w:right w:val="single" w:color="auto" w:sz="6" w:space="0"/>
            </w:tcBorders>
            <w:vAlign w:val="center"/>
          </w:tcPr>
          <w:p w14:paraId="038338ED">
            <w:pPr>
              <w:adjustRightInd w:val="0"/>
              <w:jc w:val="center"/>
              <w:textAlignment w:val="baseline"/>
              <w:rPr>
                <w:rFonts w:eastAsiaTheme="minorEastAsia"/>
                <w:kern w:val="0"/>
                <w:szCs w:val="21"/>
              </w:rPr>
            </w:pPr>
            <w:r>
              <w:rPr>
                <w:rFonts w:hint="eastAsia" w:cs="宋体"/>
                <w:kern w:val="0"/>
                <w:szCs w:val="21"/>
              </w:rPr>
              <w:t>/</w:t>
            </w:r>
          </w:p>
        </w:tc>
        <w:tc>
          <w:tcPr>
            <w:tcW w:w="1438" w:type="dxa"/>
            <w:tcBorders>
              <w:top w:val="single" w:color="auto" w:sz="6" w:space="0"/>
              <w:left w:val="single" w:color="auto" w:sz="6" w:space="0"/>
              <w:bottom w:val="single" w:color="auto" w:sz="6" w:space="0"/>
              <w:right w:val="single" w:color="auto" w:sz="12" w:space="0"/>
            </w:tcBorders>
            <w:vAlign w:val="center"/>
          </w:tcPr>
          <w:p w14:paraId="5C2B8B4D">
            <w:pPr>
              <w:adjustRightInd w:val="0"/>
              <w:jc w:val="center"/>
              <w:textAlignment w:val="baseline"/>
              <w:rPr>
                <w:rFonts w:eastAsiaTheme="minorEastAsia"/>
                <w:kern w:val="0"/>
                <w:szCs w:val="21"/>
              </w:rPr>
            </w:pPr>
            <w:r>
              <w:rPr>
                <w:rFonts w:hint="eastAsia" w:cs="宋体"/>
                <w:kern w:val="0"/>
                <w:szCs w:val="21"/>
              </w:rPr>
              <w:t>定检</w:t>
            </w:r>
          </w:p>
        </w:tc>
      </w:tr>
      <w:tr w14:paraId="5F493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4D073A86">
            <w:pPr>
              <w:pStyle w:val="32"/>
              <w:numPr>
                <w:ilvl w:val="0"/>
                <w:numId w:val="26"/>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295D05EA">
            <w:pPr>
              <w:adjustRightInd w:val="0"/>
              <w:jc w:val="center"/>
              <w:textAlignment w:val="baseline"/>
              <w:rPr>
                <w:rFonts w:eastAsiaTheme="minorEastAsia"/>
                <w:kern w:val="28"/>
                <w:szCs w:val="21"/>
              </w:rPr>
            </w:pPr>
            <w:r>
              <w:rPr>
                <w:rFonts w:eastAsiaTheme="minorEastAsia"/>
                <w:szCs w:val="21"/>
              </w:rPr>
              <w:t>信号放大器</w:t>
            </w:r>
          </w:p>
        </w:tc>
        <w:tc>
          <w:tcPr>
            <w:tcW w:w="1031" w:type="pct"/>
            <w:tcBorders>
              <w:top w:val="single" w:color="auto" w:sz="6" w:space="0"/>
              <w:left w:val="single" w:color="auto" w:sz="6" w:space="0"/>
              <w:bottom w:val="single" w:color="auto" w:sz="6" w:space="0"/>
              <w:right w:val="single" w:color="auto" w:sz="6" w:space="0"/>
            </w:tcBorders>
            <w:vAlign w:val="center"/>
          </w:tcPr>
          <w:p w14:paraId="70B8B6AD">
            <w:pPr>
              <w:adjustRightInd w:val="0"/>
              <w:jc w:val="center"/>
              <w:textAlignment w:val="baseline"/>
              <w:rPr>
                <w:rFonts w:eastAsiaTheme="minorEastAsia"/>
                <w:kern w:val="28"/>
                <w:szCs w:val="21"/>
              </w:rPr>
            </w:pPr>
            <w:r>
              <w:rPr>
                <w:rFonts w:eastAsiaTheme="minorEastAsia"/>
                <w:kern w:val="28"/>
                <w:szCs w:val="21"/>
              </w:rPr>
              <w:t>产品功能性能测试</w:t>
            </w:r>
          </w:p>
        </w:tc>
        <w:tc>
          <w:tcPr>
            <w:tcW w:w="873" w:type="pct"/>
            <w:tcBorders>
              <w:top w:val="single" w:color="auto" w:sz="6" w:space="0"/>
              <w:left w:val="single" w:color="auto" w:sz="6" w:space="0"/>
              <w:bottom w:val="single" w:color="auto" w:sz="6" w:space="0"/>
              <w:right w:val="single" w:color="auto" w:sz="6" w:space="0"/>
            </w:tcBorders>
            <w:vAlign w:val="center"/>
          </w:tcPr>
          <w:p w14:paraId="7944EE6D">
            <w:pPr>
              <w:adjustRightInd w:val="0"/>
              <w:jc w:val="center"/>
              <w:textAlignment w:val="baseline"/>
              <w:rPr>
                <w:rFonts w:eastAsiaTheme="minorEastAsia"/>
                <w:kern w:val="28"/>
                <w:szCs w:val="21"/>
              </w:rPr>
            </w:pPr>
            <w:r>
              <w:rPr>
                <w:rFonts w:hint="eastAsia" w:eastAsiaTheme="minorEastAsia"/>
                <w:kern w:val="28"/>
                <w:szCs w:val="21"/>
              </w:rPr>
              <w:t>TBC</w:t>
            </w:r>
          </w:p>
        </w:tc>
        <w:tc>
          <w:tcPr>
            <w:tcW w:w="1778" w:type="dxa"/>
            <w:tcBorders>
              <w:top w:val="single" w:color="auto" w:sz="6" w:space="0"/>
              <w:left w:val="single" w:color="auto" w:sz="6" w:space="0"/>
              <w:bottom w:val="single" w:color="auto" w:sz="6" w:space="0"/>
              <w:right w:val="single" w:color="auto" w:sz="6" w:space="0"/>
            </w:tcBorders>
            <w:vAlign w:val="center"/>
          </w:tcPr>
          <w:p w14:paraId="647BB4DF">
            <w:pPr>
              <w:adjustRightInd w:val="0"/>
              <w:jc w:val="center"/>
              <w:textAlignment w:val="baseline"/>
              <w:rPr>
                <w:rFonts w:eastAsiaTheme="minorEastAsia"/>
                <w:kern w:val="28"/>
                <w:szCs w:val="21"/>
              </w:rPr>
            </w:pPr>
            <w:r>
              <w:rPr>
                <w:rFonts w:hint="eastAsia" w:cs="宋体"/>
                <w:kern w:val="0"/>
                <w:szCs w:val="21"/>
              </w:rPr>
              <w:t>/</w:t>
            </w:r>
          </w:p>
        </w:tc>
        <w:tc>
          <w:tcPr>
            <w:tcW w:w="1438" w:type="dxa"/>
            <w:tcBorders>
              <w:top w:val="single" w:color="auto" w:sz="6" w:space="0"/>
              <w:left w:val="single" w:color="auto" w:sz="6" w:space="0"/>
              <w:bottom w:val="single" w:color="auto" w:sz="6" w:space="0"/>
              <w:right w:val="single" w:color="auto" w:sz="12" w:space="0"/>
            </w:tcBorders>
            <w:vAlign w:val="center"/>
          </w:tcPr>
          <w:p w14:paraId="78D6B0CA">
            <w:pPr>
              <w:adjustRightInd w:val="0"/>
              <w:jc w:val="center"/>
              <w:textAlignment w:val="baseline"/>
              <w:rPr>
                <w:rFonts w:eastAsiaTheme="minorEastAsia"/>
                <w:kern w:val="28"/>
                <w:szCs w:val="21"/>
              </w:rPr>
            </w:pPr>
            <w:r>
              <w:rPr>
                <w:rFonts w:hint="eastAsia" w:cs="宋体"/>
                <w:kern w:val="0"/>
                <w:szCs w:val="21"/>
              </w:rPr>
              <w:t>定检</w:t>
            </w:r>
          </w:p>
        </w:tc>
      </w:tr>
      <w:tr w14:paraId="3BC6E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16D5EA73">
            <w:pPr>
              <w:pStyle w:val="32"/>
              <w:numPr>
                <w:ilvl w:val="0"/>
                <w:numId w:val="26"/>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27900D5A">
            <w:pPr>
              <w:adjustRightInd w:val="0"/>
              <w:jc w:val="center"/>
              <w:textAlignment w:val="baseline"/>
              <w:rPr>
                <w:rFonts w:eastAsiaTheme="minorEastAsia"/>
                <w:kern w:val="28"/>
                <w:szCs w:val="21"/>
              </w:rPr>
            </w:pPr>
            <w:r>
              <w:rPr>
                <w:rFonts w:eastAsiaTheme="minorEastAsia"/>
                <w:szCs w:val="21"/>
              </w:rPr>
              <w:t>液压试验台架</w:t>
            </w:r>
          </w:p>
        </w:tc>
        <w:tc>
          <w:tcPr>
            <w:tcW w:w="1031" w:type="pct"/>
            <w:tcBorders>
              <w:top w:val="single" w:color="auto" w:sz="6" w:space="0"/>
              <w:left w:val="single" w:color="auto" w:sz="6" w:space="0"/>
              <w:bottom w:val="single" w:color="auto" w:sz="6" w:space="0"/>
              <w:right w:val="single" w:color="auto" w:sz="6" w:space="0"/>
            </w:tcBorders>
            <w:vAlign w:val="center"/>
          </w:tcPr>
          <w:p w14:paraId="5C5D0BC9">
            <w:pPr>
              <w:adjustRightInd w:val="0"/>
              <w:jc w:val="center"/>
              <w:textAlignment w:val="baseline"/>
              <w:rPr>
                <w:rFonts w:eastAsiaTheme="minorEastAsia"/>
                <w:kern w:val="28"/>
                <w:szCs w:val="21"/>
              </w:rPr>
            </w:pPr>
            <w:r>
              <w:rPr>
                <w:rFonts w:eastAsiaTheme="minorEastAsia"/>
                <w:kern w:val="28"/>
                <w:szCs w:val="21"/>
              </w:rPr>
              <w:t>产品功能性能测试</w:t>
            </w:r>
          </w:p>
        </w:tc>
        <w:tc>
          <w:tcPr>
            <w:tcW w:w="873" w:type="pct"/>
            <w:tcBorders>
              <w:top w:val="single" w:color="auto" w:sz="6" w:space="0"/>
              <w:left w:val="single" w:color="auto" w:sz="6" w:space="0"/>
              <w:bottom w:val="single" w:color="auto" w:sz="6" w:space="0"/>
              <w:right w:val="single" w:color="auto" w:sz="6" w:space="0"/>
            </w:tcBorders>
            <w:vAlign w:val="center"/>
          </w:tcPr>
          <w:p w14:paraId="789A12E8">
            <w:pPr>
              <w:adjustRightInd w:val="0"/>
              <w:jc w:val="center"/>
              <w:textAlignment w:val="baseline"/>
              <w:rPr>
                <w:rFonts w:eastAsiaTheme="minorEastAsia"/>
                <w:kern w:val="28"/>
                <w:szCs w:val="21"/>
              </w:rPr>
            </w:pPr>
            <w:r>
              <w:rPr>
                <w:rFonts w:hint="eastAsia" w:eastAsiaTheme="minorEastAsia"/>
                <w:kern w:val="28"/>
                <w:szCs w:val="21"/>
              </w:rPr>
              <w:t>TBC</w:t>
            </w:r>
          </w:p>
        </w:tc>
        <w:tc>
          <w:tcPr>
            <w:tcW w:w="1778" w:type="dxa"/>
            <w:tcBorders>
              <w:top w:val="single" w:color="auto" w:sz="6" w:space="0"/>
              <w:left w:val="single" w:color="auto" w:sz="6" w:space="0"/>
              <w:bottom w:val="single" w:color="auto" w:sz="6" w:space="0"/>
              <w:right w:val="single" w:color="auto" w:sz="6" w:space="0"/>
            </w:tcBorders>
            <w:vAlign w:val="center"/>
          </w:tcPr>
          <w:p w14:paraId="49D435E8">
            <w:pPr>
              <w:adjustRightInd w:val="0"/>
              <w:jc w:val="center"/>
              <w:textAlignment w:val="baseline"/>
              <w:rPr>
                <w:rFonts w:eastAsiaTheme="minorEastAsia"/>
                <w:kern w:val="28"/>
                <w:szCs w:val="21"/>
              </w:rPr>
            </w:pPr>
            <w:r>
              <w:rPr>
                <w:rFonts w:hint="eastAsia" w:cs="宋体"/>
                <w:kern w:val="0"/>
                <w:szCs w:val="21"/>
              </w:rPr>
              <w:t>/</w:t>
            </w:r>
          </w:p>
        </w:tc>
        <w:tc>
          <w:tcPr>
            <w:tcW w:w="1438" w:type="dxa"/>
            <w:tcBorders>
              <w:top w:val="single" w:color="auto" w:sz="6" w:space="0"/>
              <w:left w:val="single" w:color="auto" w:sz="6" w:space="0"/>
              <w:bottom w:val="single" w:color="auto" w:sz="6" w:space="0"/>
              <w:right w:val="single" w:color="auto" w:sz="12" w:space="0"/>
            </w:tcBorders>
            <w:vAlign w:val="center"/>
          </w:tcPr>
          <w:p w14:paraId="6D24E736">
            <w:pPr>
              <w:adjustRightInd w:val="0"/>
              <w:jc w:val="center"/>
              <w:textAlignment w:val="baseline"/>
              <w:rPr>
                <w:rFonts w:eastAsiaTheme="minorEastAsia"/>
                <w:kern w:val="28"/>
                <w:szCs w:val="21"/>
              </w:rPr>
            </w:pPr>
            <w:r>
              <w:rPr>
                <w:rFonts w:hint="eastAsia" w:cs="宋体"/>
                <w:kern w:val="0"/>
                <w:szCs w:val="21"/>
              </w:rPr>
              <w:t>定检</w:t>
            </w:r>
          </w:p>
        </w:tc>
      </w:tr>
      <w:tr w14:paraId="3E9EB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59574B8E">
            <w:pPr>
              <w:pStyle w:val="32"/>
              <w:numPr>
                <w:ilvl w:val="0"/>
                <w:numId w:val="26"/>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04FA64DA">
            <w:pPr>
              <w:adjustRightInd w:val="0"/>
              <w:jc w:val="center"/>
              <w:textAlignment w:val="baseline"/>
              <w:rPr>
                <w:rFonts w:eastAsiaTheme="minorEastAsia"/>
                <w:szCs w:val="21"/>
              </w:rPr>
            </w:pPr>
            <w:r>
              <w:rPr>
                <w:rFonts w:eastAsiaTheme="minorEastAsia"/>
                <w:szCs w:val="21"/>
              </w:rPr>
              <w:t>流量计</w:t>
            </w:r>
          </w:p>
        </w:tc>
        <w:tc>
          <w:tcPr>
            <w:tcW w:w="1031" w:type="pct"/>
            <w:tcBorders>
              <w:top w:val="single" w:color="auto" w:sz="6" w:space="0"/>
              <w:left w:val="single" w:color="auto" w:sz="6" w:space="0"/>
              <w:bottom w:val="single" w:color="auto" w:sz="6" w:space="0"/>
              <w:right w:val="single" w:color="auto" w:sz="6" w:space="0"/>
            </w:tcBorders>
            <w:vAlign w:val="center"/>
          </w:tcPr>
          <w:p w14:paraId="14FB9FA4">
            <w:pPr>
              <w:adjustRightInd w:val="0"/>
              <w:jc w:val="center"/>
              <w:textAlignment w:val="baseline"/>
              <w:rPr>
                <w:rFonts w:eastAsiaTheme="minorEastAsia"/>
                <w:kern w:val="28"/>
                <w:szCs w:val="21"/>
              </w:rPr>
            </w:pPr>
          </w:p>
        </w:tc>
        <w:tc>
          <w:tcPr>
            <w:tcW w:w="873" w:type="pct"/>
            <w:tcBorders>
              <w:top w:val="single" w:color="auto" w:sz="6" w:space="0"/>
              <w:left w:val="single" w:color="auto" w:sz="6" w:space="0"/>
              <w:bottom w:val="single" w:color="auto" w:sz="6" w:space="0"/>
              <w:right w:val="single" w:color="auto" w:sz="6" w:space="0"/>
            </w:tcBorders>
            <w:vAlign w:val="center"/>
          </w:tcPr>
          <w:p w14:paraId="14282302">
            <w:pPr>
              <w:adjustRightInd w:val="0"/>
              <w:jc w:val="center"/>
              <w:textAlignment w:val="baseline"/>
              <w:rPr>
                <w:rFonts w:eastAsiaTheme="minorEastAsia"/>
                <w:szCs w:val="21"/>
              </w:rPr>
            </w:pPr>
            <w:r>
              <w:rPr>
                <w:rFonts w:hint="eastAsia" w:eastAsiaTheme="minorEastAsia"/>
                <w:kern w:val="28"/>
                <w:szCs w:val="21"/>
              </w:rPr>
              <w:t>TBC</w:t>
            </w:r>
          </w:p>
        </w:tc>
        <w:tc>
          <w:tcPr>
            <w:tcW w:w="1778" w:type="dxa"/>
            <w:tcBorders>
              <w:top w:val="single" w:color="auto" w:sz="6" w:space="0"/>
              <w:left w:val="single" w:color="auto" w:sz="6" w:space="0"/>
              <w:bottom w:val="single" w:color="auto" w:sz="6" w:space="0"/>
              <w:right w:val="single" w:color="auto" w:sz="6" w:space="0"/>
            </w:tcBorders>
            <w:vAlign w:val="center"/>
          </w:tcPr>
          <w:p w14:paraId="62D3C1B1">
            <w:pPr>
              <w:adjustRightInd w:val="0"/>
              <w:jc w:val="center"/>
              <w:textAlignment w:val="baseline"/>
              <w:rPr>
                <w:rFonts w:eastAsiaTheme="minorEastAsia"/>
                <w:szCs w:val="21"/>
              </w:rPr>
            </w:pPr>
            <w:r>
              <w:rPr>
                <w:rFonts w:hint="eastAsia" w:cs="宋体"/>
                <w:kern w:val="0"/>
                <w:szCs w:val="21"/>
              </w:rPr>
              <w:t>/</w:t>
            </w:r>
          </w:p>
        </w:tc>
        <w:tc>
          <w:tcPr>
            <w:tcW w:w="1438" w:type="dxa"/>
            <w:tcBorders>
              <w:top w:val="single" w:color="auto" w:sz="6" w:space="0"/>
              <w:left w:val="single" w:color="auto" w:sz="6" w:space="0"/>
              <w:bottom w:val="single" w:color="auto" w:sz="6" w:space="0"/>
              <w:right w:val="single" w:color="auto" w:sz="12" w:space="0"/>
            </w:tcBorders>
            <w:vAlign w:val="center"/>
          </w:tcPr>
          <w:p w14:paraId="70BA8574">
            <w:pPr>
              <w:adjustRightInd w:val="0"/>
              <w:jc w:val="center"/>
              <w:textAlignment w:val="baseline"/>
              <w:rPr>
                <w:rFonts w:eastAsiaTheme="minorEastAsia"/>
                <w:kern w:val="28"/>
                <w:szCs w:val="21"/>
              </w:rPr>
            </w:pPr>
            <w:r>
              <w:rPr>
                <w:rFonts w:hint="eastAsia" w:cs="宋体"/>
                <w:kern w:val="0"/>
                <w:szCs w:val="21"/>
              </w:rPr>
              <w:t>定检</w:t>
            </w:r>
          </w:p>
        </w:tc>
      </w:tr>
      <w:tr w14:paraId="07508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69084C13">
            <w:pPr>
              <w:pStyle w:val="32"/>
              <w:numPr>
                <w:ilvl w:val="0"/>
                <w:numId w:val="26"/>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7E5B73AD">
            <w:pPr>
              <w:adjustRightInd w:val="0"/>
              <w:jc w:val="center"/>
              <w:textAlignment w:val="baseline"/>
              <w:rPr>
                <w:rFonts w:eastAsiaTheme="minorEastAsia"/>
                <w:szCs w:val="21"/>
              </w:rPr>
            </w:pPr>
            <w:r>
              <w:rPr>
                <w:rFonts w:eastAsiaTheme="minorEastAsia"/>
                <w:szCs w:val="21"/>
              </w:rPr>
              <w:t>电动振动试验系统</w:t>
            </w:r>
          </w:p>
        </w:tc>
        <w:tc>
          <w:tcPr>
            <w:tcW w:w="1031" w:type="pct"/>
            <w:tcBorders>
              <w:top w:val="single" w:color="auto" w:sz="6" w:space="0"/>
              <w:left w:val="single" w:color="auto" w:sz="6" w:space="0"/>
              <w:bottom w:val="single" w:color="auto" w:sz="6" w:space="0"/>
              <w:right w:val="single" w:color="auto" w:sz="6" w:space="0"/>
            </w:tcBorders>
            <w:vAlign w:val="center"/>
          </w:tcPr>
          <w:p w14:paraId="1571C0F1">
            <w:pPr>
              <w:adjustRightInd w:val="0"/>
              <w:jc w:val="center"/>
              <w:textAlignment w:val="baseline"/>
              <w:rPr>
                <w:rFonts w:eastAsiaTheme="minorEastAsia"/>
                <w:szCs w:val="21"/>
              </w:rPr>
            </w:pPr>
            <w:r>
              <w:rPr>
                <w:rFonts w:eastAsiaTheme="minorEastAsia"/>
                <w:szCs w:val="21"/>
              </w:rPr>
              <w:t>用于工作冲击试验</w:t>
            </w:r>
          </w:p>
        </w:tc>
        <w:tc>
          <w:tcPr>
            <w:tcW w:w="873" w:type="pct"/>
            <w:tcBorders>
              <w:top w:val="single" w:color="auto" w:sz="6" w:space="0"/>
              <w:left w:val="single" w:color="auto" w:sz="6" w:space="0"/>
              <w:bottom w:val="single" w:color="auto" w:sz="6" w:space="0"/>
              <w:right w:val="single" w:color="auto" w:sz="6" w:space="0"/>
            </w:tcBorders>
            <w:vAlign w:val="center"/>
          </w:tcPr>
          <w:p w14:paraId="4803923A">
            <w:pPr>
              <w:adjustRightInd w:val="0"/>
              <w:jc w:val="center"/>
              <w:textAlignment w:val="baseline"/>
              <w:rPr>
                <w:rFonts w:eastAsiaTheme="minorEastAsia"/>
                <w:szCs w:val="21"/>
              </w:rPr>
            </w:pPr>
            <w:r>
              <w:rPr>
                <w:rFonts w:eastAsiaTheme="minorEastAsia"/>
                <w:szCs w:val="21"/>
              </w:rPr>
              <w:t>DC-3200-36</w:t>
            </w:r>
          </w:p>
        </w:tc>
        <w:tc>
          <w:tcPr>
            <w:tcW w:w="929" w:type="pct"/>
            <w:tcBorders>
              <w:top w:val="single" w:color="auto" w:sz="6" w:space="0"/>
              <w:left w:val="single" w:color="auto" w:sz="6" w:space="0"/>
              <w:bottom w:val="single" w:color="auto" w:sz="6" w:space="0"/>
              <w:right w:val="single" w:color="auto" w:sz="6" w:space="0"/>
            </w:tcBorders>
            <w:vAlign w:val="center"/>
          </w:tcPr>
          <w:p w14:paraId="4C0D8925">
            <w:pPr>
              <w:adjustRightInd w:val="0"/>
              <w:jc w:val="center"/>
              <w:textAlignment w:val="baseline"/>
              <w:rPr>
                <w:rFonts w:eastAsiaTheme="minorEastAsia"/>
                <w:szCs w:val="21"/>
              </w:rPr>
            </w:pPr>
            <w:r>
              <w:rPr>
                <w:rFonts w:eastAsiaTheme="minorEastAsia"/>
                <w:szCs w:val="21"/>
              </w:rPr>
              <w:t>垂直加速度允差：±10%</w:t>
            </w:r>
          </w:p>
          <w:p w14:paraId="3E53349F">
            <w:pPr>
              <w:adjustRightInd w:val="0"/>
              <w:jc w:val="center"/>
              <w:textAlignment w:val="baseline"/>
              <w:rPr>
                <w:rFonts w:eastAsiaTheme="minorEastAsia"/>
                <w:szCs w:val="21"/>
              </w:rPr>
            </w:pPr>
            <w:r>
              <w:rPr>
                <w:rFonts w:eastAsiaTheme="minorEastAsia"/>
                <w:szCs w:val="21"/>
              </w:rPr>
              <w:t>水平加速度：允差：±10%</w:t>
            </w:r>
          </w:p>
          <w:p w14:paraId="19168BFC">
            <w:pPr>
              <w:adjustRightInd w:val="0"/>
              <w:jc w:val="center"/>
              <w:textAlignment w:val="baseline"/>
              <w:rPr>
                <w:rFonts w:eastAsiaTheme="minorEastAsia"/>
                <w:szCs w:val="21"/>
              </w:rPr>
            </w:pPr>
            <w:r>
              <w:rPr>
                <w:rFonts w:eastAsiaTheme="minorEastAsia"/>
                <w:szCs w:val="21"/>
              </w:rPr>
              <w:t>频率允差：±1Hz 或±2%</w:t>
            </w:r>
          </w:p>
        </w:tc>
        <w:tc>
          <w:tcPr>
            <w:tcW w:w="751" w:type="pct"/>
            <w:tcBorders>
              <w:top w:val="single" w:color="auto" w:sz="6" w:space="0"/>
              <w:left w:val="single" w:color="auto" w:sz="6" w:space="0"/>
              <w:bottom w:val="single" w:color="auto" w:sz="6" w:space="0"/>
              <w:right w:val="single" w:color="auto" w:sz="12" w:space="0"/>
            </w:tcBorders>
            <w:vAlign w:val="center"/>
          </w:tcPr>
          <w:p w14:paraId="1104FC52">
            <w:pPr>
              <w:adjustRightInd w:val="0"/>
              <w:jc w:val="center"/>
              <w:textAlignment w:val="baseline"/>
              <w:rPr>
                <w:rFonts w:eastAsiaTheme="minorEastAsia"/>
                <w:kern w:val="28"/>
                <w:szCs w:val="21"/>
              </w:rPr>
            </w:pPr>
            <w:r>
              <w:rPr>
                <w:rFonts w:eastAsiaTheme="minorEastAsia"/>
                <w:kern w:val="28"/>
                <w:szCs w:val="21"/>
              </w:rPr>
              <w:t>设备校验</w:t>
            </w:r>
          </w:p>
        </w:tc>
      </w:tr>
      <w:tr w14:paraId="124FF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37F0E467">
            <w:pPr>
              <w:pStyle w:val="32"/>
              <w:numPr>
                <w:ilvl w:val="0"/>
                <w:numId w:val="26"/>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2F770AC0">
            <w:pPr>
              <w:pStyle w:val="40"/>
              <w:spacing w:line="320" w:lineRule="exact"/>
              <w:rPr>
                <w:rFonts w:ascii="Times New Roman" w:hAnsi="Times New Roman" w:eastAsiaTheme="minorEastAsia"/>
                <w:sz w:val="21"/>
                <w:szCs w:val="21"/>
              </w:rPr>
            </w:pPr>
            <w:r>
              <w:rPr>
                <w:rFonts w:ascii="Times New Roman" w:hAnsi="Times New Roman" w:eastAsiaTheme="minorEastAsia"/>
                <w:sz w:val="21"/>
                <w:szCs w:val="21"/>
              </w:rPr>
              <w:t>加速度传感器</w:t>
            </w:r>
          </w:p>
        </w:tc>
        <w:tc>
          <w:tcPr>
            <w:tcW w:w="1031" w:type="pct"/>
            <w:tcBorders>
              <w:top w:val="single" w:color="auto" w:sz="6" w:space="0"/>
              <w:left w:val="single" w:color="auto" w:sz="6" w:space="0"/>
              <w:bottom w:val="single" w:color="auto" w:sz="6" w:space="0"/>
              <w:right w:val="single" w:color="auto" w:sz="6" w:space="0"/>
            </w:tcBorders>
            <w:vAlign w:val="center"/>
          </w:tcPr>
          <w:p w14:paraId="04E43E99">
            <w:pPr>
              <w:pStyle w:val="40"/>
              <w:spacing w:line="320" w:lineRule="exact"/>
              <w:rPr>
                <w:rFonts w:ascii="Times New Roman" w:hAnsi="Times New Roman" w:eastAsiaTheme="minorEastAsia"/>
                <w:sz w:val="21"/>
                <w:szCs w:val="21"/>
              </w:rPr>
            </w:pPr>
            <w:r>
              <w:rPr>
                <w:rFonts w:ascii="Times New Roman" w:hAnsi="Times New Roman" w:eastAsiaTheme="minorEastAsia"/>
                <w:sz w:val="21"/>
                <w:szCs w:val="21"/>
              </w:rPr>
              <w:t>用于工作冲击试验</w:t>
            </w:r>
          </w:p>
        </w:tc>
        <w:tc>
          <w:tcPr>
            <w:tcW w:w="873" w:type="pct"/>
            <w:tcBorders>
              <w:top w:val="single" w:color="auto" w:sz="6" w:space="0"/>
              <w:left w:val="single" w:color="auto" w:sz="6" w:space="0"/>
              <w:bottom w:val="single" w:color="auto" w:sz="6" w:space="0"/>
              <w:right w:val="single" w:color="auto" w:sz="6" w:space="0"/>
            </w:tcBorders>
            <w:vAlign w:val="center"/>
          </w:tcPr>
          <w:p w14:paraId="434214B3">
            <w:pPr>
              <w:pStyle w:val="40"/>
              <w:spacing w:line="320" w:lineRule="exact"/>
              <w:rPr>
                <w:rFonts w:ascii="Times New Roman" w:hAnsi="Times New Roman" w:eastAsiaTheme="minorEastAsia"/>
                <w:sz w:val="21"/>
                <w:szCs w:val="21"/>
              </w:rPr>
            </w:pPr>
            <w:r>
              <w:rPr>
                <w:rFonts w:ascii="Times New Roman" w:hAnsi="Times New Roman" w:eastAsiaTheme="minorEastAsia"/>
                <w:sz w:val="21"/>
                <w:szCs w:val="21"/>
              </w:rPr>
              <w:t>357B03</w:t>
            </w:r>
          </w:p>
        </w:tc>
        <w:tc>
          <w:tcPr>
            <w:tcW w:w="929" w:type="pct"/>
            <w:tcBorders>
              <w:top w:val="single" w:color="auto" w:sz="6" w:space="0"/>
              <w:left w:val="single" w:color="auto" w:sz="6" w:space="0"/>
              <w:bottom w:val="single" w:color="auto" w:sz="6" w:space="0"/>
              <w:right w:val="single" w:color="auto" w:sz="6" w:space="0"/>
            </w:tcBorders>
            <w:vAlign w:val="center"/>
          </w:tcPr>
          <w:p w14:paraId="5920FBCE">
            <w:pPr>
              <w:pStyle w:val="40"/>
              <w:spacing w:line="320" w:lineRule="exact"/>
              <w:rPr>
                <w:rFonts w:ascii="Times New Roman" w:hAnsi="Times New Roman" w:eastAsiaTheme="minorEastAsia"/>
                <w:sz w:val="21"/>
                <w:szCs w:val="21"/>
              </w:rPr>
            </w:pPr>
            <w:r>
              <w:rPr>
                <w:rFonts w:ascii="Times New Roman" w:hAnsi="Times New Roman" w:eastAsiaTheme="minorEastAsia"/>
                <w:sz w:val="21"/>
                <w:szCs w:val="21"/>
              </w:rPr>
              <w:t>加速度相对偏差：±5%</w:t>
            </w:r>
          </w:p>
        </w:tc>
        <w:tc>
          <w:tcPr>
            <w:tcW w:w="751" w:type="pct"/>
            <w:tcBorders>
              <w:top w:val="single" w:color="auto" w:sz="6" w:space="0"/>
              <w:left w:val="single" w:color="auto" w:sz="6" w:space="0"/>
              <w:bottom w:val="single" w:color="auto" w:sz="6" w:space="0"/>
              <w:right w:val="single" w:color="auto" w:sz="12" w:space="0"/>
            </w:tcBorders>
            <w:vAlign w:val="center"/>
          </w:tcPr>
          <w:p w14:paraId="6168F370">
            <w:pPr>
              <w:adjustRightInd w:val="0"/>
              <w:jc w:val="center"/>
              <w:textAlignment w:val="baseline"/>
              <w:rPr>
                <w:rFonts w:eastAsiaTheme="minorEastAsia"/>
                <w:kern w:val="28"/>
                <w:szCs w:val="21"/>
              </w:rPr>
            </w:pPr>
            <w:r>
              <w:rPr>
                <w:rFonts w:eastAsiaTheme="minorEastAsia"/>
                <w:kern w:val="28"/>
                <w:szCs w:val="21"/>
              </w:rPr>
              <w:t>设备校验</w:t>
            </w:r>
          </w:p>
        </w:tc>
      </w:tr>
      <w:tr w14:paraId="442DE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207F1D8B">
            <w:pPr>
              <w:pStyle w:val="32"/>
              <w:numPr>
                <w:ilvl w:val="0"/>
                <w:numId w:val="26"/>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479D19D0">
            <w:pPr>
              <w:adjustRightInd w:val="0"/>
              <w:jc w:val="center"/>
              <w:textAlignment w:val="baseline"/>
              <w:rPr>
                <w:rFonts w:eastAsiaTheme="minorEastAsia"/>
                <w:szCs w:val="21"/>
              </w:rPr>
            </w:pPr>
            <w:r>
              <w:rPr>
                <w:rFonts w:eastAsiaTheme="minorEastAsia"/>
                <w:szCs w:val="21"/>
              </w:rPr>
              <w:t>数字式振动控制器</w:t>
            </w:r>
          </w:p>
        </w:tc>
        <w:tc>
          <w:tcPr>
            <w:tcW w:w="1031" w:type="pct"/>
            <w:tcBorders>
              <w:top w:val="single" w:color="auto" w:sz="6" w:space="0"/>
              <w:left w:val="single" w:color="auto" w:sz="6" w:space="0"/>
              <w:bottom w:val="single" w:color="auto" w:sz="6" w:space="0"/>
              <w:right w:val="single" w:color="auto" w:sz="6" w:space="0"/>
            </w:tcBorders>
            <w:vAlign w:val="center"/>
          </w:tcPr>
          <w:p w14:paraId="70F422DE">
            <w:pPr>
              <w:adjustRightInd w:val="0"/>
              <w:jc w:val="center"/>
              <w:textAlignment w:val="baseline"/>
              <w:rPr>
                <w:rFonts w:eastAsiaTheme="minorEastAsia"/>
                <w:szCs w:val="21"/>
              </w:rPr>
            </w:pPr>
            <w:r>
              <w:rPr>
                <w:rFonts w:eastAsiaTheme="minorEastAsia"/>
                <w:szCs w:val="21"/>
              </w:rPr>
              <w:t>用于工作冲击试验</w:t>
            </w:r>
          </w:p>
        </w:tc>
        <w:tc>
          <w:tcPr>
            <w:tcW w:w="873" w:type="pct"/>
            <w:tcBorders>
              <w:top w:val="single" w:color="auto" w:sz="6" w:space="0"/>
              <w:left w:val="single" w:color="auto" w:sz="6" w:space="0"/>
              <w:bottom w:val="single" w:color="auto" w:sz="6" w:space="0"/>
              <w:right w:val="single" w:color="auto" w:sz="6" w:space="0"/>
            </w:tcBorders>
            <w:vAlign w:val="center"/>
          </w:tcPr>
          <w:p w14:paraId="60EA8479">
            <w:pPr>
              <w:adjustRightInd w:val="0"/>
              <w:jc w:val="center"/>
              <w:textAlignment w:val="baseline"/>
              <w:rPr>
                <w:rFonts w:eastAsiaTheme="minorEastAsia"/>
                <w:szCs w:val="21"/>
              </w:rPr>
            </w:pPr>
            <w:r>
              <w:rPr>
                <w:rFonts w:eastAsiaTheme="minorEastAsia"/>
                <w:szCs w:val="21"/>
              </w:rPr>
              <w:t>RC 3000</w:t>
            </w:r>
          </w:p>
        </w:tc>
        <w:tc>
          <w:tcPr>
            <w:tcW w:w="929" w:type="pct"/>
            <w:tcBorders>
              <w:top w:val="single" w:color="auto" w:sz="6" w:space="0"/>
              <w:left w:val="single" w:color="auto" w:sz="6" w:space="0"/>
              <w:bottom w:val="single" w:color="auto" w:sz="6" w:space="0"/>
              <w:right w:val="single" w:color="auto" w:sz="6" w:space="0"/>
            </w:tcBorders>
            <w:vAlign w:val="center"/>
          </w:tcPr>
          <w:p w14:paraId="1FE91078">
            <w:pPr>
              <w:pStyle w:val="40"/>
              <w:spacing w:line="320" w:lineRule="exact"/>
              <w:rPr>
                <w:rFonts w:ascii="Times New Roman" w:hAnsi="Times New Roman" w:eastAsiaTheme="minorEastAsia"/>
                <w:sz w:val="21"/>
                <w:szCs w:val="21"/>
              </w:rPr>
            </w:pPr>
            <w:r>
              <w:rPr>
                <w:rFonts w:ascii="Times New Roman" w:hAnsi="Times New Roman" w:eastAsiaTheme="minorEastAsia"/>
                <w:sz w:val="21"/>
                <w:szCs w:val="21"/>
              </w:rPr>
              <w:t>频率允差：±0.05Hz（频率＜100Hz）</w:t>
            </w:r>
          </w:p>
          <w:p w14:paraId="4B297E65">
            <w:pPr>
              <w:adjustRightInd w:val="0"/>
              <w:jc w:val="center"/>
              <w:textAlignment w:val="baseline"/>
              <w:rPr>
                <w:rFonts w:eastAsiaTheme="minorEastAsia"/>
                <w:szCs w:val="21"/>
              </w:rPr>
            </w:pPr>
            <w:r>
              <w:rPr>
                <w:rFonts w:eastAsiaTheme="minorEastAsia"/>
                <w:szCs w:val="21"/>
              </w:rPr>
              <w:t>±0.05%（频率≥100Hz）</w:t>
            </w:r>
          </w:p>
        </w:tc>
        <w:tc>
          <w:tcPr>
            <w:tcW w:w="751" w:type="pct"/>
            <w:tcBorders>
              <w:top w:val="single" w:color="auto" w:sz="6" w:space="0"/>
              <w:left w:val="single" w:color="auto" w:sz="6" w:space="0"/>
              <w:bottom w:val="single" w:color="auto" w:sz="6" w:space="0"/>
              <w:right w:val="single" w:color="auto" w:sz="12" w:space="0"/>
            </w:tcBorders>
            <w:vAlign w:val="center"/>
          </w:tcPr>
          <w:p w14:paraId="11E2C861">
            <w:pPr>
              <w:adjustRightInd w:val="0"/>
              <w:jc w:val="center"/>
              <w:textAlignment w:val="baseline"/>
              <w:rPr>
                <w:rFonts w:eastAsiaTheme="minorEastAsia"/>
                <w:szCs w:val="21"/>
              </w:rPr>
            </w:pPr>
            <w:r>
              <w:rPr>
                <w:rFonts w:eastAsiaTheme="minorEastAsia"/>
                <w:kern w:val="28"/>
                <w:szCs w:val="21"/>
              </w:rPr>
              <w:t>设备校验</w:t>
            </w:r>
          </w:p>
        </w:tc>
      </w:tr>
      <w:tr w14:paraId="7B9AC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2F69F521">
            <w:pPr>
              <w:pStyle w:val="32"/>
              <w:numPr>
                <w:ilvl w:val="0"/>
                <w:numId w:val="26"/>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0EEDB813">
            <w:pPr>
              <w:adjustRightInd w:val="0"/>
              <w:jc w:val="center"/>
              <w:textAlignment w:val="baseline"/>
              <w:rPr>
                <w:rFonts w:eastAsiaTheme="minorEastAsia"/>
                <w:szCs w:val="21"/>
              </w:rPr>
            </w:pPr>
            <w:r>
              <w:rPr>
                <w:szCs w:val="21"/>
              </w:rPr>
              <w:t>温湿度计</w:t>
            </w:r>
          </w:p>
        </w:tc>
        <w:tc>
          <w:tcPr>
            <w:tcW w:w="1031" w:type="pct"/>
            <w:tcBorders>
              <w:top w:val="single" w:color="auto" w:sz="6" w:space="0"/>
              <w:left w:val="single" w:color="auto" w:sz="6" w:space="0"/>
              <w:bottom w:val="single" w:color="auto" w:sz="6" w:space="0"/>
              <w:right w:val="single" w:color="auto" w:sz="6" w:space="0"/>
            </w:tcBorders>
            <w:vAlign w:val="center"/>
          </w:tcPr>
          <w:p w14:paraId="50BB7683">
            <w:pPr>
              <w:adjustRightInd w:val="0"/>
              <w:jc w:val="center"/>
              <w:textAlignment w:val="baseline"/>
              <w:rPr>
                <w:rFonts w:eastAsiaTheme="minorEastAsia"/>
                <w:szCs w:val="21"/>
              </w:rPr>
            </w:pPr>
            <w:r>
              <w:rPr>
                <w:rFonts w:hint="eastAsia"/>
                <w:szCs w:val="21"/>
              </w:rPr>
              <w:t>用于测量试验室大气温湿度</w:t>
            </w:r>
          </w:p>
        </w:tc>
        <w:tc>
          <w:tcPr>
            <w:tcW w:w="873" w:type="pct"/>
            <w:tcBorders>
              <w:top w:val="single" w:color="auto" w:sz="6" w:space="0"/>
              <w:left w:val="single" w:color="auto" w:sz="6" w:space="0"/>
              <w:bottom w:val="single" w:color="auto" w:sz="6" w:space="0"/>
              <w:right w:val="single" w:color="auto" w:sz="6" w:space="0"/>
            </w:tcBorders>
            <w:vAlign w:val="center"/>
          </w:tcPr>
          <w:p w14:paraId="42BE4F9D">
            <w:pPr>
              <w:adjustRightInd w:val="0"/>
              <w:jc w:val="center"/>
              <w:textAlignment w:val="baseline"/>
              <w:rPr>
                <w:rFonts w:eastAsiaTheme="minorEastAsia"/>
                <w:szCs w:val="21"/>
              </w:rPr>
            </w:pPr>
            <w:r>
              <w:rPr>
                <w:szCs w:val="21"/>
              </w:rPr>
              <w:t>RE-W1012</w:t>
            </w:r>
          </w:p>
        </w:tc>
        <w:tc>
          <w:tcPr>
            <w:tcW w:w="929" w:type="pct"/>
            <w:tcBorders>
              <w:top w:val="single" w:color="auto" w:sz="6" w:space="0"/>
              <w:left w:val="single" w:color="auto" w:sz="6" w:space="0"/>
              <w:bottom w:val="single" w:color="auto" w:sz="6" w:space="0"/>
              <w:right w:val="single" w:color="auto" w:sz="6" w:space="0"/>
            </w:tcBorders>
            <w:vAlign w:val="center"/>
          </w:tcPr>
          <w:p w14:paraId="1A011394">
            <w:pPr>
              <w:adjustRightInd w:val="0"/>
              <w:jc w:val="center"/>
              <w:textAlignment w:val="baseline"/>
              <w:rPr>
                <w:szCs w:val="21"/>
              </w:rPr>
            </w:pPr>
            <w:r>
              <w:rPr>
                <w:rFonts w:hint="eastAsia"/>
                <w:szCs w:val="21"/>
              </w:rPr>
              <w:t>温度范围：10℃~35℃</w:t>
            </w:r>
          </w:p>
          <w:p w14:paraId="3658CA91">
            <w:pPr>
              <w:adjustRightInd w:val="0"/>
              <w:jc w:val="center"/>
              <w:textAlignment w:val="baseline"/>
              <w:rPr>
                <w:szCs w:val="21"/>
              </w:rPr>
            </w:pPr>
            <w:r>
              <w:rPr>
                <w:rFonts w:hint="eastAsia"/>
                <w:szCs w:val="21"/>
              </w:rPr>
              <w:t>最大误差：0.7℃</w:t>
            </w:r>
          </w:p>
          <w:p w14:paraId="075FE031">
            <w:pPr>
              <w:adjustRightInd w:val="0"/>
              <w:jc w:val="center"/>
              <w:textAlignment w:val="baseline"/>
              <w:rPr>
                <w:szCs w:val="21"/>
              </w:rPr>
            </w:pPr>
            <w:r>
              <w:rPr>
                <w:rFonts w:hint="eastAsia"/>
                <w:szCs w:val="21"/>
              </w:rPr>
              <w:t>湿度范围：20~85%</w:t>
            </w:r>
          </w:p>
          <w:p w14:paraId="04285E2B">
            <w:pPr>
              <w:adjustRightInd w:val="0"/>
              <w:jc w:val="center"/>
              <w:textAlignment w:val="baseline"/>
              <w:rPr>
                <w:rFonts w:eastAsiaTheme="minorEastAsia"/>
                <w:szCs w:val="21"/>
              </w:rPr>
            </w:pPr>
            <w:r>
              <w:rPr>
                <w:rFonts w:hint="eastAsia"/>
                <w:szCs w:val="21"/>
              </w:rPr>
              <w:t>最大误差：4%</w:t>
            </w:r>
          </w:p>
        </w:tc>
        <w:tc>
          <w:tcPr>
            <w:tcW w:w="751" w:type="pct"/>
            <w:tcBorders>
              <w:top w:val="single" w:color="auto" w:sz="6" w:space="0"/>
              <w:left w:val="single" w:color="auto" w:sz="6" w:space="0"/>
              <w:bottom w:val="single" w:color="auto" w:sz="6" w:space="0"/>
              <w:right w:val="single" w:color="auto" w:sz="12" w:space="0"/>
            </w:tcBorders>
            <w:vAlign w:val="center"/>
          </w:tcPr>
          <w:p w14:paraId="1BB14B19">
            <w:pPr>
              <w:adjustRightInd w:val="0"/>
              <w:jc w:val="center"/>
              <w:textAlignment w:val="baseline"/>
              <w:rPr>
                <w:rFonts w:eastAsiaTheme="minorEastAsia"/>
                <w:szCs w:val="21"/>
              </w:rPr>
            </w:pPr>
            <w:r>
              <w:rPr>
                <w:rFonts w:hint="eastAsia" w:cs="宋体"/>
                <w:kern w:val="28"/>
                <w:szCs w:val="21"/>
              </w:rPr>
              <w:t>设备校验</w:t>
            </w:r>
          </w:p>
        </w:tc>
      </w:tr>
      <w:tr w14:paraId="6035B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7D20F880">
            <w:pPr>
              <w:pStyle w:val="32"/>
              <w:numPr>
                <w:ilvl w:val="0"/>
                <w:numId w:val="26"/>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74EA3B29">
            <w:pPr>
              <w:adjustRightInd w:val="0"/>
              <w:jc w:val="center"/>
              <w:textAlignment w:val="baseline"/>
              <w:rPr>
                <w:rFonts w:eastAsiaTheme="minorEastAsia"/>
                <w:szCs w:val="21"/>
              </w:rPr>
            </w:pPr>
            <w:r>
              <w:rPr>
                <w:rFonts w:eastAsiaTheme="minorEastAsia"/>
                <w:color w:val="000000"/>
                <w:kern w:val="0"/>
                <w:szCs w:val="21"/>
              </w:rPr>
              <w:t>温湿度大气压力表</w:t>
            </w:r>
          </w:p>
        </w:tc>
        <w:tc>
          <w:tcPr>
            <w:tcW w:w="1031" w:type="pct"/>
            <w:tcBorders>
              <w:top w:val="single" w:color="auto" w:sz="6" w:space="0"/>
              <w:left w:val="single" w:color="auto" w:sz="6" w:space="0"/>
              <w:bottom w:val="single" w:color="auto" w:sz="6" w:space="0"/>
              <w:right w:val="single" w:color="auto" w:sz="6" w:space="0"/>
            </w:tcBorders>
            <w:vAlign w:val="center"/>
          </w:tcPr>
          <w:p w14:paraId="58EC8D0D">
            <w:pPr>
              <w:adjustRightInd w:val="0"/>
              <w:jc w:val="center"/>
              <w:textAlignment w:val="baseline"/>
              <w:rPr>
                <w:rFonts w:eastAsiaTheme="minorEastAsia"/>
                <w:szCs w:val="21"/>
              </w:rPr>
            </w:pPr>
            <w:r>
              <w:rPr>
                <w:rFonts w:hint="eastAsia"/>
                <w:szCs w:val="21"/>
              </w:rPr>
              <w:t>用于测量试验室大气压力</w:t>
            </w:r>
          </w:p>
        </w:tc>
        <w:tc>
          <w:tcPr>
            <w:tcW w:w="873" w:type="pct"/>
            <w:tcBorders>
              <w:top w:val="single" w:color="auto" w:sz="6" w:space="0"/>
              <w:left w:val="single" w:color="auto" w:sz="6" w:space="0"/>
              <w:bottom w:val="single" w:color="auto" w:sz="6" w:space="0"/>
              <w:right w:val="single" w:color="auto" w:sz="6" w:space="0"/>
            </w:tcBorders>
            <w:vAlign w:val="center"/>
          </w:tcPr>
          <w:p w14:paraId="05EC20FD">
            <w:pPr>
              <w:adjustRightInd w:val="0"/>
              <w:jc w:val="center"/>
              <w:textAlignment w:val="baseline"/>
              <w:rPr>
                <w:rFonts w:eastAsiaTheme="minorEastAsia"/>
                <w:szCs w:val="21"/>
              </w:rPr>
            </w:pPr>
            <w:r>
              <w:rPr>
                <w:rFonts w:eastAsiaTheme="minorEastAsia"/>
                <w:color w:val="000000"/>
                <w:kern w:val="0"/>
                <w:szCs w:val="21"/>
              </w:rPr>
              <w:t>TES1160</w:t>
            </w:r>
          </w:p>
        </w:tc>
        <w:tc>
          <w:tcPr>
            <w:tcW w:w="929" w:type="pct"/>
            <w:tcBorders>
              <w:top w:val="single" w:color="auto" w:sz="6" w:space="0"/>
              <w:left w:val="single" w:color="auto" w:sz="6" w:space="0"/>
              <w:bottom w:val="single" w:color="auto" w:sz="6" w:space="0"/>
              <w:right w:val="single" w:color="auto" w:sz="6" w:space="0"/>
            </w:tcBorders>
            <w:vAlign w:val="center"/>
          </w:tcPr>
          <w:p w14:paraId="4EBA47A7">
            <w:pPr>
              <w:widowControl/>
              <w:jc w:val="left"/>
              <w:rPr>
                <w:rFonts w:eastAsiaTheme="minorEastAsia"/>
                <w:color w:val="000000"/>
                <w:kern w:val="0"/>
                <w:szCs w:val="21"/>
              </w:rPr>
            </w:pPr>
            <w:r>
              <w:rPr>
                <w:rFonts w:eastAsiaTheme="minorEastAsia"/>
                <w:color w:val="000000"/>
                <w:kern w:val="0"/>
                <w:szCs w:val="21"/>
              </w:rPr>
              <w:t>压力范围：（500~1100）hPa</w:t>
            </w:r>
          </w:p>
          <w:p w14:paraId="5B5B9EEB">
            <w:pPr>
              <w:adjustRightInd w:val="0"/>
              <w:jc w:val="center"/>
              <w:textAlignment w:val="baseline"/>
              <w:rPr>
                <w:rFonts w:eastAsiaTheme="minorEastAsia"/>
                <w:szCs w:val="21"/>
              </w:rPr>
            </w:pPr>
            <w:r>
              <w:rPr>
                <w:rFonts w:eastAsiaTheme="minorEastAsia"/>
                <w:color w:val="000000"/>
                <w:kern w:val="0"/>
                <w:szCs w:val="21"/>
              </w:rPr>
              <w:t>误差：±5hPa</w:t>
            </w:r>
          </w:p>
        </w:tc>
        <w:tc>
          <w:tcPr>
            <w:tcW w:w="751" w:type="pct"/>
            <w:tcBorders>
              <w:top w:val="single" w:color="auto" w:sz="6" w:space="0"/>
              <w:left w:val="single" w:color="auto" w:sz="6" w:space="0"/>
              <w:bottom w:val="single" w:color="auto" w:sz="6" w:space="0"/>
              <w:right w:val="single" w:color="auto" w:sz="12" w:space="0"/>
            </w:tcBorders>
            <w:vAlign w:val="center"/>
          </w:tcPr>
          <w:p w14:paraId="64EC81A0">
            <w:pPr>
              <w:adjustRightInd w:val="0"/>
              <w:jc w:val="center"/>
              <w:textAlignment w:val="baseline"/>
              <w:rPr>
                <w:rFonts w:eastAsiaTheme="minorEastAsia"/>
                <w:kern w:val="28"/>
                <w:szCs w:val="21"/>
              </w:rPr>
            </w:pPr>
            <w:r>
              <w:rPr>
                <w:rFonts w:hint="eastAsia" w:cs="宋体"/>
                <w:kern w:val="28"/>
                <w:szCs w:val="21"/>
              </w:rPr>
              <w:t>设备校验</w:t>
            </w:r>
          </w:p>
        </w:tc>
      </w:tr>
      <w:tr w14:paraId="000C4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Borders>
              <w:top w:val="single" w:color="auto" w:sz="6" w:space="0"/>
              <w:left w:val="single" w:color="auto" w:sz="12" w:space="0"/>
              <w:bottom w:val="single" w:color="auto" w:sz="12" w:space="0"/>
              <w:right w:val="single" w:color="auto" w:sz="12" w:space="0"/>
            </w:tcBorders>
            <w:vAlign w:val="center"/>
          </w:tcPr>
          <w:p w14:paraId="07068314">
            <w:pPr>
              <w:adjustRightInd w:val="0"/>
              <w:jc w:val="left"/>
              <w:textAlignment w:val="baseline"/>
              <w:rPr>
                <w:rFonts w:eastAsiaTheme="minorEastAsia"/>
                <w:iCs/>
                <w:kern w:val="28"/>
                <w:szCs w:val="21"/>
              </w:rPr>
            </w:pPr>
            <w:r>
              <w:rPr>
                <w:rFonts w:eastAsiaTheme="minorEastAsia"/>
                <w:bCs/>
                <w:iCs/>
                <w:kern w:val="28"/>
                <w:szCs w:val="21"/>
              </w:rPr>
              <w:t>注：1.</w:t>
            </w:r>
            <w:r>
              <w:rPr>
                <w:rFonts w:eastAsiaTheme="minorEastAsia"/>
                <w:iCs/>
                <w:kern w:val="0"/>
                <w:szCs w:val="21"/>
              </w:rPr>
              <w:t>若选择的试验设备精度/量程比原试验设备等同或更优</w:t>
            </w:r>
            <w:r>
              <w:rPr>
                <w:rFonts w:eastAsiaTheme="minorEastAsia"/>
                <w:iCs/>
                <w:kern w:val="28"/>
                <w:szCs w:val="21"/>
              </w:rPr>
              <w:t>，则允许更换设备进行试验。</w:t>
            </w:r>
          </w:p>
          <w:p w14:paraId="1FDF4BD7">
            <w:pPr>
              <w:adjustRightInd w:val="0"/>
              <w:jc w:val="left"/>
              <w:textAlignment w:val="baseline"/>
              <w:rPr>
                <w:rFonts w:eastAsiaTheme="minorEastAsia"/>
                <w:iCs/>
                <w:kern w:val="28"/>
                <w:szCs w:val="21"/>
              </w:rPr>
            </w:pPr>
            <w:r>
              <w:rPr>
                <w:rFonts w:eastAsiaTheme="minorEastAsia"/>
                <w:iCs/>
                <w:kern w:val="28"/>
                <w:szCs w:val="21"/>
              </w:rPr>
              <w:t>2．实际使用的设备/仪器，由试验单位记录，并在试验报告中明确，如存在差异，应在试验报告中进行分析。</w:t>
            </w:r>
          </w:p>
          <w:p w14:paraId="546D4C13">
            <w:pPr>
              <w:adjustRightInd w:val="0"/>
              <w:jc w:val="left"/>
              <w:textAlignment w:val="baseline"/>
              <w:rPr>
                <w:rFonts w:eastAsiaTheme="minorEastAsia"/>
                <w:b/>
                <w:i/>
                <w:kern w:val="28"/>
                <w:szCs w:val="21"/>
              </w:rPr>
            </w:pPr>
            <w:r>
              <w:rPr>
                <w:rFonts w:eastAsiaTheme="minorEastAsia"/>
                <w:bCs/>
                <w:iCs/>
                <w:kern w:val="28"/>
                <w:szCs w:val="21"/>
              </w:rPr>
              <w:t>3</w:t>
            </w:r>
            <w:r>
              <w:rPr>
                <w:rFonts w:eastAsiaTheme="minorEastAsia"/>
                <w:b/>
                <w:iCs/>
                <w:kern w:val="28"/>
                <w:szCs w:val="21"/>
              </w:rPr>
              <w:t>.</w:t>
            </w:r>
            <w:r>
              <w:rPr>
                <w:rFonts w:eastAsiaTheme="minorEastAsia"/>
                <w:iCs/>
                <w:kern w:val="0"/>
                <w:szCs w:val="21"/>
              </w:rPr>
              <w:t>所有未标注数量的设备，默认数量为1。</w:t>
            </w:r>
          </w:p>
        </w:tc>
      </w:tr>
    </w:tbl>
    <w:p w14:paraId="7318E1FC">
      <w:pPr>
        <w:pStyle w:val="35"/>
        <w:numPr>
          <w:ilvl w:val="2"/>
          <w:numId w:val="2"/>
        </w:numPr>
        <w:tabs>
          <w:tab w:val="clear" w:pos="340"/>
          <w:tab w:val="clear" w:pos="567"/>
        </w:tabs>
        <w:spacing w:line="420" w:lineRule="exact"/>
      </w:pPr>
      <w:bookmarkStart w:id="192" w:name="_Toc176264392"/>
      <w:r>
        <w:rPr>
          <w:rFonts w:hint="eastAsia"/>
        </w:rPr>
        <w:t>试验布置和连接</w:t>
      </w:r>
      <w:bookmarkEnd w:id="192"/>
    </w:p>
    <w:p w14:paraId="1CA28327">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将</w:t>
      </w:r>
      <w:r>
        <w:rPr>
          <w:rFonts w:ascii="Times New Roman" w:hAnsi="Times New Roman" w:cs="宋体"/>
          <w:sz w:val="24"/>
          <w:szCs w:val="21"/>
        </w:rPr>
        <w:t>刹车控制阀（单）</w:t>
      </w:r>
      <w:r>
        <w:rPr>
          <w:rFonts w:hint="eastAsia" w:ascii="Times New Roman" w:hAnsi="Times New Roman" w:cs="宋体"/>
          <w:sz w:val="24"/>
          <w:szCs w:val="21"/>
        </w:rPr>
        <w:t>安装在试验台上（测试设备处于试验台外），按图17将受试设备与测试设备进行连接布置，具体如图18所示。</w:t>
      </w:r>
    </w:p>
    <w:p w14:paraId="218E20FF">
      <w:pPr>
        <w:pStyle w:val="32"/>
        <w:ind w:firstLine="0" w:firstLineChars="0"/>
        <w:jc w:val="center"/>
        <w:rPr>
          <w:rFonts w:ascii="Times New Roman" w:hAnsi="Times New Roman"/>
        </w:rPr>
      </w:pPr>
      <w:r>
        <w:drawing>
          <wp:inline distT="0" distB="0" distL="0" distR="0">
            <wp:extent cx="4181475" cy="2809875"/>
            <wp:effectExtent l="0" t="0" r="0" b="0"/>
            <wp:docPr id="254027885" name="图片 254027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27885" name="图片 254027885"/>
                    <pic:cNvPicPr>
                      <a:picLocks noChangeAspect="1"/>
                    </pic:cNvPicPr>
                  </pic:nvPicPr>
                  <pic:blipFill>
                    <a:blip r:embed="rId18"/>
                    <a:stretch>
                      <a:fillRect/>
                    </a:stretch>
                  </pic:blipFill>
                  <pic:spPr>
                    <a:xfrm>
                      <a:off x="0" y="0"/>
                      <a:ext cx="4182532" cy="2810267"/>
                    </a:xfrm>
                    <a:prstGeom prst="rect">
                      <a:avLst/>
                    </a:prstGeom>
                  </pic:spPr>
                </pic:pic>
              </a:graphicData>
            </a:graphic>
          </wp:inline>
        </w:drawing>
      </w:r>
    </w:p>
    <w:p w14:paraId="6494A875">
      <w:pPr>
        <w:pStyle w:val="61"/>
        <w:numPr>
          <w:ilvl w:val="0"/>
          <w:numId w:val="8"/>
        </w:numPr>
        <w:rPr>
          <w:rFonts w:ascii="黑体" w:hAnsi="黑体" w:cs="宋体"/>
        </w:rPr>
      </w:pPr>
      <w:bookmarkStart w:id="193" w:name="_Toc176262571"/>
      <w:r>
        <w:rPr>
          <w:rFonts w:hint="eastAsia" w:ascii="黑体" w:hAnsi="黑体" w:cs="宋体"/>
        </w:rPr>
        <w:t>工作冲击试验连接示意图</w:t>
      </w:r>
      <w:bookmarkEnd w:id="193"/>
    </w:p>
    <w:p w14:paraId="360F77D5">
      <w:pPr>
        <w:pStyle w:val="24"/>
        <w:spacing w:line="240" w:lineRule="auto"/>
        <w:ind w:firstLine="480"/>
        <w:jc w:val="center"/>
      </w:pPr>
      <w:r>
        <w:drawing>
          <wp:inline distT="0" distB="0" distL="0" distR="0">
            <wp:extent cx="3609975" cy="26289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2"/>
                    <a:stretch>
                      <a:fillRect/>
                    </a:stretch>
                  </pic:blipFill>
                  <pic:spPr>
                    <a:xfrm>
                      <a:off x="0" y="0"/>
                      <a:ext cx="3610479" cy="2629267"/>
                    </a:xfrm>
                    <a:prstGeom prst="rect">
                      <a:avLst/>
                    </a:prstGeom>
                  </pic:spPr>
                </pic:pic>
              </a:graphicData>
            </a:graphic>
          </wp:inline>
        </w:drawing>
      </w:r>
    </w:p>
    <w:p w14:paraId="0A74EC5E">
      <w:pPr>
        <w:pStyle w:val="61"/>
        <w:numPr>
          <w:ilvl w:val="0"/>
          <w:numId w:val="8"/>
        </w:numPr>
        <w:rPr>
          <w:rFonts w:ascii="黑体" w:hAnsi="黑体" w:cs="宋体"/>
        </w:rPr>
      </w:pPr>
      <w:bookmarkStart w:id="194" w:name="_Toc176262572"/>
      <w:r>
        <w:rPr>
          <w:rFonts w:hint="eastAsia" w:ascii="黑体" w:hAnsi="黑体" w:cs="宋体"/>
        </w:rPr>
        <w:t>工作冲击试验布置图</w:t>
      </w:r>
      <w:bookmarkEnd w:id="194"/>
    </w:p>
    <w:p w14:paraId="429C784A">
      <w:pPr>
        <w:pStyle w:val="35"/>
        <w:numPr>
          <w:ilvl w:val="2"/>
          <w:numId w:val="2"/>
        </w:numPr>
        <w:tabs>
          <w:tab w:val="clear" w:pos="340"/>
          <w:tab w:val="clear" w:pos="567"/>
        </w:tabs>
        <w:spacing w:line="420" w:lineRule="exact"/>
      </w:pPr>
      <w:bookmarkStart w:id="195" w:name="_Toc176264393"/>
      <w:r>
        <w:rPr>
          <w:rFonts w:hint="eastAsia"/>
        </w:rPr>
        <w:t>试验件、试验装置（试验前）的制造符合性要求</w:t>
      </w:r>
      <w:bookmarkEnd w:id="195"/>
    </w:p>
    <w:p w14:paraId="07BF73D2">
      <w:pPr>
        <w:pStyle w:val="32"/>
        <w:spacing w:line="500" w:lineRule="exact"/>
        <w:ind w:firstLine="563" w:firstLineChars="0"/>
        <w:rPr>
          <w:rFonts w:ascii="Times New Roman" w:hAnsi="Times New Roman" w:cs="宋体"/>
          <w:sz w:val="24"/>
          <w:szCs w:val="21"/>
        </w:rPr>
      </w:pPr>
      <w:r>
        <w:rPr>
          <w:rFonts w:hint="eastAsia" w:ascii="Times New Roman" w:hAnsi="Times New Roman" w:cs="宋体"/>
          <w:sz w:val="24"/>
          <w:szCs w:val="21"/>
        </w:rPr>
        <w:t>试验件状态应满足“6.试验产品/设备说明”构型和产品状态要求，确定试验件按照12.1要求完成了产品验收测试。</w:t>
      </w:r>
    </w:p>
    <w:p w14:paraId="56CAF6F6">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确保试验件、陪试件、试验装置，在试验前按照16.1.3-16.1.5的要求，进行了相应的安装和连接。</w:t>
      </w:r>
    </w:p>
    <w:p w14:paraId="437113A2">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确保试验人员资质符合“10. 试验人员”的要求。</w:t>
      </w:r>
    </w:p>
    <w:p w14:paraId="640B06A4">
      <w:pPr>
        <w:pStyle w:val="35"/>
        <w:numPr>
          <w:ilvl w:val="2"/>
          <w:numId w:val="2"/>
        </w:numPr>
        <w:tabs>
          <w:tab w:val="clear" w:pos="340"/>
          <w:tab w:val="clear" w:pos="567"/>
        </w:tabs>
        <w:spacing w:line="420" w:lineRule="exact"/>
      </w:pPr>
      <w:bookmarkStart w:id="196" w:name="_Toc176264394"/>
      <w:r>
        <w:rPr>
          <w:rFonts w:hint="eastAsia"/>
        </w:rPr>
        <w:t>试验程序</w:t>
      </w:r>
      <w:bookmarkEnd w:id="196"/>
    </w:p>
    <w:p w14:paraId="160AA4C9">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工作冲击试验控制曲线设定应如图16-1所示。试验人员应在试验环境搭建完成后予以检查确认试验参数设置，待确认满足要求后再开始试验。</w:t>
      </w:r>
    </w:p>
    <w:p w14:paraId="31607961">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在附录B检测记录表</w:t>
      </w:r>
      <w:r>
        <w:rPr>
          <w:rFonts w:ascii="Times New Roman" w:hAnsi="Times New Roman" w:cs="宋体"/>
          <w:sz w:val="24"/>
          <w:szCs w:val="21"/>
        </w:rPr>
        <w:t>中</w:t>
      </w:r>
      <w:r>
        <w:rPr>
          <w:rFonts w:hint="eastAsia" w:ascii="Times New Roman" w:hAnsi="Times New Roman" w:cs="宋体"/>
          <w:sz w:val="24"/>
          <w:szCs w:val="21"/>
        </w:rPr>
        <w:t>记录</w:t>
      </w:r>
      <w:r>
        <w:rPr>
          <w:rFonts w:ascii="Times New Roman" w:hAnsi="Times New Roman" w:cs="宋体"/>
          <w:sz w:val="24"/>
          <w:szCs w:val="21"/>
        </w:rPr>
        <w:t>试验设备相关信息及试验开始</w:t>
      </w:r>
      <w:r>
        <w:rPr>
          <w:rFonts w:hint="eastAsia" w:ascii="Times New Roman" w:hAnsi="Times New Roman" w:cs="宋体"/>
          <w:sz w:val="24"/>
          <w:szCs w:val="21"/>
        </w:rPr>
        <w:t>和结束</w:t>
      </w:r>
      <w:r>
        <w:rPr>
          <w:rFonts w:ascii="Times New Roman" w:hAnsi="Times New Roman" w:cs="宋体"/>
          <w:sz w:val="24"/>
          <w:szCs w:val="21"/>
        </w:rPr>
        <w:t>时间等内容，全程观察试验设备运行状态</w:t>
      </w:r>
      <w:r>
        <w:rPr>
          <w:rFonts w:hint="eastAsia" w:ascii="Times New Roman" w:hAnsi="Times New Roman" w:cs="宋体"/>
          <w:sz w:val="24"/>
          <w:szCs w:val="21"/>
        </w:rPr>
        <w:t>。</w:t>
      </w:r>
    </w:p>
    <w:p w14:paraId="5D1D4738">
      <w:pPr>
        <w:pStyle w:val="24"/>
        <w:numPr>
          <w:ilvl w:val="0"/>
          <w:numId w:val="27"/>
        </w:numPr>
        <w:ind w:firstLineChars="0"/>
      </w:pPr>
      <w:r>
        <w:rPr>
          <w:rFonts w:hint="eastAsia" w:cs="宋体"/>
        </w:rPr>
        <w:t>在试验室环境下将受试设备按照图17和18所示安装于试验台上，并按12.2章节要求进行QPAT1-1和QPAT2检查并记录检测数据</w:t>
      </w:r>
      <w:r>
        <w:rPr>
          <w:rFonts w:hint="eastAsia"/>
        </w:rPr>
        <w:t>；</w:t>
      </w:r>
    </w:p>
    <w:p w14:paraId="47420609">
      <w:pPr>
        <w:pStyle w:val="24"/>
        <w:numPr>
          <w:ilvl w:val="0"/>
          <w:numId w:val="27"/>
        </w:numPr>
        <w:ind w:firstLineChars="0"/>
      </w:pPr>
      <w:r>
        <w:rPr>
          <w:rFonts w:hint="eastAsia"/>
        </w:rPr>
        <w:t>使受试设备</w:t>
      </w:r>
      <w:r>
        <w:t>处于</w:t>
      </w:r>
      <w:r>
        <w:rPr>
          <w:rFonts w:hint="eastAsia"/>
        </w:rPr>
        <w:t>工作</w:t>
      </w:r>
      <w:r>
        <w:t>状态</w:t>
      </w:r>
      <w:r>
        <w:rPr>
          <w:rFonts w:hint="eastAsia"/>
        </w:rPr>
        <w:t>2，</w:t>
      </w:r>
      <w:r>
        <w:rPr>
          <w:rFonts w:hint="eastAsia" w:cs="宋体"/>
        </w:rPr>
        <w:t>按照</w:t>
      </w:r>
      <w:r>
        <w:rPr>
          <w:rFonts w:cs="宋体"/>
          <w:lang w:eastAsia="ja-JP"/>
        </w:rPr>
        <w:t>表</w:t>
      </w:r>
      <w:r>
        <w:rPr>
          <w:rFonts w:hint="eastAsia" w:cs="宋体"/>
        </w:rPr>
        <w:t>16-1的量级对其进行1个方向的工作冲击试验，冲击期间按12.2章节要求进行QPAT2检查并记录检测数据；</w:t>
      </w:r>
    </w:p>
    <w:p w14:paraId="4AEE672D">
      <w:pPr>
        <w:pStyle w:val="24"/>
        <w:numPr>
          <w:ilvl w:val="0"/>
          <w:numId w:val="27"/>
        </w:numPr>
        <w:ind w:firstLineChars="0"/>
      </w:pPr>
      <w:r>
        <w:rPr>
          <w:rFonts w:hint="eastAsia"/>
        </w:rPr>
        <w:t>重复</w:t>
      </w:r>
      <w:r>
        <w:t>步骤</w:t>
      </w:r>
      <w:r>
        <w:rPr>
          <w:rFonts w:hint="eastAsia"/>
        </w:rPr>
        <w:t>b），</w:t>
      </w:r>
      <w:r>
        <w:t>依次完成</w:t>
      </w:r>
      <w:r>
        <w:rPr>
          <w:rFonts w:hint="eastAsia"/>
        </w:rPr>
        <w:t>另外5个正交</w:t>
      </w:r>
      <w:r>
        <w:t>轴每一</w:t>
      </w:r>
      <w:r>
        <w:rPr>
          <w:rFonts w:hint="eastAsia"/>
        </w:rPr>
        <w:t>方</w:t>
      </w:r>
      <w:r>
        <w:t>向的试验，试验人员在试验期间应全程值守，观察</w:t>
      </w:r>
      <w:r>
        <w:rPr>
          <w:rFonts w:hint="eastAsia"/>
        </w:rPr>
        <w:t>受试设备</w:t>
      </w:r>
      <w:r>
        <w:t>的试验情况</w:t>
      </w:r>
      <w:r>
        <w:rPr>
          <w:rFonts w:hint="eastAsia"/>
        </w:rPr>
        <w:t>是否</w:t>
      </w:r>
      <w:r>
        <w:t>正常和控制参数的变化是否在规定的范围内</w:t>
      </w:r>
      <w:r>
        <w:rPr>
          <w:rFonts w:hint="eastAsia"/>
        </w:rPr>
        <w:t>；</w:t>
      </w:r>
    </w:p>
    <w:p w14:paraId="36F9165F">
      <w:pPr>
        <w:pStyle w:val="24"/>
        <w:numPr>
          <w:ilvl w:val="0"/>
          <w:numId w:val="27"/>
        </w:numPr>
        <w:ind w:firstLineChars="0"/>
        <w:rPr>
          <w:rFonts w:cs="宋体"/>
        </w:rPr>
      </w:pPr>
      <w:r>
        <w:rPr>
          <w:rFonts w:hint="eastAsia"/>
        </w:rPr>
        <w:t>在</w:t>
      </w:r>
      <w:r>
        <w:rPr>
          <w:rFonts w:hint="eastAsia"/>
          <w:kern w:val="0"/>
        </w:rPr>
        <w:t>试验室</w:t>
      </w:r>
      <w:r>
        <w:rPr>
          <w:kern w:val="0"/>
        </w:rPr>
        <w:t>环境下</w:t>
      </w:r>
      <w:r>
        <w:rPr>
          <w:rFonts w:hint="eastAsia"/>
          <w:kern w:val="0"/>
        </w:rPr>
        <w:t>，按照</w:t>
      </w:r>
      <w:r>
        <w:rPr>
          <w:rFonts w:hint="eastAsia" w:cs="宋体"/>
        </w:rPr>
        <w:t>12.2章节要求进行QPAT1-1和QPAT2检查并记录检测数据</w:t>
      </w:r>
      <w:r>
        <w:t>。</w:t>
      </w:r>
    </w:p>
    <w:p w14:paraId="0CDBF901">
      <w:pPr>
        <w:pStyle w:val="35"/>
        <w:numPr>
          <w:ilvl w:val="2"/>
          <w:numId w:val="2"/>
        </w:numPr>
        <w:tabs>
          <w:tab w:val="clear" w:pos="340"/>
          <w:tab w:val="clear" w:pos="567"/>
        </w:tabs>
        <w:spacing w:line="420" w:lineRule="exact"/>
      </w:pPr>
      <w:bookmarkStart w:id="197" w:name="_Toc176264395"/>
      <w:r>
        <w:rPr>
          <w:rFonts w:hint="eastAsia"/>
        </w:rPr>
        <w:t>试验判据</w:t>
      </w:r>
      <w:bookmarkEnd w:id="197"/>
    </w:p>
    <w:p w14:paraId="6DEC6192">
      <w:pPr>
        <w:pStyle w:val="32"/>
        <w:spacing w:line="360" w:lineRule="auto"/>
        <w:ind w:firstLine="480"/>
        <w:rPr>
          <w:rFonts w:ascii="Times New Roman" w:hAnsi="Times New Roman" w:cs="宋体"/>
          <w:sz w:val="24"/>
          <w:szCs w:val="24"/>
        </w:rPr>
      </w:pPr>
      <w:r>
        <w:rPr>
          <w:rFonts w:hint="eastAsia" w:ascii="Times New Roman" w:hAnsi="Times New Roman" w:cs="宋体"/>
          <w:sz w:val="24"/>
          <w:szCs w:val="24"/>
        </w:rPr>
        <w:t>试验中，按12.2章节要求进行QPAT2检查，确认通过并记录检测数据；</w:t>
      </w:r>
    </w:p>
    <w:p w14:paraId="2067FF73">
      <w:pPr>
        <w:pStyle w:val="32"/>
        <w:spacing w:line="360" w:lineRule="auto"/>
        <w:ind w:firstLine="480"/>
        <w:rPr>
          <w:rFonts w:ascii="Times New Roman" w:hAnsi="Times New Roman" w:cs="宋体"/>
          <w:sz w:val="24"/>
          <w:szCs w:val="21"/>
        </w:rPr>
      </w:pPr>
      <w:r>
        <w:rPr>
          <w:rFonts w:hint="eastAsia" w:ascii="Times New Roman" w:hAnsi="Times New Roman" w:cs="宋体"/>
          <w:sz w:val="24"/>
          <w:szCs w:val="24"/>
        </w:rPr>
        <w:t>试验前后，按12.2章节中要求进行QPAT1-1和QPAT2检查，确认通过并记录检测数据。</w:t>
      </w:r>
    </w:p>
    <w:p w14:paraId="50BF9759">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满足以上要求，则判定结论为Pass，否则为Fail。</w:t>
      </w:r>
    </w:p>
    <w:p w14:paraId="611E107D">
      <w:pPr>
        <w:pStyle w:val="27"/>
        <w:rPr>
          <w:lang w:val="zh-CN"/>
        </w:rPr>
      </w:pPr>
      <w:bookmarkStart w:id="198" w:name="_Toc176264396"/>
      <w:r>
        <w:rPr>
          <w:rFonts w:hint="eastAsia"/>
          <w:lang w:val="zh-CN"/>
        </w:rPr>
        <w:t>坠撞安全</w:t>
      </w:r>
      <w:bookmarkEnd w:id="198"/>
    </w:p>
    <w:p w14:paraId="596B7F79">
      <w:pPr>
        <w:pStyle w:val="35"/>
        <w:numPr>
          <w:ilvl w:val="2"/>
          <w:numId w:val="2"/>
        </w:numPr>
        <w:tabs>
          <w:tab w:val="clear" w:pos="340"/>
          <w:tab w:val="clear" w:pos="567"/>
        </w:tabs>
        <w:spacing w:line="420" w:lineRule="exact"/>
      </w:pPr>
      <w:bookmarkStart w:id="199" w:name="_Toc176264397"/>
      <w:r>
        <w:rPr>
          <w:rFonts w:hint="eastAsia"/>
        </w:rPr>
        <w:t>试验目的</w:t>
      </w:r>
      <w:bookmarkEnd w:id="199"/>
    </w:p>
    <w:p w14:paraId="0C062CA9">
      <w:pPr>
        <w:pStyle w:val="24"/>
        <w:ind w:firstLine="480"/>
      </w:pPr>
      <w:r>
        <w:rPr>
          <w:rFonts w:hint="eastAsia"/>
        </w:rPr>
        <w:t>验证</w:t>
      </w:r>
      <w:r>
        <w:t>受试设备</w:t>
      </w:r>
      <w:r>
        <w:rPr>
          <w:rFonts w:hint="eastAsia"/>
        </w:rPr>
        <w:t>在</w:t>
      </w:r>
      <w:r>
        <w:t>紧急着陆期间不会与其安装支架分离，或不会以产生危害的方式脱离。</w:t>
      </w:r>
    </w:p>
    <w:p w14:paraId="63EC11DB">
      <w:pPr>
        <w:pStyle w:val="35"/>
        <w:numPr>
          <w:ilvl w:val="2"/>
          <w:numId w:val="2"/>
        </w:numPr>
        <w:tabs>
          <w:tab w:val="clear" w:pos="340"/>
          <w:tab w:val="clear" w:pos="567"/>
        </w:tabs>
        <w:spacing w:line="420" w:lineRule="exact"/>
      </w:pPr>
      <w:bookmarkStart w:id="200" w:name="_Toc176264398"/>
      <w:r>
        <w:rPr>
          <w:rFonts w:hint="eastAsia"/>
        </w:rPr>
        <w:t>试验要求</w:t>
      </w:r>
      <w:bookmarkEnd w:id="200"/>
    </w:p>
    <w:p w14:paraId="7275DCD1">
      <w:pPr>
        <w:pStyle w:val="32"/>
        <w:spacing w:line="360" w:lineRule="auto"/>
        <w:ind w:firstLine="480"/>
        <w:rPr>
          <w:rFonts w:ascii="Times New Roman" w:hAnsi="Times New Roman" w:cs="宋体"/>
          <w:sz w:val="24"/>
          <w:szCs w:val="21"/>
        </w:rPr>
      </w:pPr>
      <w:r>
        <w:rPr>
          <w:rFonts w:ascii="Times New Roman" w:hAnsi="Times New Roman" w:cs="宋体"/>
          <w:sz w:val="24"/>
          <w:szCs w:val="21"/>
        </w:rPr>
        <w:t>刹车控制阀（单）</w:t>
      </w:r>
      <w:r>
        <w:rPr>
          <w:rFonts w:hint="eastAsia" w:ascii="Times New Roman" w:hAnsi="Times New Roman" w:cs="宋体"/>
          <w:sz w:val="24"/>
          <w:szCs w:val="21"/>
        </w:rPr>
        <w:t>安装于飞机电子设备舱（前EE舱），应通过DO－160G第7章，B类规定的坠撞安全试验。</w:t>
      </w:r>
    </w:p>
    <w:p w14:paraId="2EA52B19">
      <w:pPr>
        <w:pStyle w:val="32"/>
        <w:spacing w:line="360" w:lineRule="auto"/>
        <w:ind w:firstLine="480"/>
        <w:rPr>
          <w:rFonts w:ascii="Times New Roman" w:hAnsi="Times New Roman" w:cs="宋体"/>
          <w:sz w:val="24"/>
          <w:szCs w:val="21"/>
        </w:rPr>
      </w:pPr>
      <w:r>
        <w:rPr>
          <w:rFonts w:ascii="Times New Roman" w:hAnsi="Times New Roman" w:cs="宋体"/>
          <w:sz w:val="24"/>
          <w:szCs w:val="21"/>
        </w:rPr>
        <w:t>按照DO－160G中</w:t>
      </w:r>
      <w:r>
        <w:rPr>
          <w:rFonts w:hint="eastAsia" w:ascii="Times New Roman" w:hAnsi="Times New Roman" w:cs="宋体"/>
          <w:sz w:val="24"/>
          <w:szCs w:val="21"/>
        </w:rPr>
        <w:t>第</w:t>
      </w:r>
      <w:r>
        <w:rPr>
          <w:rFonts w:ascii="Times New Roman" w:hAnsi="Times New Roman" w:cs="宋体"/>
          <w:sz w:val="24"/>
          <w:szCs w:val="21"/>
        </w:rPr>
        <w:t>7.3.1</w:t>
      </w:r>
      <w:r>
        <w:rPr>
          <w:rFonts w:hint="eastAsia" w:ascii="Times New Roman" w:hAnsi="Times New Roman" w:cs="宋体"/>
          <w:sz w:val="24"/>
          <w:szCs w:val="21"/>
        </w:rPr>
        <w:t>和第7.3.3</w:t>
      </w:r>
      <w:r>
        <w:rPr>
          <w:rFonts w:ascii="Times New Roman" w:hAnsi="Times New Roman" w:cs="宋体"/>
          <w:sz w:val="24"/>
          <w:szCs w:val="21"/>
        </w:rPr>
        <w:t>的要求进行</w:t>
      </w:r>
      <w:r>
        <w:rPr>
          <w:rFonts w:hint="eastAsia" w:ascii="Times New Roman" w:hAnsi="Times New Roman" w:cs="宋体"/>
          <w:sz w:val="24"/>
          <w:szCs w:val="21"/>
        </w:rPr>
        <w:t>坠撞</w:t>
      </w:r>
      <w:r>
        <w:rPr>
          <w:rFonts w:ascii="Times New Roman" w:hAnsi="Times New Roman" w:cs="宋体"/>
          <w:sz w:val="24"/>
          <w:szCs w:val="21"/>
        </w:rPr>
        <w:t>安全试验，</w:t>
      </w:r>
      <w:r>
        <w:rPr>
          <w:rFonts w:hint="eastAsia" w:ascii="Times New Roman" w:hAnsi="Times New Roman" w:cs="宋体"/>
          <w:sz w:val="24"/>
          <w:szCs w:val="21"/>
        </w:rPr>
        <w:t>本</w:t>
      </w:r>
      <w:r>
        <w:rPr>
          <w:rFonts w:ascii="Times New Roman" w:hAnsi="Times New Roman" w:cs="宋体"/>
          <w:sz w:val="24"/>
          <w:szCs w:val="21"/>
        </w:rPr>
        <w:t>次试验有两个试验程序，即冲击试验程序和持续载荷试验</w:t>
      </w:r>
      <w:r>
        <w:rPr>
          <w:rFonts w:hint="eastAsia" w:ascii="Times New Roman" w:hAnsi="Times New Roman" w:cs="宋体"/>
          <w:sz w:val="24"/>
          <w:szCs w:val="21"/>
        </w:rPr>
        <w:t>程序</w:t>
      </w:r>
      <w:r>
        <w:rPr>
          <w:rFonts w:ascii="Times New Roman" w:hAnsi="Times New Roman" w:cs="宋体"/>
          <w:sz w:val="24"/>
          <w:szCs w:val="21"/>
        </w:rPr>
        <w:t>。坠撞</w:t>
      </w:r>
      <w:r>
        <w:rPr>
          <w:rFonts w:hint="eastAsia" w:ascii="Times New Roman" w:hAnsi="Times New Roman" w:cs="宋体"/>
          <w:sz w:val="24"/>
          <w:szCs w:val="21"/>
        </w:rPr>
        <w:t>安全</w:t>
      </w:r>
      <w:r>
        <w:rPr>
          <w:rFonts w:ascii="Times New Roman" w:hAnsi="Times New Roman" w:cs="宋体"/>
          <w:sz w:val="24"/>
          <w:szCs w:val="21"/>
        </w:rPr>
        <w:t>冲击试验沿受试设备的三个正交轴的两个方向冲击</w:t>
      </w:r>
      <w:r>
        <w:rPr>
          <w:rFonts w:hint="eastAsia" w:ascii="Times New Roman" w:hAnsi="Times New Roman" w:cs="宋体"/>
          <w:sz w:val="24"/>
          <w:szCs w:val="21"/>
        </w:rPr>
        <w:t>1次</w:t>
      </w:r>
      <w:r>
        <w:rPr>
          <w:rFonts w:ascii="Times New Roman" w:hAnsi="Times New Roman" w:cs="宋体"/>
          <w:sz w:val="24"/>
          <w:szCs w:val="21"/>
        </w:rPr>
        <w:t>（共</w:t>
      </w:r>
      <w:r>
        <w:rPr>
          <w:rFonts w:hint="eastAsia" w:ascii="Times New Roman" w:hAnsi="Times New Roman" w:cs="宋体"/>
          <w:sz w:val="24"/>
          <w:szCs w:val="21"/>
        </w:rPr>
        <w:t>6次</w:t>
      </w:r>
      <w:r>
        <w:rPr>
          <w:rFonts w:ascii="Times New Roman" w:hAnsi="Times New Roman" w:cs="宋体"/>
          <w:sz w:val="24"/>
          <w:szCs w:val="21"/>
        </w:rPr>
        <w:t>），冲击的轴向图</w:t>
      </w:r>
      <w:r>
        <w:rPr>
          <w:rFonts w:hint="eastAsia" w:ascii="Times New Roman" w:hAnsi="Times New Roman" w:cs="宋体"/>
          <w:sz w:val="24"/>
          <w:szCs w:val="21"/>
        </w:rPr>
        <w:t>如图19所示</w:t>
      </w:r>
      <w:r>
        <w:rPr>
          <w:rFonts w:ascii="Times New Roman" w:hAnsi="Times New Roman" w:cs="宋体"/>
          <w:sz w:val="24"/>
          <w:szCs w:val="21"/>
        </w:rPr>
        <w:t>，试验条件见</w:t>
      </w:r>
      <w:r>
        <w:rPr>
          <w:rFonts w:hint="eastAsia" w:ascii="Times New Roman" w:hAnsi="Times New Roman" w:cs="宋体"/>
          <w:sz w:val="24"/>
          <w:szCs w:val="21"/>
        </w:rPr>
        <w:t>表19坠撞</w:t>
      </w:r>
      <w:r>
        <w:rPr>
          <w:rFonts w:ascii="Times New Roman" w:hAnsi="Times New Roman" w:cs="宋体"/>
          <w:sz w:val="24"/>
          <w:szCs w:val="21"/>
        </w:rPr>
        <w:t>安全冲击条件，坠撞安全持续载荷试验的试验条件见表</w:t>
      </w:r>
      <w:r>
        <w:rPr>
          <w:rFonts w:hint="eastAsia" w:ascii="Times New Roman" w:hAnsi="Times New Roman" w:cs="宋体"/>
          <w:sz w:val="24"/>
          <w:szCs w:val="21"/>
        </w:rPr>
        <w:t>20</w:t>
      </w:r>
      <w:r>
        <w:rPr>
          <w:rFonts w:ascii="Times New Roman" w:hAnsi="Times New Roman" w:cs="宋体"/>
          <w:sz w:val="24"/>
          <w:szCs w:val="21"/>
        </w:rPr>
        <w:t>，持续载荷的方向定义</w:t>
      </w:r>
      <w:r>
        <w:rPr>
          <w:rFonts w:hint="eastAsia" w:ascii="Times New Roman" w:hAnsi="Times New Roman" w:cs="宋体"/>
          <w:sz w:val="24"/>
          <w:szCs w:val="21"/>
        </w:rPr>
        <w:t>如图20所示</w:t>
      </w:r>
      <w:r>
        <w:rPr>
          <w:rFonts w:ascii="Times New Roman" w:hAnsi="Times New Roman" w:cs="宋体"/>
          <w:sz w:val="24"/>
          <w:szCs w:val="21"/>
        </w:rPr>
        <w:t>。</w:t>
      </w:r>
    </w:p>
    <w:p w14:paraId="11732A96">
      <w:pPr>
        <w:pStyle w:val="59"/>
        <w:numPr>
          <w:ilvl w:val="0"/>
          <w:numId w:val="7"/>
        </w:numPr>
        <w:rPr>
          <w:rFonts w:ascii="黑体" w:hAnsi="黑体" w:cs="宋体"/>
        </w:rPr>
      </w:pPr>
      <w:bookmarkStart w:id="201" w:name="_Toc176262525"/>
      <w:r>
        <w:rPr>
          <w:rFonts w:hint="eastAsia" w:ascii="黑体" w:hAnsi="黑体" w:cs="宋体"/>
        </w:rPr>
        <w:t>坠撞安全</w:t>
      </w:r>
      <w:r>
        <w:rPr>
          <w:rFonts w:ascii="黑体" w:hAnsi="黑体" w:cs="宋体"/>
        </w:rPr>
        <w:t>冲击试验条件</w:t>
      </w:r>
      <w:bookmarkEnd w:id="201"/>
    </w:p>
    <w:tbl>
      <w:tblPr>
        <w:tblStyle w:val="18"/>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918"/>
        <w:gridCol w:w="1729"/>
        <w:gridCol w:w="2109"/>
        <w:gridCol w:w="1535"/>
        <w:gridCol w:w="2280"/>
      </w:tblGrid>
      <w:tr w14:paraId="67BF5B7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002" w:type="pct"/>
            <w:tcBorders>
              <w:bottom w:val="single" w:color="auto" w:sz="12" w:space="0"/>
            </w:tcBorders>
            <w:vAlign w:val="center"/>
          </w:tcPr>
          <w:p w14:paraId="0A35816E">
            <w:pPr>
              <w:pStyle w:val="24"/>
              <w:spacing w:line="240" w:lineRule="auto"/>
              <w:ind w:firstLine="0" w:firstLineChars="0"/>
              <w:jc w:val="center"/>
              <w:rPr>
                <w:sz w:val="21"/>
              </w:rPr>
            </w:pPr>
            <w:r>
              <w:rPr>
                <w:rFonts w:hint="eastAsia"/>
                <w:sz w:val="21"/>
              </w:rPr>
              <w:t>冲击</w:t>
            </w:r>
            <w:r>
              <w:rPr>
                <w:sz w:val="21"/>
              </w:rPr>
              <w:t>波形</w:t>
            </w:r>
          </w:p>
        </w:tc>
        <w:tc>
          <w:tcPr>
            <w:tcW w:w="903" w:type="pct"/>
            <w:tcBorders>
              <w:bottom w:val="single" w:color="auto" w:sz="12" w:space="0"/>
            </w:tcBorders>
            <w:vAlign w:val="center"/>
          </w:tcPr>
          <w:p w14:paraId="41B310A2">
            <w:pPr>
              <w:pStyle w:val="24"/>
              <w:spacing w:line="240" w:lineRule="auto"/>
              <w:ind w:firstLine="0" w:firstLineChars="0"/>
              <w:jc w:val="center"/>
              <w:rPr>
                <w:sz w:val="21"/>
              </w:rPr>
            </w:pPr>
            <w:r>
              <w:rPr>
                <w:rFonts w:hint="eastAsia"/>
                <w:sz w:val="21"/>
              </w:rPr>
              <w:t>峰值</w:t>
            </w:r>
            <w:r>
              <w:rPr>
                <w:sz w:val="21"/>
              </w:rPr>
              <w:t>加速度</w:t>
            </w:r>
            <w:r>
              <w:rPr>
                <w:rFonts w:hint="eastAsia"/>
                <w:sz w:val="21"/>
              </w:rPr>
              <w:t>（g）</w:t>
            </w:r>
          </w:p>
        </w:tc>
        <w:tc>
          <w:tcPr>
            <w:tcW w:w="1102" w:type="pct"/>
            <w:tcBorders>
              <w:bottom w:val="single" w:color="auto" w:sz="12" w:space="0"/>
            </w:tcBorders>
            <w:vAlign w:val="center"/>
          </w:tcPr>
          <w:p w14:paraId="0D91EF1F">
            <w:pPr>
              <w:pStyle w:val="24"/>
              <w:spacing w:line="240" w:lineRule="auto"/>
              <w:ind w:firstLine="0" w:firstLineChars="0"/>
              <w:jc w:val="center"/>
              <w:rPr>
                <w:sz w:val="21"/>
              </w:rPr>
            </w:pPr>
            <w:r>
              <w:rPr>
                <w:rFonts w:hint="eastAsia"/>
                <w:sz w:val="21"/>
              </w:rPr>
              <w:t>持续</w:t>
            </w:r>
            <w:r>
              <w:rPr>
                <w:sz w:val="21"/>
              </w:rPr>
              <w:t>时间</w:t>
            </w:r>
          </w:p>
          <w:p w14:paraId="328F2AB1">
            <w:pPr>
              <w:pStyle w:val="24"/>
              <w:spacing w:line="240" w:lineRule="auto"/>
              <w:ind w:firstLine="0" w:firstLineChars="0"/>
              <w:jc w:val="center"/>
              <w:rPr>
                <w:sz w:val="21"/>
              </w:rPr>
            </w:pPr>
            <w:r>
              <w:rPr>
                <w:rFonts w:hint="eastAsia"/>
                <w:sz w:val="21"/>
              </w:rPr>
              <w:t>（ms）</w:t>
            </w:r>
          </w:p>
        </w:tc>
        <w:tc>
          <w:tcPr>
            <w:tcW w:w="802" w:type="pct"/>
            <w:tcBorders>
              <w:bottom w:val="single" w:color="auto" w:sz="12" w:space="0"/>
            </w:tcBorders>
            <w:vAlign w:val="center"/>
          </w:tcPr>
          <w:p w14:paraId="39658525">
            <w:pPr>
              <w:pStyle w:val="24"/>
              <w:spacing w:line="240" w:lineRule="auto"/>
              <w:ind w:firstLine="0" w:firstLineChars="0"/>
              <w:jc w:val="center"/>
              <w:rPr>
                <w:sz w:val="21"/>
              </w:rPr>
            </w:pPr>
            <w:r>
              <w:rPr>
                <w:rFonts w:hint="eastAsia"/>
                <w:sz w:val="21"/>
              </w:rPr>
              <w:t>方向</w:t>
            </w:r>
          </w:p>
        </w:tc>
        <w:tc>
          <w:tcPr>
            <w:tcW w:w="1191" w:type="pct"/>
            <w:tcBorders>
              <w:bottom w:val="single" w:color="auto" w:sz="12" w:space="0"/>
            </w:tcBorders>
            <w:vAlign w:val="center"/>
          </w:tcPr>
          <w:p w14:paraId="06B1A2CE">
            <w:pPr>
              <w:pStyle w:val="24"/>
              <w:spacing w:line="240" w:lineRule="auto"/>
              <w:ind w:firstLine="0" w:firstLineChars="0"/>
              <w:jc w:val="center"/>
              <w:rPr>
                <w:sz w:val="21"/>
              </w:rPr>
            </w:pPr>
            <w:r>
              <w:rPr>
                <w:rFonts w:hint="eastAsia"/>
                <w:sz w:val="21"/>
              </w:rPr>
              <w:t>冲击</w:t>
            </w:r>
            <w:r>
              <w:rPr>
                <w:sz w:val="21"/>
              </w:rPr>
              <w:t>次数</w:t>
            </w:r>
          </w:p>
        </w:tc>
      </w:tr>
      <w:tr w14:paraId="2DD8B94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1002" w:type="pct"/>
            <w:vMerge w:val="restart"/>
            <w:tcBorders>
              <w:top w:val="single" w:color="auto" w:sz="12" w:space="0"/>
            </w:tcBorders>
            <w:vAlign w:val="center"/>
          </w:tcPr>
          <w:p w14:paraId="332447D5">
            <w:pPr>
              <w:pStyle w:val="24"/>
              <w:spacing w:line="240" w:lineRule="auto"/>
              <w:ind w:firstLine="0" w:firstLineChars="0"/>
              <w:jc w:val="center"/>
              <w:rPr>
                <w:sz w:val="21"/>
              </w:rPr>
            </w:pPr>
            <w:r>
              <w:rPr>
                <w:rFonts w:hint="eastAsia"/>
                <w:sz w:val="21"/>
              </w:rPr>
              <w:t>后峰锯齿波</w:t>
            </w:r>
          </w:p>
        </w:tc>
        <w:tc>
          <w:tcPr>
            <w:tcW w:w="903" w:type="pct"/>
            <w:vMerge w:val="restart"/>
            <w:tcBorders>
              <w:top w:val="single" w:color="auto" w:sz="12" w:space="0"/>
            </w:tcBorders>
            <w:vAlign w:val="center"/>
          </w:tcPr>
          <w:p w14:paraId="11E4964A">
            <w:pPr>
              <w:pStyle w:val="24"/>
              <w:spacing w:line="240" w:lineRule="auto"/>
              <w:ind w:firstLine="0" w:firstLineChars="0"/>
              <w:jc w:val="center"/>
              <w:rPr>
                <w:sz w:val="21"/>
              </w:rPr>
            </w:pPr>
            <w:r>
              <w:rPr>
                <w:sz w:val="21"/>
              </w:rPr>
              <w:t>20</w:t>
            </w:r>
          </w:p>
        </w:tc>
        <w:tc>
          <w:tcPr>
            <w:tcW w:w="1102" w:type="pct"/>
            <w:vMerge w:val="restart"/>
            <w:tcBorders>
              <w:top w:val="single" w:color="auto" w:sz="12" w:space="0"/>
            </w:tcBorders>
            <w:vAlign w:val="center"/>
          </w:tcPr>
          <w:p w14:paraId="09665B8B">
            <w:pPr>
              <w:pStyle w:val="24"/>
              <w:spacing w:line="240" w:lineRule="auto"/>
              <w:ind w:firstLine="0" w:firstLineChars="0"/>
              <w:jc w:val="center"/>
              <w:rPr>
                <w:sz w:val="21"/>
              </w:rPr>
            </w:pPr>
            <w:r>
              <w:rPr>
                <w:rFonts w:hint="eastAsia"/>
                <w:sz w:val="21"/>
              </w:rPr>
              <w:t>11</w:t>
            </w:r>
          </w:p>
        </w:tc>
        <w:tc>
          <w:tcPr>
            <w:tcW w:w="802" w:type="pct"/>
            <w:tcBorders>
              <w:top w:val="single" w:color="auto" w:sz="12" w:space="0"/>
            </w:tcBorders>
            <w:vAlign w:val="center"/>
          </w:tcPr>
          <w:p w14:paraId="36D2A1FD">
            <w:pPr>
              <w:pStyle w:val="24"/>
              <w:spacing w:line="240" w:lineRule="auto"/>
              <w:ind w:firstLine="0" w:firstLineChars="0"/>
              <w:jc w:val="center"/>
              <w:rPr>
                <w:sz w:val="21"/>
              </w:rPr>
            </w:pPr>
            <w:r>
              <w:rPr>
                <w:rFonts w:hint="eastAsia"/>
                <w:sz w:val="21"/>
              </w:rPr>
              <w:t>+X/－X</w:t>
            </w:r>
          </w:p>
        </w:tc>
        <w:tc>
          <w:tcPr>
            <w:tcW w:w="1191" w:type="pct"/>
            <w:vMerge w:val="restart"/>
            <w:tcBorders>
              <w:top w:val="single" w:color="auto" w:sz="12" w:space="0"/>
            </w:tcBorders>
            <w:vAlign w:val="center"/>
          </w:tcPr>
          <w:p w14:paraId="499D2D1E">
            <w:pPr>
              <w:pStyle w:val="24"/>
              <w:spacing w:line="240" w:lineRule="auto"/>
              <w:ind w:firstLine="0" w:firstLineChars="0"/>
              <w:jc w:val="center"/>
              <w:rPr>
                <w:sz w:val="21"/>
              </w:rPr>
            </w:pPr>
            <w:r>
              <w:rPr>
                <w:rFonts w:hint="eastAsia"/>
                <w:sz w:val="21"/>
              </w:rPr>
              <w:t>每</w:t>
            </w:r>
            <w:r>
              <w:rPr>
                <w:sz w:val="21"/>
              </w:rPr>
              <w:t>方向冲击1</w:t>
            </w:r>
            <w:r>
              <w:rPr>
                <w:rFonts w:hint="eastAsia"/>
                <w:sz w:val="21"/>
              </w:rPr>
              <w:t>次</w:t>
            </w:r>
          </w:p>
        </w:tc>
      </w:tr>
      <w:tr w14:paraId="3F5F63B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02" w:type="pct"/>
            <w:vMerge w:val="continue"/>
            <w:vAlign w:val="center"/>
          </w:tcPr>
          <w:p w14:paraId="6E49C445">
            <w:pPr>
              <w:pStyle w:val="24"/>
              <w:spacing w:line="240" w:lineRule="auto"/>
              <w:ind w:firstLine="0" w:firstLineChars="0"/>
              <w:jc w:val="center"/>
              <w:rPr>
                <w:sz w:val="21"/>
              </w:rPr>
            </w:pPr>
          </w:p>
        </w:tc>
        <w:tc>
          <w:tcPr>
            <w:tcW w:w="903" w:type="pct"/>
            <w:vMerge w:val="continue"/>
            <w:vAlign w:val="center"/>
          </w:tcPr>
          <w:p w14:paraId="1EFB6A3A">
            <w:pPr>
              <w:pStyle w:val="24"/>
              <w:spacing w:line="240" w:lineRule="auto"/>
              <w:ind w:firstLine="0" w:firstLineChars="0"/>
              <w:jc w:val="center"/>
              <w:rPr>
                <w:sz w:val="21"/>
              </w:rPr>
            </w:pPr>
          </w:p>
        </w:tc>
        <w:tc>
          <w:tcPr>
            <w:tcW w:w="1102" w:type="pct"/>
            <w:vMerge w:val="continue"/>
            <w:vAlign w:val="center"/>
          </w:tcPr>
          <w:p w14:paraId="2E2700EC">
            <w:pPr>
              <w:pStyle w:val="24"/>
              <w:spacing w:line="240" w:lineRule="auto"/>
              <w:ind w:firstLine="0" w:firstLineChars="0"/>
              <w:jc w:val="center"/>
              <w:rPr>
                <w:sz w:val="21"/>
              </w:rPr>
            </w:pPr>
          </w:p>
        </w:tc>
        <w:tc>
          <w:tcPr>
            <w:tcW w:w="802" w:type="pct"/>
            <w:vAlign w:val="center"/>
          </w:tcPr>
          <w:p w14:paraId="295B2D03">
            <w:pPr>
              <w:pStyle w:val="24"/>
              <w:spacing w:line="240" w:lineRule="auto"/>
              <w:ind w:firstLine="0" w:firstLineChars="0"/>
              <w:jc w:val="center"/>
              <w:rPr>
                <w:sz w:val="21"/>
              </w:rPr>
            </w:pPr>
            <w:r>
              <w:rPr>
                <w:rFonts w:hint="eastAsia"/>
                <w:sz w:val="21"/>
              </w:rPr>
              <w:t>+Y/－</w:t>
            </w:r>
            <w:r>
              <w:rPr>
                <w:sz w:val="21"/>
              </w:rPr>
              <w:t>Y</w:t>
            </w:r>
          </w:p>
        </w:tc>
        <w:tc>
          <w:tcPr>
            <w:tcW w:w="1191" w:type="pct"/>
            <w:vMerge w:val="continue"/>
            <w:vAlign w:val="center"/>
          </w:tcPr>
          <w:p w14:paraId="29DA8650">
            <w:pPr>
              <w:pStyle w:val="24"/>
              <w:spacing w:line="240" w:lineRule="auto"/>
              <w:ind w:firstLine="0" w:firstLineChars="0"/>
              <w:jc w:val="center"/>
              <w:rPr>
                <w:sz w:val="21"/>
              </w:rPr>
            </w:pPr>
          </w:p>
        </w:tc>
      </w:tr>
      <w:tr w14:paraId="098398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002" w:type="pct"/>
            <w:vMerge w:val="continue"/>
            <w:vAlign w:val="center"/>
          </w:tcPr>
          <w:p w14:paraId="4980FCE2">
            <w:pPr>
              <w:pStyle w:val="24"/>
              <w:spacing w:line="240" w:lineRule="auto"/>
              <w:ind w:firstLine="0" w:firstLineChars="0"/>
              <w:jc w:val="center"/>
              <w:rPr>
                <w:sz w:val="21"/>
              </w:rPr>
            </w:pPr>
          </w:p>
        </w:tc>
        <w:tc>
          <w:tcPr>
            <w:tcW w:w="903" w:type="pct"/>
            <w:vMerge w:val="continue"/>
            <w:vAlign w:val="center"/>
          </w:tcPr>
          <w:p w14:paraId="747233AE">
            <w:pPr>
              <w:pStyle w:val="24"/>
              <w:spacing w:line="240" w:lineRule="auto"/>
              <w:ind w:firstLine="0" w:firstLineChars="0"/>
              <w:jc w:val="center"/>
              <w:rPr>
                <w:sz w:val="21"/>
              </w:rPr>
            </w:pPr>
          </w:p>
        </w:tc>
        <w:tc>
          <w:tcPr>
            <w:tcW w:w="1102" w:type="pct"/>
            <w:vMerge w:val="continue"/>
            <w:vAlign w:val="center"/>
          </w:tcPr>
          <w:p w14:paraId="5C358249">
            <w:pPr>
              <w:pStyle w:val="24"/>
              <w:spacing w:line="240" w:lineRule="auto"/>
              <w:ind w:firstLine="0" w:firstLineChars="0"/>
              <w:jc w:val="center"/>
              <w:rPr>
                <w:sz w:val="21"/>
              </w:rPr>
            </w:pPr>
          </w:p>
        </w:tc>
        <w:tc>
          <w:tcPr>
            <w:tcW w:w="802" w:type="pct"/>
            <w:vAlign w:val="center"/>
          </w:tcPr>
          <w:p w14:paraId="0BD40FE7">
            <w:pPr>
              <w:pStyle w:val="24"/>
              <w:spacing w:line="240" w:lineRule="auto"/>
              <w:ind w:firstLine="0" w:firstLineChars="0"/>
              <w:jc w:val="center"/>
              <w:rPr>
                <w:sz w:val="21"/>
              </w:rPr>
            </w:pPr>
            <w:r>
              <w:rPr>
                <w:rFonts w:hint="eastAsia"/>
                <w:sz w:val="21"/>
              </w:rPr>
              <w:t>+</w:t>
            </w:r>
            <w:r>
              <w:rPr>
                <w:sz w:val="21"/>
              </w:rPr>
              <w:t>Z</w:t>
            </w:r>
            <w:r>
              <w:rPr>
                <w:rFonts w:hint="eastAsia"/>
                <w:sz w:val="21"/>
              </w:rPr>
              <w:t>/－</w:t>
            </w:r>
            <w:r>
              <w:rPr>
                <w:sz w:val="21"/>
              </w:rPr>
              <w:t>Z</w:t>
            </w:r>
          </w:p>
        </w:tc>
        <w:tc>
          <w:tcPr>
            <w:tcW w:w="1191" w:type="pct"/>
            <w:vMerge w:val="continue"/>
            <w:vAlign w:val="center"/>
          </w:tcPr>
          <w:p w14:paraId="6172BB2D">
            <w:pPr>
              <w:pStyle w:val="24"/>
              <w:spacing w:line="240" w:lineRule="auto"/>
              <w:ind w:firstLine="0" w:firstLineChars="0"/>
              <w:jc w:val="center"/>
              <w:rPr>
                <w:sz w:val="21"/>
              </w:rPr>
            </w:pPr>
          </w:p>
        </w:tc>
      </w:tr>
    </w:tbl>
    <w:p w14:paraId="187570A0">
      <w:pPr>
        <w:pStyle w:val="59"/>
        <w:numPr>
          <w:ilvl w:val="0"/>
          <w:numId w:val="7"/>
        </w:numPr>
        <w:rPr>
          <w:rFonts w:ascii="黑体" w:hAnsi="黑体" w:cs="宋体"/>
        </w:rPr>
      </w:pPr>
      <w:bookmarkStart w:id="202" w:name="_Toc176262526"/>
      <w:r>
        <w:rPr>
          <w:rFonts w:hint="eastAsia" w:ascii="黑体" w:hAnsi="黑体" w:cs="宋体"/>
        </w:rPr>
        <w:t>坠撞</w:t>
      </w:r>
      <w:r>
        <w:rPr>
          <w:rFonts w:ascii="黑体" w:hAnsi="黑体" w:cs="宋体"/>
        </w:rPr>
        <w:t>安全持续载荷试验条件</w:t>
      </w:r>
      <w:bookmarkEnd w:id="202"/>
    </w:p>
    <w:tbl>
      <w:tblPr>
        <w:tblStyle w:val="18"/>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302"/>
        <w:gridCol w:w="2533"/>
        <w:gridCol w:w="1842"/>
        <w:gridCol w:w="2893"/>
      </w:tblGrid>
      <w:tr w14:paraId="11ED5F2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c>
          <w:tcPr>
            <w:tcW w:w="2302" w:type="dxa"/>
            <w:tcBorders>
              <w:bottom w:val="single" w:color="auto" w:sz="12" w:space="0"/>
            </w:tcBorders>
            <w:vAlign w:val="center"/>
          </w:tcPr>
          <w:p w14:paraId="6C6E70A1">
            <w:pPr>
              <w:pStyle w:val="24"/>
              <w:spacing w:line="240" w:lineRule="auto"/>
              <w:ind w:firstLine="0" w:firstLineChars="0"/>
              <w:jc w:val="center"/>
              <w:rPr>
                <w:sz w:val="21"/>
              </w:rPr>
            </w:pPr>
            <w:r>
              <w:rPr>
                <w:sz w:val="21"/>
              </w:rPr>
              <w:t>加速度</w:t>
            </w:r>
            <w:r>
              <w:rPr>
                <w:rFonts w:hint="eastAsia"/>
                <w:sz w:val="21"/>
              </w:rPr>
              <w:t>（g）</w:t>
            </w:r>
          </w:p>
        </w:tc>
        <w:tc>
          <w:tcPr>
            <w:tcW w:w="2533" w:type="dxa"/>
            <w:tcBorders>
              <w:bottom w:val="single" w:color="auto" w:sz="12" w:space="0"/>
            </w:tcBorders>
            <w:vAlign w:val="center"/>
          </w:tcPr>
          <w:p w14:paraId="63E3CDC4">
            <w:pPr>
              <w:pStyle w:val="24"/>
              <w:spacing w:line="240" w:lineRule="auto"/>
              <w:ind w:firstLine="0" w:firstLineChars="0"/>
              <w:jc w:val="center"/>
              <w:rPr>
                <w:sz w:val="21"/>
              </w:rPr>
            </w:pPr>
            <w:r>
              <w:rPr>
                <w:rFonts w:hint="eastAsia"/>
                <w:sz w:val="21"/>
              </w:rPr>
              <w:t>载荷方向</w:t>
            </w:r>
          </w:p>
        </w:tc>
        <w:tc>
          <w:tcPr>
            <w:tcW w:w="1841" w:type="dxa"/>
            <w:tcBorders>
              <w:bottom w:val="single" w:color="auto" w:sz="12" w:space="0"/>
            </w:tcBorders>
            <w:vAlign w:val="center"/>
          </w:tcPr>
          <w:p w14:paraId="3559CD04">
            <w:pPr>
              <w:pStyle w:val="24"/>
              <w:spacing w:line="240" w:lineRule="auto"/>
              <w:ind w:firstLine="0" w:firstLineChars="0"/>
              <w:jc w:val="center"/>
              <w:rPr>
                <w:sz w:val="21"/>
              </w:rPr>
            </w:pPr>
            <w:r>
              <w:rPr>
                <w:rFonts w:hint="eastAsia"/>
                <w:sz w:val="21"/>
              </w:rPr>
              <w:t>持续时间</w:t>
            </w:r>
          </w:p>
        </w:tc>
        <w:tc>
          <w:tcPr>
            <w:tcW w:w="2895" w:type="dxa"/>
            <w:tcBorders>
              <w:bottom w:val="single" w:color="auto" w:sz="12" w:space="0"/>
            </w:tcBorders>
            <w:vAlign w:val="center"/>
          </w:tcPr>
          <w:p w14:paraId="511AF31C">
            <w:pPr>
              <w:pStyle w:val="24"/>
              <w:spacing w:line="240" w:lineRule="auto"/>
              <w:ind w:firstLine="0" w:firstLineChars="0"/>
              <w:jc w:val="center"/>
              <w:rPr>
                <w:sz w:val="21"/>
              </w:rPr>
            </w:pPr>
            <w:r>
              <w:rPr>
                <w:rFonts w:hint="eastAsia"/>
                <w:sz w:val="21"/>
              </w:rPr>
              <w:t>备注</w:t>
            </w:r>
          </w:p>
        </w:tc>
      </w:tr>
      <w:tr w14:paraId="3EC859A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302" w:type="dxa"/>
            <w:tcBorders>
              <w:top w:val="single" w:color="auto" w:sz="12" w:space="0"/>
            </w:tcBorders>
            <w:vAlign w:val="center"/>
          </w:tcPr>
          <w:p w14:paraId="5A6816CF">
            <w:pPr>
              <w:pStyle w:val="24"/>
              <w:spacing w:line="240" w:lineRule="auto"/>
              <w:ind w:firstLine="0" w:firstLineChars="0"/>
              <w:jc w:val="center"/>
              <w:rPr>
                <w:sz w:val="21"/>
              </w:rPr>
            </w:pPr>
            <w:r>
              <w:rPr>
                <w:rFonts w:hint="eastAsia"/>
                <w:sz w:val="21"/>
              </w:rPr>
              <w:t>1.5</w:t>
            </w:r>
          </w:p>
        </w:tc>
        <w:tc>
          <w:tcPr>
            <w:tcW w:w="2533" w:type="dxa"/>
            <w:tcBorders>
              <w:top w:val="single" w:color="auto" w:sz="12" w:space="0"/>
            </w:tcBorders>
            <w:vAlign w:val="center"/>
          </w:tcPr>
          <w:p w14:paraId="663FF384">
            <w:pPr>
              <w:pStyle w:val="24"/>
              <w:spacing w:line="240" w:lineRule="auto"/>
              <w:ind w:firstLine="0" w:firstLineChars="0"/>
              <w:jc w:val="center"/>
              <w:rPr>
                <w:sz w:val="21"/>
              </w:rPr>
            </w:pPr>
            <w:r>
              <w:rPr>
                <w:rFonts w:hint="eastAsia"/>
                <w:sz w:val="21"/>
              </w:rPr>
              <w:t>﹢X（向</w:t>
            </w:r>
            <w:r>
              <w:rPr>
                <w:sz w:val="21"/>
              </w:rPr>
              <w:t>后</w:t>
            </w:r>
            <w:r>
              <w:rPr>
                <w:rFonts w:hint="eastAsia"/>
                <w:sz w:val="21"/>
              </w:rPr>
              <w:t>）</w:t>
            </w:r>
          </w:p>
        </w:tc>
        <w:tc>
          <w:tcPr>
            <w:tcW w:w="1841" w:type="dxa"/>
            <w:tcBorders>
              <w:top w:val="single" w:color="auto" w:sz="12" w:space="0"/>
            </w:tcBorders>
            <w:vAlign w:val="center"/>
          </w:tcPr>
          <w:p w14:paraId="3E6DF382">
            <w:pPr>
              <w:pStyle w:val="24"/>
              <w:spacing w:line="240" w:lineRule="auto"/>
              <w:ind w:firstLine="0" w:firstLineChars="0"/>
              <w:jc w:val="center"/>
              <w:rPr>
                <w:sz w:val="21"/>
              </w:rPr>
            </w:pPr>
            <w:r>
              <w:rPr>
                <w:rFonts w:hint="eastAsia"/>
                <w:sz w:val="21"/>
              </w:rPr>
              <w:t>至少3</w:t>
            </w:r>
            <w:r>
              <w:rPr>
                <w:sz w:val="21"/>
              </w:rPr>
              <w:t>s</w:t>
            </w:r>
          </w:p>
        </w:tc>
        <w:tc>
          <w:tcPr>
            <w:tcW w:w="2895" w:type="dxa"/>
            <w:tcBorders>
              <w:top w:val="single" w:color="auto" w:sz="12" w:space="0"/>
            </w:tcBorders>
          </w:tcPr>
          <w:p w14:paraId="1B2392ED">
            <w:pPr>
              <w:pStyle w:val="24"/>
              <w:spacing w:line="240" w:lineRule="auto"/>
              <w:ind w:firstLine="0" w:firstLineChars="0"/>
              <w:jc w:val="center"/>
              <w:rPr>
                <w:sz w:val="21"/>
              </w:rPr>
            </w:pPr>
            <w:r>
              <w:rPr>
                <w:rFonts w:hint="eastAsia"/>
                <w:sz w:val="21"/>
              </w:rPr>
              <w:t>/</w:t>
            </w:r>
          </w:p>
        </w:tc>
      </w:tr>
      <w:tr w14:paraId="3A0C83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2302" w:type="dxa"/>
            <w:vAlign w:val="center"/>
          </w:tcPr>
          <w:p w14:paraId="27232C90">
            <w:pPr>
              <w:pStyle w:val="24"/>
              <w:spacing w:line="240" w:lineRule="auto"/>
              <w:ind w:firstLine="0" w:firstLineChars="0"/>
              <w:jc w:val="center"/>
              <w:rPr>
                <w:sz w:val="21"/>
              </w:rPr>
            </w:pPr>
            <w:r>
              <w:rPr>
                <w:rFonts w:hint="eastAsia"/>
                <w:sz w:val="21"/>
              </w:rPr>
              <w:t>9</w:t>
            </w:r>
          </w:p>
        </w:tc>
        <w:tc>
          <w:tcPr>
            <w:tcW w:w="2533" w:type="dxa"/>
            <w:vAlign w:val="center"/>
          </w:tcPr>
          <w:p w14:paraId="0B715733">
            <w:pPr>
              <w:pStyle w:val="24"/>
              <w:spacing w:line="240" w:lineRule="auto"/>
              <w:ind w:firstLine="0" w:firstLineChars="0"/>
              <w:jc w:val="center"/>
              <w:rPr>
                <w:sz w:val="21"/>
              </w:rPr>
            </w:pPr>
            <w:r>
              <w:rPr>
                <w:rFonts w:hint="eastAsia"/>
                <w:sz w:val="21"/>
              </w:rPr>
              <w:t>﹣X（</w:t>
            </w:r>
            <w:r>
              <w:rPr>
                <w:sz w:val="21"/>
              </w:rPr>
              <w:t>向前）</w:t>
            </w:r>
          </w:p>
        </w:tc>
        <w:tc>
          <w:tcPr>
            <w:tcW w:w="1841" w:type="dxa"/>
          </w:tcPr>
          <w:p w14:paraId="162AEC90">
            <w:pPr>
              <w:pStyle w:val="24"/>
              <w:spacing w:line="240" w:lineRule="auto"/>
              <w:ind w:firstLine="0" w:firstLineChars="0"/>
              <w:jc w:val="center"/>
              <w:rPr>
                <w:sz w:val="21"/>
              </w:rPr>
            </w:pPr>
            <w:r>
              <w:rPr>
                <w:rFonts w:hint="eastAsia"/>
                <w:sz w:val="21"/>
              </w:rPr>
              <w:t>至少3</w:t>
            </w:r>
            <w:r>
              <w:rPr>
                <w:sz w:val="21"/>
              </w:rPr>
              <w:t>s</w:t>
            </w:r>
          </w:p>
        </w:tc>
        <w:tc>
          <w:tcPr>
            <w:tcW w:w="2895" w:type="dxa"/>
          </w:tcPr>
          <w:p w14:paraId="07C20A29">
            <w:pPr>
              <w:pStyle w:val="24"/>
              <w:spacing w:line="240" w:lineRule="auto"/>
              <w:ind w:firstLine="0" w:firstLineChars="0"/>
              <w:jc w:val="center"/>
              <w:rPr>
                <w:sz w:val="21"/>
              </w:rPr>
            </w:pPr>
            <w:r>
              <w:rPr>
                <w:rFonts w:hint="eastAsia"/>
                <w:sz w:val="21"/>
              </w:rPr>
              <w:t>/</w:t>
            </w:r>
          </w:p>
        </w:tc>
      </w:tr>
      <w:tr w14:paraId="5EAF541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249" w:hRule="atLeast"/>
        </w:trPr>
        <w:tc>
          <w:tcPr>
            <w:tcW w:w="2302" w:type="dxa"/>
            <w:vAlign w:val="center"/>
          </w:tcPr>
          <w:p w14:paraId="0D0CD12F">
            <w:pPr>
              <w:pStyle w:val="24"/>
              <w:spacing w:line="240" w:lineRule="auto"/>
              <w:ind w:firstLine="0" w:firstLineChars="0"/>
              <w:jc w:val="center"/>
              <w:rPr>
                <w:sz w:val="21"/>
              </w:rPr>
            </w:pPr>
            <w:r>
              <w:rPr>
                <w:rFonts w:hint="eastAsia"/>
                <w:sz w:val="21"/>
              </w:rPr>
              <w:t>3</w:t>
            </w:r>
          </w:p>
        </w:tc>
        <w:tc>
          <w:tcPr>
            <w:tcW w:w="2533" w:type="dxa"/>
            <w:vAlign w:val="center"/>
          </w:tcPr>
          <w:p w14:paraId="3FC1BFC8">
            <w:pPr>
              <w:pStyle w:val="24"/>
              <w:spacing w:line="240" w:lineRule="auto"/>
              <w:ind w:firstLine="0" w:firstLineChars="0"/>
              <w:jc w:val="center"/>
              <w:rPr>
                <w:sz w:val="21"/>
              </w:rPr>
            </w:pPr>
            <w:r>
              <w:rPr>
                <w:sz w:val="21"/>
              </w:rPr>
              <w:t>+</w:t>
            </w:r>
            <w:r>
              <w:rPr>
                <w:rFonts w:hint="eastAsia"/>
                <w:sz w:val="21"/>
              </w:rPr>
              <w:t>Y（向上）</w:t>
            </w:r>
          </w:p>
        </w:tc>
        <w:tc>
          <w:tcPr>
            <w:tcW w:w="1841" w:type="dxa"/>
          </w:tcPr>
          <w:p w14:paraId="06E72EFB">
            <w:pPr>
              <w:pStyle w:val="24"/>
              <w:spacing w:line="240" w:lineRule="auto"/>
              <w:ind w:firstLine="0" w:firstLineChars="0"/>
              <w:jc w:val="center"/>
              <w:rPr>
                <w:sz w:val="21"/>
              </w:rPr>
            </w:pPr>
            <w:r>
              <w:rPr>
                <w:rFonts w:hint="eastAsia"/>
                <w:sz w:val="21"/>
              </w:rPr>
              <w:t>至少3</w:t>
            </w:r>
            <w:r>
              <w:rPr>
                <w:sz w:val="21"/>
              </w:rPr>
              <w:t>s</w:t>
            </w:r>
          </w:p>
        </w:tc>
        <w:tc>
          <w:tcPr>
            <w:tcW w:w="2895" w:type="dxa"/>
          </w:tcPr>
          <w:p w14:paraId="6E02060F">
            <w:pPr>
              <w:pStyle w:val="24"/>
              <w:spacing w:line="240" w:lineRule="auto"/>
              <w:ind w:firstLine="0" w:firstLineChars="0"/>
              <w:jc w:val="center"/>
              <w:rPr>
                <w:sz w:val="21"/>
              </w:rPr>
            </w:pPr>
            <w:r>
              <w:rPr>
                <w:rFonts w:hint="eastAsia"/>
                <w:sz w:val="21"/>
              </w:rPr>
              <w:t>/</w:t>
            </w:r>
          </w:p>
        </w:tc>
      </w:tr>
      <w:tr w14:paraId="65D7AC4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302" w:type="dxa"/>
            <w:vAlign w:val="center"/>
          </w:tcPr>
          <w:p w14:paraId="073A3D98">
            <w:pPr>
              <w:pStyle w:val="24"/>
              <w:spacing w:line="240" w:lineRule="auto"/>
              <w:ind w:firstLine="0" w:firstLineChars="0"/>
              <w:jc w:val="center"/>
              <w:rPr>
                <w:sz w:val="21"/>
              </w:rPr>
            </w:pPr>
            <w:r>
              <w:rPr>
                <w:sz w:val="21"/>
              </w:rPr>
              <w:t>6</w:t>
            </w:r>
          </w:p>
        </w:tc>
        <w:tc>
          <w:tcPr>
            <w:tcW w:w="2533" w:type="dxa"/>
            <w:vAlign w:val="center"/>
          </w:tcPr>
          <w:p w14:paraId="6059A305">
            <w:pPr>
              <w:pStyle w:val="24"/>
              <w:spacing w:line="240" w:lineRule="auto"/>
              <w:ind w:firstLine="0" w:firstLineChars="0"/>
              <w:jc w:val="center"/>
              <w:rPr>
                <w:sz w:val="21"/>
              </w:rPr>
            </w:pPr>
            <w:r>
              <w:rPr>
                <w:rFonts w:hint="eastAsia"/>
                <w:sz w:val="21"/>
              </w:rPr>
              <w:t>﹣Y（向</w:t>
            </w:r>
            <w:r>
              <w:rPr>
                <w:sz w:val="21"/>
              </w:rPr>
              <w:t>下</w:t>
            </w:r>
            <w:r>
              <w:rPr>
                <w:rFonts w:hint="eastAsia"/>
                <w:sz w:val="21"/>
              </w:rPr>
              <w:t>）</w:t>
            </w:r>
          </w:p>
        </w:tc>
        <w:tc>
          <w:tcPr>
            <w:tcW w:w="1841" w:type="dxa"/>
          </w:tcPr>
          <w:p w14:paraId="69CFD67F">
            <w:pPr>
              <w:pStyle w:val="24"/>
              <w:spacing w:line="240" w:lineRule="auto"/>
              <w:ind w:firstLine="0" w:firstLineChars="0"/>
              <w:jc w:val="center"/>
              <w:rPr>
                <w:sz w:val="21"/>
              </w:rPr>
            </w:pPr>
            <w:r>
              <w:rPr>
                <w:rFonts w:hint="eastAsia"/>
                <w:sz w:val="21"/>
              </w:rPr>
              <w:t>至少3</w:t>
            </w:r>
            <w:r>
              <w:rPr>
                <w:sz w:val="21"/>
              </w:rPr>
              <w:t>s</w:t>
            </w:r>
          </w:p>
        </w:tc>
        <w:tc>
          <w:tcPr>
            <w:tcW w:w="2895" w:type="dxa"/>
          </w:tcPr>
          <w:p w14:paraId="6564C49D">
            <w:pPr>
              <w:pStyle w:val="24"/>
              <w:spacing w:line="240" w:lineRule="auto"/>
              <w:ind w:firstLine="0" w:firstLineChars="0"/>
              <w:jc w:val="center"/>
              <w:rPr>
                <w:sz w:val="21"/>
              </w:rPr>
            </w:pPr>
            <w:r>
              <w:rPr>
                <w:rFonts w:hint="eastAsia"/>
                <w:sz w:val="21"/>
              </w:rPr>
              <w:t>/</w:t>
            </w:r>
          </w:p>
        </w:tc>
      </w:tr>
      <w:tr w14:paraId="4426D34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302" w:type="dxa"/>
            <w:vAlign w:val="center"/>
          </w:tcPr>
          <w:p w14:paraId="1DF7FEB3">
            <w:pPr>
              <w:pStyle w:val="24"/>
              <w:spacing w:line="240" w:lineRule="auto"/>
              <w:ind w:firstLine="0" w:firstLineChars="0"/>
              <w:jc w:val="center"/>
              <w:rPr>
                <w:sz w:val="21"/>
              </w:rPr>
            </w:pPr>
            <w:r>
              <w:rPr>
                <w:rFonts w:hint="eastAsia"/>
                <w:sz w:val="21"/>
              </w:rPr>
              <w:t>4</w:t>
            </w:r>
          </w:p>
        </w:tc>
        <w:tc>
          <w:tcPr>
            <w:tcW w:w="2533" w:type="dxa"/>
            <w:vAlign w:val="center"/>
          </w:tcPr>
          <w:p w14:paraId="4DF2DEA3">
            <w:pPr>
              <w:pStyle w:val="24"/>
              <w:spacing w:line="240" w:lineRule="auto"/>
              <w:ind w:firstLine="0" w:firstLineChars="0"/>
              <w:jc w:val="center"/>
              <w:rPr>
                <w:sz w:val="21"/>
              </w:rPr>
            </w:pPr>
            <w:r>
              <w:rPr>
                <w:rFonts w:hint="eastAsia"/>
                <w:sz w:val="21"/>
              </w:rPr>
              <w:t>﹢Z（向左</w:t>
            </w:r>
            <w:r>
              <w:rPr>
                <w:sz w:val="21"/>
              </w:rPr>
              <w:t>）</w:t>
            </w:r>
          </w:p>
        </w:tc>
        <w:tc>
          <w:tcPr>
            <w:tcW w:w="1841" w:type="dxa"/>
          </w:tcPr>
          <w:p w14:paraId="7953E33C">
            <w:pPr>
              <w:pStyle w:val="24"/>
              <w:spacing w:line="240" w:lineRule="auto"/>
              <w:ind w:firstLine="0" w:firstLineChars="0"/>
              <w:jc w:val="center"/>
              <w:rPr>
                <w:sz w:val="21"/>
              </w:rPr>
            </w:pPr>
            <w:r>
              <w:rPr>
                <w:rFonts w:hint="eastAsia"/>
                <w:sz w:val="21"/>
              </w:rPr>
              <w:t>至少3</w:t>
            </w:r>
            <w:r>
              <w:rPr>
                <w:sz w:val="21"/>
              </w:rPr>
              <w:t>s</w:t>
            </w:r>
          </w:p>
        </w:tc>
        <w:tc>
          <w:tcPr>
            <w:tcW w:w="2895" w:type="dxa"/>
          </w:tcPr>
          <w:p w14:paraId="224174B4">
            <w:pPr>
              <w:pStyle w:val="24"/>
              <w:spacing w:line="240" w:lineRule="auto"/>
              <w:ind w:firstLine="0" w:firstLineChars="0"/>
              <w:jc w:val="center"/>
              <w:rPr>
                <w:sz w:val="21"/>
              </w:rPr>
            </w:pPr>
            <w:r>
              <w:rPr>
                <w:rFonts w:hint="eastAsia"/>
                <w:sz w:val="21"/>
              </w:rPr>
              <w:t>/</w:t>
            </w:r>
          </w:p>
        </w:tc>
      </w:tr>
      <w:tr w14:paraId="585AB79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2302" w:type="dxa"/>
            <w:vAlign w:val="center"/>
          </w:tcPr>
          <w:p w14:paraId="2083A22F">
            <w:pPr>
              <w:pStyle w:val="24"/>
              <w:spacing w:line="240" w:lineRule="auto"/>
              <w:ind w:firstLine="0" w:firstLineChars="0"/>
              <w:jc w:val="center"/>
              <w:rPr>
                <w:sz w:val="21"/>
              </w:rPr>
            </w:pPr>
            <w:r>
              <w:rPr>
                <w:rFonts w:hint="eastAsia"/>
                <w:sz w:val="21"/>
              </w:rPr>
              <w:t>4</w:t>
            </w:r>
          </w:p>
        </w:tc>
        <w:tc>
          <w:tcPr>
            <w:tcW w:w="2533" w:type="dxa"/>
            <w:vAlign w:val="center"/>
          </w:tcPr>
          <w:p w14:paraId="74F1ADAD">
            <w:pPr>
              <w:pStyle w:val="24"/>
              <w:spacing w:line="240" w:lineRule="auto"/>
              <w:ind w:firstLine="0" w:firstLineChars="0"/>
              <w:jc w:val="center"/>
              <w:rPr>
                <w:sz w:val="21"/>
              </w:rPr>
            </w:pPr>
            <w:r>
              <w:rPr>
                <w:rFonts w:hint="eastAsia"/>
                <w:sz w:val="21"/>
              </w:rPr>
              <w:t>﹣Z（</w:t>
            </w:r>
            <w:r>
              <w:rPr>
                <w:sz w:val="21"/>
              </w:rPr>
              <w:t>向右）</w:t>
            </w:r>
          </w:p>
        </w:tc>
        <w:tc>
          <w:tcPr>
            <w:tcW w:w="1841" w:type="dxa"/>
          </w:tcPr>
          <w:p w14:paraId="76A0C66C">
            <w:pPr>
              <w:pStyle w:val="24"/>
              <w:spacing w:line="240" w:lineRule="auto"/>
              <w:ind w:firstLine="0" w:firstLineChars="0"/>
              <w:jc w:val="center"/>
              <w:rPr>
                <w:sz w:val="21"/>
              </w:rPr>
            </w:pPr>
            <w:r>
              <w:rPr>
                <w:rFonts w:hint="eastAsia"/>
                <w:sz w:val="21"/>
              </w:rPr>
              <w:t>至少3</w:t>
            </w:r>
            <w:r>
              <w:rPr>
                <w:sz w:val="21"/>
              </w:rPr>
              <w:t>s</w:t>
            </w:r>
          </w:p>
        </w:tc>
        <w:tc>
          <w:tcPr>
            <w:tcW w:w="2895" w:type="dxa"/>
          </w:tcPr>
          <w:p w14:paraId="10E911C0">
            <w:pPr>
              <w:pStyle w:val="24"/>
              <w:spacing w:line="240" w:lineRule="auto"/>
              <w:ind w:firstLine="0" w:firstLineChars="0"/>
              <w:jc w:val="center"/>
              <w:rPr>
                <w:sz w:val="21"/>
              </w:rPr>
            </w:pPr>
            <w:r>
              <w:rPr>
                <w:rFonts w:hint="eastAsia"/>
                <w:sz w:val="21"/>
              </w:rPr>
              <w:t>/</w:t>
            </w:r>
          </w:p>
        </w:tc>
      </w:tr>
    </w:tbl>
    <w:p w14:paraId="2B42B2BD">
      <w:pPr>
        <w:pStyle w:val="24"/>
        <w:ind w:firstLine="480"/>
      </w:pPr>
      <w:r>
        <w:rPr>
          <w:rFonts w:hint="eastAsia"/>
        </w:rPr>
        <w:t>在</w:t>
      </w:r>
      <w:r>
        <w:t>每个载荷方向上施加相应的试验载荷，施加载荷时间为5</w:t>
      </w:r>
      <w:r>
        <w:rPr>
          <w:rFonts w:hint="eastAsia"/>
        </w:rPr>
        <w:t>s。</w:t>
      </w:r>
    </w:p>
    <w:p w14:paraId="38CFD90C">
      <w:pPr>
        <w:pStyle w:val="35"/>
        <w:numPr>
          <w:ilvl w:val="2"/>
          <w:numId w:val="2"/>
        </w:numPr>
        <w:tabs>
          <w:tab w:val="clear" w:pos="340"/>
          <w:tab w:val="clear" w:pos="567"/>
        </w:tabs>
        <w:spacing w:line="420" w:lineRule="exact"/>
      </w:pPr>
      <w:bookmarkStart w:id="203" w:name="_Toc176264399"/>
      <w:r>
        <w:rPr>
          <w:rFonts w:hint="eastAsia"/>
        </w:rPr>
        <w:t>受试/陪试设备</w:t>
      </w:r>
      <w:bookmarkEnd w:id="203"/>
    </w:p>
    <w:p w14:paraId="18C679C7">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受试设备：名称-件号，详细构型见6.1受试设备构型状态</w:t>
      </w:r>
    </w:p>
    <w:p w14:paraId="113A87A9">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陪试设备：无。</w:t>
      </w:r>
    </w:p>
    <w:p w14:paraId="0D7312FF">
      <w:pPr>
        <w:pStyle w:val="32"/>
        <w:spacing w:line="500" w:lineRule="exact"/>
        <w:ind w:firstLine="480"/>
        <w:rPr>
          <w:rFonts w:ascii="Times New Roman" w:hAnsi="Times New Roman"/>
          <w:sz w:val="24"/>
          <w:szCs w:val="24"/>
        </w:rPr>
      </w:pPr>
      <w:r>
        <w:rPr>
          <w:rFonts w:hint="eastAsia" w:ascii="Times New Roman" w:hAnsi="Times New Roman"/>
          <w:sz w:val="24"/>
          <w:szCs w:val="24"/>
        </w:rPr>
        <w:t>搭接要求：无。</w:t>
      </w:r>
    </w:p>
    <w:p w14:paraId="12AC87BF">
      <w:pPr>
        <w:pStyle w:val="35"/>
        <w:numPr>
          <w:ilvl w:val="2"/>
          <w:numId w:val="2"/>
        </w:numPr>
        <w:tabs>
          <w:tab w:val="clear" w:pos="340"/>
          <w:tab w:val="clear" w:pos="567"/>
        </w:tabs>
        <w:spacing w:line="420" w:lineRule="exact"/>
      </w:pPr>
      <w:bookmarkStart w:id="204" w:name="_Toc176264400"/>
      <w:r>
        <w:rPr>
          <w:rFonts w:hint="eastAsia"/>
        </w:rPr>
        <w:t>试验设备、测试设备及要求</w:t>
      </w:r>
      <w:bookmarkEnd w:id="204"/>
    </w:p>
    <w:p w14:paraId="7FE06C52">
      <w:pPr>
        <w:pStyle w:val="59"/>
        <w:numPr>
          <w:ilvl w:val="0"/>
          <w:numId w:val="7"/>
        </w:numPr>
        <w:rPr>
          <w:rFonts w:ascii="黑体" w:hAnsi="黑体" w:cs="宋体"/>
        </w:rPr>
      </w:pPr>
      <w:bookmarkStart w:id="205" w:name="_Toc176262527"/>
      <w:r>
        <w:rPr>
          <w:rFonts w:hint="eastAsia" w:ascii="黑体" w:hAnsi="黑体" w:cs="宋体"/>
        </w:rPr>
        <w:t>设备信息表</w:t>
      </w:r>
      <w:bookmarkEnd w:id="205"/>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9"/>
        <w:gridCol w:w="1941"/>
        <w:gridCol w:w="1974"/>
        <w:gridCol w:w="1671"/>
        <w:gridCol w:w="1778"/>
        <w:gridCol w:w="1438"/>
      </w:tblGrid>
      <w:tr w14:paraId="4706B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12" w:space="0"/>
              <w:left w:val="single" w:color="auto" w:sz="12" w:space="0"/>
              <w:bottom w:val="single" w:color="auto" w:sz="6" w:space="0"/>
              <w:right w:val="single" w:color="auto" w:sz="6" w:space="0"/>
            </w:tcBorders>
            <w:vAlign w:val="center"/>
          </w:tcPr>
          <w:p w14:paraId="5FA87FFF">
            <w:pPr>
              <w:adjustRightInd w:val="0"/>
              <w:jc w:val="center"/>
              <w:textAlignment w:val="baseline"/>
              <w:rPr>
                <w:rFonts w:eastAsiaTheme="minorEastAsia"/>
                <w:bCs/>
                <w:kern w:val="28"/>
                <w:szCs w:val="21"/>
              </w:rPr>
            </w:pPr>
            <w:r>
              <w:rPr>
                <w:rFonts w:eastAsiaTheme="minorEastAsia"/>
                <w:bCs/>
                <w:kern w:val="28"/>
                <w:szCs w:val="21"/>
              </w:rPr>
              <w:t>序号</w:t>
            </w:r>
          </w:p>
        </w:tc>
        <w:tc>
          <w:tcPr>
            <w:tcW w:w="1014" w:type="pct"/>
            <w:tcBorders>
              <w:top w:val="single" w:color="auto" w:sz="12" w:space="0"/>
              <w:left w:val="single" w:color="auto" w:sz="6" w:space="0"/>
              <w:bottom w:val="single" w:color="auto" w:sz="6" w:space="0"/>
              <w:right w:val="single" w:color="auto" w:sz="6" w:space="0"/>
            </w:tcBorders>
            <w:vAlign w:val="center"/>
          </w:tcPr>
          <w:p w14:paraId="5E433D5D">
            <w:pPr>
              <w:adjustRightInd w:val="0"/>
              <w:jc w:val="center"/>
              <w:textAlignment w:val="baseline"/>
              <w:rPr>
                <w:rFonts w:eastAsiaTheme="minorEastAsia"/>
                <w:bCs/>
                <w:kern w:val="28"/>
                <w:szCs w:val="21"/>
              </w:rPr>
            </w:pPr>
            <w:r>
              <w:rPr>
                <w:rFonts w:eastAsiaTheme="minorEastAsia"/>
                <w:bCs/>
                <w:kern w:val="28"/>
                <w:szCs w:val="21"/>
              </w:rPr>
              <w:t>设备名称</w:t>
            </w:r>
          </w:p>
        </w:tc>
        <w:tc>
          <w:tcPr>
            <w:tcW w:w="1031" w:type="pct"/>
            <w:tcBorders>
              <w:top w:val="single" w:color="auto" w:sz="12" w:space="0"/>
              <w:left w:val="single" w:color="auto" w:sz="6" w:space="0"/>
              <w:bottom w:val="single" w:color="auto" w:sz="6" w:space="0"/>
              <w:right w:val="single" w:color="auto" w:sz="6" w:space="0"/>
            </w:tcBorders>
            <w:vAlign w:val="center"/>
          </w:tcPr>
          <w:p w14:paraId="54960FEC">
            <w:pPr>
              <w:adjustRightInd w:val="0"/>
              <w:jc w:val="center"/>
              <w:textAlignment w:val="baseline"/>
              <w:rPr>
                <w:rFonts w:eastAsiaTheme="minorEastAsia"/>
                <w:bCs/>
                <w:kern w:val="28"/>
                <w:szCs w:val="21"/>
              </w:rPr>
            </w:pPr>
            <w:r>
              <w:rPr>
                <w:rFonts w:eastAsiaTheme="minorEastAsia"/>
                <w:bCs/>
                <w:kern w:val="28"/>
                <w:szCs w:val="21"/>
              </w:rPr>
              <w:t>用途</w:t>
            </w:r>
          </w:p>
        </w:tc>
        <w:tc>
          <w:tcPr>
            <w:tcW w:w="873" w:type="pct"/>
            <w:tcBorders>
              <w:top w:val="single" w:color="auto" w:sz="12" w:space="0"/>
              <w:left w:val="single" w:color="auto" w:sz="6" w:space="0"/>
              <w:bottom w:val="single" w:color="auto" w:sz="6" w:space="0"/>
              <w:right w:val="single" w:color="auto" w:sz="6" w:space="0"/>
            </w:tcBorders>
            <w:vAlign w:val="center"/>
          </w:tcPr>
          <w:p w14:paraId="1BEDA33C">
            <w:pPr>
              <w:adjustRightInd w:val="0"/>
              <w:jc w:val="center"/>
              <w:textAlignment w:val="baseline"/>
              <w:rPr>
                <w:rFonts w:eastAsiaTheme="minorEastAsia"/>
                <w:bCs/>
                <w:kern w:val="28"/>
                <w:szCs w:val="21"/>
              </w:rPr>
            </w:pPr>
            <w:r>
              <w:rPr>
                <w:rFonts w:eastAsiaTheme="minorEastAsia"/>
                <w:bCs/>
                <w:kern w:val="28"/>
                <w:szCs w:val="21"/>
              </w:rPr>
              <w:t>设备型号</w:t>
            </w:r>
          </w:p>
        </w:tc>
        <w:tc>
          <w:tcPr>
            <w:tcW w:w="929" w:type="pct"/>
            <w:tcBorders>
              <w:top w:val="single" w:color="auto" w:sz="12" w:space="0"/>
              <w:left w:val="single" w:color="auto" w:sz="6" w:space="0"/>
              <w:bottom w:val="single" w:color="auto" w:sz="6" w:space="0"/>
              <w:right w:val="single" w:color="auto" w:sz="6" w:space="0"/>
            </w:tcBorders>
            <w:vAlign w:val="center"/>
          </w:tcPr>
          <w:p w14:paraId="069BE7C0">
            <w:pPr>
              <w:adjustRightInd w:val="0"/>
              <w:jc w:val="center"/>
              <w:textAlignment w:val="baseline"/>
              <w:rPr>
                <w:rFonts w:eastAsiaTheme="minorEastAsia"/>
                <w:bCs/>
                <w:kern w:val="28"/>
                <w:szCs w:val="21"/>
              </w:rPr>
            </w:pPr>
            <w:r>
              <w:rPr>
                <w:rFonts w:eastAsiaTheme="minorEastAsia"/>
                <w:bCs/>
                <w:kern w:val="28"/>
                <w:szCs w:val="21"/>
              </w:rPr>
              <w:t>技术要求/精度</w:t>
            </w:r>
          </w:p>
        </w:tc>
        <w:tc>
          <w:tcPr>
            <w:tcW w:w="751" w:type="pct"/>
            <w:tcBorders>
              <w:top w:val="single" w:color="auto" w:sz="12" w:space="0"/>
              <w:left w:val="single" w:color="auto" w:sz="6" w:space="0"/>
              <w:bottom w:val="single" w:color="auto" w:sz="6" w:space="0"/>
              <w:right w:val="single" w:color="auto" w:sz="12" w:space="0"/>
            </w:tcBorders>
            <w:vAlign w:val="center"/>
          </w:tcPr>
          <w:p w14:paraId="26167802">
            <w:pPr>
              <w:adjustRightInd w:val="0"/>
              <w:spacing w:line="480" w:lineRule="auto"/>
              <w:jc w:val="center"/>
              <w:textAlignment w:val="baseline"/>
              <w:rPr>
                <w:rFonts w:eastAsiaTheme="minorEastAsia"/>
                <w:bCs/>
                <w:kern w:val="28"/>
                <w:szCs w:val="21"/>
              </w:rPr>
            </w:pPr>
            <w:r>
              <w:rPr>
                <w:rFonts w:eastAsiaTheme="minorEastAsia"/>
                <w:bCs/>
                <w:kern w:val="28"/>
                <w:szCs w:val="21"/>
              </w:rPr>
              <w:t>校验方式</w:t>
            </w:r>
          </w:p>
        </w:tc>
      </w:tr>
      <w:tr w14:paraId="44A7B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674B438C">
            <w:pPr>
              <w:pStyle w:val="32"/>
              <w:numPr>
                <w:ilvl w:val="0"/>
                <w:numId w:val="28"/>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4D6B3643">
            <w:pPr>
              <w:adjustRightInd w:val="0"/>
              <w:jc w:val="center"/>
              <w:textAlignment w:val="baseline"/>
              <w:rPr>
                <w:rFonts w:eastAsiaTheme="minorEastAsia"/>
                <w:kern w:val="0"/>
                <w:szCs w:val="21"/>
              </w:rPr>
            </w:pPr>
            <w:r>
              <w:rPr>
                <w:rFonts w:eastAsiaTheme="minorEastAsia"/>
                <w:szCs w:val="21"/>
              </w:rPr>
              <w:t>X-Y记录仪</w:t>
            </w:r>
          </w:p>
        </w:tc>
        <w:tc>
          <w:tcPr>
            <w:tcW w:w="1031" w:type="pct"/>
            <w:tcBorders>
              <w:top w:val="single" w:color="auto" w:sz="6" w:space="0"/>
              <w:left w:val="single" w:color="auto" w:sz="6" w:space="0"/>
              <w:bottom w:val="single" w:color="auto" w:sz="6" w:space="0"/>
              <w:right w:val="single" w:color="auto" w:sz="6" w:space="0"/>
            </w:tcBorders>
            <w:vAlign w:val="center"/>
          </w:tcPr>
          <w:p w14:paraId="250D9177">
            <w:pPr>
              <w:adjustRightInd w:val="0"/>
              <w:jc w:val="center"/>
              <w:textAlignment w:val="baseline"/>
              <w:rPr>
                <w:rFonts w:eastAsiaTheme="minorEastAsia"/>
                <w:kern w:val="28"/>
                <w:szCs w:val="21"/>
              </w:rPr>
            </w:pPr>
            <w:r>
              <w:rPr>
                <w:rFonts w:eastAsiaTheme="minorEastAsia"/>
                <w:kern w:val="28"/>
                <w:szCs w:val="21"/>
              </w:rPr>
              <w:t>产品功能性能测试</w:t>
            </w:r>
          </w:p>
        </w:tc>
        <w:tc>
          <w:tcPr>
            <w:tcW w:w="873" w:type="pct"/>
            <w:tcBorders>
              <w:top w:val="single" w:color="auto" w:sz="6" w:space="0"/>
              <w:left w:val="single" w:color="auto" w:sz="6" w:space="0"/>
              <w:bottom w:val="single" w:color="auto" w:sz="6" w:space="0"/>
              <w:right w:val="single" w:color="auto" w:sz="6" w:space="0"/>
            </w:tcBorders>
            <w:vAlign w:val="center"/>
          </w:tcPr>
          <w:p w14:paraId="14925601">
            <w:pPr>
              <w:adjustRightInd w:val="0"/>
              <w:jc w:val="center"/>
              <w:textAlignment w:val="baseline"/>
              <w:rPr>
                <w:rFonts w:eastAsiaTheme="minorEastAsia"/>
                <w:kern w:val="28"/>
                <w:szCs w:val="21"/>
              </w:rPr>
            </w:pPr>
            <w:r>
              <w:rPr>
                <w:rFonts w:hint="eastAsia" w:eastAsiaTheme="minorEastAsia"/>
                <w:kern w:val="28"/>
                <w:szCs w:val="21"/>
              </w:rPr>
              <w:t>TBC</w:t>
            </w:r>
          </w:p>
        </w:tc>
        <w:tc>
          <w:tcPr>
            <w:tcW w:w="1778" w:type="dxa"/>
            <w:tcBorders>
              <w:top w:val="single" w:color="auto" w:sz="6" w:space="0"/>
              <w:left w:val="single" w:color="auto" w:sz="6" w:space="0"/>
              <w:bottom w:val="single" w:color="auto" w:sz="6" w:space="0"/>
              <w:right w:val="single" w:color="auto" w:sz="6" w:space="0"/>
            </w:tcBorders>
            <w:vAlign w:val="center"/>
          </w:tcPr>
          <w:p w14:paraId="4CFA1AB0">
            <w:pPr>
              <w:adjustRightInd w:val="0"/>
              <w:jc w:val="center"/>
              <w:textAlignment w:val="baseline"/>
              <w:rPr>
                <w:rFonts w:eastAsiaTheme="minorEastAsia"/>
                <w:kern w:val="0"/>
                <w:szCs w:val="21"/>
              </w:rPr>
            </w:pPr>
            <w:r>
              <w:rPr>
                <w:rFonts w:hint="eastAsia" w:cs="宋体"/>
                <w:kern w:val="0"/>
                <w:szCs w:val="21"/>
              </w:rPr>
              <w:t>/</w:t>
            </w:r>
          </w:p>
        </w:tc>
        <w:tc>
          <w:tcPr>
            <w:tcW w:w="1438" w:type="dxa"/>
            <w:tcBorders>
              <w:top w:val="single" w:color="auto" w:sz="6" w:space="0"/>
              <w:left w:val="single" w:color="auto" w:sz="6" w:space="0"/>
              <w:bottom w:val="single" w:color="auto" w:sz="6" w:space="0"/>
              <w:right w:val="single" w:color="auto" w:sz="12" w:space="0"/>
            </w:tcBorders>
            <w:vAlign w:val="center"/>
          </w:tcPr>
          <w:p w14:paraId="31DE9FDD">
            <w:pPr>
              <w:adjustRightInd w:val="0"/>
              <w:jc w:val="center"/>
              <w:textAlignment w:val="baseline"/>
              <w:rPr>
                <w:rFonts w:eastAsiaTheme="minorEastAsia"/>
                <w:kern w:val="0"/>
                <w:szCs w:val="21"/>
                <w:highlight w:val="yellow"/>
              </w:rPr>
            </w:pPr>
            <w:r>
              <w:rPr>
                <w:rFonts w:hint="eastAsia" w:cs="宋体"/>
                <w:kern w:val="0"/>
                <w:szCs w:val="21"/>
              </w:rPr>
              <w:t>定检</w:t>
            </w:r>
          </w:p>
        </w:tc>
      </w:tr>
      <w:tr w14:paraId="6221D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71389280">
            <w:pPr>
              <w:pStyle w:val="32"/>
              <w:numPr>
                <w:ilvl w:val="0"/>
                <w:numId w:val="28"/>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22593E40">
            <w:pPr>
              <w:adjustRightInd w:val="0"/>
              <w:jc w:val="center"/>
              <w:textAlignment w:val="baseline"/>
              <w:rPr>
                <w:rFonts w:eastAsiaTheme="minorEastAsia"/>
                <w:kern w:val="28"/>
                <w:szCs w:val="21"/>
              </w:rPr>
            </w:pPr>
            <w:r>
              <w:rPr>
                <w:rFonts w:eastAsiaTheme="minorEastAsia"/>
                <w:szCs w:val="21"/>
              </w:rPr>
              <w:t>信号放大器</w:t>
            </w:r>
          </w:p>
        </w:tc>
        <w:tc>
          <w:tcPr>
            <w:tcW w:w="1031" w:type="pct"/>
            <w:tcBorders>
              <w:top w:val="single" w:color="auto" w:sz="6" w:space="0"/>
              <w:left w:val="single" w:color="auto" w:sz="6" w:space="0"/>
              <w:bottom w:val="single" w:color="auto" w:sz="6" w:space="0"/>
              <w:right w:val="single" w:color="auto" w:sz="6" w:space="0"/>
            </w:tcBorders>
            <w:vAlign w:val="center"/>
          </w:tcPr>
          <w:p w14:paraId="54B5D991">
            <w:pPr>
              <w:adjustRightInd w:val="0"/>
              <w:jc w:val="center"/>
              <w:textAlignment w:val="baseline"/>
              <w:rPr>
                <w:rFonts w:eastAsiaTheme="minorEastAsia"/>
                <w:kern w:val="28"/>
                <w:szCs w:val="21"/>
              </w:rPr>
            </w:pPr>
            <w:r>
              <w:rPr>
                <w:rFonts w:eastAsiaTheme="minorEastAsia"/>
                <w:kern w:val="28"/>
                <w:szCs w:val="21"/>
              </w:rPr>
              <w:t>产品功能性能测试</w:t>
            </w:r>
          </w:p>
        </w:tc>
        <w:tc>
          <w:tcPr>
            <w:tcW w:w="873" w:type="pct"/>
            <w:tcBorders>
              <w:top w:val="single" w:color="auto" w:sz="6" w:space="0"/>
              <w:left w:val="single" w:color="auto" w:sz="6" w:space="0"/>
              <w:bottom w:val="single" w:color="auto" w:sz="6" w:space="0"/>
              <w:right w:val="single" w:color="auto" w:sz="6" w:space="0"/>
            </w:tcBorders>
            <w:vAlign w:val="center"/>
          </w:tcPr>
          <w:p w14:paraId="5F6871FB">
            <w:pPr>
              <w:adjustRightInd w:val="0"/>
              <w:jc w:val="center"/>
              <w:textAlignment w:val="baseline"/>
              <w:rPr>
                <w:rFonts w:eastAsiaTheme="minorEastAsia"/>
                <w:kern w:val="28"/>
                <w:szCs w:val="21"/>
              </w:rPr>
            </w:pPr>
            <w:r>
              <w:rPr>
                <w:rFonts w:hint="eastAsia" w:eastAsiaTheme="minorEastAsia"/>
                <w:kern w:val="28"/>
                <w:szCs w:val="21"/>
              </w:rPr>
              <w:t>TBC</w:t>
            </w:r>
          </w:p>
        </w:tc>
        <w:tc>
          <w:tcPr>
            <w:tcW w:w="1778" w:type="dxa"/>
            <w:tcBorders>
              <w:top w:val="single" w:color="auto" w:sz="6" w:space="0"/>
              <w:left w:val="single" w:color="auto" w:sz="6" w:space="0"/>
              <w:bottom w:val="single" w:color="auto" w:sz="6" w:space="0"/>
              <w:right w:val="single" w:color="auto" w:sz="6" w:space="0"/>
            </w:tcBorders>
            <w:vAlign w:val="center"/>
          </w:tcPr>
          <w:p w14:paraId="44E99003">
            <w:pPr>
              <w:adjustRightInd w:val="0"/>
              <w:jc w:val="center"/>
              <w:textAlignment w:val="baseline"/>
              <w:rPr>
                <w:rFonts w:eastAsiaTheme="minorEastAsia"/>
                <w:kern w:val="28"/>
                <w:szCs w:val="21"/>
              </w:rPr>
            </w:pPr>
            <w:r>
              <w:rPr>
                <w:rFonts w:hint="eastAsia" w:cs="宋体"/>
                <w:kern w:val="0"/>
                <w:szCs w:val="21"/>
              </w:rPr>
              <w:t>/</w:t>
            </w:r>
          </w:p>
        </w:tc>
        <w:tc>
          <w:tcPr>
            <w:tcW w:w="1438" w:type="dxa"/>
            <w:tcBorders>
              <w:top w:val="single" w:color="auto" w:sz="6" w:space="0"/>
              <w:left w:val="single" w:color="auto" w:sz="6" w:space="0"/>
              <w:bottom w:val="single" w:color="auto" w:sz="6" w:space="0"/>
              <w:right w:val="single" w:color="auto" w:sz="12" w:space="0"/>
            </w:tcBorders>
            <w:vAlign w:val="center"/>
          </w:tcPr>
          <w:p w14:paraId="4F469729">
            <w:pPr>
              <w:adjustRightInd w:val="0"/>
              <w:jc w:val="center"/>
              <w:textAlignment w:val="baseline"/>
              <w:rPr>
                <w:rFonts w:eastAsiaTheme="minorEastAsia"/>
                <w:kern w:val="28"/>
                <w:szCs w:val="21"/>
                <w:highlight w:val="yellow"/>
              </w:rPr>
            </w:pPr>
            <w:r>
              <w:rPr>
                <w:rFonts w:hint="eastAsia" w:cs="宋体"/>
                <w:kern w:val="0"/>
                <w:szCs w:val="21"/>
              </w:rPr>
              <w:t>定检</w:t>
            </w:r>
          </w:p>
        </w:tc>
      </w:tr>
      <w:tr w14:paraId="6AA92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4685A029">
            <w:pPr>
              <w:pStyle w:val="32"/>
              <w:numPr>
                <w:ilvl w:val="0"/>
                <w:numId w:val="28"/>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0F5E1CA4">
            <w:pPr>
              <w:adjustRightInd w:val="0"/>
              <w:jc w:val="center"/>
              <w:textAlignment w:val="baseline"/>
              <w:rPr>
                <w:rFonts w:eastAsiaTheme="minorEastAsia"/>
                <w:kern w:val="28"/>
                <w:szCs w:val="21"/>
              </w:rPr>
            </w:pPr>
            <w:r>
              <w:rPr>
                <w:rFonts w:eastAsiaTheme="minorEastAsia"/>
                <w:szCs w:val="21"/>
              </w:rPr>
              <w:t>液压试验台架</w:t>
            </w:r>
          </w:p>
        </w:tc>
        <w:tc>
          <w:tcPr>
            <w:tcW w:w="1031" w:type="pct"/>
            <w:tcBorders>
              <w:top w:val="single" w:color="auto" w:sz="6" w:space="0"/>
              <w:left w:val="single" w:color="auto" w:sz="6" w:space="0"/>
              <w:bottom w:val="single" w:color="auto" w:sz="6" w:space="0"/>
              <w:right w:val="single" w:color="auto" w:sz="6" w:space="0"/>
            </w:tcBorders>
            <w:vAlign w:val="center"/>
          </w:tcPr>
          <w:p w14:paraId="287D6797">
            <w:pPr>
              <w:adjustRightInd w:val="0"/>
              <w:jc w:val="center"/>
              <w:textAlignment w:val="baseline"/>
              <w:rPr>
                <w:rFonts w:eastAsiaTheme="minorEastAsia"/>
                <w:kern w:val="28"/>
                <w:szCs w:val="21"/>
              </w:rPr>
            </w:pPr>
            <w:r>
              <w:rPr>
                <w:rFonts w:eastAsiaTheme="minorEastAsia"/>
                <w:kern w:val="28"/>
                <w:szCs w:val="21"/>
              </w:rPr>
              <w:t>产品功能性能测试</w:t>
            </w:r>
          </w:p>
        </w:tc>
        <w:tc>
          <w:tcPr>
            <w:tcW w:w="873" w:type="pct"/>
            <w:tcBorders>
              <w:top w:val="single" w:color="auto" w:sz="6" w:space="0"/>
              <w:left w:val="single" w:color="auto" w:sz="6" w:space="0"/>
              <w:bottom w:val="single" w:color="auto" w:sz="6" w:space="0"/>
              <w:right w:val="single" w:color="auto" w:sz="6" w:space="0"/>
            </w:tcBorders>
            <w:vAlign w:val="center"/>
          </w:tcPr>
          <w:p w14:paraId="6DFBE58B">
            <w:pPr>
              <w:adjustRightInd w:val="0"/>
              <w:jc w:val="center"/>
              <w:textAlignment w:val="baseline"/>
              <w:rPr>
                <w:rFonts w:eastAsiaTheme="minorEastAsia"/>
                <w:kern w:val="28"/>
                <w:szCs w:val="21"/>
              </w:rPr>
            </w:pPr>
            <w:r>
              <w:rPr>
                <w:rFonts w:hint="eastAsia" w:eastAsiaTheme="minorEastAsia"/>
                <w:kern w:val="28"/>
                <w:szCs w:val="21"/>
              </w:rPr>
              <w:t>TBC</w:t>
            </w:r>
          </w:p>
        </w:tc>
        <w:tc>
          <w:tcPr>
            <w:tcW w:w="1778" w:type="dxa"/>
            <w:tcBorders>
              <w:top w:val="single" w:color="auto" w:sz="6" w:space="0"/>
              <w:left w:val="single" w:color="auto" w:sz="6" w:space="0"/>
              <w:bottom w:val="single" w:color="auto" w:sz="6" w:space="0"/>
              <w:right w:val="single" w:color="auto" w:sz="6" w:space="0"/>
            </w:tcBorders>
            <w:vAlign w:val="center"/>
          </w:tcPr>
          <w:p w14:paraId="73A1EF97">
            <w:pPr>
              <w:adjustRightInd w:val="0"/>
              <w:jc w:val="center"/>
              <w:textAlignment w:val="baseline"/>
              <w:rPr>
                <w:rFonts w:eastAsiaTheme="minorEastAsia"/>
                <w:kern w:val="28"/>
                <w:szCs w:val="21"/>
              </w:rPr>
            </w:pPr>
            <w:r>
              <w:rPr>
                <w:rFonts w:hint="eastAsia" w:cs="宋体"/>
                <w:kern w:val="0"/>
                <w:szCs w:val="21"/>
              </w:rPr>
              <w:t>/</w:t>
            </w:r>
          </w:p>
        </w:tc>
        <w:tc>
          <w:tcPr>
            <w:tcW w:w="1438" w:type="dxa"/>
            <w:tcBorders>
              <w:top w:val="single" w:color="auto" w:sz="6" w:space="0"/>
              <w:left w:val="single" w:color="auto" w:sz="6" w:space="0"/>
              <w:bottom w:val="single" w:color="auto" w:sz="6" w:space="0"/>
              <w:right w:val="single" w:color="auto" w:sz="12" w:space="0"/>
            </w:tcBorders>
            <w:vAlign w:val="center"/>
          </w:tcPr>
          <w:p w14:paraId="26717BDA">
            <w:pPr>
              <w:adjustRightInd w:val="0"/>
              <w:jc w:val="center"/>
              <w:textAlignment w:val="baseline"/>
              <w:rPr>
                <w:rFonts w:eastAsiaTheme="minorEastAsia"/>
                <w:kern w:val="28"/>
                <w:szCs w:val="21"/>
                <w:highlight w:val="yellow"/>
              </w:rPr>
            </w:pPr>
            <w:r>
              <w:rPr>
                <w:rFonts w:hint="eastAsia" w:cs="宋体"/>
                <w:kern w:val="0"/>
                <w:szCs w:val="21"/>
              </w:rPr>
              <w:t>定检</w:t>
            </w:r>
          </w:p>
        </w:tc>
      </w:tr>
      <w:tr w14:paraId="36F64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7666A426">
            <w:pPr>
              <w:pStyle w:val="32"/>
              <w:numPr>
                <w:ilvl w:val="0"/>
                <w:numId w:val="28"/>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5AB436DF">
            <w:pPr>
              <w:adjustRightInd w:val="0"/>
              <w:jc w:val="center"/>
              <w:textAlignment w:val="baseline"/>
              <w:rPr>
                <w:rFonts w:eastAsiaTheme="minorEastAsia"/>
                <w:szCs w:val="21"/>
              </w:rPr>
            </w:pPr>
            <w:r>
              <w:rPr>
                <w:rFonts w:eastAsiaTheme="minorEastAsia"/>
                <w:szCs w:val="21"/>
              </w:rPr>
              <w:t>流量计</w:t>
            </w:r>
          </w:p>
        </w:tc>
        <w:tc>
          <w:tcPr>
            <w:tcW w:w="1031" w:type="pct"/>
            <w:tcBorders>
              <w:top w:val="single" w:color="auto" w:sz="6" w:space="0"/>
              <w:left w:val="single" w:color="auto" w:sz="6" w:space="0"/>
              <w:bottom w:val="single" w:color="auto" w:sz="6" w:space="0"/>
              <w:right w:val="single" w:color="auto" w:sz="6" w:space="0"/>
            </w:tcBorders>
            <w:vAlign w:val="center"/>
          </w:tcPr>
          <w:p w14:paraId="4EA9E699">
            <w:pPr>
              <w:adjustRightInd w:val="0"/>
              <w:jc w:val="center"/>
              <w:textAlignment w:val="baseline"/>
              <w:rPr>
                <w:rFonts w:eastAsiaTheme="minorEastAsia"/>
                <w:kern w:val="28"/>
                <w:szCs w:val="21"/>
              </w:rPr>
            </w:pPr>
          </w:p>
        </w:tc>
        <w:tc>
          <w:tcPr>
            <w:tcW w:w="873" w:type="pct"/>
            <w:tcBorders>
              <w:top w:val="single" w:color="auto" w:sz="6" w:space="0"/>
              <w:left w:val="single" w:color="auto" w:sz="6" w:space="0"/>
              <w:bottom w:val="single" w:color="auto" w:sz="6" w:space="0"/>
              <w:right w:val="single" w:color="auto" w:sz="6" w:space="0"/>
            </w:tcBorders>
            <w:vAlign w:val="center"/>
          </w:tcPr>
          <w:p w14:paraId="67005066">
            <w:pPr>
              <w:adjustRightInd w:val="0"/>
              <w:jc w:val="center"/>
              <w:textAlignment w:val="baseline"/>
              <w:rPr>
                <w:rFonts w:eastAsiaTheme="minorEastAsia"/>
                <w:szCs w:val="21"/>
              </w:rPr>
            </w:pPr>
            <w:r>
              <w:rPr>
                <w:rFonts w:hint="eastAsia" w:eastAsiaTheme="minorEastAsia"/>
                <w:kern w:val="28"/>
                <w:szCs w:val="21"/>
              </w:rPr>
              <w:t>TBC</w:t>
            </w:r>
          </w:p>
        </w:tc>
        <w:tc>
          <w:tcPr>
            <w:tcW w:w="1778" w:type="dxa"/>
            <w:tcBorders>
              <w:top w:val="single" w:color="auto" w:sz="6" w:space="0"/>
              <w:left w:val="single" w:color="auto" w:sz="6" w:space="0"/>
              <w:bottom w:val="single" w:color="auto" w:sz="6" w:space="0"/>
              <w:right w:val="single" w:color="auto" w:sz="6" w:space="0"/>
            </w:tcBorders>
            <w:vAlign w:val="center"/>
          </w:tcPr>
          <w:p w14:paraId="12194A93">
            <w:pPr>
              <w:adjustRightInd w:val="0"/>
              <w:jc w:val="center"/>
              <w:textAlignment w:val="baseline"/>
              <w:rPr>
                <w:rFonts w:eastAsiaTheme="minorEastAsia"/>
                <w:szCs w:val="21"/>
              </w:rPr>
            </w:pPr>
            <w:r>
              <w:rPr>
                <w:rFonts w:hint="eastAsia" w:cs="宋体"/>
                <w:kern w:val="0"/>
                <w:szCs w:val="21"/>
              </w:rPr>
              <w:t>/</w:t>
            </w:r>
          </w:p>
        </w:tc>
        <w:tc>
          <w:tcPr>
            <w:tcW w:w="1438" w:type="dxa"/>
            <w:tcBorders>
              <w:top w:val="single" w:color="auto" w:sz="6" w:space="0"/>
              <w:left w:val="single" w:color="auto" w:sz="6" w:space="0"/>
              <w:bottom w:val="single" w:color="auto" w:sz="6" w:space="0"/>
              <w:right w:val="single" w:color="auto" w:sz="12" w:space="0"/>
            </w:tcBorders>
            <w:vAlign w:val="center"/>
          </w:tcPr>
          <w:p w14:paraId="6F4EA3FE">
            <w:pPr>
              <w:adjustRightInd w:val="0"/>
              <w:jc w:val="center"/>
              <w:textAlignment w:val="baseline"/>
              <w:rPr>
                <w:rFonts w:eastAsiaTheme="minorEastAsia"/>
                <w:kern w:val="28"/>
                <w:szCs w:val="21"/>
              </w:rPr>
            </w:pPr>
            <w:r>
              <w:rPr>
                <w:rFonts w:hint="eastAsia" w:cs="宋体"/>
                <w:kern w:val="0"/>
                <w:szCs w:val="21"/>
              </w:rPr>
              <w:t>定检</w:t>
            </w:r>
          </w:p>
        </w:tc>
      </w:tr>
      <w:tr w14:paraId="7A274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21602239">
            <w:pPr>
              <w:pStyle w:val="32"/>
              <w:numPr>
                <w:ilvl w:val="0"/>
                <w:numId w:val="28"/>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000DB722">
            <w:pPr>
              <w:adjustRightInd w:val="0"/>
              <w:jc w:val="center"/>
              <w:textAlignment w:val="baseline"/>
              <w:rPr>
                <w:rFonts w:eastAsiaTheme="minorEastAsia"/>
                <w:szCs w:val="21"/>
              </w:rPr>
            </w:pPr>
            <w:r>
              <w:rPr>
                <w:rFonts w:eastAsiaTheme="minorEastAsia"/>
                <w:szCs w:val="21"/>
              </w:rPr>
              <w:t>电动振动试验系统</w:t>
            </w:r>
          </w:p>
        </w:tc>
        <w:tc>
          <w:tcPr>
            <w:tcW w:w="1031" w:type="pct"/>
            <w:tcBorders>
              <w:top w:val="single" w:color="auto" w:sz="6" w:space="0"/>
              <w:left w:val="single" w:color="auto" w:sz="6" w:space="0"/>
              <w:bottom w:val="single" w:color="auto" w:sz="6" w:space="0"/>
              <w:right w:val="single" w:color="auto" w:sz="6" w:space="0"/>
            </w:tcBorders>
            <w:vAlign w:val="center"/>
          </w:tcPr>
          <w:p w14:paraId="29373F56">
            <w:pPr>
              <w:adjustRightInd w:val="0"/>
              <w:jc w:val="center"/>
              <w:textAlignment w:val="baseline"/>
              <w:rPr>
                <w:rFonts w:eastAsiaTheme="minorEastAsia"/>
                <w:szCs w:val="21"/>
              </w:rPr>
            </w:pPr>
            <w:r>
              <w:rPr>
                <w:rFonts w:eastAsiaTheme="minorEastAsia"/>
                <w:szCs w:val="21"/>
              </w:rPr>
              <w:t>用于工作冲击试验</w:t>
            </w:r>
          </w:p>
        </w:tc>
        <w:tc>
          <w:tcPr>
            <w:tcW w:w="873" w:type="pct"/>
            <w:tcBorders>
              <w:top w:val="single" w:color="auto" w:sz="6" w:space="0"/>
              <w:left w:val="single" w:color="auto" w:sz="6" w:space="0"/>
              <w:bottom w:val="single" w:color="auto" w:sz="6" w:space="0"/>
              <w:right w:val="single" w:color="auto" w:sz="6" w:space="0"/>
            </w:tcBorders>
            <w:vAlign w:val="center"/>
          </w:tcPr>
          <w:p w14:paraId="4785919F">
            <w:pPr>
              <w:adjustRightInd w:val="0"/>
              <w:jc w:val="center"/>
              <w:textAlignment w:val="baseline"/>
              <w:rPr>
                <w:rFonts w:eastAsiaTheme="minorEastAsia"/>
                <w:szCs w:val="21"/>
              </w:rPr>
            </w:pPr>
            <w:r>
              <w:rPr>
                <w:rFonts w:eastAsiaTheme="minorEastAsia"/>
                <w:szCs w:val="21"/>
              </w:rPr>
              <w:t>DC-3200-36</w:t>
            </w:r>
          </w:p>
        </w:tc>
        <w:tc>
          <w:tcPr>
            <w:tcW w:w="929" w:type="pct"/>
            <w:tcBorders>
              <w:top w:val="single" w:color="auto" w:sz="6" w:space="0"/>
              <w:left w:val="single" w:color="auto" w:sz="6" w:space="0"/>
              <w:bottom w:val="single" w:color="auto" w:sz="6" w:space="0"/>
              <w:right w:val="single" w:color="auto" w:sz="6" w:space="0"/>
            </w:tcBorders>
            <w:vAlign w:val="center"/>
          </w:tcPr>
          <w:p w14:paraId="6A305DE5">
            <w:pPr>
              <w:adjustRightInd w:val="0"/>
              <w:jc w:val="center"/>
              <w:textAlignment w:val="baseline"/>
              <w:rPr>
                <w:rFonts w:eastAsiaTheme="minorEastAsia"/>
                <w:szCs w:val="21"/>
              </w:rPr>
            </w:pPr>
            <w:r>
              <w:rPr>
                <w:rFonts w:eastAsiaTheme="minorEastAsia"/>
                <w:szCs w:val="21"/>
              </w:rPr>
              <w:t>垂直加速度允差：±10%</w:t>
            </w:r>
          </w:p>
          <w:p w14:paraId="5C8F11ED">
            <w:pPr>
              <w:adjustRightInd w:val="0"/>
              <w:jc w:val="center"/>
              <w:textAlignment w:val="baseline"/>
              <w:rPr>
                <w:rFonts w:eastAsiaTheme="minorEastAsia"/>
                <w:szCs w:val="21"/>
              </w:rPr>
            </w:pPr>
            <w:r>
              <w:rPr>
                <w:rFonts w:eastAsiaTheme="minorEastAsia"/>
                <w:szCs w:val="21"/>
              </w:rPr>
              <w:t>水平加速度：允差：±10%</w:t>
            </w:r>
          </w:p>
          <w:p w14:paraId="77AF94F9">
            <w:pPr>
              <w:adjustRightInd w:val="0"/>
              <w:jc w:val="center"/>
              <w:textAlignment w:val="baseline"/>
              <w:rPr>
                <w:rFonts w:eastAsiaTheme="minorEastAsia"/>
                <w:szCs w:val="21"/>
              </w:rPr>
            </w:pPr>
            <w:r>
              <w:rPr>
                <w:rFonts w:eastAsiaTheme="minorEastAsia"/>
                <w:szCs w:val="21"/>
              </w:rPr>
              <w:t>频率允差：±1Hz 或±2%</w:t>
            </w:r>
          </w:p>
        </w:tc>
        <w:tc>
          <w:tcPr>
            <w:tcW w:w="751" w:type="pct"/>
            <w:tcBorders>
              <w:top w:val="single" w:color="auto" w:sz="6" w:space="0"/>
              <w:left w:val="single" w:color="auto" w:sz="6" w:space="0"/>
              <w:bottom w:val="single" w:color="auto" w:sz="6" w:space="0"/>
              <w:right w:val="single" w:color="auto" w:sz="12" w:space="0"/>
            </w:tcBorders>
            <w:vAlign w:val="center"/>
          </w:tcPr>
          <w:p w14:paraId="25F31988">
            <w:pPr>
              <w:adjustRightInd w:val="0"/>
              <w:jc w:val="center"/>
              <w:textAlignment w:val="baseline"/>
              <w:rPr>
                <w:rFonts w:eastAsiaTheme="minorEastAsia"/>
                <w:kern w:val="28"/>
                <w:szCs w:val="21"/>
              </w:rPr>
            </w:pPr>
            <w:r>
              <w:rPr>
                <w:rFonts w:eastAsiaTheme="minorEastAsia"/>
                <w:kern w:val="28"/>
                <w:szCs w:val="21"/>
              </w:rPr>
              <w:t>设备校验</w:t>
            </w:r>
          </w:p>
        </w:tc>
      </w:tr>
      <w:tr w14:paraId="4B7D3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4EE86D75">
            <w:pPr>
              <w:pStyle w:val="32"/>
              <w:numPr>
                <w:ilvl w:val="0"/>
                <w:numId w:val="28"/>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45BC083B">
            <w:pPr>
              <w:pStyle w:val="40"/>
              <w:spacing w:line="320" w:lineRule="exact"/>
              <w:rPr>
                <w:rFonts w:ascii="Times New Roman" w:hAnsi="Times New Roman" w:eastAsiaTheme="minorEastAsia"/>
                <w:sz w:val="21"/>
                <w:szCs w:val="21"/>
              </w:rPr>
            </w:pPr>
            <w:r>
              <w:rPr>
                <w:rFonts w:ascii="Times New Roman" w:hAnsi="Times New Roman" w:eastAsiaTheme="minorEastAsia"/>
                <w:sz w:val="21"/>
                <w:szCs w:val="21"/>
              </w:rPr>
              <w:t>加速度传感器</w:t>
            </w:r>
          </w:p>
        </w:tc>
        <w:tc>
          <w:tcPr>
            <w:tcW w:w="1031" w:type="pct"/>
            <w:tcBorders>
              <w:top w:val="single" w:color="auto" w:sz="6" w:space="0"/>
              <w:left w:val="single" w:color="auto" w:sz="6" w:space="0"/>
              <w:bottom w:val="single" w:color="auto" w:sz="6" w:space="0"/>
              <w:right w:val="single" w:color="auto" w:sz="6" w:space="0"/>
            </w:tcBorders>
            <w:vAlign w:val="center"/>
          </w:tcPr>
          <w:p w14:paraId="59949A65">
            <w:pPr>
              <w:pStyle w:val="40"/>
              <w:spacing w:line="320" w:lineRule="exact"/>
              <w:rPr>
                <w:rFonts w:ascii="Times New Roman" w:hAnsi="Times New Roman" w:eastAsiaTheme="minorEastAsia"/>
                <w:sz w:val="21"/>
                <w:szCs w:val="21"/>
              </w:rPr>
            </w:pPr>
            <w:r>
              <w:rPr>
                <w:rFonts w:ascii="Times New Roman" w:hAnsi="Times New Roman"/>
                <w:sz w:val="21"/>
                <w:szCs w:val="21"/>
              </w:rPr>
              <w:t>用于工作冲击试验</w:t>
            </w:r>
          </w:p>
        </w:tc>
        <w:tc>
          <w:tcPr>
            <w:tcW w:w="873" w:type="pct"/>
            <w:tcBorders>
              <w:top w:val="single" w:color="auto" w:sz="6" w:space="0"/>
              <w:left w:val="single" w:color="auto" w:sz="6" w:space="0"/>
              <w:bottom w:val="single" w:color="auto" w:sz="6" w:space="0"/>
              <w:right w:val="single" w:color="auto" w:sz="6" w:space="0"/>
            </w:tcBorders>
            <w:vAlign w:val="center"/>
          </w:tcPr>
          <w:p w14:paraId="34F4022A">
            <w:pPr>
              <w:pStyle w:val="40"/>
              <w:spacing w:line="320" w:lineRule="exact"/>
              <w:rPr>
                <w:rFonts w:ascii="Times New Roman" w:hAnsi="Times New Roman" w:eastAsiaTheme="minorEastAsia"/>
                <w:sz w:val="21"/>
                <w:szCs w:val="21"/>
              </w:rPr>
            </w:pPr>
            <w:r>
              <w:rPr>
                <w:rFonts w:hint="eastAsia" w:ascii="Times New Roman" w:hAnsi="Times New Roman"/>
                <w:sz w:val="21"/>
                <w:szCs w:val="21"/>
              </w:rPr>
              <w:t>C04B62*1</w:t>
            </w:r>
          </w:p>
        </w:tc>
        <w:tc>
          <w:tcPr>
            <w:tcW w:w="929" w:type="pct"/>
            <w:tcBorders>
              <w:top w:val="single" w:color="auto" w:sz="6" w:space="0"/>
              <w:left w:val="single" w:color="auto" w:sz="6" w:space="0"/>
              <w:bottom w:val="single" w:color="auto" w:sz="6" w:space="0"/>
              <w:right w:val="single" w:color="auto" w:sz="6" w:space="0"/>
            </w:tcBorders>
            <w:vAlign w:val="center"/>
          </w:tcPr>
          <w:p w14:paraId="1003C733">
            <w:pPr>
              <w:pStyle w:val="40"/>
              <w:spacing w:line="320" w:lineRule="exact"/>
              <w:rPr>
                <w:rFonts w:ascii="Times New Roman" w:hAnsi="Times New Roman" w:eastAsiaTheme="minorEastAsia"/>
                <w:sz w:val="21"/>
                <w:szCs w:val="21"/>
              </w:rPr>
            </w:pPr>
            <w:r>
              <w:rPr>
                <w:rFonts w:hint="eastAsia" w:ascii="Times New Roman" w:hAnsi="Times New Roman"/>
                <w:sz w:val="21"/>
                <w:szCs w:val="21"/>
              </w:rPr>
              <w:t>加速度相对偏差：</w:t>
            </w:r>
            <w:r>
              <w:rPr>
                <w:rFonts w:ascii="Times New Roman" w:hAnsi="Times New Roman"/>
                <w:sz w:val="21"/>
                <w:szCs w:val="21"/>
              </w:rPr>
              <w:t>±5%</w:t>
            </w:r>
          </w:p>
        </w:tc>
        <w:tc>
          <w:tcPr>
            <w:tcW w:w="751" w:type="pct"/>
            <w:tcBorders>
              <w:top w:val="single" w:color="auto" w:sz="6" w:space="0"/>
              <w:left w:val="single" w:color="auto" w:sz="6" w:space="0"/>
              <w:bottom w:val="single" w:color="auto" w:sz="6" w:space="0"/>
              <w:right w:val="single" w:color="auto" w:sz="12" w:space="0"/>
            </w:tcBorders>
            <w:vAlign w:val="center"/>
          </w:tcPr>
          <w:p w14:paraId="7BFD9D01">
            <w:pPr>
              <w:adjustRightInd w:val="0"/>
              <w:jc w:val="center"/>
              <w:textAlignment w:val="baseline"/>
              <w:rPr>
                <w:rFonts w:eastAsiaTheme="minorEastAsia"/>
                <w:kern w:val="28"/>
                <w:szCs w:val="21"/>
              </w:rPr>
            </w:pPr>
            <w:r>
              <w:rPr>
                <w:rFonts w:eastAsiaTheme="minorEastAsia"/>
                <w:kern w:val="28"/>
                <w:szCs w:val="21"/>
              </w:rPr>
              <w:t>设备校验</w:t>
            </w:r>
          </w:p>
        </w:tc>
      </w:tr>
      <w:tr w14:paraId="2DFFB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1E0F2E8F">
            <w:pPr>
              <w:pStyle w:val="32"/>
              <w:numPr>
                <w:ilvl w:val="0"/>
                <w:numId w:val="28"/>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4779E224">
            <w:pPr>
              <w:adjustRightInd w:val="0"/>
              <w:jc w:val="center"/>
              <w:textAlignment w:val="baseline"/>
              <w:rPr>
                <w:rFonts w:eastAsiaTheme="minorEastAsia"/>
                <w:szCs w:val="21"/>
              </w:rPr>
            </w:pPr>
            <w:r>
              <w:rPr>
                <w:rFonts w:eastAsiaTheme="minorEastAsia"/>
                <w:szCs w:val="21"/>
              </w:rPr>
              <w:t>数字式振动控制器</w:t>
            </w:r>
          </w:p>
        </w:tc>
        <w:tc>
          <w:tcPr>
            <w:tcW w:w="1031" w:type="pct"/>
            <w:tcBorders>
              <w:top w:val="single" w:color="auto" w:sz="6" w:space="0"/>
              <w:left w:val="single" w:color="auto" w:sz="6" w:space="0"/>
              <w:bottom w:val="single" w:color="auto" w:sz="6" w:space="0"/>
              <w:right w:val="single" w:color="auto" w:sz="6" w:space="0"/>
            </w:tcBorders>
            <w:vAlign w:val="center"/>
          </w:tcPr>
          <w:p w14:paraId="29E54FC7">
            <w:pPr>
              <w:adjustRightInd w:val="0"/>
              <w:jc w:val="center"/>
              <w:textAlignment w:val="baseline"/>
              <w:rPr>
                <w:rFonts w:eastAsiaTheme="minorEastAsia"/>
                <w:szCs w:val="21"/>
              </w:rPr>
            </w:pPr>
            <w:r>
              <w:rPr>
                <w:szCs w:val="21"/>
              </w:rPr>
              <w:t>用于工作冲击试验</w:t>
            </w:r>
          </w:p>
        </w:tc>
        <w:tc>
          <w:tcPr>
            <w:tcW w:w="873" w:type="pct"/>
            <w:tcBorders>
              <w:top w:val="single" w:color="auto" w:sz="6" w:space="0"/>
              <w:left w:val="single" w:color="auto" w:sz="6" w:space="0"/>
              <w:bottom w:val="single" w:color="auto" w:sz="6" w:space="0"/>
              <w:right w:val="single" w:color="auto" w:sz="6" w:space="0"/>
            </w:tcBorders>
            <w:vAlign w:val="center"/>
          </w:tcPr>
          <w:p w14:paraId="5D3250D2">
            <w:pPr>
              <w:adjustRightInd w:val="0"/>
              <w:jc w:val="center"/>
              <w:textAlignment w:val="baseline"/>
              <w:rPr>
                <w:rFonts w:eastAsiaTheme="minorEastAsia"/>
                <w:szCs w:val="21"/>
              </w:rPr>
            </w:pPr>
            <w:r>
              <w:rPr>
                <w:rFonts w:hint="eastAsia"/>
                <w:szCs w:val="21"/>
              </w:rPr>
              <w:t>VT-9008</w:t>
            </w:r>
          </w:p>
        </w:tc>
        <w:tc>
          <w:tcPr>
            <w:tcW w:w="929" w:type="pct"/>
            <w:tcBorders>
              <w:top w:val="single" w:color="auto" w:sz="6" w:space="0"/>
              <w:left w:val="single" w:color="auto" w:sz="6" w:space="0"/>
              <w:bottom w:val="single" w:color="auto" w:sz="6" w:space="0"/>
              <w:right w:val="single" w:color="auto" w:sz="6" w:space="0"/>
            </w:tcBorders>
            <w:vAlign w:val="center"/>
          </w:tcPr>
          <w:p w14:paraId="6E5365B9">
            <w:pPr>
              <w:pStyle w:val="40"/>
              <w:spacing w:line="320" w:lineRule="exact"/>
              <w:rPr>
                <w:rFonts w:ascii="Times New Roman" w:hAnsi="Times New Roman"/>
                <w:sz w:val="21"/>
                <w:szCs w:val="21"/>
              </w:rPr>
            </w:pPr>
            <w:r>
              <w:rPr>
                <w:rFonts w:hint="eastAsia" w:ascii="Times New Roman" w:hAnsi="Times New Roman"/>
                <w:sz w:val="21"/>
                <w:szCs w:val="21"/>
              </w:rPr>
              <w:t>频率允差：</w:t>
            </w:r>
            <w:r>
              <w:rPr>
                <w:rFonts w:ascii="Times New Roman" w:hAnsi="Times New Roman"/>
                <w:sz w:val="21"/>
                <w:szCs w:val="21"/>
              </w:rPr>
              <w:t>±0.05Hz</w:t>
            </w:r>
            <w:r>
              <w:rPr>
                <w:rFonts w:hint="eastAsia" w:ascii="Times New Roman" w:hAnsi="Times New Roman"/>
                <w:sz w:val="21"/>
                <w:szCs w:val="21"/>
              </w:rPr>
              <w:t>（频率＜</w:t>
            </w:r>
            <w:r>
              <w:rPr>
                <w:rFonts w:ascii="Times New Roman" w:hAnsi="Times New Roman"/>
                <w:sz w:val="21"/>
                <w:szCs w:val="21"/>
              </w:rPr>
              <w:t>100Hz</w:t>
            </w:r>
            <w:r>
              <w:rPr>
                <w:rFonts w:hint="eastAsia" w:ascii="Times New Roman" w:hAnsi="Times New Roman"/>
                <w:sz w:val="21"/>
                <w:szCs w:val="21"/>
              </w:rPr>
              <w:t>）</w:t>
            </w:r>
          </w:p>
          <w:p w14:paraId="10725775">
            <w:pPr>
              <w:adjustRightInd w:val="0"/>
              <w:jc w:val="center"/>
              <w:textAlignment w:val="baseline"/>
              <w:rPr>
                <w:rFonts w:eastAsiaTheme="minorEastAsia"/>
                <w:szCs w:val="21"/>
              </w:rPr>
            </w:pPr>
            <w:r>
              <w:rPr>
                <w:szCs w:val="21"/>
              </w:rPr>
              <w:t>±0.05%</w:t>
            </w:r>
            <w:r>
              <w:rPr>
                <w:rFonts w:hint="eastAsia"/>
                <w:szCs w:val="21"/>
              </w:rPr>
              <w:t>（频率≥100Hz）</w:t>
            </w:r>
          </w:p>
        </w:tc>
        <w:tc>
          <w:tcPr>
            <w:tcW w:w="751" w:type="pct"/>
            <w:tcBorders>
              <w:top w:val="single" w:color="auto" w:sz="6" w:space="0"/>
              <w:left w:val="single" w:color="auto" w:sz="6" w:space="0"/>
              <w:bottom w:val="single" w:color="auto" w:sz="6" w:space="0"/>
              <w:right w:val="single" w:color="auto" w:sz="12" w:space="0"/>
            </w:tcBorders>
            <w:vAlign w:val="center"/>
          </w:tcPr>
          <w:p w14:paraId="0D91D0B0">
            <w:pPr>
              <w:adjustRightInd w:val="0"/>
              <w:jc w:val="center"/>
              <w:textAlignment w:val="baseline"/>
              <w:rPr>
                <w:rFonts w:eastAsiaTheme="minorEastAsia"/>
                <w:szCs w:val="21"/>
              </w:rPr>
            </w:pPr>
            <w:r>
              <w:rPr>
                <w:rFonts w:eastAsiaTheme="minorEastAsia"/>
                <w:kern w:val="28"/>
                <w:szCs w:val="21"/>
              </w:rPr>
              <w:t>设备校验</w:t>
            </w:r>
          </w:p>
        </w:tc>
      </w:tr>
      <w:tr w14:paraId="2EE62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4637E822">
            <w:pPr>
              <w:pStyle w:val="32"/>
              <w:numPr>
                <w:ilvl w:val="0"/>
                <w:numId w:val="28"/>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69D13578">
            <w:pPr>
              <w:adjustRightInd w:val="0"/>
              <w:jc w:val="center"/>
              <w:textAlignment w:val="baseline"/>
              <w:rPr>
                <w:rFonts w:eastAsiaTheme="minorEastAsia"/>
                <w:szCs w:val="21"/>
              </w:rPr>
            </w:pPr>
            <w:r>
              <w:rPr>
                <w:rFonts w:hint="eastAsia" w:ascii="宋体" w:hAnsi="宋体" w:cs="宋体"/>
                <w:kern w:val="0"/>
                <w:szCs w:val="21"/>
              </w:rPr>
              <w:t>400kg离心式恒加速度试验机</w:t>
            </w:r>
          </w:p>
        </w:tc>
        <w:tc>
          <w:tcPr>
            <w:tcW w:w="1031" w:type="pct"/>
            <w:tcBorders>
              <w:top w:val="single" w:color="auto" w:sz="6" w:space="0"/>
              <w:left w:val="single" w:color="auto" w:sz="6" w:space="0"/>
              <w:bottom w:val="single" w:color="auto" w:sz="6" w:space="0"/>
              <w:right w:val="single" w:color="auto" w:sz="6" w:space="0"/>
            </w:tcBorders>
            <w:vAlign w:val="center"/>
          </w:tcPr>
          <w:p w14:paraId="19FD239F">
            <w:pPr>
              <w:adjustRightInd w:val="0"/>
              <w:jc w:val="center"/>
              <w:textAlignment w:val="baseline"/>
              <w:rPr>
                <w:szCs w:val="21"/>
              </w:rPr>
            </w:pPr>
            <w:r>
              <w:rPr>
                <w:szCs w:val="21"/>
              </w:rPr>
              <w:t>用于</w:t>
            </w:r>
            <w:r>
              <w:rPr>
                <w:rFonts w:hint="eastAsia"/>
                <w:szCs w:val="21"/>
              </w:rPr>
              <w:t>坠撞安全持续载荷试验</w:t>
            </w:r>
          </w:p>
        </w:tc>
        <w:tc>
          <w:tcPr>
            <w:tcW w:w="873" w:type="pct"/>
            <w:tcBorders>
              <w:top w:val="single" w:color="auto" w:sz="6" w:space="0"/>
              <w:left w:val="single" w:color="auto" w:sz="6" w:space="0"/>
              <w:bottom w:val="single" w:color="auto" w:sz="6" w:space="0"/>
              <w:right w:val="single" w:color="auto" w:sz="6" w:space="0"/>
            </w:tcBorders>
            <w:vAlign w:val="center"/>
          </w:tcPr>
          <w:p w14:paraId="1F4C5B3D">
            <w:pPr>
              <w:adjustRightInd w:val="0"/>
              <w:jc w:val="center"/>
              <w:textAlignment w:val="baseline"/>
              <w:rPr>
                <w:szCs w:val="21"/>
              </w:rPr>
            </w:pPr>
            <w:r>
              <w:t>Y53400-1A/ZF</w:t>
            </w:r>
          </w:p>
        </w:tc>
        <w:tc>
          <w:tcPr>
            <w:tcW w:w="929" w:type="pct"/>
            <w:tcBorders>
              <w:top w:val="single" w:color="auto" w:sz="6" w:space="0"/>
              <w:left w:val="single" w:color="auto" w:sz="6" w:space="0"/>
              <w:bottom w:val="single" w:color="auto" w:sz="6" w:space="0"/>
              <w:right w:val="single" w:color="auto" w:sz="6" w:space="0"/>
            </w:tcBorders>
            <w:vAlign w:val="center"/>
          </w:tcPr>
          <w:p w14:paraId="4F54E9C8">
            <w:pPr>
              <w:widowControl/>
              <w:jc w:val="left"/>
              <w:rPr>
                <w:rFonts w:ascii="宋体" w:hAnsi="宋体" w:cs="宋体"/>
                <w:kern w:val="0"/>
                <w:szCs w:val="21"/>
              </w:rPr>
            </w:pPr>
            <w:r>
              <w:rPr>
                <w:rFonts w:hint="eastAsia" w:ascii="宋体" w:hAnsi="宋体" w:cs="宋体"/>
                <w:kern w:val="0"/>
                <w:szCs w:val="21"/>
              </w:rPr>
              <w:t>最大加速度范围：</w:t>
            </w:r>
          </w:p>
          <w:p w14:paraId="07998775">
            <w:pPr>
              <w:widowControl/>
              <w:jc w:val="left"/>
              <w:rPr>
                <w:rFonts w:ascii="宋体" w:hAnsi="宋体" w:cs="宋体"/>
                <w:kern w:val="0"/>
                <w:szCs w:val="21"/>
              </w:rPr>
            </w:pPr>
            <w:r>
              <w:rPr>
                <w:rFonts w:hint="eastAsia" w:ascii="宋体" w:hAnsi="宋体" w:cs="宋体"/>
                <w:kern w:val="0"/>
                <w:szCs w:val="21"/>
              </w:rPr>
              <w:t>（1~100）g</w:t>
            </w:r>
          </w:p>
          <w:p w14:paraId="27EE5944">
            <w:pPr>
              <w:widowControl/>
              <w:jc w:val="left"/>
              <w:rPr>
                <w:rFonts w:ascii="宋体" w:hAnsi="宋体" w:cs="宋体"/>
                <w:kern w:val="0"/>
                <w:szCs w:val="21"/>
              </w:rPr>
            </w:pPr>
            <w:r>
              <w:rPr>
                <w:rFonts w:hint="eastAsia" w:ascii="宋体" w:hAnsi="宋体" w:cs="宋体"/>
                <w:kern w:val="0"/>
                <w:szCs w:val="21"/>
              </w:rPr>
              <w:t>带载加速度示值误差：</w:t>
            </w:r>
          </w:p>
          <w:p w14:paraId="7DE33D4C">
            <w:pPr>
              <w:pStyle w:val="40"/>
              <w:spacing w:line="320" w:lineRule="exact"/>
              <w:rPr>
                <w:rFonts w:ascii="Times New Roman" w:hAnsi="Times New Roman"/>
                <w:sz w:val="21"/>
                <w:szCs w:val="21"/>
              </w:rPr>
            </w:pPr>
            <w:r>
              <w:rPr>
                <w:rFonts w:hint="eastAsia" w:cs="宋体"/>
                <w:kern w:val="0"/>
                <w:szCs w:val="21"/>
              </w:rPr>
              <w:t>≤±0.3%</w:t>
            </w:r>
          </w:p>
        </w:tc>
        <w:tc>
          <w:tcPr>
            <w:tcW w:w="751" w:type="pct"/>
            <w:tcBorders>
              <w:top w:val="single" w:color="auto" w:sz="6" w:space="0"/>
              <w:left w:val="single" w:color="auto" w:sz="6" w:space="0"/>
              <w:bottom w:val="single" w:color="auto" w:sz="6" w:space="0"/>
              <w:right w:val="single" w:color="auto" w:sz="12" w:space="0"/>
            </w:tcBorders>
            <w:vAlign w:val="center"/>
          </w:tcPr>
          <w:p w14:paraId="11B38446">
            <w:pPr>
              <w:adjustRightInd w:val="0"/>
              <w:jc w:val="center"/>
              <w:textAlignment w:val="baseline"/>
              <w:rPr>
                <w:rFonts w:eastAsiaTheme="minorEastAsia"/>
                <w:kern w:val="28"/>
                <w:szCs w:val="21"/>
              </w:rPr>
            </w:pPr>
            <w:r>
              <w:rPr>
                <w:rFonts w:eastAsiaTheme="minorEastAsia"/>
                <w:kern w:val="28"/>
                <w:szCs w:val="21"/>
              </w:rPr>
              <w:t>设备校验</w:t>
            </w:r>
          </w:p>
        </w:tc>
      </w:tr>
      <w:tr w14:paraId="1ACA1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4E9B6485">
            <w:pPr>
              <w:pStyle w:val="32"/>
              <w:numPr>
                <w:ilvl w:val="0"/>
                <w:numId w:val="28"/>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3A6C2E70">
            <w:pPr>
              <w:adjustRightInd w:val="0"/>
              <w:jc w:val="center"/>
              <w:textAlignment w:val="baseline"/>
              <w:rPr>
                <w:rFonts w:eastAsiaTheme="minorEastAsia"/>
                <w:szCs w:val="21"/>
              </w:rPr>
            </w:pPr>
            <w:r>
              <w:rPr>
                <w:szCs w:val="21"/>
              </w:rPr>
              <w:t>温湿度计</w:t>
            </w:r>
          </w:p>
        </w:tc>
        <w:tc>
          <w:tcPr>
            <w:tcW w:w="1031" w:type="pct"/>
            <w:tcBorders>
              <w:top w:val="single" w:color="auto" w:sz="6" w:space="0"/>
              <w:left w:val="single" w:color="auto" w:sz="6" w:space="0"/>
              <w:bottom w:val="single" w:color="auto" w:sz="6" w:space="0"/>
              <w:right w:val="single" w:color="auto" w:sz="6" w:space="0"/>
            </w:tcBorders>
            <w:vAlign w:val="center"/>
          </w:tcPr>
          <w:p w14:paraId="633E5CA5">
            <w:pPr>
              <w:adjustRightInd w:val="0"/>
              <w:jc w:val="center"/>
              <w:textAlignment w:val="baseline"/>
              <w:rPr>
                <w:rFonts w:eastAsiaTheme="minorEastAsia"/>
                <w:szCs w:val="21"/>
              </w:rPr>
            </w:pPr>
            <w:r>
              <w:rPr>
                <w:rFonts w:hint="eastAsia"/>
                <w:szCs w:val="21"/>
              </w:rPr>
              <w:t>用于测量试验室大气温湿度</w:t>
            </w:r>
          </w:p>
        </w:tc>
        <w:tc>
          <w:tcPr>
            <w:tcW w:w="873" w:type="pct"/>
            <w:tcBorders>
              <w:top w:val="single" w:color="auto" w:sz="6" w:space="0"/>
              <w:left w:val="single" w:color="auto" w:sz="6" w:space="0"/>
              <w:bottom w:val="single" w:color="auto" w:sz="6" w:space="0"/>
              <w:right w:val="single" w:color="auto" w:sz="6" w:space="0"/>
            </w:tcBorders>
            <w:vAlign w:val="center"/>
          </w:tcPr>
          <w:p w14:paraId="6A751D9A">
            <w:pPr>
              <w:adjustRightInd w:val="0"/>
              <w:jc w:val="center"/>
              <w:textAlignment w:val="baseline"/>
              <w:rPr>
                <w:rFonts w:eastAsiaTheme="minorEastAsia"/>
                <w:szCs w:val="21"/>
              </w:rPr>
            </w:pPr>
            <w:r>
              <w:rPr>
                <w:szCs w:val="21"/>
              </w:rPr>
              <w:t>RE-W1012</w:t>
            </w:r>
          </w:p>
        </w:tc>
        <w:tc>
          <w:tcPr>
            <w:tcW w:w="929" w:type="pct"/>
            <w:tcBorders>
              <w:top w:val="single" w:color="auto" w:sz="6" w:space="0"/>
              <w:left w:val="single" w:color="auto" w:sz="6" w:space="0"/>
              <w:bottom w:val="single" w:color="auto" w:sz="6" w:space="0"/>
              <w:right w:val="single" w:color="auto" w:sz="6" w:space="0"/>
            </w:tcBorders>
            <w:vAlign w:val="center"/>
          </w:tcPr>
          <w:p w14:paraId="29FD79DC">
            <w:pPr>
              <w:adjustRightInd w:val="0"/>
              <w:jc w:val="center"/>
              <w:textAlignment w:val="baseline"/>
              <w:rPr>
                <w:szCs w:val="21"/>
              </w:rPr>
            </w:pPr>
            <w:r>
              <w:rPr>
                <w:rFonts w:hint="eastAsia"/>
                <w:szCs w:val="21"/>
              </w:rPr>
              <w:t>温度范围：10℃~35℃</w:t>
            </w:r>
          </w:p>
          <w:p w14:paraId="7C38A963">
            <w:pPr>
              <w:adjustRightInd w:val="0"/>
              <w:jc w:val="center"/>
              <w:textAlignment w:val="baseline"/>
              <w:rPr>
                <w:szCs w:val="21"/>
              </w:rPr>
            </w:pPr>
            <w:r>
              <w:rPr>
                <w:rFonts w:hint="eastAsia"/>
                <w:szCs w:val="21"/>
              </w:rPr>
              <w:t>最大误差：0.7℃</w:t>
            </w:r>
          </w:p>
          <w:p w14:paraId="24C72B36">
            <w:pPr>
              <w:adjustRightInd w:val="0"/>
              <w:jc w:val="center"/>
              <w:textAlignment w:val="baseline"/>
              <w:rPr>
                <w:szCs w:val="21"/>
              </w:rPr>
            </w:pPr>
            <w:r>
              <w:rPr>
                <w:rFonts w:hint="eastAsia"/>
                <w:szCs w:val="21"/>
              </w:rPr>
              <w:t>湿度范围：20~85%</w:t>
            </w:r>
          </w:p>
          <w:p w14:paraId="07D16DFE">
            <w:pPr>
              <w:adjustRightInd w:val="0"/>
              <w:jc w:val="center"/>
              <w:textAlignment w:val="baseline"/>
              <w:rPr>
                <w:rFonts w:eastAsiaTheme="minorEastAsia"/>
                <w:szCs w:val="21"/>
              </w:rPr>
            </w:pPr>
            <w:r>
              <w:rPr>
                <w:rFonts w:hint="eastAsia"/>
                <w:szCs w:val="21"/>
              </w:rPr>
              <w:t>最大误差：4%</w:t>
            </w:r>
          </w:p>
        </w:tc>
        <w:tc>
          <w:tcPr>
            <w:tcW w:w="751" w:type="pct"/>
            <w:tcBorders>
              <w:top w:val="single" w:color="auto" w:sz="6" w:space="0"/>
              <w:left w:val="single" w:color="auto" w:sz="6" w:space="0"/>
              <w:bottom w:val="single" w:color="auto" w:sz="6" w:space="0"/>
              <w:right w:val="single" w:color="auto" w:sz="12" w:space="0"/>
            </w:tcBorders>
            <w:vAlign w:val="center"/>
          </w:tcPr>
          <w:p w14:paraId="087565AB">
            <w:pPr>
              <w:adjustRightInd w:val="0"/>
              <w:jc w:val="center"/>
              <w:textAlignment w:val="baseline"/>
              <w:rPr>
                <w:rFonts w:eastAsiaTheme="minorEastAsia"/>
                <w:szCs w:val="21"/>
              </w:rPr>
            </w:pPr>
            <w:r>
              <w:rPr>
                <w:rFonts w:hint="eastAsia" w:cs="宋体"/>
                <w:kern w:val="28"/>
                <w:szCs w:val="21"/>
              </w:rPr>
              <w:t>设备校验</w:t>
            </w:r>
          </w:p>
        </w:tc>
      </w:tr>
      <w:tr w14:paraId="75EAA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556F589D">
            <w:pPr>
              <w:pStyle w:val="32"/>
              <w:numPr>
                <w:ilvl w:val="0"/>
                <w:numId w:val="28"/>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2BA7537B">
            <w:pPr>
              <w:adjustRightInd w:val="0"/>
              <w:jc w:val="center"/>
              <w:textAlignment w:val="baseline"/>
              <w:rPr>
                <w:rFonts w:eastAsiaTheme="minorEastAsia"/>
                <w:szCs w:val="21"/>
              </w:rPr>
            </w:pPr>
            <w:r>
              <w:rPr>
                <w:rFonts w:eastAsiaTheme="minorEastAsia"/>
                <w:color w:val="000000"/>
                <w:kern w:val="0"/>
                <w:szCs w:val="21"/>
              </w:rPr>
              <w:t>温湿度大气压力表</w:t>
            </w:r>
          </w:p>
        </w:tc>
        <w:tc>
          <w:tcPr>
            <w:tcW w:w="1031" w:type="pct"/>
            <w:tcBorders>
              <w:top w:val="single" w:color="auto" w:sz="6" w:space="0"/>
              <w:left w:val="single" w:color="auto" w:sz="6" w:space="0"/>
              <w:bottom w:val="single" w:color="auto" w:sz="6" w:space="0"/>
              <w:right w:val="single" w:color="auto" w:sz="6" w:space="0"/>
            </w:tcBorders>
            <w:vAlign w:val="center"/>
          </w:tcPr>
          <w:p w14:paraId="4D3A645C">
            <w:pPr>
              <w:adjustRightInd w:val="0"/>
              <w:jc w:val="center"/>
              <w:textAlignment w:val="baseline"/>
              <w:rPr>
                <w:rFonts w:eastAsiaTheme="minorEastAsia"/>
                <w:szCs w:val="21"/>
              </w:rPr>
            </w:pPr>
            <w:r>
              <w:rPr>
                <w:rFonts w:hint="eastAsia"/>
                <w:szCs w:val="21"/>
              </w:rPr>
              <w:t>用于测量试验室大气压力</w:t>
            </w:r>
          </w:p>
        </w:tc>
        <w:tc>
          <w:tcPr>
            <w:tcW w:w="873" w:type="pct"/>
            <w:tcBorders>
              <w:top w:val="single" w:color="auto" w:sz="6" w:space="0"/>
              <w:left w:val="single" w:color="auto" w:sz="6" w:space="0"/>
              <w:bottom w:val="single" w:color="auto" w:sz="6" w:space="0"/>
              <w:right w:val="single" w:color="auto" w:sz="6" w:space="0"/>
            </w:tcBorders>
            <w:vAlign w:val="center"/>
          </w:tcPr>
          <w:p w14:paraId="5428EC9F">
            <w:pPr>
              <w:adjustRightInd w:val="0"/>
              <w:jc w:val="center"/>
              <w:textAlignment w:val="baseline"/>
              <w:rPr>
                <w:rFonts w:eastAsiaTheme="minorEastAsia"/>
                <w:szCs w:val="21"/>
              </w:rPr>
            </w:pPr>
            <w:r>
              <w:rPr>
                <w:rFonts w:eastAsiaTheme="minorEastAsia"/>
                <w:color w:val="000000"/>
                <w:kern w:val="0"/>
                <w:szCs w:val="21"/>
              </w:rPr>
              <w:t>TES1160</w:t>
            </w:r>
          </w:p>
        </w:tc>
        <w:tc>
          <w:tcPr>
            <w:tcW w:w="929" w:type="pct"/>
            <w:tcBorders>
              <w:top w:val="single" w:color="auto" w:sz="6" w:space="0"/>
              <w:left w:val="single" w:color="auto" w:sz="6" w:space="0"/>
              <w:bottom w:val="single" w:color="auto" w:sz="6" w:space="0"/>
              <w:right w:val="single" w:color="auto" w:sz="6" w:space="0"/>
            </w:tcBorders>
            <w:vAlign w:val="center"/>
          </w:tcPr>
          <w:p w14:paraId="410A6960">
            <w:pPr>
              <w:widowControl/>
              <w:jc w:val="left"/>
              <w:rPr>
                <w:rFonts w:eastAsiaTheme="minorEastAsia"/>
                <w:color w:val="000000"/>
                <w:kern w:val="0"/>
                <w:szCs w:val="21"/>
              </w:rPr>
            </w:pPr>
            <w:r>
              <w:rPr>
                <w:rFonts w:eastAsiaTheme="minorEastAsia"/>
                <w:color w:val="000000"/>
                <w:kern w:val="0"/>
                <w:szCs w:val="21"/>
              </w:rPr>
              <w:t>压力范围：（500~1100）hPa</w:t>
            </w:r>
          </w:p>
          <w:p w14:paraId="47796B01">
            <w:pPr>
              <w:adjustRightInd w:val="0"/>
              <w:jc w:val="center"/>
              <w:textAlignment w:val="baseline"/>
              <w:rPr>
                <w:rFonts w:eastAsiaTheme="minorEastAsia"/>
                <w:szCs w:val="21"/>
              </w:rPr>
            </w:pPr>
            <w:r>
              <w:rPr>
                <w:rFonts w:eastAsiaTheme="minorEastAsia"/>
                <w:color w:val="000000"/>
                <w:kern w:val="0"/>
                <w:szCs w:val="21"/>
              </w:rPr>
              <w:t>误差：±5hPa</w:t>
            </w:r>
          </w:p>
        </w:tc>
        <w:tc>
          <w:tcPr>
            <w:tcW w:w="751" w:type="pct"/>
            <w:tcBorders>
              <w:top w:val="single" w:color="auto" w:sz="6" w:space="0"/>
              <w:left w:val="single" w:color="auto" w:sz="6" w:space="0"/>
              <w:bottom w:val="single" w:color="auto" w:sz="6" w:space="0"/>
              <w:right w:val="single" w:color="auto" w:sz="12" w:space="0"/>
            </w:tcBorders>
            <w:vAlign w:val="center"/>
          </w:tcPr>
          <w:p w14:paraId="180AEB1E">
            <w:pPr>
              <w:adjustRightInd w:val="0"/>
              <w:jc w:val="center"/>
              <w:textAlignment w:val="baseline"/>
              <w:rPr>
                <w:rFonts w:eastAsiaTheme="minorEastAsia"/>
                <w:kern w:val="28"/>
                <w:szCs w:val="21"/>
              </w:rPr>
            </w:pPr>
            <w:r>
              <w:rPr>
                <w:rFonts w:hint="eastAsia" w:cs="宋体"/>
                <w:kern w:val="28"/>
                <w:szCs w:val="21"/>
              </w:rPr>
              <w:t>设备校验</w:t>
            </w:r>
          </w:p>
        </w:tc>
      </w:tr>
      <w:tr w14:paraId="7C325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Borders>
              <w:top w:val="single" w:color="auto" w:sz="6" w:space="0"/>
              <w:left w:val="single" w:color="auto" w:sz="12" w:space="0"/>
              <w:bottom w:val="single" w:color="auto" w:sz="12" w:space="0"/>
              <w:right w:val="single" w:color="auto" w:sz="12" w:space="0"/>
            </w:tcBorders>
            <w:vAlign w:val="center"/>
          </w:tcPr>
          <w:p w14:paraId="46AEF551">
            <w:pPr>
              <w:adjustRightInd w:val="0"/>
              <w:jc w:val="center"/>
              <w:textAlignment w:val="baseline"/>
              <w:rPr>
                <w:rFonts w:eastAsiaTheme="minorEastAsia"/>
                <w:iCs/>
                <w:kern w:val="28"/>
                <w:szCs w:val="21"/>
              </w:rPr>
            </w:pPr>
            <w:r>
              <w:rPr>
                <w:rFonts w:eastAsiaTheme="minorEastAsia"/>
                <w:bCs/>
                <w:iCs/>
                <w:kern w:val="28"/>
                <w:szCs w:val="21"/>
              </w:rPr>
              <w:t>注：1.</w:t>
            </w:r>
            <w:r>
              <w:rPr>
                <w:rFonts w:eastAsiaTheme="minorEastAsia"/>
                <w:iCs/>
                <w:kern w:val="0"/>
                <w:szCs w:val="21"/>
              </w:rPr>
              <w:t>若选择的试验设备精度/量程比原试验设备等同或更优</w:t>
            </w:r>
            <w:r>
              <w:rPr>
                <w:rFonts w:eastAsiaTheme="minorEastAsia"/>
                <w:iCs/>
                <w:kern w:val="28"/>
                <w:szCs w:val="21"/>
              </w:rPr>
              <w:t>，则允许更换设备进行试验。</w:t>
            </w:r>
          </w:p>
          <w:p w14:paraId="410607DB">
            <w:pPr>
              <w:adjustRightInd w:val="0"/>
              <w:jc w:val="center"/>
              <w:textAlignment w:val="baseline"/>
              <w:rPr>
                <w:rFonts w:eastAsiaTheme="minorEastAsia"/>
                <w:iCs/>
                <w:kern w:val="28"/>
                <w:szCs w:val="21"/>
              </w:rPr>
            </w:pPr>
            <w:r>
              <w:rPr>
                <w:rFonts w:eastAsiaTheme="minorEastAsia"/>
                <w:iCs/>
                <w:kern w:val="28"/>
                <w:szCs w:val="21"/>
              </w:rPr>
              <w:t>2．实际使用的设备/仪器，由试验单位记录，并在试验报告中明确，如存在差异，应在试验报告中进行分析。</w:t>
            </w:r>
          </w:p>
          <w:p w14:paraId="1F6837D3">
            <w:pPr>
              <w:adjustRightInd w:val="0"/>
              <w:jc w:val="center"/>
              <w:textAlignment w:val="baseline"/>
              <w:rPr>
                <w:rFonts w:eastAsiaTheme="minorEastAsia"/>
                <w:b/>
                <w:i/>
                <w:kern w:val="28"/>
                <w:szCs w:val="21"/>
              </w:rPr>
            </w:pPr>
            <w:r>
              <w:rPr>
                <w:rFonts w:eastAsiaTheme="minorEastAsia"/>
                <w:bCs/>
                <w:iCs/>
                <w:kern w:val="28"/>
                <w:szCs w:val="21"/>
              </w:rPr>
              <w:t>3</w:t>
            </w:r>
            <w:r>
              <w:rPr>
                <w:rFonts w:eastAsiaTheme="minorEastAsia"/>
                <w:b/>
                <w:iCs/>
                <w:kern w:val="28"/>
                <w:szCs w:val="21"/>
              </w:rPr>
              <w:t>.</w:t>
            </w:r>
            <w:r>
              <w:rPr>
                <w:rFonts w:eastAsiaTheme="minorEastAsia"/>
                <w:iCs/>
                <w:kern w:val="0"/>
                <w:szCs w:val="21"/>
              </w:rPr>
              <w:t>所有未标注数量的设备，默认数量为1。</w:t>
            </w:r>
          </w:p>
        </w:tc>
      </w:tr>
    </w:tbl>
    <w:p w14:paraId="32246CE2">
      <w:pPr>
        <w:pStyle w:val="35"/>
        <w:numPr>
          <w:ilvl w:val="2"/>
          <w:numId w:val="2"/>
        </w:numPr>
        <w:tabs>
          <w:tab w:val="clear" w:pos="340"/>
          <w:tab w:val="clear" w:pos="567"/>
        </w:tabs>
        <w:spacing w:line="420" w:lineRule="exact"/>
      </w:pPr>
      <w:bookmarkStart w:id="206" w:name="_Toc176264401"/>
      <w:r>
        <w:rPr>
          <w:rFonts w:hint="eastAsia"/>
        </w:rPr>
        <w:t>试验布置和连接</w:t>
      </w:r>
      <w:bookmarkEnd w:id="206"/>
    </w:p>
    <w:p w14:paraId="3A71EF72">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将</w:t>
      </w:r>
      <w:r>
        <w:rPr>
          <w:rFonts w:ascii="Times New Roman" w:hAnsi="Times New Roman" w:cs="宋体"/>
          <w:sz w:val="24"/>
          <w:szCs w:val="21"/>
        </w:rPr>
        <w:t>刹车控制阀（单）</w:t>
      </w:r>
      <w:r>
        <w:rPr>
          <w:rFonts w:hint="eastAsia" w:ascii="Times New Roman" w:hAnsi="Times New Roman" w:cs="宋体"/>
          <w:sz w:val="24"/>
          <w:szCs w:val="21"/>
        </w:rPr>
        <w:t>安装在试验台上（测试设备处于试验台外），具体如图19和图20所示。</w:t>
      </w:r>
    </w:p>
    <w:p w14:paraId="3FFBBDFC">
      <w:pPr>
        <w:pStyle w:val="24"/>
        <w:spacing w:line="240" w:lineRule="auto"/>
        <w:ind w:firstLine="0" w:firstLineChars="0"/>
        <w:jc w:val="center"/>
      </w:pPr>
      <w:r>
        <w:drawing>
          <wp:inline distT="0" distB="0" distL="0" distR="0">
            <wp:extent cx="3609975" cy="26289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2"/>
                    <a:stretch>
                      <a:fillRect/>
                    </a:stretch>
                  </pic:blipFill>
                  <pic:spPr>
                    <a:xfrm>
                      <a:off x="0" y="0"/>
                      <a:ext cx="3610479" cy="2629267"/>
                    </a:xfrm>
                    <a:prstGeom prst="rect">
                      <a:avLst/>
                    </a:prstGeom>
                  </pic:spPr>
                </pic:pic>
              </a:graphicData>
            </a:graphic>
          </wp:inline>
        </w:drawing>
      </w:r>
    </w:p>
    <w:p w14:paraId="37B430A8">
      <w:pPr>
        <w:pStyle w:val="61"/>
        <w:numPr>
          <w:ilvl w:val="0"/>
          <w:numId w:val="8"/>
        </w:numPr>
        <w:rPr>
          <w:rFonts w:ascii="黑体" w:hAnsi="黑体" w:cs="宋体"/>
        </w:rPr>
      </w:pPr>
      <w:bookmarkStart w:id="207" w:name="_Toc176262573"/>
      <w:r>
        <w:rPr>
          <w:rFonts w:hint="eastAsia" w:ascii="黑体" w:hAnsi="黑体" w:cs="宋体"/>
        </w:rPr>
        <w:t>坠撞安全冲击试验布置图</w:t>
      </w:r>
      <w:bookmarkEnd w:id="207"/>
    </w:p>
    <w:p w14:paraId="16BB7B25">
      <w:pPr>
        <w:pStyle w:val="24"/>
        <w:ind w:firstLine="0" w:firstLineChars="0"/>
        <w:jc w:val="center"/>
        <w:rPr>
          <w:szCs w:val="24"/>
        </w:rPr>
      </w:pPr>
      <w:r>
        <w:drawing>
          <wp:inline distT="0" distB="0" distL="0" distR="0">
            <wp:extent cx="5940425" cy="2665095"/>
            <wp:effectExtent l="0" t="0" r="3175" b="1905"/>
            <wp:docPr id="254027887" name="图片 254027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27887" name="图片 254027887"/>
                    <pic:cNvPicPr>
                      <a:picLocks noChangeAspect="1"/>
                    </pic:cNvPicPr>
                  </pic:nvPicPr>
                  <pic:blipFill>
                    <a:blip r:embed="rId33"/>
                    <a:stretch>
                      <a:fillRect/>
                    </a:stretch>
                  </pic:blipFill>
                  <pic:spPr>
                    <a:xfrm>
                      <a:off x="0" y="0"/>
                      <a:ext cx="5940425" cy="2665095"/>
                    </a:xfrm>
                    <a:prstGeom prst="rect">
                      <a:avLst/>
                    </a:prstGeom>
                  </pic:spPr>
                </pic:pic>
              </a:graphicData>
            </a:graphic>
          </wp:inline>
        </w:drawing>
      </w:r>
    </w:p>
    <w:p w14:paraId="316FF350">
      <w:pPr>
        <w:pStyle w:val="61"/>
        <w:numPr>
          <w:ilvl w:val="0"/>
          <w:numId w:val="8"/>
        </w:numPr>
        <w:rPr>
          <w:rFonts w:ascii="黑体" w:hAnsi="黑体" w:cs="宋体"/>
        </w:rPr>
      </w:pPr>
      <w:bookmarkStart w:id="208" w:name="_Toc176262574"/>
      <w:r>
        <w:rPr>
          <w:rFonts w:hint="eastAsia" w:ascii="黑体" w:hAnsi="黑体" w:cs="宋体"/>
        </w:rPr>
        <w:t>坠撞安全持续载荷试验布置图</w:t>
      </w:r>
      <w:bookmarkEnd w:id="208"/>
    </w:p>
    <w:p w14:paraId="2ED618BC">
      <w:pPr>
        <w:pStyle w:val="35"/>
        <w:numPr>
          <w:ilvl w:val="2"/>
          <w:numId w:val="2"/>
        </w:numPr>
        <w:tabs>
          <w:tab w:val="clear" w:pos="340"/>
          <w:tab w:val="clear" w:pos="567"/>
        </w:tabs>
        <w:spacing w:line="420" w:lineRule="exact"/>
      </w:pPr>
      <w:bookmarkStart w:id="209" w:name="_Toc176264402"/>
      <w:r>
        <w:rPr>
          <w:rFonts w:hint="eastAsia"/>
        </w:rPr>
        <w:t>试验件、试验装置（试验前）的制造符合性要求</w:t>
      </w:r>
      <w:bookmarkEnd w:id="209"/>
    </w:p>
    <w:p w14:paraId="667FA183">
      <w:pPr>
        <w:pStyle w:val="32"/>
        <w:spacing w:line="500" w:lineRule="exact"/>
        <w:ind w:firstLine="563" w:firstLineChars="0"/>
        <w:rPr>
          <w:rFonts w:ascii="Times New Roman" w:hAnsi="Times New Roman" w:cs="宋体"/>
          <w:sz w:val="24"/>
          <w:szCs w:val="21"/>
        </w:rPr>
      </w:pPr>
      <w:r>
        <w:rPr>
          <w:rFonts w:hint="eastAsia" w:ascii="Times New Roman" w:hAnsi="Times New Roman" w:cs="宋体"/>
          <w:sz w:val="24"/>
          <w:szCs w:val="21"/>
        </w:rPr>
        <w:t>试验件状态应满足“6.试验产品/设备说明”构型和产品状态要求，确定试验件按照12.1要求完成了产品验收测试。</w:t>
      </w:r>
    </w:p>
    <w:p w14:paraId="496407CA">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确保试验件、陪试件、试验装置，在试验前按照16.2.3-16.2.5的要求，进行了相应的安装。</w:t>
      </w:r>
    </w:p>
    <w:p w14:paraId="1D8BAB20">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确保试验人员资质符合“10. 试验人员”的要求。</w:t>
      </w:r>
    </w:p>
    <w:p w14:paraId="12309CD5">
      <w:pPr>
        <w:pStyle w:val="35"/>
        <w:numPr>
          <w:ilvl w:val="2"/>
          <w:numId w:val="2"/>
        </w:numPr>
        <w:tabs>
          <w:tab w:val="clear" w:pos="340"/>
          <w:tab w:val="clear" w:pos="567"/>
        </w:tabs>
        <w:spacing w:line="420" w:lineRule="exact"/>
      </w:pPr>
      <w:bookmarkStart w:id="210" w:name="_Toc176264403"/>
      <w:r>
        <w:rPr>
          <w:rFonts w:hint="eastAsia"/>
        </w:rPr>
        <w:t>试验程序</w:t>
      </w:r>
      <w:bookmarkEnd w:id="210"/>
    </w:p>
    <w:p w14:paraId="6DFD3F50">
      <w:pPr>
        <w:pStyle w:val="24"/>
        <w:ind w:firstLine="480"/>
      </w:pPr>
      <w:r>
        <w:rPr>
          <w:rFonts w:hint="eastAsia"/>
        </w:rPr>
        <w:t>坠撞</w:t>
      </w:r>
      <w:r>
        <w:t>安全冲击试验</w:t>
      </w:r>
      <w:r>
        <w:rPr>
          <w:rFonts w:hint="eastAsia"/>
        </w:rPr>
        <w:t>步骤</w:t>
      </w:r>
      <w:r>
        <w:t>如下：</w:t>
      </w:r>
    </w:p>
    <w:p w14:paraId="2772D926">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坠撞安全冲击试验控制曲线设定应如图16所示。试验人员应在试验环境搭建完成后予以检查确认试验参数设置，待确认满足要求后再开始试验。</w:t>
      </w:r>
    </w:p>
    <w:p w14:paraId="7C014EA8">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在附录B检测记录表</w:t>
      </w:r>
      <w:r>
        <w:rPr>
          <w:rFonts w:ascii="Times New Roman" w:hAnsi="Times New Roman" w:cs="宋体"/>
          <w:sz w:val="24"/>
          <w:szCs w:val="21"/>
        </w:rPr>
        <w:t>中</w:t>
      </w:r>
      <w:r>
        <w:rPr>
          <w:rFonts w:hint="eastAsia" w:ascii="Times New Roman" w:hAnsi="Times New Roman" w:cs="宋体"/>
          <w:sz w:val="24"/>
          <w:szCs w:val="21"/>
        </w:rPr>
        <w:t>记录</w:t>
      </w:r>
      <w:r>
        <w:rPr>
          <w:rFonts w:ascii="Times New Roman" w:hAnsi="Times New Roman" w:cs="宋体"/>
          <w:sz w:val="24"/>
          <w:szCs w:val="21"/>
        </w:rPr>
        <w:t>试验设备相关信息及试验开始</w:t>
      </w:r>
      <w:r>
        <w:rPr>
          <w:rFonts w:hint="eastAsia" w:ascii="Times New Roman" w:hAnsi="Times New Roman" w:cs="宋体"/>
          <w:sz w:val="24"/>
          <w:szCs w:val="21"/>
        </w:rPr>
        <w:t>和结束</w:t>
      </w:r>
      <w:r>
        <w:rPr>
          <w:rFonts w:ascii="Times New Roman" w:hAnsi="Times New Roman" w:cs="宋体"/>
          <w:sz w:val="24"/>
          <w:szCs w:val="21"/>
        </w:rPr>
        <w:t>时间等内容，全程观察试验设备运行状态</w:t>
      </w:r>
      <w:r>
        <w:rPr>
          <w:rFonts w:hint="eastAsia" w:ascii="Times New Roman" w:hAnsi="Times New Roman" w:cs="宋体"/>
          <w:sz w:val="24"/>
          <w:szCs w:val="21"/>
        </w:rPr>
        <w:t>。</w:t>
      </w:r>
    </w:p>
    <w:p w14:paraId="59338AA6">
      <w:pPr>
        <w:pStyle w:val="24"/>
        <w:numPr>
          <w:ilvl w:val="0"/>
          <w:numId w:val="29"/>
        </w:numPr>
        <w:ind w:firstLineChars="0"/>
      </w:pPr>
      <w:r>
        <w:rPr>
          <w:rFonts w:hint="eastAsia" w:cs="宋体"/>
        </w:rPr>
        <w:t>在试验室环境下将受试设备按照图19所示安装于试验台上</w:t>
      </w:r>
      <w:r>
        <w:rPr>
          <w:rFonts w:hint="eastAsia"/>
        </w:rPr>
        <w:t>；</w:t>
      </w:r>
    </w:p>
    <w:p w14:paraId="295AF9D1">
      <w:pPr>
        <w:pStyle w:val="24"/>
        <w:numPr>
          <w:ilvl w:val="0"/>
          <w:numId w:val="29"/>
        </w:numPr>
        <w:ind w:firstLineChars="0"/>
      </w:pPr>
      <w:r>
        <w:rPr>
          <w:rFonts w:hint="eastAsia"/>
        </w:rPr>
        <w:t>使受试设备</w:t>
      </w:r>
      <w:r>
        <w:t>处于工作状态1</w:t>
      </w:r>
      <w:r>
        <w:rPr>
          <w:rFonts w:hint="eastAsia"/>
        </w:rPr>
        <w:t>，</w:t>
      </w:r>
      <w:r>
        <w:rPr>
          <w:rFonts w:hint="eastAsia" w:cs="宋体"/>
        </w:rPr>
        <w:t>按照表19的量级对其进行1个方向的坠撞安全冲击试验；</w:t>
      </w:r>
    </w:p>
    <w:p w14:paraId="222E95E7">
      <w:pPr>
        <w:pStyle w:val="24"/>
        <w:numPr>
          <w:ilvl w:val="0"/>
          <w:numId w:val="29"/>
        </w:numPr>
        <w:ind w:firstLineChars="0"/>
      </w:pPr>
      <w:r>
        <w:rPr>
          <w:rFonts w:hint="eastAsia"/>
        </w:rPr>
        <w:t>重复</w:t>
      </w:r>
      <w:r>
        <w:t>步骤</w:t>
      </w:r>
      <w:r>
        <w:rPr>
          <w:rFonts w:hint="eastAsia"/>
        </w:rPr>
        <w:t>b），</w:t>
      </w:r>
      <w:r>
        <w:t>依次完成</w:t>
      </w:r>
      <w:r>
        <w:rPr>
          <w:rFonts w:hint="eastAsia"/>
        </w:rPr>
        <w:t>另外5个正交</w:t>
      </w:r>
      <w:r>
        <w:t>轴每</w:t>
      </w:r>
      <w:r>
        <w:rPr>
          <w:rFonts w:hint="eastAsia"/>
        </w:rPr>
        <w:t>1方</w:t>
      </w:r>
      <w:r>
        <w:t>向的试验，试验人员在试验期间应全程值守，观察控制参数的变化是否在规定的范围内</w:t>
      </w:r>
      <w:r>
        <w:rPr>
          <w:rFonts w:hint="eastAsia"/>
        </w:rPr>
        <w:t>；</w:t>
      </w:r>
    </w:p>
    <w:p w14:paraId="703983A0">
      <w:pPr>
        <w:pStyle w:val="24"/>
        <w:numPr>
          <w:ilvl w:val="0"/>
          <w:numId w:val="29"/>
        </w:numPr>
        <w:ind w:firstLineChars="0"/>
        <w:rPr>
          <w:rFonts w:cs="宋体"/>
        </w:rPr>
      </w:pPr>
      <w:r>
        <w:rPr>
          <w:rFonts w:hint="eastAsia"/>
        </w:rPr>
        <w:t>在</w:t>
      </w:r>
      <w:r>
        <w:rPr>
          <w:rFonts w:hint="eastAsia"/>
          <w:kern w:val="0"/>
        </w:rPr>
        <w:t>试验室</w:t>
      </w:r>
      <w:r>
        <w:rPr>
          <w:kern w:val="0"/>
        </w:rPr>
        <w:t>环境下</w:t>
      </w:r>
      <w:r>
        <w:rPr>
          <w:rFonts w:hint="eastAsia"/>
          <w:kern w:val="0"/>
        </w:rPr>
        <w:t>，按照</w:t>
      </w:r>
      <w:r>
        <w:rPr>
          <w:rFonts w:hint="eastAsia" w:cs="宋体"/>
        </w:rPr>
        <w:t>12.2章节要求进行QPAT1-2检查并记录检查结果</w:t>
      </w:r>
      <w:r>
        <w:t>。</w:t>
      </w:r>
    </w:p>
    <w:p w14:paraId="697B809E">
      <w:pPr>
        <w:pStyle w:val="24"/>
        <w:ind w:firstLine="480"/>
      </w:pPr>
      <w:r>
        <w:rPr>
          <w:rFonts w:hint="eastAsia"/>
        </w:rPr>
        <w:t>坠撞</w:t>
      </w:r>
      <w:r>
        <w:t>安全持续载荷试验</w:t>
      </w:r>
      <w:r>
        <w:rPr>
          <w:rFonts w:hint="eastAsia"/>
        </w:rPr>
        <w:t>步骤</w:t>
      </w:r>
      <w:r>
        <w:t>如下：</w:t>
      </w:r>
    </w:p>
    <w:p w14:paraId="42021207">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试验人员应在试验环境搭建完成后予以检查确认试验参数设置，待确认满足要求后再开始试验。</w:t>
      </w:r>
    </w:p>
    <w:p w14:paraId="647A6E35">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在附录B检测记录表</w:t>
      </w:r>
      <w:r>
        <w:rPr>
          <w:rFonts w:ascii="Times New Roman" w:hAnsi="Times New Roman" w:cs="宋体"/>
          <w:sz w:val="24"/>
          <w:szCs w:val="21"/>
        </w:rPr>
        <w:t>中</w:t>
      </w:r>
      <w:r>
        <w:rPr>
          <w:rFonts w:hint="eastAsia" w:ascii="Times New Roman" w:hAnsi="Times New Roman" w:cs="宋体"/>
          <w:sz w:val="24"/>
          <w:szCs w:val="21"/>
        </w:rPr>
        <w:t>记录</w:t>
      </w:r>
      <w:r>
        <w:rPr>
          <w:rFonts w:ascii="Times New Roman" w:hAnsi="Times New Roman" w:cs="宋体"/>
          <w:sz w:val="24"/>
          <w:szCs w:val="21"/>
        </w:rPr>
        <w:t>试验设备相关信息及试验开始</w:t>
      </w:r>
      <w:r>
        <w:rPr>
          <w:rFonts w:hint="eastAsia" w:ascii="Times New Roman" w:hAnsi="Times New Roman" w:cs="宋体"/>
          <w:sz w:val="24"/>
          <w:szCs w:val="21"/>
        </w:rPr>
        <w:t>和结束</w:t>
      </w:r>
      <w:r>
        <w:rPr>
          <w:rFonts w:ascii="Times New Roman" w:hAnsi="Times New Roman" w:cs="宋体"/>
          <w:sz w:val="24"/>
          <w:szCs w:val="21"/>
        </w:rPr>
        <w:t>时间等内容，全程观察试验设备运行状态</w:t>
      </w:r>
      <w:r>
        <w:rPr>
          <w:rFonts w:hint="eastAsia" w:ascii="Times New Roman" w:hAnsi="Times New Roman" w:cs="宋体"/>
          <w:sz w:val="24"/>
          <w:szCs w:val="21"/>
        </w:rPr>
        <w:t>。</w:t>
      </w:r>
    </w:p>
    <w:p w14:paraId="47E2D506">
      <w:pPr>
        <w:pStyle w:val="24"/>
        <w:numPr>
          <w:ilvl w:val="0"/>
          <w:numId w:val="30"/>
        </w:numPr>
        <w:ind w:firstLineChars="0"/>
      </w:pPr>
      <w:r>
        <w:rPr>
          <w:rFonts w:hint="eastAsia" w:cs="宋体"/>
        </w:rPr>
        <w:t>在试验室环境下将受试设备按照图20所示安装于试验台上</w:t>
      </w:r>
      <w:r>
        <w:rPr>
          <w:rFonts w:hint="eastAsia"/>
        </w:rPr>
        <w:t>；</w:t>
      </w:r>
    </w:p>
    <w:p w14:paraId="641324FD">
      <w:pPr>
        <w:pStyle w:val="24"/>
        <w:numPr>
          <w:ilvl w:val="0"/>
          <w:numId w:val="30"/>
        </w:numPr>
        <w:ind w:firstLineChars="0"/>
      </w:pPr>
      <w:r>
        <w:rPr>
          <w:rFonts w:hint="eastAsia"/>
        </w:rPr>
        <w:t>使受试设备</w:t>
      </w:r>
      <w:r>
        <w:t>处于工作状态1</w:t>
      </w:r>
      <w:r>
        <w:rPr>
          <w:rFonts w:hint="eastAsia"/>
        </w:rPr>
        <w:t>，</w:t>
      </w:r>
      <w:r>
        <w:rPr>
          <w:rFonts w:hint="eastAsia" w:cs="宋体"/>
        </w:rPr>
        <w:t>按照</w:t>
      </w:r>
      <w:r>
        <w:rPr>
          <w:rFonts w:cs="宋体"/>
          <w:lang w:eastAsia="ja-JP"/>
        </w:rPr>
        <w:t>表</w:t>
      </w:r>
      <w:r>
        <w:rPr>
          <w:rFonts w:hint="eastAsia" w:cs="宋体"/>
        </w:rPr>
        <w:t>20的量级对其进行1个方向的坠撞安全持续试验；</w:t>
      </w:r>
    </w:p>
    <w:p w14:paraId="4D7EE7A2">
      <w:pPr>
        <w:pStyle w:val="24"/>
        <w:numPr>
          <w:ilvl w:val="0"/>
          <w:numId w:val="30"/>
        </w:numPr>
        <w:ind w:firstLineChars="0"/>
      </w:pPr>
      <w:r>
        <w:rPr>
          <w:rFonts w:hint="eastAsia"/>
        </w:rPr>
        <w:t>重复</w:t>
      </w:r>
      <w:r>
        <w:t>步骤</w:t>
      </w:r>
      <w:r>
        <w:rPr>
          <w:rFonts w:hint="eastAsia"/>
        </w:rPr>
        <w:t>b），</w:t>
      </w:r>
      <w:r>
        <w:t>依次完成</w:t>
      </w:r>
      <w:r>
        <w:rPr>
          <w:rFonts w:hint="eastAsia"/>
        </w:rPr>
        <w:t>另外5个正交</w:t>
      </w:r>
      <w:r>
        <w:t>轴每</w:t>
      </w:r>
      <w:r>
        <w:rPr>
          <w:rFonts w:hint="eastAsia"/>
        </w:rPr>
        <w:t>1方</w:t>
      </w:r>
      <w:r>
        <w:t>向的试验，试验人员在试验期间应全程值守，观察控制参数的变化是否在规定的范围内</w:t>
      </w:r>
      <w:r>
        <w:rPr>
          <w:rFonts w:hint="eastAsia"/>
        </w:rPr>
        <w:t>；</w:t>
      </w:r>
    </w:p>
    <w:p w14:paraId="18891702">
      <w:pPr>
        <w:pStyle w:val="24"/>
        <w:numPr>
          <w:ilvl w:val="0"/>
          <w:numId w:val="30"/>
        </w:numPr>
        <w:ind w:firstLineChars="0"/>
        <w:rPr>
          <w:rFonts w:cs="宋体"/>
        </w:rPr>
      </w:pPr>
      <w:r>
        <w:rPr>
          <w:rFonts w:hint="eastAsia"/>
        </w:rPr>
        <w:t>在</w:t>
      </w:r>
      <w:r>
        <w:rPr>
          <w:rFonts w:hint="eastAsia"/>
          <w:kern w:val="0"/>
        </w:rPr>
        <w:t>试验室</w:t>
      </w:r>
      <w:r>
        <w:rPr>
          <w:kern w:val="0"/>
        </w:rPr>
        <w:t>环境下</w:t>
      </w:r>
      <w:r>
        <w:rPr>
          <w:rFonts w:hint="eastAsia"/>
          <w:kern w:val="0"/>
        </w:rPr>
        <w:t>，按照</w:t>
      </w:r>
      <w:r>
        <w:rPr>
          <w:rFonts w:hint="eastAsia" w:cs="宋体"/>
        </w:rPr>
        <w:t>12.2章节要求进行QPAT1-2检查并记录检查结果</w:t>
      </w:r>
      <w:r>
        <w:t>。</w:t>
      </w:r>
    </w:p>
    <w:p w14:paraId="5E446371">
      <w:pPr>
        <w:pStyle w:val="35"/>
        <w:numPr>
          <w:ilvl w:val="2"/>
          <w:numId w:val="2"/>
        </w:numPr>
        <w:tabs>
          <w:tab w:val="clear" w:pos="340"/>
          <w:tab w:val="clear" w:pos="567"/>
        </w:tabs>
        <w:spacing w:line="420" w:lineRule="exact"/>
      </w:pPr>
      <w:bookmarkStart w:id="211" w:name="_Toc176264404"/>
      <w:r>
        <w:rPr>
          <w:rFonts w:hint="eastAsia"/>
        </w:rPr>
        <w:t>试验判据</w:t>
      </w:r>
      <w:bookmarkEnd w:id="211"/>
    </w:p>
    <w:p w14:paraId="00A7DD57">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试验后，按12.2章节要求进行QPAT1-2检查并记录检查结果</w:t>
      </w:r>
      <w:r>
        <w:rPr>
          <w:rFonts w:ascii="Times New Roman" w:hAnsi="Times New Roman" w:cs="宋体"/>
          <w:sz w:val="24"/>
          <w:szCs w:val="21"/>
        </w:rPr>
        <w:t>，</w:t>
      </w:r>
      <w:r>
        <w:rPr>
          <w:rFonts w:hint="eastAsia" w:ascii="Times New Roman" w:hAnsi="Times New Roman" w:cs="宋体"/>
          <w:sz w:val="24"/>
          <w:szCs w:val="21"/>
        </w:rPr>
        <w:t>确认通过并记录检测数据。</w:t>
      </w:r>
    </w:p>
    <w:p w14:paraId="42E30CAD">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满足以上要求，则判定结论为Pass，否则为Fail。</w:t>
      </w:r>
    </w:p>
    <w:p w14:paraId="1B6A19EC">
      <w:pPr>
        <w:pStyle w:val="26"/>
        <w:spacing w:before="156" w:after="156"/>
        <w:rPr>
          <w:rFonts w:ascii="黑体" w:hAnsi="黑体"/>
          <w:kern w:val="0"/>
          <w:sz w:val="30"/>
          <w:szCs w:val="30"/>
        </w:rPr>
      </w:pPr>
      <w:bookmarkStart w:id="212" w:name="_Toc11799943"/>
      <w:bookmarkStart w:id="213" w:name="_Toc166510480"/>
      <w:bookmarkStart w:id="214" w:name="_Toc176264405"/>
      <w:r>
        <w:rPr>
          <w:rFonts w:hint="eastAsia" w:ascii="黑体" w:hAnsi="黑体"/>
          <w:kern w:val="0"/>
          <w:sz w:val="30"/>
          <w:szCs w:val="30"/>
        </w:rPr>
        <w:t>振动</w:t>
      </w:r>
      <w:bookmarkEnd w:id="212"/>
      <w:bookmarkEnd w:id="213"/>
      <w:bookmarkEnd w:id="214"/>
    </w:p>
    <w:p w14:paraId="50714634">
      <w:pPr>
        <w:pStyle w:val="27"/>
        <w:rPr>
          <w:lang w:val="zh-CN"/>
        </w:rPr>
      </w:pPr>
      <w:bookmarkStart w:id="215" w:name="_Toc176264406"/>
      <w:bookmarkStart w:id="216" w:name="_Toc11799944"/>
      <w:r>
        <w:rPr>
          <w:rFonts w:hint="eastAsia"/>
          <w:lang w:val="zh-CN"/>
        </w:rPr>
        <w:t>标准振动</w:t>
      </w:r>
      <w:bookmarkEnd w:id="215"/>
    </w:p>
    <w:p w14:paraId="249F2012">
      <w:pPr>
        <w:pStyle w:val="35"/>
        <w:numPr>
          <w:ilvl w:val="2"/>
          <w:numId w:val="2"/>
        </w:numPr>
        <w:tabs>
          <w:tab w:val="clear" w:pos="340"/>
          <w:tab w:val="clear" w:pos="567"/>
        </w:tabs>
        <w:spacing w:line="420" w:lineRule="exact"/>
      </w:pPr>
      <w:bookmarkStart w:id="217" w:name="_Toc176264407"/>
      <w:r>
        <w:rPr>
          <w:rFonts w:hint="eastAsia"/>
        </w:rPr>
        <w:t>试验目的</w:t>
      </w:r>
      <w:bookmarkEnd w:id="217"/>
    </w:p>
    <w:p w14:paraId="079E0A97">
      <w:pPr>
        <w:pStyle w:val="24"/>
        <w:ind w:firstLine="480"/>
      </w:pPr>
      <w:r>
        <w:rPr>
          <w:rFonts w:hint="eastAsia"/>
        </w:rPr>
        <w:t>确定受试</w:t>
      </w:r>
      <w:r>
        <w:t>设备在</w:t>
      </w:r>
      <w:r>
        <w:rPr>
          <w:rFonts w:hint="eastAsia"/>
        </w:rPr>
        <w:t>适当的</w:t>
      </w:r>
      <w:r>
        <w:t>安装位置上经受规定</w:t>
      </w:r>
      <w:r>
        <w:rPr>
          <w:rFonts w:hint="eastAsia"/>
        </w:rPr>
        <w:t>类别</w:t>
      </w:r>
      <w:r>
        <w:t>的振动量值时是否符合相关</w:t>
      </w:r>
      <w:r>
        <w:rPr>
          <w:rFonts w:hint="eastAsia"/>
        </w:rPr>
        <w:t>设备</w:t>
      </w:r>
      <w:r>
        <w:t>性能标准</w:t>
      </w:r>
      <w:r>
        <w:rPr>
          <w:rFonts w:hint="eastAsia"/>
        </w:rPr>
        <w:t>。</w:t>
      </w:r>
    </w:p>
    <w:p w14:paraId="5508F13C">
      <w:pPr>
        <w:pStyle w:val="35"/>
        <w:numPr>
          <w:ilvl w:val="2"/>
          <w:numId w:val="2"/>
        </w:numPr>
        <w:tabs>
          <w:tab w:val="clear" w:pos="340"/>
          <w:tab w:val="clear" w:pos="567"/>
        </w:tabs>
        <w:spacing w:line="420" w:lineRule="exact"/>
      </w:pPr>
      <w:bookmarkStart w:id="218" w:name="_Toc176264408"/>
      <w:r>
        <w:rPr>
          <w:rFonts w:hint="eastAsia"/>
        </w:rPr>
        <w:t>试验要求</w:t>
      </w:r>
      <w:bookmarkEnd w:id="218"/>
    </w:p>
    <w:p w14:paraId="531B7558">
      <w:pPr>
        <w:pStyle w:val="24"/>
        <w:ind w:firstLine="480"/>
      </w:pPr>
      <w:r>
        <w:rPr>
          <w:rFonts w:hint="eastAsia"/>
        </w:rPr>
        <w:t>受</w:t>
      </w:r>
      <w:r>
        <w:t>试设备应通过</w:t>
      </w:r>
      <w:r>
        <w:rPr>
          <w:rFonts w:hint="eastAsia"/>
        </w:rPr>
        <w:t>D</w:t>
      </w:r>
      <w:r>
        <w:t>O－160G第8章</w:t>
      </w:r>
      <w:r>
        <w:rPr>
          <w:rFonts w:hint="eastAsia"/>
        </w:rPr>
        <w:t>，S</w:t>
      </w:r>
      <w:r>
        <w:t>类规定的</w:t>
      </w:r>
      <w:r>
        <w:rPr>
          <w:rFonts w:hint="eastAsia"/>
        </w:rPr>
        <w:t>要求</w:t>
      </w:r>
      <w:r>
        <w:t>试验</w:t>
      </w:r>
      <w:r>
        <w:rPr>
          <w:rFonts w:hint="eastAsia"/>
        </w:rPr>
        <w:t>。</w:t>
      </w:r>
    </w:p>
    <w:p w14:paraId="5F71960C">
      <w:pPr>
        <w:pStyle w:val="24"/>
        <w:ind w:firstLine="480"/>
      </w:pPr>
      <w:r>
        <w:t>按照DO－160G中</w:t>
      </w:r>
      <w:r>
        <w:rPr>
          <w:rFonts w:hint="eastAsia"/>
        </w:rPr>
        <w:t>第8章S类</w:t>
      </w:r>
      <w:r>
        <w:t>别</w:t>
      </w:r>
      <w:r>
        <w:rPr>
          <w:rFonts w:hint="eastAsia"/>
        </w:rPr>
        <w:t>（E曲线）进行</w:t>
      </w:r>
      <w:r>
        <w:t>试验，振动</w:t>
      </w:r>
      <w:r>
        <w:rPr>
          <w:rFonts w:hint="eastAsia"/>
        </w:rPr>
        <w:t>试验</w:t>
      </w:r>
      <w:r>
        <w:t>曲线如</w:t>
      </w:r>
      <w:r>
        <w:rPr>
          <w:rFonts w:hint="eastAsia"/>
        </w:rPr>
        <w:t>图21和图22所示</w:t>
      </w:r>
      <w:r>
        <w:t>，</w:t>
      </w:r>
      <w:r>
        <w:rPr>
          <w:rFonts w:hint="eastAsia"/>
        </w:rPr>
        <w:t>试验</w:t>
      </w:r>
      <w:r>
        <w:t>条件</w:t>
      </w:r>
      <w:r>
        <w:rPr>
          <w:rFonts w:hint="eastAsia"/>
        </w:rPr>
        <w:t>见表22</w:t>
      </w:r>
      <w:r>
        <w:t>，安装方向如</w:t>
      </w:r>
      <w:r>
        <w:rPr>
          <w:rFonts w:hint="eastAsia"/>
        </w:rPr>
        <w:t>图23所示</w:t>
      </w:r>
      <w:r>
        <w:t>。</w:t>
      </w:r>
    </w:p>
    <w:p w14:paraId="23962579">
      <w:pPr>
        <w:pStyle w:val="24"/>
        <w:ind w:firstLine="0" w:firstLineChars="0"/>
        <w:jc w:val="center"/>
      </w:pPr>
      <w:r>
        <w:object>
          <v:shape id="_x0000_i1030" o:spt="75" type="#_x0000_t75" style="height:189.3pt;width:318.2pt;" o:ole="t" filled="f" o:preferrelative="t" stroked="f" coordsize="21600,21600">
            <v:path/>
            <v:fill on="f" focussize="0,0"/>
            <v:stroke on="f" joinstyle="miter"/>
            <v:imagedata r:id="rId35" o:title=""/>
            <o:lock v:ext="edit" aspectratio="t"/>
            <w10:wrap type="none"/>
            <w10:anchorlock/>
          </v:shape>
          <o:OLEObject Type="Embed" ProgID="Visio.Drawing.11" ShapeID="_x0000_i1030" DrawAspect="Content" ObjectID="_1468075731" r:id="rId34">
            <o:LockedField>false</o:LockedField>
          </o:OLEObject>
        </w:object>
      </w:r>
    </w:p>
    <w:p w14:paraId="52286800">
      <w:pPr>
        <w:pStyle w:val="61"/>
        <w:numPr>
          <w:ilvl w:val="0"/>
          <w:numId w:val="8"/>
        </w:numPr>
        <w:rPr>
          <w:rFonts w:ascii="黑体" w:hAnsi="黑体" w:cs="宋体"/>
        </w:rPr>
      </w:pPr>
      <w:bookmarkStart w:id="219" w:name="_Toc176262575"/>
      <w:r>
        <w:rPr>
          <w:rFonts w:hint="eastAsia" w:ascii="黑体" w:hAnsi="黑体" w:cs="宋体"/>
        </w:rPr>
        <w:t>标准振动试验曲线</w:t>
      </w:r>
      <w:bookmarkEnd w:id="219"/>
    </w:p>
    <w:p w14:paraId="732AA80E">
      <w:pPr>
        <w:pStyle w:val="59"/>
        <w:numPr>
          <w:ilvl w:val="0"/>
          <w:numId w:val="7"/>
        </w:numPr>
        <w:rPr>
          <w:rFonts w:ascii="黑体" w:hAnsi="黑体" w:cs="宋体"/>
          <w:szCs w:val="21"/>
        </w:rPr>
      </w:pPr>
      <w:bookmarkStart w:id="220" w:name="_Toc176262528"/>
      <w:r>
        <w:rPr>
          <w:rFonts w:hint="eastAsia" w:ascii="黑体" w:hAnsi="黑体" w:cs="宋体"/>
          <w:szCs w:val="21"/>
        </w:rPr>
        <w:t>标准振动试验条件</w:t>
      </w:r>
      <w:bookmarkEnd w:id="220"/>
    </w:p>
    <w:tbl>
      <w:tblPr>
        <w:tblStyle w:val="18"/>
        <w:tblW w:w="5084" w:type="pct"/>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305"/>
        <w:gridCol w:w="706"/>
        <w:gridCol w:w="707"/>
        <w:gridCol w:w="707"/>
        <w:gridCol w:w="707"/>
        <w:gridCol w:w="707"/>
        <w:gridCol w:w="707"/>
        <w:gridCol w:w="926"/>
        <w:gridCol w:w="3260"/>
      </w:tblGrid>
      <w:tr w14:paraId="6E683D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325" w:type="pct"/>
            <w:gridSpan w:val="8"/>
            <w:vAlign w:val="center"/>
          </w:tcPr>
          <w:p w14:paraId="467E1C0B">
            <w:pPr>
              <w:pStyle w:val="24"/>
              <w:ind w:firstLine="0" w:firstLineChars="0"/>
              <w:jc w:val="center"/>
              <w:rPr>
                <w:sz w:val="21"/>
              </w:rPr>
            </w:pPr>
            <w:r>
              <w:rPr>
                <w:sz w:val="21"/>
              </w:rPr>
              <w:t>振动曲线频率拐点</w:t>
            </w:r>
          </w:p>
        </w:tc>
        <w:tc>
          <w:tcPr>
            <w:tcW w:w="1675" w:type="pct"/>
            <w:vAlign w:val="center"/>
          </w:tcPr>
          <w:p w14:paraId="6F06AEAE">
            <w:pPr>
              <w:pStyle w:val="24"/>
              <w:ind w:firstLine="0" w:firstLineChars="0"/>
              <w:jc w:val="center"/>
              <w:rPr>
                <w:sz w:val="21"/>
              </w:rPr>
            </w:pPr>
            <w:r>
              <w:rPr>
                <w:sz w:val="21"/>
              </w:rPr>
              <w:t>试验条件</w:t>
            </w:r>
          </w:p>
        </w:tc>
      </w:tr>
      <w:tr w14:paraId="3F8483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671" w:type="pct"/>
            <w:vAlign w:val="center"/>
          </w:tcPr>
          <w:p w14:paraId="300C2DBE">
            <w:pPr>
              <w:pStyle w:val="24"/>
              <w:ind w:firstLine="0" w:firstLineChars="0"/>
              <w:jc w:val="center"/>
              <w:rPr>
                <w:sz w:val="21"/>
              </w:rPr>
            </w:pPr>
            <w:r>
              <w:rPr>
                <w:sz w:val="21"/>
              </w:rPr>
              <w:t>频率（Hz）</w:t>
            </w:r>
          </w:p>
        </w:tc>
        <w:tc>
          <w:tcPr>
            <w:tcW w:w="363" w:type="pct"/>
            <w:vAlign w:val="center"/>
          </w:tcPr>
          <w:p w14:paraId="5E43AE8F">
            <w:pPr>
              <w:pStyle w:val="24"/>
              <w:ind w:firstLine="0" w:firstLineChars="0"/>
              <w:jc w:val="center"/>
              <w:rPr>
                <w:sz w:val="21"/>
              </w:rPr>
            </w:pPr>
            <w:r>
              <w:rPr>
                <w:sz w:val="21"/>
              </w:rPr>
              <w:t>10</w:t>
            </w:r>
          </w:p>
        </w:tc>
        <w:tc>
          <w:tcPr>
            <w:tcW w:w="363" w:type="pct"/>
            <w:vAlign w:val="center"/>
          </w:tcPr>
          <w:p w14:paraId="658C8A4D">
            <w:pPr>
              <w:pStyle w:val="24"/>
              <w:ind w:firstLine="0" w:firstLineChars="0"/>
              <w:jc w:val="center"/>
              <w:rPr>
                <w:sz w:val="21"/>
              </w:rPr>
            </w:pPr>
            <w:r>
              <w:rPr>
                <w:sz w:val="21"/>
              </w:rPr>
              <w:t>28</w:t>
            </w:r>
          </w:p>
        </w:tc>
        <w:tc>
          <w:tcPr>
            <w:tcW w:w="363" w:type="pct"/>
            <w:vAlign w:val="center"/>
          </w:tcPr>
          <w:p w14:paraId="5BA28A75">
            <w:pPr>
              <w:pStyle w:val="24"/>
              <w:ind w:firstLine="0" w:firstLineChars="0"/>
              <w:jc w:val="center"/>
              <w:rPr>
                <w:sz w:val="21"/>
              </w:rPr>
            </w:pPr>
            <w:r>
              <w:rPr>
                <w:sz w:val="21"/>
              </w:rPr>
              <w:t>40</w:t>
            </w:r>
          </w:p>
        </w:tc>
        <w:tc>
          <w:tcPr>
            <w:tcW w:w="363" w:type="pct"/>
            <w:vAlign w:val="center"/>
          </w:tcPr>
          <w:p w14:paraId="05A68638">
            <w:pPr>
              <w:pStyle w:val="24"/>
              <w:ind w:firstLine="0" w:firstLineChars="0"/>
              <w:jc w:val="center"/>
              <w:rPr>
                <w:sz w:val="21"/>
              </w:rPr>
            </w:pPr>
            <w:r>
              <w:rPr>
                <w:sz w:val="21"/>
              </w:rPr>
              <w:t>100</w:t>
            </w:r>
          </w:p>
        </w:tc>
        <w:tc>
          <w:tcPr>
            <w:tcW w:w="363" w:type="pct"/>
            <w:vAlign w:val="center"/>
          </w:tcPr>
          <w:p w14:paraId="6077D268">
            <w:pPr>
              <w:pStyle w:val="24"/>
              <w:ind w:firstLine="0" w:firstLineChars="0"/>
              <w:jc w:val="center"/>
              <w:rPr>
                <w:sz w:val="21"/>
              </w:rPr>
            </w:pPr>
            <w:r>
              <w:rPr>
                <w:sz w:val="21"/>
              </w:rPr>
              <w:t>200</w:t>
            </w:r>
          </w:p>
        </w:tc>
        <w:tc>
          <w:tcPr>
            <w:tcW w:w="363" w:type="pct"/>
            <w:vAlign w:val="center"/>
          </w:tcPr>
          <w:p w14:paraId="6FCFC53B">
            <w:pPr>
              <w:pStyle w:val="24"/>
              <w:ind w:firstLine="0" w:firstLineChars="0"/>
              <w:jc w:val="center"/>
              <w:rPr>
                <w:sz w:val="21"/>
              </w:rPr>
            </w:pPr>
            <w:r>
              <w:rPr>
                <w:sz w:val="21"/>
              </w:rPr>
              <w:t>500</w:t>
            </w:r>
          </w:p>
        </w:tc>
        <w:tc>
          <w:tcPr>
            <w:tcW w:w="474" w:type="pct"/>
            <w:vAlign w:val="center"/>
          </w:tcPr>
          <w:p w14:paraId="10CE6664">
            <w:pPr>
              <w:pStyle w:val="24"/>
              <w:ind w:firstLine="0" w:firstLineChars="0"/>
              <w:jc w:val="center"/>
              <w:rPr>
                <w:sz w:val="21"/>
              </w:rPr>
            </w:pPr>
            <w:r>
              <w:rPr>
                <w:sz w:val="21"/>
              </w:rPr>
              <w:t>2000</w:t>
            </w:r>
          </w:p>
        </w:tc>
        <w:tc>
          <w:tcPr>
            <w:tcW w:w="1675" w:type="pct"/>
            <w:vMerge w:val="restart"/>
            <w:vAlign w:val="center"/>
          </w:tcPr>
          <w:p w14:paraId="593ACAD7">
            <w:pPr>
              <w:pStyle w:val="24"/>
              <w:ind w:firstLine="0" w:firstLineChars="0"/>
              <w:jc w:val="center"/>
              <w:rPr>
                <w:sz w:val="21"/>
              </w:rPr>
            </w:pPr>
            <w:r>
              <w:rPr>
                <w:sz w:val="21"/>
              </w:rPr>
              <w:t>功能振动：每轴向1h的随机振动；试验曲线见图16-1</w:t>
            </w:r>
          </w:p>
        </w:tc>
      </w:tr>
      <w:tr w14:paraId="410671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671" w:type="pct"/>
            <w:vAlign w:val="center"/>
          </w:tcPr>
          <w:p w14:paraId="59A2A297">
            <w:pPr>
              <w:pStyle w:val="24"/>
              <w:ind w:firstLine="0" w:firstLineChars="0"/>
              <w:jc w:val="center"/>
              <w:rPr>
                <w:sz w:val="21"/>
              </w:rPr>
            </w:pPr>
            <w:r>
              <w:rPr>
                <w:sz w:val="21"/>
              </w:rPr>
              <w:t>功率谱密度（g</w:t>
            </w:r>
            <w:r>
              <w:rPr>
                <w:sz w:val="21"/>
                <w:vertAlign w:val="superscript"/>
              </w:rPr>
              <w:t>2</w:t>
            </w:r>
            <w:r>
              <w:rPr>
                <w:sz w:val="21"/>
              </w:rPr>
              <w:t>/Hz）</w:t>
            </w:r>
          </w:p>
        </w:tc>
        <w:tc>
          <w:tcPr>
            <w:tcW w:w="363" w:type="pct"/>
            <w:vAlign w:val="center"/>
          </w:tcPr>
          <w:p w14:paraId="4F4463E8">
            <w:pPr>
              <w:pStyle w:val="24"/>
              <w:ind w:firstLine="0" w:firstLineChars="0"/>
              <w:jc w:val="center"/>
              <w:rPr>
                <w:sz w:val="21"/>
              </w:rPr>
            </w:pPr>
            <w:r>
              <w:rPr>
                <w:sz w:val="21"/>
              </w:rPr>
              <w:t>0.020</w:t>
            </w:r>
          </w:p>
        </w:tc>
        <w:tc>
          <w:tcPr>
            <w:tcW w:w="363" w:type="pct"/>
            <w:vAlign w:val="center"/>
          </w:tcPr>
          <w:p w14:paraId="0DB98816">
            <w:pPr>
              <w:pStyle w:val="24"/>
              <w:ind w:firstLine="0" w:firstLineChars="0"/>
              <w:jc w:val="center"/>
              <w:rPr>
                <w:sz w:val="21"/>
              </w:rPr>
            </w:pPr>
            <w:r>
              <w:rPr>
                <w:sz w:val="21"/>
              </w:rPr>
              <w:t>0.020</w:t>
            </w:r>
          </w:p>
        </w:tc>
        <w:tc>
          <w:tcPr>
            <w:tcW w:w="363" w:type="pct"/>
            <w:vAlign w:val="center"/>
          </w:tcPr>
          <w:p w14:paraId="21A66E70">
            <w:pPr>
              <w:pStyle w:val="24"/>
              <w:ind w:firstLine="0" w:firstLineChars="0"/>
              <w:jc w:val="center"/>
              <w:rPr>
                <w:sz w:val="21"/>
              </w:rPr>
            </w:pPr>
            <w:r>
              <w:rPr>
                <w:sz w:val="21"/>
              </w:rPr>
              <w:t>0.040</w:t>
            </w:r>
          </w:p>
        </w:tc>
        <w:tc>
          <w:tcPr>
            <w:tcW w:w="363" w:type="pct"/>
            <w:vAlign w:val="center"/>
          </w:tcPr>
          <w:p w14:paraId="08E78C3E">
            <w:pPr>
              <w:pStyle w:val="24"/>
              <w:ind w:firstLine="0" w:firstLineChars="0"/>
              <w:jc w:val="center"/>
              <w:rPr>
                <w:sz w:val="21"/>
              </w:rPr>
            </w:pPr>
            <w:r>
              <w:rPr>
                <w:sz w:val="21"/>
              </w:rPr>
              <w:t>0.040</w:t>
            </w:r>
          </w:p>
        </w:tc>
        <w:tc>
          <w:tcPr>
            <w:tcW w:w="363" w:type="pct"/>
            <w:vAlign w:val="center"/>
          </w:tcPr>
          <w:p w14:paraId="35FBD9ED">
            <w:pPr>
              <w:pStyle w:val="24"/>
              <w:ind w:firstLine="0" w:firstLineChars="0"/>
              <w:jc w:val="center"/>
              <w:rPr>
                <w:sz w:val="21"/>
              </w:rPr>
            </w:pPr>
            <w:r>
              <w:rPr>
                <w:sz w:val="21"/>
              </w:rPr>
              <w:t>0.080</w:t>
            </w:r>
          </w:p>
        </w:tc>
        <w:tc>
          <w:tcPr>
            <w:tcW w:w="363" w:type="pct"/>
            <w:vAlign w:val="center"/>
          </w:tcPr>
          <w:p w14:paraId="19E423CE">
            <w:pPr>
              <w:pStyle w:val="24"/>
              <w:ind w:firstLine="0" w:firstLineChars="0"/>
              <w:jc w:val="center"/>
              <w:rPr>
                <w:sz w:val="21"/>
              </w:rPr>
            </w:pPr>
            <w:r>
              <w:rPr>
                <w:sz w:val="21"/>
              </w:rPr>
              <w:t>0.080</w:t>
            </w:r>
          </w:p>
        </w:tc>
        <w:tc>
          <w:tcPr>
            <w:tcW w:w="474" w:type="pct"/>
            <w:vAlign w:val="center"/>
          </w:tcPr>
          <w:p w14:paraId="603E4CFB">
            <w:pPr>
              <w:pStyle w:val="24"/>
              <w:ind w:firstLine="0" w:firstLineChars="0"/>
              <w:jc w:val="center"/>
              <w:rPr>
                <w:sz w:val="21"/>
              </w:rPr>
            </w:pPr>
            <w:r>
              <w:rPr>
                <w:sz w:val="21"/>
              </w:rPr>
              <w:t>0.00505</w:t>
            </w:r>
          </w:p>
        </w:tc>
        <w:tc>
          <w:tcPr>
            <w:tcW w:w="1675" w:type="pct"/>
            <w:vMerge w:val="continue"/>
            <w:vAlign w:val="center"/>
          </w:tcPr>
          <w:p w14:paraId="511C2D66">
            <w:pPr>
              <w:pStyle w:val="24"/>
              <w:ind w:firstLine="0" w:firstLineChars="0"/>
              <w:jc w:val="center"/>
              <w:rPr>
                <w:sz w:val="21"/>
              </w:rPr>
            </w:pPr>
          </w:p>
        </w:tc>
      </w:tr>
    </w:tbl>
    <w:p w14:paraId="2F368419">
      <w:pPr>
        <w:pStyle w:val="37"/>
        <w:rPr>
          <w:rFonts w:ascii="黑体" w:hAnsi="黑体" w:cs="宋体"/>
        </w:rPr>
      </w:pPr>
    </w:p>
    <w:p w14:paraId="59769217">
      <w:pPr>
        <w:pStyle w:val="35"/>
        <w:numPr>
          <w:ilvl w:val="2"/>
          <w:numId w:val="2"/>
        </w:numPr>
        <w:tabs>
          <w:tab w:val="clear" w:pos="340"/>
          <w:tab w:val="clear" w:pos="567"/>
        </w:tabs>
        <w:spacing w:line="420" w:lineRule="exact"/>
      </w:pPr>
      <w:bookmarkStart w:id="221" w:name="_Toc176264409"/>
      <w:r>
        <w:rPr>
          <w:rFonts w:hint="eastAsia"/>
        </w:rPr>
        <w:t>受试/陪试设备</w:t>
      </w:r>
      <w:bookmarkEnd w:id="221"/>
    </w:p>
    <w:p w14:paraId="34CF627C">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受试设备：名称-件号，详细构型见6.1 受试设备构型状态</w:t>
      </w:r>
    </w:p>
    <w:p w14:paraId="1301F8A1">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陪试设备：无。</w:t>
      </w:r>
    </w:p>
    <w:p w14:paraId="4DABFA33">
      <w:pPr>
        <w:pStyle w:val="32"/>
        <w:spacing w:line="500" w:lineRule="exact"/>
        <w:ind w:firstLine="480"/>
        <w:rPr>
          <w:rFonts w:ascii="Times New Roman" w:hAnsi="Times New Roman"/>
          <w:sz w:val="24"/>
          <w:szCs w:val="24"/>
        </w:rPr>
      </w:pPr>
      <w:r>
        <w:rPr>
          <w:rFonts w:hint="eastAsia" w:ascii="Times New Roman" w:hAnsi="Times New Roman"/>
          <w:sz w:val="24"/>
          <w:szCs w:val="24"/>
        </w:rPr>
        <w:t>搭接要求：无。</w:t>
      </w:r>
    </w:p>
    <w:p w14:paraId="59AA5BD4">
      <w:pPr>
        <w:pStyle w:val="35"/>
        <w:numPr>
          <w:ilvl w:val="2"/>
          <w:numId w:val="2"/>
        </w:numPr>
        <w:tabs>
          <w:tab w:val="clear" w:pos="340"/>
          <w:tab w:val="clear" w:pos="567"/>
        </w:tabs>
        <w:spacing w:line="420" w:lineRule="exact"/>
      </w:pPr>
      <w:bookmarkStart w:id="222" w:name="_Toc176264410"/>
      <w:r>
        <w:rPr>
          <w:rFonts w:hint="eastAsia"/>
        </w:rPr>
        <w:t>试验设备、测试设备及要求</w:t>
      </w:r>
      <w:bookmarkEnd w:id="222"/>
    </w:p>
    <w:p w14:paraId="5457EB58">
      <w:pPr>
        <w:pStyle w:val="24"/>
        <w:ind w:firstLine="480"/>
      </w:pPr>
    </w:p>
    <w:p w14:paraId="4BEC747F">
      <w:pPr>
        <w:pStyle w:val="24"/>
        <w:ind w:firstLine="480"/>
        <w:rPr>
          <w:rFonts w:hint="eastAsia"/>
        </w:rPr>
      </w:pPr>
    </w:p>
    <w:p w14:paraId="7791C408">
      <w:pPr>
        <w:pStyle w:val="59"/>
        <w:numPr>
          <w:ilvl w:val="0"/>
          <w:numId w:val="7"/>
        </w:numPr>
        <w:rPr>
          <w:rFonts w:ascii="黑体" w:hAnsi="黑体" w:cs="宋体"/>
        </w:rPr>
      </w:pPr>
      <w:bookmarkStart w:id="223" w:name="_Toc176262529"/>
      <w:r>
        <w:rPr>
          <w:rFonts w:hint="eastAsia" w:ascii="黑体" w:hAnsi="黑体" w:cs="宋体"/>
        </w:rPr>
        <w:t>设备信息表</w:t>
      </w:r>
      <w:bookmarkEnd w:id="223"/>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9"/>
        <w:gridCol w:w="1941"/>
        <w:gridCol w:w="1974"/>
        <w:gridCol w:w="1671"/>
        <w:gridCol w:w="1778"/>
        <w:gridCol w:w="1438"/>
      </w:tblGrid>
      <w:tr w14:paraId="78F67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12" w:space="0"/>
              <w:left w:val="single" w:color="auto" w:sz="12" w:space="0"/>
              <w:bottom w:val="single" w:color="auto" w:sz="6" w:space="0"/>
              <w:right w:val="single" w:color="auto" w:sz="6" w:space="0"/>
            </w:tcBorders>
            <w:vAlign w:val="center"/>
          </w:tcPr>
          <w:p w14:paraId="2E1A55F4">
            <w:pPr>
              <w:adjustRightInd w:val="0"/>
              <w:jc w:val="center"/>
              <w:textAlignment w:val="baseline"/>
              <w:rPr>
                <w:rFonts w:eastAsiaTheme="minorEastAsia"/>
                <w:bCs/>
                <w:kern w:val="28"/>
                <w:szCs w:val="21"/>
              </w:rPr>
            </w:pPr>
            <w:r>
              <w:rPr>
                <w:rFonts w:eastAsiaTheme="minorEastAsia"/>
                <w:bCs/>
                <w:kern w:val="28"/>
                <w:szCs w:val="21"/>
              </w:rPr>
              <w:t>序号</w:t>
            </w:r>
          </w:p>
        </w:tc>
        <w:tc>
          <w:tcPr>
            <w:tcW w:w="1014" w:type="pct"/>
            <w:tcBorders>
              <w:top w:val="single" w:color="auto" w:sz="12" w:space="0"/>
              <w:left w:val="single" w:color="auto" w:sz="6" w:space="0"/>
              <w:bottom w:val="single" w:color="auto" w:sz="6" w:space="0"/>
              <w:right w:val="single" w:color="auto" w:sz="6" w:space="0"/>
            </w:tcBorders>
            <w:vAlign w:val="center"/>
          </w:tcPr>
          <w:p w14:paraId="43602C9C">
            <w:pPr>
              <w:adjustRightInd w:val="0"/>
              <w:jc w:val="center"/>
              <w:textAlignment w:val="baseline"/>
              <w:rPr>
                <w:rFonts w:eastAsiaTheme="minorEastAsia"/>
                <w:bCs/>
                <w:kern w:val="28"/>
                <w:szCs w:val="21"/>
              </w:rPr>
            </w:pPr>
            <w:r>
              <w:rPr>
                <w:rFonts w:eastAsiaTheme="minorEastAsia"/>
                <w:bCs/>
                <w:kern w:val="28"/>
                <w:szCs w:val="21"/>
              </w:rPr>
              <w:t>设备名称</w:t>
            </w:r>
          </w:p>
        </w:tc>
        <w:tc>
          <w:tcPr>
            <w:tcW w:w="1031" w:type="pct"/>
            <w:tcBorders>
              <w:top w:val="single" w:color="auto" w:sz="12" w:space="0"/>
              <w:left w:val="single" w:color="auto" w:sz="6" w:space="0"/>
              <w:bottom w:val="single" w:color="auto" w:sz="6" w:space="0"/>
              <w:right w:val="single" w:color="auto" w:sz="6" w:space="0"/>
            </w:tcBorders>
            <w:vAlign w:val="center"/>
          </w:tcPr>
          <w:p w14:paraId="5B9C34A3">
            <w:pPr>
              <w:adjustRightInd w:val="0"/>
              <w:jc w:val="center"/>
              <w:textAlignment w:val="baseline"/>
              <w:rPr>
                <w:rFonts w:eastAsiaTheme="minorEastAsia"/>
                <w:bCs/>
                <w:kern w:val="28"/>
                <w:szCs w:val="21"/>
              </w:rPr>
            </w:pPr>
            <w:r>
              <w:rPr>
                <w:rFonts w:eastAsiaTheme="minorEastAsia"/>
                <w:bCs/>
                <w:kern w:val="28"/>
                <w:szCs w:val="21"/>
              </w:rPr>
              <w:t>用途</w:t>
            </w:r>
          </w:p>
        </w:tc>
        <w:tc>
          <w:tcPr>
            <w:tcW w:w="873" w:type="pct"/>
            <w:tcBorders>
              <w:top w:val="single" w:color="auto" w:sz="12" w:space="0"/>
              <w:left w:val="single" w:color="auto" w:sz="6" w:space="0"/>
              <w:bottom w:val="single" w:color="auto" w:sz="6" w:space="0"/>
              <w:right w:val="single" w:color="auto" w:sz="6" w:space="0"/>
            </w:tcBorders>
            <w:vAlign w:val="center"/>
          </w:tcPr>
          <w:p w14:paraId="129C347F">
            <w:pPr>
              <w:adjustRightInd w:val="0"/>
              <w:jc w:val="center"/>
              <w:textAlignment w:val="baseline"/>
              <w:rPr>
                <w:rFonts w:eastAsiaTheme="minorEastAsia"/>
                <w:bCs/>
                <w:kern w:val="28"/>
                <w:szCs w:val="21"/>
              </w:rPr>
            </w:pPr>
            <w:r>
              <w:rPr>
                <w:rFonts w:eastAsiaTheme="minorEastAsia"/>
                <w:bCs/>
                <w:kern w:val="28"/>
                <w:szCs w:val="21"/>
              </w:rPr>
              <w:t>设备型号</w:t>
            </w:r>
          </w:p>
        </w:tc>
        <w:tc>
          <w:tcPr>
            <w:tcW w:w="929" w:type="pct"/>
            <w:tcBorders>
              <w:top w:val="single" w:color="auto" w:sz="12" w:space="0"/>
              <w:left w:val="single" w:color="auto" w:sz="6" w:space="0"/>
              <w:bottom w:val="single" w:color="auto" w:sz="6" w:space="0"/>
              <w:right w:val="single" w:color="auto" w:sz="6" w:space="0"/>
            </w:tcBorders>
            <w:vAlign w:val="center"/>
          </w:tcPr>
          <w:p w14:paraId="0D96B977">
            <w:pPr>
              <w:adjustRightInd w:val="0"/>
              <w:jc w:val="center"/>
              <w:textAlignment w:val="baseline"/>
              <w:rPr>
                <w:rFonts w:eastAsiaTheme="minorEastAsia"/>
                <w:bCs/>
                <w:kern w:val="28"/>
                <w:szCs w:val="21"/>
              </w:rPr>
            </w:pPr>
            <w:r>
              <w:rPr>
                <w:rFonts w:eastAsiaTheme="minorEastAsia"/>
                <w:bCs/>
                <w:kern w:val="28"/>
                <w:szCs w:val="21"/>
              </w:rPr>
              <w:t>技术要求/精度</w:t>
            </w:r>
          </w:p>
        </w:tc>
        <w:tc>
          <w:tcPr>
            <w:tcW w:w="751" w:type="pct"/>
            <w:tcBorders>
              <w:top w:val="single" w:color="auto" w:sz="12" w:space="0"/>
              <w:left w:val="single" w:color="auto" w:sz="6" w:space="0"/>
              <w:bottom w:val="single" w:color="auto" w:sz="6" w:space="0"/>
              <w:right w:val="single" w:color="auto" w:sz="12" w:space="0"/>
            </w:tcBorders>
            <w:vAlign w:val="center"/>
          </w:tcPr>
          <w:p w14:paraId="6A55CF16">
            <w:pPr>
              <w:adjustRightInd w:val="0"/>
              <w:spacing w:line="480" w:lineRule="auto"/>
              <w:jc w:val="center"/>
              <w:textAlignment w:val="baseline"/>
              <w:rPr>
                <w:rFonts w:eastAsiaTheme="minorEastAsia"/>
                <w:bCs/>
                <w:kern w:val="28"/>
                <w:szCs w:val="21"/>
              </w:rPr>
            </w:pPr>
            <w:r>
              <w:rPr>
                <w:rFonts w:eastAsiaTheme="minorEastAsia"/>
                <w:bCs/>
                <w:kern w:val="28"/>
                <w:szCs w:val="21"/>
              </w:rPr>
              <w:t>校验方式</w:t>
            </w:r>
          </w:p>
        </w:tc>
      </w:tr>
      <w:tr w14:paraId="4FD1B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231017A0">
            <w:pPr>
              <w:pStyle w:val="32"/>
              <w:numPr>
                <w:ilvl w:val="0"/>
                <w:numId w:val="31"/>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3B670741">
            <w:pPr>
              <w:adjustRightInd w:val="0"/>
              <w:jc w:val="center"/>
              <w:textAlignment w:val="baseline"/>
              <w:rPr>
                <w:rFonts w:eastAsiaTheme="minorEastAsia"/>
                <w:kern w:val="0"/>
                <w:szCs w:val="21"/>
              </w:rPr>
            </w:pPr>
            <w:r>
              <w:rPr>
                <w:rFonts w:eastAsiaTheme="minorEastAsia"/>
                <w:szCs w:val="21"/>
              </w:rPr>
              <w:t>X-Y记录仪</w:t>
            </w:r>
          </w:p>
        </w:tc>
        <w:tc>
          <w:tcPr>
            <w:tcW w:w="1031" w:type="pct"/>
            <w:tcBorders>
              <w:top w:val="single" w:color="auto" w:sz="6" w:space="0"/>
              <w:left w:val="single" w:color="auto" w:sz="6" w:space="0"/>
              <w:bottom w:val="single" w:color="auto" w:sz="6" w:space="0"/>
              <w:right w:val="single" w:color="auto" w:sz="6" w:space="0"/>
            </w:tcBorders>
            <w:vAlign w:val="center"/>
          </w:tcPr>
          <w:p w14:paraId="7A8E0FF1">
            <w:pPr>
              <w:adjustRightInd w:val="0"/>
              <w:jc w:val="center"/>
              <w:textAlignment w:val="baseline"/>
              <w:rPr>
                <w:rFonts w:eastAsiaTheme="minorEastAsia"/>
                <w:kern w:val="28"/>
                <w:szCs w:val="21"/>
              </w:rPr>
            </w:pPr>
            <w:r>
              <w:rPr>
                <w:rFonts w:eastAsiaTheme="minorEastAsia"/>
                <w:kern w:val="28"/>
                <w:szCs w:val="21"/>
              </w:rPr>
              <w:t>产品功能性能测试</w:t>
            </w:r>
          </w:p>
        </w:tc>
        <w:tc>
          <w:tcPr>
            <w:tcW w:w="873" w:type="pct"/>
            <w:tcBorders>
              <w:top w:val="single" w:color="auto" w:sz="6" w:space="0"/>
              <w:left w:val="single" w:color="auto" w:sz="6" w:space="0"/>
              <w:bottom w:val="single" w:color="auto" w:sz="6" w:space="0"/>
              <w:right w:val="single" w:color="auto" w:sz="6" w:space="0"/>
            </w:tcBorders>
            <w:vAlign w:val="center"/>
          </w:tcPr>
          <w:p w14:paraId="37068DC2">
            <w:pPr>
              <w:adjustRightInd w:val="0"/>
              <w:jc w:val="center"/>
              <w:textAlignment w:val="baseline"/>
              <w:rPr>
                <w:rFonts w:eastAsiaTheme="minorEastAsia"/>
                <w:kern w:val="28"/>
                <w:szCs w:val="21"/>
              </w:rPr>
            </w:pPr>
            <w:r>
              <w:rPr>
                <w:rFonts w:hint="eastAsia" w:eastAsiaTheme="minorEastAsia"/>
                <w:kern w:val="28"/>
                <w:szCs w:val="21"/>
              </w:rPr>
              <w:t>TBC</w:t>
            </w:r>
          </w:p>
        </w:tc>
        <w:tc>
          <w:tcPr>
            <w:tcW w:w="1778" w:type="dxa"/>
            <w:tcBorders>
              <w:top w:val="single" w:color="auto" w:sz="6" w:space="0"/>
              <w:left w:val="single" w:color="auto" w:sz="6" w:space="0"/>
              <w:bottom w:val="single" w:color="auto" w:sz="6" w:space="0"/>
              <w:right w:val="single" w:color="auto" w:sz="6" w:space="0"/>
            </w:tcBorders>
            <w:vAlign w:val="center"/>
          </w:tcPr>
          <w:p w14:paraId="11791309">
            <w:pPr>
              <w:adjustRightInd w:val="0"/>
              <w:jc w:val="center"/>
              <w:textAlignment w:val="baseline"/>
              <w:rPr>
                <w:rFonts w:eastAsiaTheme="minorEastAsia"/>
                <w:kern w:val="0"/>
                <w:szCs w:val="21"/>
              </w:rPr>
            </w:pPr>
            <w:r>
              <w:rPr>
                <w:rFonts w:hint="eastAsia" w:cs="宋体"/>
                <w:kern w:val="0"/>
                <w:szCs w:val="21"/>
              </w:rPr>
              <w:t>/</w:t>
            </w:r>
          </w:p>
        </w:tc>
        <w:tc>
          <w:tcPr>
            <w:tcW w:w="1438" w:type="dxa"/>
            <w:tcBorders>
              <w:top w:val="single" w:color="auto" w:sz="6" w:space="0"/>
              <w:left w:val="single" w:color="auto" w:sz="6" w:space="0"/>
              <w:bottom w:val="single" w:color="auto" w:sz="6" w:space="0"/>
              <w:right w:val="single" w:color="auto" w:sz="12" w:space="0"/>
            </w:tcBorders>
            <w:vAlign w:val="center"/>
          </w:tcPr>
          <w:p w14:paraId="6CDC05A7">
            <w:pPr>
              <w:adjustRightInd w:val="0"/>
              <w:jc w:val="center"/>
              <w:textAlignment w:val="baseline"/>
              <w:rPr>
                <w:rFonts w:eastAsiaTheme="minorEastAsia"/>
                <w:kern w:val="0"/>
                <w:szCs w:val="21"/>
                <w:highlight w:val="yellow"/>
              </w:rPr>
            </w:pPr>
            <w:r>
              <w:rPr>
                <w:rFonts w:hint="eastAsia" w:cs="宋体"/>
                <w:kern w:val="0"/>
                <w:szCs w:val="21"/>
              </w:rPr>
              <w:t>定检</w:t>
            </w:r>
          </w:p>
        </w:tc>
      </w:tr>
      <w:tr w14:paraId="12416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3BB8CCC8">
            <w:pPr>
              <w:pStyle w:val="32"/>
              <w:numPr>
                <w:ilvl w:val="0"/>
                <w:numId w:val="31"/>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3B94F6AA">
            <w:pPr>
              <w:adjustRightInd w:val="0"/>
              <w:jc w:val="center"/>
              <w:textAlignment w:val="baseline"/>
              <w:rPr>
                <w:rFonts w:eastAsiaTheme="minorEastAsia"/>
                <w:kern w:val="28"/>
                <w:szCs w:val="21"/>
              </w:rPr>
            </w:pPr>
            <w:r>
              <w:rPr>
                <w:rFonts w:eastAsiaTheme="minorEastAsia"/>
                <w:szCs w:val="21"/>
              </w:rPr>
              <w:t>信号放大器</w:t>
            </w:r>
          </w:p>
        </w:tc>
        <w:tc>
          <w:tcPr>
            <w:tcW w:w="1031" w:type="pct"/>
            <w:tcBorders>
              <w:top w:val="single" w:color="auto" w:sz="6" w:space="0"/>
              <w:left w:val="single" w:color="auto" w:sz="6" w:space="0"/>
              <w:bottom w:val="single" w:color="auto" w:sz="6" w:space="0"/>
              <w:right w:val="single" w:color="auto" w:sz="6" w:space="0"/>
            </w:tcBorders>
            <w:vAlign w:val="center"/>
          </w:tcPr>
          <w:p w14:paraId="5CC7A1B6">
            <w:pPr>
              <w:adjustRightInd w:val="0"/>
              <w:jc w:val="center"/>
              <w:textAlignment w:val="baseline"/>
              <w:rPr>
                <w:rFonts w:eastAsiaTheme="minorEastAsia"/>
                <w:kern w:val="28"/>
                <w:szCs w:val="21"/>
              </w:rPr>
            </w:pPr>
            <w:r>
              <w:rPr>
                <w:rFonts w:eastAsiaTheme="minorEastAsia"/>
                <w:kern w:val="28"/>
                <w:szCs w:val="21"/>
              </w:rPr>
              <w:t>产品功能性能测试</w:t>
            </w:r>
          </w:p>
        </w:tc>
        <w:tc>
          <w:tcPr>
            <w:tcW w:w="873" w:type="pct"/>
            <w:tcBorders>
              <w:top w:val="single" w:color="auto" w:sz="6" w:space="0"/>
              <w:left w:val="single" w:color="auto" w:sz="6" w:space="0"/>
              <w:bottom w:val="single" w:color="auto" w:sz="6" w:space="0"/>
              <w:right w:val="single" w:color="auto" w:sz="6" w:space="0"/>
            </w:tcBorders>
            <w:vAlign w:val="center"/>
          </w:tcPr>
          <w:p w14:paraId="7193A7AB">
            <w:pPr>
              <w:adjustRightInd w:val="0"/>
              <w:jc w:val="center"/>
              <w:textAlignment w:val="baseline"/>
              <w:rPr>
                <w:rFonts w:eastAsiaTheme="minorEastAsia"/>
                <w:kern w:val="28"/>
                <w:szCs w:val="21"/>
              </w:rPr>
            </w:pPr>
            <w:r>
              <w:rPr>
                <w:rFonts w:hint="eastAsia" w:eastAsiaTheme="minorEastAsia"/>
                <w:kern w:val="28"/>
                <w:szCs w:val="21"/>
              </w:rPr>
              <w:t>TBC</w:t>
            </w:r>
          </w:p>
        </w:tc>
        <w:tc>
          <w:tcPr>
            <w:tcW w:w="1778" w:type="dxa"/>
            <w:tcBorders>
              <w:top w:val="single" w:color="auto" w:sz="6" w:space="0"/>
              <w:left w:val="single" w:color="auto" w:sz="6" w:space="0"/>
              <w:bottom w:val="single" w:color="auto" w:sz="6" w:space="0"/>
              <w:right w:val="single" w:color="auto" w:sz="6" w:space="0"/>
            </w:tcBorders>
            <w:vAlign w:val="center"/>
          </w:tcPr>
          <w:p w14:paraId="4894422F">
            <w:pPr>
              <w:adjustRightInd w:val="0"/>
              <w:jc w:val="center"/>
              <w:textAlignment w:val="baseline"/>
              <w:rPr>
                <w:rFonts w:eastAsiaTheme="minorEastAsia"/>
                <w:kern w:val="28"/>
                <w:szCs w:val="21"/>
              </w:rPr>
            </w:pPr>
            <w:r>
              <w:rPr>
                <w:rFonts w:hint="eastAsia" w:cs="宋体"/>
                <w:kern w:val="0"/>
                <w:szCs w:val="21"/>
              </w:rPr>
              <w:t>/</w:t>
            </w:r>
          </w:p>
        </w:tc>
        <w:tc>
          <w:tcPr>
            <w:tcW w:w="1438" w:type="dxa"/>
            <w:tcBorders>
              <w:top w:val="single" w:color="auto" w:sz="6" w:space="0"/>
              <w:left w:val="single" w:color="auto" w:sz="6" w:space="0"/>
              <w:bottom w:val="single" w:color="auto" w:sz="6" w:space="0"/>
              <w:right w:val="single" w:color="auto" w:sz="12" w:space="0"/>
            </w:tcBorders>
            <w:vAlign w:val="center"/>
          </w:tcPr>
          <w:p w14:paraId="7ABBD0AC">
            <w:pPr>
              <w:adjustRightInd w:val="0"/>
              <w:jc w:val="center"/>
              <w:textAlignment w:val="baseline"/>
              <w:rPr>
                <w:rFonts w:eastAsiaTheme="minorEastAsia"/>
                <w:kern w:val="28"/>
                <w:szCs w:val="21"/>
                <w:highlight w:val="yellow"/>
              </w:rPr>
            </w:pPr>
            <w:r>
              <w:rPr>
                <w:rFonts w:hint="eastAsia" w:cs="宋体"/>
                <w:kern w:val="0"/>
                <w:szCs w:val="21"/>
              </w:rPr>
              <w:t>定检</w:t>
            </w:r>
          </w:p>
        </w:tc>
      </w:tr>
      <w:tr w14:paraId="6FF08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713CBD5F">
            <w:pPr>
              <w:pStyle w:val="32"/>
              <w:numPr>
                <w:ilvl w:val="0"/>
                <w:numId w:val="31"/>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4239DFA5">
            <w:pPr>
              <w:adjustRightInd w:val="0"/>
              <w:jc w:val="center"/>
              <w:textAlignment w:val="baseline"/>
              <w:rPr>
                <w:rFonts w:eastAsiaTheme="minorEastAsia"/>
                <w:kern w:val="28"/>
                <w:szCs w:val="21"/>
              </w:rPr>
            </w:pPr>
            <w:r>
              <w:rPr>
                <w:rFonts w:eastAsiaTheme="minorEastAsia"/>
                <w:szCs w:val="21"/>
              </w:rPr>
              <w:t>液压试验台架</w:t>
            </w:r>
          </w:p>
        </w:tc>
        <w:tc>
          <w:tcPr>
            <w:tcW w:w="1031" w:type="pct"/>
            <w:tcBorders>
              <w:top w:val="single" w:color="auto" w:sz="6" w:space="0"/>
              <w:left w:val="single" w:color="auto" w:sz="6" w:space="0"/>
              <w:bottom w:val="single" w:color="auto" w:sz="6" w:space="0"/>
              <w:right w:val="single" w:color="auto" w:sz="6" w:space="0"/>
            </w:tcBorders>
            <w:vAlign w:val="center"/>
          </w:tcPr>
          <w:p w14:paraId="414599C7">
            <w:pPr>
              <w:adjustRightInd w:val="0"/>
              <w:jc w:val="center"/>
              <w:textAlignment w:val="baseline"/>
              <w:rPr>
                <w:rFonts w:eastAsiaTheme="minorEastAsia"/>
                <w:kern w:val="28"/>
                <w:szCs w:val="21"/>
              </w:rPr>
            </w:pPr>
            <w:r>
              <w:rPr>
                <w:rFonts w:eastAsiaTheme="minorEastAsia"/>
                <w:kern w:val="28"/>
                <w:szCs w:val="21"/>
              </w:rPr>
              <w:t>产品功能性能测试</w:t>
            </w:r>
          </w:p>
        </w:tc>
        <w:tc>
          <w:tcPr>
            <w:tcW w:w="873" w:type="pct"/>
            <w:tcBorders>
              <w:top w:val="single" w:color="auto" w:sz="6" w:space="0"/>
              <w:left w:val="single" w:color="auto" w:sz="6" w:space="0"/>
              <w:bottom w:val="single" w:color="auto" w:sz="6" w:space="0"/>
              <w:right w:val="single" w:color="auto" w:sz="6" w:space="0"/>
            </w:tcBorders>
            <w:vAlign w:val="center"/>
          </w:tcPr>
          <w:p w14:paraId="26294328">
            <w:pPr>
              <w:adjustRightInd w:val="0"/>
              <w:jc w:val="center"/>
              <w:textAlignment w:val="baseline"/>
              <w:rPr>
                <w:rFonts w:eastAsiaTheme="minorEastAsia"/>
                <w:kern w:val="28"/>
                <w:szCs w:val="21"/>
              </w:rPr>
            </w:pPr>
            <w:r>
              <w:rPr>
                <w:rFonts w:hint="eastAsia" w:eastAsiaTheme="minorEastAsia"/>
                <w:kern w:val="28"/>
                <w:szCs w:val="21"/>
              </w:rPr>
              <w:t>TBC</w:t>
            </w:r>
          </w:p>
        </w:tc>
        <w:tc>
          <w:tcPr>
            <w:tcW w:w="1778" w:type="dxa"/>
            <w:tcBorders>
              <w:top w:val="single" w:color="auto" w:sz="6" w:space="0"/>
              <w:left w:val="single" w:color="auto" w:sz="6" w:space="0"/>
              <w:bottom w:val="single" w:color="auto" w:sz="6" w:space="0"/>
              <w:right w:val="single" w:color="auto" w:sz="6" w:space="0"/>
            </w:tcBorders>
            <w:vAlign w:val="center"/>
          </w:tcPr>
          <w:p w14:paraId="18022389">
            <w:pPr>
              <w:adjustRightInd w:val="0"/>
              <w:jc w:val="center"/>
              <w:textAlignment w:val="baseline"/>
              <w:rPr>
                <w:rFonts w:eastAsiaTheme="minorEastAsia"/>
                <w:kern w:val="28"/>
                <w:szCs w:val="21"/>
              </w:rPr>
            </w:pPr>
            <w:r>
              <w:rPr>
                <w:rFonts w:hint="eastAsia" w:cs="宋体"/>
                <w:kern w:val="0"/>
                <w:szCs w:val="21"/>
              </w:rPr>
              <w:t>/</w:t>
            </w:r>
          </w:p>
        </w:tc>
        <w:tc>
          <w:tcPr>
            <w:tcW w:w="1438" w:type="dxa"/>
            <w:tcBorders>
              <w:top w:val="single" w:color="auto" w:sz="6" w:space="0"/>
              <w:left w:val="single" w:color="auto" w:sz="6" w:space="0"/>
              <w:bottom w:val="single" w:color="auto" w:sz="6" w:space="0"/>
              <w:right w:val="single" w:color="auto" w:sz="12" w:space="0"/>
            </w:tcBorders>
            <w:vAlign w:val="center"/>
          </w:tcPr>
          <w:p w14:paraId="2519F59E">
            <w:pPr>
              <w:adjustRightInd w:val="0"/>
              <w:jc w:val="center"/>
              <w:textAlignment w:val="baseline"/>
              <w:rPr>
                <w:rFonts w:eastAsiaTheme="minorEastAsia"/>
                <w:kern w:val="28"/>
                <w:szCs w:val="21"/>
                <w:highlight w:val="yellow"/>
              </w:rPr>
            </w:pPr>
            <w:r>
              <w:rPr>
                <w:rFonts w:hint="eastAsia" w:cs="宋体"/>
                <w:kern w:val="0"/>
                <w:szCs w:val="21"/>
              </w:rPr>
              <w:t>定检</w:t>
            </w:r>
          </w:p>
        </w:tc>
      </w:tr>
      <w:tr w14:paraId="606A1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796DE06A">
            <w:pPr>
              <w:pStyle w:val="32"/>
              <w:numPr>
                <w:ilvl w:val="0"/>
                <w:numId w:val="31"/>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0747481C">
            <w:pPr>
              <w:adjustRightInd w:val="0"/>
              <w:jc w:val="center"/>
              <w:textAlignment w:val="baseline"/>
              <w:rPr>
                <w:rFonts w:eastAsiaTheme="minorEastAsia"/>
                <w:szCs w:val="21"/>
              </w:rPr>
            </w:pPr>
            <w:r>
              <w:rPr>
                <w:rFonts w:eastAsiaTheme="minorEastAsia"/>
                <w:szCs w:val="21"/>
              </w:rPr>
              <w:t>流量计</w:t>
            </w:r>
          </w:p>
        </w:tc>
        <w:tc>
          <w:tcPr>
            <w:tcW w:w="1031" w:type="pct"/>
            <w:tcBorders>
              <w:top w:val="single" w:color="auto" w:sz="6" w:space="0"/>
              <w:left w:val="single" w:color="auto" w:sz="6" w:space="0"/>
              <w:bottom w:val="single" w:color="auto" w:sz="6" w:space="0"/>
              <w:right w:val="single" w:color="auto" w:sz="6" w:space="0"/>
            </w:tcBorders>
            <w:vAlign w:val="center"/>
          </w:tcPr>
          <w:p w14:paraId="54A6088D">
            <w:pPr>
              <w:adjustRightInd w:val="0"/>
              <w:jc w:val="center"/>
              <w:textAlignment w:val="baseline"/>
              <w:rPr>
                <w:rFonts w:eastAsiaTheme="minorEastAsia"/>
                <w:kern w:val="28"/>
                <w:szCs w:val="21"/>
              </w:rPr>
            </w:pPr>
            <w:r>
              <w:rPr>
                <w:rFonts w:eastAsiaTheme="minorEastAsia"/>
                <w:kern w:val="28"/>
                <w:szCs w:val="21"/>
              </w:rPr>
              <w:t>产品功能性能测试</w:t>
            </w:r>
          </w:p>
        </w:tc>
        <w:tc>
          <w:tcPr>
            <w:tcW w:w="873" w:type="pct"/>
            <w:tcBorders>
              <w:top w:val="single" w:color="auto" w:sz="6" w:space="0"/>
              <w:left w:val="single" w:color="auto" w:sz="6" w:space="0"/>
              <w:bottom w:val="single" w:color="auto" w:sz="6" w:space="0"/>
              <w:right w:val="single" w:color="auto" w:sz="6" w:space="0"/>
            </w:tcBorders>
            <w:vAlign w:val="center"/>
          </w:tcPr>
          <w:p w14:paraId="00A2F3C6">
            <w:pPr>
              <w:adjustRightInd w:val="0"/>
              <w:jc w:val="center"/>
              <w:textAlignment w:val="baseline"/>
              <w:rPr>
                <w:rFonts w:eastAsiaTheme="minorEastAsia"/>
                <w:szCs w:val="21"/>
              </w:rPr>
            </w:pPr>
            <w:r>
              <w:rPr>
                <w:rFonts w:hint="eastAsia" w:eastAsiaTheme="minorEastAsia"/>
                <w:kern w:val="28"/>
                <w:szCs w:val="21"/>
              </w:rPr>
              <w:t>TBC</w:t>
            </w:r>
          </w:p>
        </w:tc>
        <w:tc>
          <w:tcPr>
            <w:tcW w:w="1778" w:type="dxa"/>
            <w:tcBorders>
              <w:top w:val="single" w:color="auto" w:sz="6" w:space="0"/>
              <w:left w:val="single" w:color="auto" w:sz="6" w:space="0"/>
              <w:bottom w:val="single" w:color="auto" w:sz="6" w:space="0"/>
              <w:right w:val="single" w:color="auto" w:sz="6" w:space="0"/>
            </w:tcBorders>
            <w:vAlign w:val="center"/>
          </w:tcPr>
          <w:p w14:paraId="066EB1A6">
            <w:pPr>
              <w:adjustRightInd w:val="0"/>
              <w:jc w:val="center"/>
              <w:textAlignment w:val="baseline"/>
              <w:rPr>
                <w:rFonts w:eastAsiaTheme="minorEastAsia"/>
                <w:szCs w:val="21"/>
              </w:rPr>
            </w:pPr>
            <w:r>
              <w:rPr>
                <w:rFonts w:hint="eastAsia" w:cs="宋体"/>
                <w:kern w:val="0"/>
                <w:szCs w:val="21"/>
              </w:rPr>
              <w:t>/</w:t>
            </w:r>
          </w:p>
        </w:tc>
        <w:tc>
          <w:tcPr>
            <w:tcW w:w="1438" w:type="dxa"/>
            <w:tcBorders>
              <w:top w:val="single" w:color="auto" w:sz="6" w:space="0"/>
              <w:left w:val="single" w:color="auto" w:sz="6" w:space="0"/>
              <w:bottom w:val="single" w:color="auto" w:sz="6" w:space="0"/>
              <w:right w:val="single" w:color="auto" w:sz="12" w:space="0"/>
            </w:tcBorders>
            <w:vAlign w:val="center"/>
          </w:tcPr>
          <w:p w14:paraId="5FA1E20E">
            <w:pPr>
              <w:adjustRightInd w:val="0"/>
              <w:jc w:val="center"/>
              <w:textAlignment w:val="baseline"/>
              <w:rPr>
                <w:rFonts w:eastAsiaTheme="minorEastAsia"/>
                <w:kern w:val="28"/>
                <w:szCs w:val="21"/>
              </w:rPr>
            </w:pPr>
            <w:r>
              <w:rPr>
                <w:rFonts w:hint="eastAsia" w:cs="宋体"/>
                <w:kern w:val="0"/>
                <w:szCs w:val="21"/>
              </w:rPr>
              <w:t>定检</w:t>
            </w:r>
          </w:p>
        </w:tc>
      </w:tr>
      <w:tr w14:paraId="2F26C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607FC83A">
            <w:pPr>
              <w:pStyle w:val="32"/>
              <w:numPr>
                <w:ilvl w:val="0"/>
                <w:numId w:val="31"/>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21313084">
            <w:pPr>
              <w:adjustRightInd w:val="0"/>
              <w:jc w:val="center"/>
              <w:textAlignment w:val="baseline"/>
              <w:rPr>
                <w:rFonts w:eastAsiaTheme="minorEastAsia"/>
                <w:szCs w:val="21"/>
              </w:rPr>
            </w:pPr>
            <w:r>
              <w:rPr>
                <w:rFonts w:eastAsiaTheme="minorEastAsia"/>
                <w:szCs w:val="21"/>
              </w:rPr>
              <w:t>电动振动试验系统</w:t>
            </w:r>
          </w:p>
        </w:tc>
        <w:tc>
          <w:tcPr>
            <w:tcW w:w="1031" w:type="pct"/>
            <w:tcBorders>
              <w:top w:val="single" w:color="auto" w:sz="6" w:space="0"/>
              <w:left w:val="single" w:color="auto" w:sz="6" w:space="0"/>
              <w:bottom w:val="single" w:color="auto" w:sz="6" w:space="0"/>
              <w:right w:val="single" w:color="auto" w:sz="6" w:space="0"/>
            </w:tcBorders>
            <w:vAlign w:val="center"/>
          </w:tcPr>
          <w:p w14:paraId="771EEA74">
            <w:pPr>
              <w:adjustRightInd w:val="0"/>
              <w:jc w:val="center"/>
              <w:textAlignment w:val="baseline"/>
              <w:rPr>
                <w:rFonts w:eastAsiaTheme="minorEastAsia"/>
                <w:szCs w:val="21"/>
              </w:rPr>
            </w:pPr>
            <w:r>
              <w:rPr>
                <w:rFonts w:eastAsiaTheme="minorEastAsia"/>
                <w:szCs w:val="21"/>
              </w:rPr>
              <w:t>用于</w:t>
            </w:r>
            <w:r>
              <w:rPr>
                <w:rFonts w:hint="eastAsia" w:eastAsiaTheme="minorEastAsia"/>
                <w:szCs w:val="21"/>
              </w:rPr>
              <w:t>振动</w:t>
            </w:r>
            <w:r>
              <w:rPr>
                <w:rFonts w:eastAsiaTheme="minorEastAsia"/>
                <w:szCs w:val="21"/>
              </w:rPr>
              <w:t>试验</w:t>
            </w:r>
          </w:p>
        </w:tc>
        <w:tc>
          <w:tcPr>
            <w:tcW w:w="873" w:type="pct"/>
            <w:tcBorders>
              <w:top w:val="single" w:color="auto" w:sz="6" w:space="0"/>
              <w:left w:val="single" w:color="auto" w:sz="6" w:space="0"/>
              <w:bottom w:val="single" w:color="auto" w:sz="6" w:space="0"/>
              <w:right w:val="single" w:color="auto" w:sz="6" w:space="0"/>
            </w:tcBorders>
            <w:vAlign w:val="center"/>
          </w:tcPr>
          <w:p w14:paraId="78154E50">
            <w:pPr>
              <w:adjustRightInd w:val="0"/>
              <w:jc w:val="center"/>
              <w:textAlignment w:val="baseline"/>
              <w:rPr>
                <w:rFonts w:eastAsiaTheme="minorEastAsia"/>
                <w:szCs w:val="21"/>
              </w:rPr>
            </w:pPr>
            <w:r>
              <w:rPr>
                <w:rFonts w:eastAsiaTheme="minorEastAsia"/>
                <w:szCs w:val="21"/>
              </w:rPr>
              <w:t>DC-3200-36</w:t>
            </w:r>
          </w:p>
        </w:tc>
        <w:tc>
          <w:tcPr>
            <w:tcW w:w="929" w:type="pct"/>
            <w:tcBorders>
              <w:top w:val="single" w:color="auto" w:sz="6" w:space="0"/>
              <w:left w:val="single" w:color="auto" w:sz="6" w:space="0"/>
              <w:bottom w:val="single" w:color="auto" w:sz="6" w:space="0"/>
              <w:right w:val="single" w:color="auto" w:sz="6" w:space="0"/>
            </w:tcBorders>
            <w:vAlign w:val="center"/>
          </w:tcPr>
          <w:p w14:paraId="646A3BBC">
            <w:pPr>
              <w:adjustRightInd w:val="0"/>
              <w:jc w:val="center"/>
              <w:textAlignment w:val="baseline"/>
              <w:rPr>
                <w:rFonts w:eastAsiaTheme="minorEastAsia"/>
                <w:szCs w:val="21"/>
              </w:rPr>
            </w:pPr>
            <w:r>
              <w:rPr>
                <w:rFonts w:eastAsiaTheme="minorEastAsia"/>
                <w:szCs w:val="21"/>
              </w:rPr>
              <w:t>垂直加速度允差：±10%</w:t>
            </w:r>
          </w:p>
          <w:p w14:paraId="5A82920F">
            <w:pPr>
              <w:adjustRightInd w:val="0"/>
              <w:jc w:val="center"/>
              <w:textAlignment w:val="baseline"/>
              <w:rPr>
                <w:rFonts w:eastAsiaTheme="minorEastAsia"/>
                <w:szCs w:val="21"/>
              </w:rPr>
            </w:pPr>
            <w:r>
              <w:rPr>
                <w:rFonts w:eastAsiaTheme="minorEastAsia"/>
                <w:szCs w:val="21"/>
              </w:rPr>
              <w:t>水平加速度：允差：±10%</w:t>
            </w:r>
          </w:p>
          <w:p w14:paraId="5E2A1F77">
            <w:pPr>
              <w:adjustRightInd w:val="0"/>
              <w:jc w:val="center"/>
              <w:textAlignment w:val="baseline"/>
              <w:rPr>
                <w:rFonts w:eastAsiaTheme="minorEastAsia"/>
                <w:szCs w:val="21"/>
              </w:rPr>
            </w:pPr>
            <w:r>
              <w:rPr>
                <w:rFonts w:eastAsiaTheme="minorEastAsia"/>
                <w:szCs w:val="21"/>
              </w:rPr>
              <w:t>频率允差：±1Hz 或±2%</w:t>
            </w:r>
          </w:p>
        </w:tc>
        <w:tc>
          <w:tcPr>
            <w:tcW w:w="751" w:type="pct"/>
            <w:tcBorders>
              <w:top w:val="single" w:color="auto" w:sz="6" w:space="0"/>
              <w:left w:val="single" w:color="auto" w:sz="6" w:space="0"/>
              <w:bottom w:val="single" w:color="auto" w:sz="6" w:space="0"/>
              <w:right w:val="single" w:color="auto" w:sz="12" w:space="0"/>
            </w:tcBorders>
            <w:vAlign w:val="center"/>
          </w:tcPr>
          <w:p w14:paraId="11060627">
            <w:pPr>
              <w:adjustRightInd w:val="0"/>
              <w:jc w:val="center"/>
              <w:textAlignment w:val="baseline"/>
              <w:rPr>
                <w:rFonts w:eastAsiaTheme="minorEastAsia"/>
                <w:kern w:val="28"/>
                <w:szCs w:val="21"/>
              </w:rPr>
            </w:pPr>
            <w:r>
              <w:rPr>
                <w:rFonts w:eastAsiaTheme="minorEastAsia"/>
                <w:kern w:val="28"/>
                <w:szCs w:val="21"/>
              </w:rPr>
              <w:t>设备校验</w:t>
            </w:r>
          </w:p>
        </w:tc>
      </w:tr>
      <w:tr w14:paraId="7E89C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7E5BC1B3">
            <w:pPr>
              <w:pStyle w:val="32"/>
              <w:numPr>
                <w:ilvl w:val="0"/>
                <w:numId w:val="31"/>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2122FC4C">
            <w:pPr>
              <w:pStyle w:val="40"/>
              <w:spacing w:line="320" w:lineRule="exact"/>
              <w:rPr>
                <w:rFonts w:ascii="Times New Roman" w:hAnsi="Times New Roman" w:eastAsiaTheme="minorEastAsia"/>
                <w:sz w:val="21"/>
                <w:szCs w:val="21"/>
                <w:highlight w:val="yellow"/>
              </w:rPr>
            </w:pPr>
            <w:r>
              <w:rPr>
                <w:rFonts w:hint="eastAsia" w:ascii="Times New Roman" w:hAnsi="Times New Roman"/>
                <w:sz w:val="21"/>
                <w:szCs w:val="21"/>
              </w:rPr>
              <w:t>加速度传感器</w:t>
            </w:r>
          </w:p>
        </w:tc>
        <w:tc>
          <w:tcPr>
            <w:tcW w:w="1031" w:type="pct"/>
            <w:tcBorders>
              <w:top w:val="single" w:color="auto" w:sz="6" w:space="0"/>
              <w:left w:val="single" w:color="auto" w:sz="6" w:space="0"/>
              <w:bottom w:val="single" w:color="auto" w:sz="6" w:space="0"/>
              <w:right w:val="single" w:color="auto" w:sz="6" w:space="0"/>
            </w:tcBorders>
            <w:vAlign w:val="center"/>
          </w:tcPr>
          <w:p w14:paraId="5635A448">
            <w:pPr>
              <w:pStyle w:val="40"/>
              <w:spacing w:line="320" w:lineRule="exact"/>
              <w:rPr>
                <w:rFonts w:ascii="Times New Roman" w:hAnsi="Times New Roman" w:eastAsiaTheme="minorEastAsia"/>
                <w:sz w:val="21"/>
                <w:szCs w:val="21"/>
                <w:highlight w:val="yellow"/>
              </w:rPr>
            </w:pPr>
            <w:r>
              <w:rPr>
                <w:rFonts w:ascii="Times New Roman" w:hAnsi="Times New Roman"/>
                <w:sz w:val="21"/>
                <w:szCs w:val="21"/>
              </w:rPr>
              <w:t>用于</w:t>
            </w:r>
            <w:r>
              <w:rPr>
                <w:rFonts w:hint="eastAsia" w:ascii="Times New Roman" w:hAnsi="Times New Roman"/>
                <w:sz w:val="21"/>
                <w:szCs w:val="21"/>
              </w:rPr>
              <w:t>振动</w:t>
            </w:r>
            <w:r>
              <w:rPr>
                <w:rFonts w:ascii="Times New Roman" w:hAnsi="Times New Roman"/>
                <w:sz w:val="21"/>
                <w:szCs w:val="21"/>
              </w:rPr>
              <w:t>试验</w:t>
            </w:r>
          </w:p>
        </w:tc>
        <w:tc>
          <w:tcPr>
            <w:tcW w:w="873" w:type="pct"/>
            <w:tcBorders>
              <w:top w:val="single" w:color="auto" w:sz="6" w:space="0"/>
              <w:left w:val="single" w:color="auto" w:sz="6" w:space="0"/>
              <w:bottom w:val="single" w:color="auto" w:sz="6" w:space="0"/>
              <w:right w:val="single" w:color="auto" w:sz="6" w:space="0"/>
            </w:tcBorders>
            <w:vAlign w:val="center"/>
          </w:tcPr>
          <w:p w14:paraId="62EC5298">
            <w:pPr>
              <w:pStyle w:val="40"/>
              <w:spacing w:line="320" w:lineRule="exact"/>
              <w:rPr>
                <w:rFonts w:ascii="Times New Roman" w:hAnsi="Times New Roman" w:eastAsiaTheme="minorEastAsia"/>
                <w:sz w:val="21"/>
                <w:szCs w:val="21"/>
                <w:highlight w:val="yellow"/>
              </w:rPr>
            </w:pPr>
            <w:r>
              <w:rPr>
                <w:rFonts w:hint="eastAsia" w:ascii="Times New Roman" w:hAnsi="Times New Roman"/>
                <w:sz w:val="21"/>
                <w:szCs w:val="21"/>
              </w:rPr>
              <w:t>C05A00*3</w:t>
            </w:r>
          </w:p>
        </w:tc>
        <w:tc>
          <w:tcPr>
            <w:tcW w:w="929" w:type="pct"/>
            <w:tcBorders>
              <w:top w:val="single" w:color="auto" w:sz="6" w:space="0"/>
              <w:left w:val="single" w:color="auto" w:sz="6" w:space="0"/>
              <w:bottom w:val="single" w:color="auto" w:sz="6" w:space="0"/>
              <w:right w:val="single" w:color="auto" w:sz="6" w:space="0"/>
            </w:tcBorders>
            <w:vAlign w:val="center"/>
          </w:tcPr>
          <w:p w14:paraId="1F297566">
            <w:pPr>
              <w:pStyle w:val="40"/>
              <w:spacing w:line="320" w:lineRule="exact"/>
              <w:rPr>
                <w:rFonts w:ascii="Times New Roman" w:hAnsi="Times New Roman" w:eastAsiaTheme="minorEastAsia"/>
                <w:sz w:val="21"/>
                <w:szCs w:val="21"/>
                <w:highlight w:val="yellow"/>
              </w:rPr>
            </w:pPr>
            <w:r>
              <w:rPr>
                <w:rFonts w:hint="eastAsia" w:ascii="Times New Roman" w:hAnsi="Times New Roman"/>
                <w:sz w:val="21"/>
                <w:szCs w:val="21"/>
              </w:rPr>
              <w:t>加速度相对偏差：</w:t>
            </w:r>
            <w:r>
              <w:rPr>
                <w:rFonts w:ascii="Times New Roman" w:hAnsi="Times New Roman"/>
                <w:sz w:val="21"/>
                <w:szCs w:val="21"/>
              </w:rPr>
              <w:t>±5%</w:t>
            </w:r>
          </w:p>
        </w:tc>
        <w:tc>
          <w:tcPr>
            <w:tcW w:w="751" w:type="pct"/>
            <w:tcBorders>
              <w:top w:val="single" w:color="auto" w:sz="6" w:space="0"/>
              <w:left w:val="single" w:color="auto" w:sz="6" w:space="0"/>
              <w:bottom w:val="single" w:color="auto" w:sz="6" w:space="0"/>
              <w:right w:val="single" w:color="auto" w:sz="12" w:space="0"/>
            </w:tcBorders>
            <w:vAlign w:val="center"/>
          </w:tcPr>
          <w:p w14:paraId="14899E47">
            <w:pPr>
              <w:adjustRightInd w:val="0"/>
              <w:jc w:val="center"/>
              <w:textAlignment w:val="baseline"/>
              <w:rPr>
                <w:rFonts w:eastAsiaTheme="minorEastAsia"/>
                <w:kern w:val="28"/>
                <w:szCs w:val="21"/>
                <w:highlight w:val="yellow"/>
              </w:rPr>
            </w:pPr>
            <w:r>
              <w:rPr>
                <w:rFonts w:hint="eastAsia" w:cs="宋体"/>
                <w:kern w:val="28"/>
                <w:szCs w:val="21"/>
              </w:rPr>
              <w:t>设备校验</w:t>
            </w:r>
          </w:p>
        </w:tc>
      </w:tr>
      <w:tr w14:paraId="1E164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062046E1">
            <w:pPr>
              <w:pStyle w:val="32"/>
              <w:numPr>
                <w:ilvl w:val="0"/>
                <w:numId w:val="31"/>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1F4BD804">
            <w:pPr>
              <w:pStyle w:val="40"/>
              <w:spacing w:line="320" w:lineRule="exact"/>
              <w:rPr>
                <w:rFonts w:ascii="Times New Roman" w:hAnsi="Times New Roman"/>
                <w:sz w:val="21"/>
                <w:szCs w:val="21"/>
              </w:rPr>
            </w:pPr>
            <w:r>
              <w:rPr>
                <w:rFonts w:hint="eastAsia" w:ascii="Times New Roman" w:hAnsi="Times New Roman"/>
                <w:sz w:val="21"/>
                <w:szCs w:val="21"/>
              </w:rPr>
              <w:t>加速度传感器</w:t>
            </w:r>
          </w:p>
        </w:tc>
        <w:tc>
          <w:tcPr>
            <w:tcW w:w="1031" w:type="pct"/>
            <w:tcBorders>
              <w:top w:val="single" w:color="auto" w:sz="6" w:space="0"/>
              <w:left w:val="single" w:color="auto" w:sz="6" w:space="0"/>
              <w:bottom w:val="single" w:color="auto" w:sz="6" w:space="0"/>
              <w:right w:val="single" w:color="auto" w:sz="6" w:space="0"/>
            </w:tcBorders>
            <w:vAlign w:val="center"/>
          </w:tcPr>
          <w:p w14:paraId="3BAAE6B9">
            <w:pPr>
              <w:pStyle w:val="40"/>
              <w:spacing w:line="320" w:lineRule="exact"/>
              <w:rPr>
                <w:rFonts w:ascii="Times New Roman" w:hAnsi="Times New Roman"/>
                <w:sz w:val="21"/>
                <w:szCs w:val="21"/>
              </w:rPr>
            </w:pPr>
            <w:r>
              <w:rPr>
                <w:rFonts w:ascii="Times New Roman" w:hAnsi="Times New Roman"/>
                <w:sz w:val="21"/>
                <w:szCs w:val="21"/>
              </w:rPr>
              <w:t>用于</w:t>
            </w:r>
            <w:r>
              <w:rPr>
                <w:rFonts w:hint="eastAsia" w:ascii="Times New Roman" w:hAnsi="Times New Roman"/>
                <w:sz w:val="21"/>
                <w:szCs w:val="21"/>
              </w:rPr>
              <w:t>振动</w:t>
            </w:r>
            <w:r>
              <w:rPr>
                <w:rFonts w:ascii="Times New Roman" w:hAnsi="Times New Roman"/>
                <w:sz w:val="21"/>
                <w:szCs w:val="21"/>
              </w:rPr>
              <w:t>试验</w:t>
            </w:r>
          </w:p>
        </w:tc>
        <w:tc>
          <w:tcPr>
            <w:tcW w:w="873" w:type="pct"/>
            <w:tcBorders>
              <w:top w:val="single" w:color="auto" w:sz="6" w:space="0"/>
              <w:left w:val="single" w:color="auto" w:sz="6" w:space="0"/>
              <w:bottom w:val="single" w:color="auto" w:sz="6" w:space="0"/>
              <w:right w:val="single" w:color="auto" w:sz="6" w:space="0"/>
            </w:tcBorders>
            <w:vAlign w:val="center"/>
          </w:tcPr>
          <w:p w14:paraId="266215CF">
            <w:pPr>
              <w:pStyle w:val="40"/>
              <w:spacing w:line="320" w:lineRule="exact"/>
              <w:rPr>
                <w:rFonts w:ascii="Times New Roman" w:hAnsi="Times New Roman"/>
                <w:sz w:val="21"/>
                <w:szCs w:val="21"/>
              </w:rPr>
            </w:pPr>
            <w:r>
              <w:rPr>
                <w:rFonts w:hint="eastAsia" w:ascii="Times New Roman" w:hAnsi="Times New Roman"/>
                <w:sz w:val="21"/>
                <w:szCs w:val="21"/>
              </w:rPr>
              <w:t>C04B62</w:t>
            </w:r>
          </w:p>
        </w:tc>
        <w:tc>
          <w:tcPr>
            <w:tcW w:w="929" w:type="pct"/>
            <w:tcBorders>
              <w:top w:val="single" w:color="auto" w:sz="6" w:space="0"/>
              <w:left w:val="single" w:color="auto" w:sz="6" w:space="0"/>
              <w:bottom w:val="single" w:color="auto" w:sz="6" w:space="0"/>
              <w:right w:val="single" w:color="auto" w:sz="6" w:space="0"/>
            </w:tcBorders>
            <w:vAlign w:val="center"/>
          </w:tcPr>
          <w:p w14:paraId="1BEB6E6F">
            <w:pPr>
              <w:pStyle w:val="40"/>
              <w:spacing w:line="320" w:lineRule="exact"/>
              <w:rPr>
                <w:rFonts w:ascii="Times New Roman" w:hAnsi="Times New Roman"/>
                <w:sz w:val="21"/>
                <w:szCs w:val="21"/>
              </w:rPr>
            </w:pPr>
            <w:r>
              <w:rPr>
                <w:rFonts w:hint="eastAsia" w:ascii="Times New Roman" w:hAnsi="Times New Roman"/>
                <w:sz w:val="21"/>
                <w:szCs w:val="21"/>
              </w:rPr>
              <w:t>加速度相对偏差：</w:t>
            </w:r>
            <w:r>
              <w:rPr>
                <w:rFonts w:ascii="Times New Roman" w:hAnsi="Times New Roman"/>
                <w:sz w:val="21"/>
                <w:szCs w:val="21"/>
              </w:rPr>
              <w:t>±5%</w:t>
            </w:r>
          </w:p>
        </w:tc>
        <w:tc>
          <w:tcPr>
            <w:tcW w:w="751" w:type="pct"/>
            <w:tcBorders>
              <w:top w:val="single" w:color="auto" w:sz="6" w:space="0"/>
              <w:left w:val="single" w:color="auto" w:sz="6" w:space="0"/>
              <w:bottom w:val="single" w:color="auto" w:sz="6" w:space="0"/>
              <w:right w:val="single" w:color="auto" w:sz="12" w:space="0"/>
            </w:tcBorders>
            <w:vAlign w:val="center"/>
          </w:tcPr>
          <w:p w14:paraId="31F84FB3">
            <w:pPr>
              <w:adjustRightInd w:val="0"/>
              <w:jc w:val="center"/>
              <w:textAlignment w:val="baseline"/>
              <w:rPr>
                <w:rFonts w:cs="宋体"/>
                <w:kern w:val="28"/>
                <w:szCs w:val="21"/>
              </w:rPr>
            </w:pPr>
            <w:r>
              <w:rPr>
                <w:rFonts w:hint="eastAsia" w:cs="宋体"/>
                <w:kern w:val="28"/>
                <w:szCs w:val="21"/>
              </w:rPr>
              <w:t>设备校验</w:t>
            </w:r>
          </w:p>
        </w:tc>
      </w:tr>
      <w:tr w14:paraId="0A919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56FEEC25">
            <w:pPr>
              <w:pStyle w:val="32"/>
              <w:numPr>
                <w:ilvl w:val="0"/>
                <w:numId w:val="31"/>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0CB62927">
            <w:pPr>
              <w:adjustRightInd w:val="0"/>
              <w:jc w:val="center"/>
              <w:textAlignment w:val="baseline"/>
              <w:rPr>
                <w:rFonts w:eastAsiaTheme="minorEastAsia"/>
                <w:szCs w:val="21"/>
                <w:highlight w:val="yellow"/>
              </w:rPr>
            </w:pPr>
            <w:r>
              <w:rPr>
                <w:rFonts w:hint="eastAsia"/>
                <w:szCs w:val="21"/>
              </w:rPr>
              <w:t>数字式振动控制器</w:t>
            </w:r>
          </w:p>
        </w:tc>
        <w:tc>
          <w:tcPr>
            <w:tcW w:w="1031" w:type="pct"/>
            <w:tcBorders>
              <w:top w:val="single" w:color="auto" w:sz="6" w:space="0"/>
              <w:left w:val="single" w:color="auto" w:sz="6" w:space="0"/>
              <w:bottom w:val="single" w:color="auto" w:sz="6" w:space="0"/>
              <w:right w:val="single" w:color="auto" w:sz="6" w:space="0"/>
            </w:tcBorders>
            <w:vAlign w:val="center"/>
          </w:tcPr>
          <w:p w14:paraId="43556B40">
            <w:pPr>
              <w:adjustRightInd w:val="0"/>
              <w:jc w:val="center"/>
              <w:textAlignment w:val="baseline"/>
              <w:rPr>
                <w:rFonts w:eastAsiaTheme="minorEastAsia"/>
                <w:szCs w:val="21"/>
                <w:highlight w:val="yellow"/>
              </w:rPr>
            </w:pPr>
            <w:r>
              <w:rPr>
                <w:szCs w:val="21"/>
              </w:rPr>
              <w:t>用于</w:t>
            </w:r>
            <w:r>
              <w:rPr>
                <w:rFonts w:hint="eastAsia"/>
                <w:szCs w:val="21"/>
              </w:rPr>
              <w:t>振动</w:t>
            </w:r>
            <w:r>
              <w:rPr>
                <w:szCs w:val="21"/>
              </w:rPr>
              <w:t>试验</w:t>
            </w:r>
          </w:p>
        </w:tc>
        <w:tc>
          <w:tcPr>
            <w:tcW w:w="873" w:type="pct"/>
            <w:tcBorders>
              <w:top w:val="single" w:color="auto" w:sz="6" w:space="0"/>
              <w:left w:val="single" w:color="auto" w:sz="6" w:space="0"/>
              <w:bottom w:val="single" w:color="auto" w:sz="6" w:space="0"/>
              <w:right w:val="single" w:color="auto" w:sz="6" w:space="0"/>
            </w:tcBorders>
            <w:vAlign w:val="center"/>
          </w:tcPr>
          <w:p w14:paraId="3F0044ED">
            <w:pPr>
              <w:adjustRightInd w:val="0"/>
              <w:jc w:val="center"/>
              <w:textAlignment w:val="baseline"/>
              <w:rPr>
                <w:rFonts w:eastAsiaTheme="minorEastAsia"/>
                <w:szCs w:val="21"/>
                <w:highlight w:val="yellow"/>
              </w:rPr>
            </w:pPr>
            <w:r>
              <w:rPr>
                <w:rFonts w:hint="eastAsia"/>
                <w:szCs w:val="21"/>
              </w:rPr>
              <w:t>RC-2000</w:t>
            </w:r>
          </w:p>
        </w:tc>
        <w:tc>
          <w:tcPr>
            <w:tcW w:w="929" w:type="pct"/>
            <w:tcBorders>
              <w:top w:val="single" w:color="auto" w:sz="6" w:space="0"/>
              <w:left w:val="single" w:color="auto" w:sz="6" w:space="0"/>
              <w:bottom w:val="single" w:color="auto" w:sz="6" w:space="0"/>
              <w:right w:val="single" w:color="auto" w:sz="6" w:space="0"/>
            </w:tcBorders>
            <w:vAlign w:val="center"/>
          </w:tcPr>
          <w:p w14:paraId="0861074D">
            <w:pPr>
              <w:pStyle w:val="40"/>
              <w:spacing w:line="320" w:lineRule="exact"/>
              <w:rPr>
                <w:rFonts w:ascii="Times New Roman" w:hAnsi="Times New Roman"/>
                <w:sz w:val="21"/>
                <w:szCs w:val="21"/>
              </w:rPr>
            </w:pPr>
            <w:r>
              <w:rPr>
                <w:rFonts w:hint="eastAsia" w:ascii="Times New Roman" w:hAnsi="Times New Roman"/>
                <w:sz w:val="21"/>
                <w:szCs w:val="21"/>
              </w:rPr>
              <w:t>频率允差：</w:t>
            </w:r>
            <w:r>
              <w:rPr>
                <w:rFonts w:ascii="Times New Roman" w:hAnsi="Times New Roman"/>
                <w:sz w:val="21"/>
                <w:szCs w:val="21"/>
              </w:rPr>
              <w:t>±0.05Hz</w:t>
            </w:r>
            <w:r>
              <w:rPr>
                <w:rFonts w:hint="eastAsia" w:ascii="Times New Roman" w:hAnsi="Times New Roman"/>
                <w:sz w:val="21"/>
                <w:szCs w:val="21"/>
              </w:rPr>
              <w:t>（频率＜</w:t>
            </w:r>
            <w:r>
              <w:rPr>
                <w:rFonts w:ascii="Times New Roman" w:hAnsi="Times New Roman"/>
                <w:sz w:val="21"/>
                <w:szCs w:val="21"/>
              </w:rPr>
              <w:t>100Hz</w:t>
            </w:r>
            <w:r>
              <w:rPr>
                <w:rFonts w:hint="eastAsia" w:ascii="Times New Roman" w:hAnsi="Times New Roman"/>
                <w:sz w:val="21"/>
                <w:szCs w:val="21"/>
              </w:rPr>
              <w:t>）</w:t>
            </w:r>
          </w:p>
          <w:p w14:paraId="0D61C83A">
            <w:pPr>
              <w:adjustRightInd w:val="0"/>
              <w:jc w:val="center"/>
              <w:textAlignment w:val="baseline"/>
              <w:rPr>
                <w:rFonts w:eastAsiaTheme="minorEastAsia"/>
                <w:szCs w:val="21"/>
                <w:highlight w:val="yellow"/>
              </w:rPr>
            </w:pPr>
            <w:r>
              <w:rPr>
                <w:szCs w:val="21"/>
              </w:rPr>
              <w:t>±0.05%</w:t>
            </w:r>
            <w:r>
              <w:rPr>
                <w:rFonts w:hint="eastAsia"/>
                <w:szCs w:val="21"/>
              </w:rPr>
              <w:t>（频率≥100Hz）</w:t>
            </w:r>
          </w:p>
        </w:tc>
        <w:tc>
          <w:tcPr>
            <w:tcW w:w="751" w:type="pct"/>
            <w:tcBorders>
              <w:top w:val="single" w:color="auto" w:sz="6" w:space="0"/>
              <w:left w:val="single" w:color="auto" w:sz="6" w:space="0"/>
              <w:bottom w:val="single" w:color="auto" w:sz="6" w:space="0"/>
              <w:right w:val="single" w:color="auto" w:sz="12" w:space="0"/>
            </w:tcBorders>
            <w:vAlign w:val="center"/>
          </w:tcPr>
          <w:p w14:paraId="7B4B15D5">
            <w:pPr>
              <w:adjustRightInd w:val="0"/>
              <w:jc w:val="center"/>
              <w:textAlignment w:val="baseline"/>
              <w:rPr>
                <w:rFonts w:eastAsiaTheme="minorEastAsia"/>
                <w:szCs w:val="21"/>
                <w:highlight w:val="yellow"/>
              </w:rPr>
            </w:pPr>
            <w:r>
              <w:rPr>
                <w:rFonts w:hint="eastAsia" w:cs="宋体"/>
                <w:kern w:val="28"/>
                <w:szCs w:val="21"/>
              </w:rPr>
              <w:t>设备校验</w:t>
            </w:r>
          </w:p>
        </w:tc>
      </w:tr>
      <w:tr w14:paraId="7D73E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0E940D64">
            <w:pPr>
              <w:pStyle w:val="32"/>
              <w:numPr>
                <w:ilvl w:val="0"/>
                <w:numId w:val="31"/>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60D27338">
            <w:pPr>
              <w:adjustRightInd w:val="0"/>
              <w:jc w:val="center"/>
              <w:textAlignment w:val="baseline"/>
              <w:rPr>
                <w:rFonts w:eastAsiaTheme="minorEastAsia"/>
                <w:szCs w:val="21"/>
              </w:rPr>
            </w:pPr>
            <w:r>
              <w:rPr>
                <w:szCs w:val="21"/>
              </w:rPr>
              <w:t>温湿度计</w:t>
            </w:r>
          </w:p>
        </w:tc>
        <w:tc>
          <w:tcPr>
            <w:tcW w:w="1031" w:type="pct"/>
            <w:tcBorders>
              <w:top w:val="single" w:color="auto" w:sz="6" w:space="0"/>
              <w:left w:val="single" w:color="auto" w:sz="6" w:space="0"/>
              <w:bottom w:val="single" w:color="auto" w:sz="6" w:space="0"/>
              <w:right w:val="single" w:color="auto" w:sz="6" w:space="0"/>
            </w:tcBorders>
            <w:vAlign w:val="center"/>
          </w:tcPr>
          <w:p w14:paraId="049B0689">
            <w:pPr>
              <w:adjustRightInd w:val="0"/>
              <w:jc w:val="center"/>
              <w:textAlignment w:val="baseline"/>
              <w:rPr>
                <w:rFonts w:eastAsiaTheme="minorEastAsia"/>
                <w:szCs w:val="21"/>
              </w:rPr>
            </w:pPr>
            <w:r>
              <w:rPr>
                <w:rFonts w:hint="eastAsia"/>
                <w:szCs w:val="21"/>
              </w:rPr>
              <w:t>用于测量试验室大气温湿度</w:t>
            </w:r>
          </w:p>
        </w:tc>
        <w:tc>
          <w:tcPr>
            <w:tcW w:w="873" w:type="pct"/>
            <w:tcBorders>
              <w:top w:val="single" w:color="auto" w:sz="6" w:space="0"/>
              <w:left w:val="single" w:color="auto" w:sz="6" w:space="0"/>
              <w:bottom w:val="single" w:color="auto" w:sz="6" w:space="0"/>
              <w:right w:val="single" w:color="auto" w:sz="6" w:space="0"/>
            </w:tcBorders>
            <w:vAlign w:val="center"/>
          </w:tcPr>
          <w:p w14:paraId="4A566B6B">
            <w:pPr>
              <w:adjustRightInd w:val="0"/>
              <w:jc w:val="center"/>
              <w:textAlignment w:val="baseline"/>
              <w:rPr>
                <w:rFonts w:eastAsiaTheme="minorEastAsia"/>
                <w:szCs w:val="21"/>
              </w:rPr>
            </w:pPr>
            <w:r>
              <w:rPr>
                <w:szCs w:val="21"/>
              </w:rPr>
              <w:t>RE-W1012</w:t>
            </w:r>
          </w:p>
        </w:tc>
        <w:tc>
          <w:tcPr>
            <w:tcW w:w="929" w:type="pct"/>
            <w:tcBorders>
              <w:top w:val="single" w:color="auto" w:sz="6" w:space="0"/>
              <w:left w:val="single" w:color="auto" w:sz="6" w:space="0"/>
              <w:bottom w:val="single" w:color="auto" w:sz="6" w:space="0"/>
              <w:right w:val="single" w:color="auto" w:sz="6" w:space="0"/>
            </w:tcBorders>
            <w:vAlign w:val="center"/>
          </w:tcPr>
          <w:p w14:paraId="7063C3CE">
            <w:pPr>
              <w:adjustRightInd w:val="0"/>
              <w:jc w:val="center"/>
              <w:textAlignment w:val="baseline"/>
              <w:rPr>
                <w:szCs w:val="21"/>
              </w:rPr>
            </w:pPr>
            <w:r>
              <w:rPr>
                <w:rFonts w:hint="eastAsia"/>
                <w:szCs w:val="21"/>
              </w:rPr>
              <w:t>温度范围：10℃~35℃</w:t>
            </w:r>
          </w:p>
          <w:p w14:paraId="3E5BB12B">
            <w:pPr>
              <w:adjustRightInd w:val="0"/>
              <w:jc w:val="center"/>
              <w:textAlignment w:val="baseline"/>
              <w:rPr>
                <w:szCs w:val="21"/>
              </w:rPr>
            </w:pPr>
            <w:r>
              <w:rPr>
                <w:rFonts w:hint="eastAsia"/>
                <w:szCs w:val="21"/>
              </w:rPr>
              <w:t>最大误差：0.7℃</w:t>
            </w:r>
          </w:p>
          <w:p w14:paraId="5EA897DC">
            <w:pPr>
              <w:adjustRightInd w:val="0"/>
              <w:jc w:val="center"/>
              <w:textAlignment w:val="baseline"/>
              <w:rPr>
                <w:szCs w:val="21"/>
              </w:rPr>
            </w:pPr>
            <w:r>
              <w:rPr>
                <w:rFonts w:hint="eastAsia"/>
                <w:szCs w:val="21"/>
              </w:rPr>
              <w:t>湿度范围：20~85%</w:t>
            </w:r>
          </w:p>
          <w:p w14:paraId="04D6B994">
            <w:pPr>
              <w:adjustRightInd w:val="0"/>
              <w:jc w:val="center"/>
              <w:textAlignment w:val="baseline"/>
              <w:rPr>
                <w:rFonts w:eastAsiaTheme="minorEastAsia"/>
                <w:szCs w:val="21"/>
              </w:rPr>
            </w:pPr>
            <w:r>
              <w:rPr>
                <w:rFonts w:hint="eastAsia"/>
                <w:szCs w:val="21"/>
              </w:rPr>
              <w:t>最大误差：4%</w:t>
            </w:r>
          </w:p>
        </w:tc>
        <w:tc>
          <w:tcPr>
            <w:tcW w:w="751" w:type="pct"/>
            <w:tcBorders>
              <w:top w:val="single" w:color="auto" w:sz="6" w:space="0"/>
              <w:left w:val="single" w:color="auto" w:sz="6" w:space="0"/>
              <w:bottom w:val="single" w:color="auto" w:sz="6" w:space="0"/>
              <w:right w:val="single" w:color="auto" w:sz="12" w:space="0"/>
            </w:tcBorders>
            <w:vAlign w:val="center"/>
          </w:tcPr>
          <w:p w14:paraId="3C9A1066">
            <w:pPr>
              <w:adjustRightInd w:val="0"/>
              <w:jc w:val="center"/>
              <w:textAlignment w:val="baseline"/>
              <w:rPr>
                <w:rFonts w:eastAsiaTheme="minorEastAsia"/>
                <w:szCs w:val="21"/>
              </w:rPr>
            </w:pPr>
            <w:r>
              <w:rPr>
                <w:rFonts w:hint="eastAsia" w:cs="宋体"/>
                <w:kern w:val="28"/>
                <w:szCs w:val="21"/>
              </w:rPr>
              <w:t>设备校验</w:t>
            </w:r>
          </w:p>
        </w:tc>
      </w:tr>
      <w:tr w14:paraId="41D67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62098614">
            <w:pPr>
              <w:pStyle w:val="32"/>
              <w:numPr>
                <w:ilvl w:val="0"/>
                <w:numId w:val="31"/>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2269AB13">
            <w:pPr>
              <w:adjustRightInd w:val="0"/>
              <w:jc w:val="center"/>
              <w:textAlignment w:val="baseline"/>
              <w:rPr>
                <w:rFonts w:eastAsiaTheme="minorEastAsia"/>
                <w:szCs w:val="21"/>
              </w:rPr>
            </w:pPr>
            <w:r>
              <w:rPr>
                <w:rFonts w:eastAsiaTheme="minorEastAsia"/>
                <w:color w:val="000000"/>
                <w:kern w:val="0"/>
                <w:szCs w:val="21"/>
              </w:rPr>
              <w:t>温湿度大气压力表</w:t>
            </w:r>
          </w:p>
        </w:tc>
        <w:tc>
          <w:tcPr>
            <w:tcW w:w="1031" w:type="pct"/>
            <w:tcBorders>
              <w:top w:val="single" w:color="auto" w:sz="6" w:space="0"/>
              <w:left w:val="single" w:color="auto" w:sz="6" w:space="0"/>
              <w:bottom w:val="single" w:color="auto" w:sz="6" w:space="0"/>
              <w:right w:val="single" w:color="auto" w:sz="6" w:space="0"/>
            </w:tcBorders>
            <w:vAlign w:val="center"/>
          </w:tcPr>
          <w:p w14:paraId="4AD4AA67">
            <w:pPr>
              <w:adjustRightInd w:val="0"/>
              <w:jc w:val="center"/>
              <w:textAlignment w:val="baseline"/>
              <w:rPr>
                <w:rFonts w:eastAsiaTheme="minorEastAsia"/>
                <w:szCs w:val="21"/>
              </w:rPr>
            </w:pPr>
            <w:r>
              <w:rPr>
                <w:rFonts w:hint="eastAsia"/>
                <w:szCs w:val="21"/>
              </w:rPr>
              <w:t>用于测量试验室大气压力</w:t>
            </w:r>
          </w:p>
        </w:tc>
        <w:tc>
          <w:tcPr>
            <w:tcW w:w="873" w:type="pct"/>
            <w:tcBorders>
              <w:top w:val="single" w:color="auto" w:sz="6" w:space="0"/>
              <w:left w:val="single" w:color="auto" w:sz="6" w:space="0"/>
              <w:bottom w:val="single" w:color="auto" w:sz="6" w:space="0"/>
              <w:right w:val="single" w:color="auto" w:sz="6" w:space="0"/>
            </w:tcBorders>
            <w:vAlign w:val="center"/>
          </w:tcPr>
          <w:p w14:paraId="5B9A1B97">
            <w:pPr>
              <w:adjustRightInd w:val="0"/>
              <w:jc w:val="center"/>
              <w:textAlignment w:val="baseline"/>
              <w:rPr>
                <w:rFonts w:eastAsiaTheme="minorEastAsia"/>
                <w:szCs w:val="21"/>
              </w:rPr>
            </w:pPr>
            <w:r>
              <w:rPr>
                <w:rFonts w:eastAsiaTheme="minorEastAsia"/>
                <w:color w:val="000000"/>
                <w:kern w:val="0"/>
                <w:szCs w:val="21"/>
              </w:rPr>
              <w:t>TES1160</w:t>
            </w:r>
          </w:p>
        </w:tc>
        <w:tc>
          <w:tcPr>
            <w:tcW w:w="929" w:type="pct"/>
            <w:tcBorders>
              <w:top w:val="single" w:color="auto" w:sz="6" w:space="0"/>
              <w:left w:val="single" w:color="auto" w:sz="6" w:space="0"/>
              <w:bottom w:val="single" w:color="auto" w:sz="6" w:space="0"/>
              <w:right w:val="single" w:color="auto" w:sz="6" w:space="0"/>
            </w:tcBorders>
            <w:vAlign w:val="center"/>
          </w:tcPr>
          <w:p w14:paraId="42215875">
            <w:pPr>
              <w:widowControl/>
              <w:jc w:val="left"/>
              <w:rPr>
                <w:rFonts w:eastAsiaTheme="minorEastAsia"/>
                <w:color w:val="000000"/>
                <w:kern w:val="0"/>
                <w:szCs w:val="21"/>
              </w:rPr>
            </w:pPr>
            <w:r>
              <w:rPr>
                <w:rFonts w:eastAsiaTheme="minorEastAsia"/>
                <w:color w:val="000000"/>
                <w:kern w:val="0"/>
                <w:szCs w:val="21"/>
              </w:rPr>
              <w:t>压力范围：（500~1100）hPa</w:t>
            </w:r>
          </w:p>
          <w:p w14:paraId="144B49DD">
            <w:pPr>
              <w:adjustRightInd w:val="0"/>
              <w:jc w:val="center"/>
              <w:textAlignment w:val="baseline"/>
              <w:rPr>
                <w:rFonts w:eastAsiaTheme="minorEastAsia"/>
                <w:szCs w:val="21"/>
              </w:rPr>
            </w:pPr>
            <w:r>
              <w:rPr>
                <w:rFonts w:eastAsiaTheme="minorEastAsia"/>
                <w:color w:val="000000"/>
                <w:kern w:val="0"/>
                <w:szCs w:val="21"/>
              </w:rPr>
              <w:t>误差：±5hPa</w:t>
            </w:r>
          </w:p>
        </w:tc>
        <w:tc>
          <w:tcPr>
            <w:tcW w:w="751" w:type="pct"/>
            <w:tcBorders>
              <w:top w:val="single" w:color="auto" w:sz="6" w:space="0"/>
              <w:left w:val="single" w:color="auto" w:sz="6" w:space="0"/>
              <w:bottom w:val="single" w:color="auto" w:sz="6" w:space="0"/>
              <w:right w:val="single" w:color="auto" w:sz="12" w:space="0"/>
            </w:tcBorders>
            <w:vAlign w:val="center"/>
          </w:tcPr>
          <w:p w14:paraId="275D5018">
            <w:pPr>
              <w:adjustRightInd w:val="0"/>
              <w:jc w:val="center"/>
              <w:textAlignment w:val="baseline"/>
              <w:rPr>
                <w:rFonts w:eastAsiaTheme="minorEastAsia"/>
                <w:kern w:val="28"/>
                <w:szCs w:val="21"/>
              </w:rPr>
            </w:pPr>
            <w:r>
              <w:rPr>
                <w:rFonts w:hint="eastAsia" w:cs="宋体"/>
                <w:kern w:val="28"/>
                <w:szCs w:val="21"/>
              </w:rPr>
              <w:t>设备校验</w:t>
            </w:r>
          </w:p>
        </w:tc>
      </w:tr>
      <w:tr w14:paraId="2A793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Borders>
              <w:top w:val="single" w:color="auto" w:sz="6" w:space="0"/>
              <w:left w:val="single" w:color="auto" w:sz="12" w:space="0"/>
              <w:bottom w:val="single" w:color="auto" w:sz="12" w:space="0"/>
              <w:right w:val="single" w:color="auto" w:sz="12" w:space="0"/>
            </w:tcBorders>
            <w:vAlign w:val="center"/>
          </w:tcPr>
          <w:p w14:paraId="5B2DD2B5">
            <w:pPr>
              <w:adjustRightInd w:val="0"/>
              <w:jc w:val="left"/>
              <w:textAlignment w:val="baseline"/>
              <w:rPr>
                <w:rFonts w:eastAsiaTheme="minorEastAsia"/>
                <w:iCs/>
                <w:kern w:val="28"/>
                <w:szCs w:val="21"/>
              </w:rPr>
            </w:pPr>
            <w:r>
              <w:rPr>
                <w:rFonts w:eastAsiaTheme="minorEastAsia"/>
                <w:bCs/>
                <w:iCs/>
                <w:kern w:val="28"/>
                <w:szCs w:val="21"/>
              </w:rPr>
              <w:t>注：1.</w:t>
            </w:r>
            <w:r>
              <w:rPr>
                <w:rFonts w:eastAsiaTheme="minorEastAsia"/>
                <w:iCs/>
                <w:kern w:val="0"/>
                <w:szCs w:val="21"/>
              </w:rPr>
              <w:t>若选择的试验设备精度/量程比原试验设备等同或更优</w:t>
            </w:r>
            <w:r>
              <w:rPr>
                <w:rFonts w:eastAsiaTheme="minorEastAsia"/>
                <w:iCs/>
                <w:kern w:val="28"/>
                <w:szCs w:val="21"/>
              </w:rPr>
              <w:t>，则允许更换设备进行试验。</w:t>
            </w:r>
          </w:p>
          <w:p w14:paraId="07F9635E">
            <w:pPr>
              <w:adjustRightInd w:val="0"/>
              <w:jc w:val="left"/>
              <w:textAlignment w:val="baseline"/>
              <w:rPr>
                <w:rFonts w:eastAsiaTheme="minorEastAsia"/>
                <w:iCs/>
                <w:kern w:val="28"/>
                <w:szCs w:val="21"/>
              </w:rPr>
            </w:pPr>
            <w:r>
              <w:rPr>
                <w:rFonts w:eastAsiaTheme="minorEastAsia"/>
                <w:iCs/>
                <w:kern w:val="28"/>
                <w:szCs w:val="21"/>
              </w:rPr>
              <w:t>2．实际使用的设备/仪器，由试验单位记录，并在试验报告中明确，如存在差异，应在试验报告中进行分析。</w:t>
            </w:r>
          </w:p>
          <w:p w14:paraId="0565B90F">
            <w:pPr>
              <w:adjustRightInd w:val="0"/>
              <w:jc w:val="left"/>
              <w:textAlignment w:val="baseline"/>
              <w:rPr>
                <w:rFonts w:eastAsiaTheme="minorEastAsia"/>
                <w:b/>
                <w:i/>
                <w:kern w:val="28"/>
                <w:szCs w:val="21"/>
              </w:rPr>
            </w:pPr>
            <w:r>
              <w:rPr>
                <w:rFonts w:eastAsiaTheme="minorEastAsia"/>
                <w:bCs/>
                <w:iCs/>
                <w:kern w:val="28"/>
                <w:szCs w:val="21"/>
              </w:rPr>
              <w:t>3</w:t>
            </w:r>
            <w:r>
              <w:rPr>
                <w:rFonts w:eastAsiaTheme="minorEastAsia"/>
                <w:b/>
                <w:iCs/>
                <w:kern w:val="28"/>
                <w:szCs w:val="21"/>
              </w:rPr>
              <w:t>.</w:t>
            </w:r>
            <w:r>
              <w:rPr>
                <w:rFonts w:eastAsiaTheme="minorEastAsia"/>
                <w:iCs/>
                <w:kern w:val="0"/>
                <w:szCs w:val="21"/>
              </w:rPr>
              <w:t>所有未标注数量的设备，默认数量为1。</w:t>
            </w:r>
          </w:p>
        </w:tc>
      </w:tr>
    </w:tbl>
    <w:p w14:paraId="0787238C">
      <w:pPr>
        <w:pStyle w:val="35"/>
        <w:numPr>
          <w:ilvl w:val="2"/>
          <w:numId w:val="2"/>
        </w:numPr>
        <w:tabs>
          <w:tab w:val="clear" w:pos="340"/>
          <w:tab w:val="clear" w:pos="567"/>
        </w:tabs>
        <w:spacing w:line="420" w:lineRule="exact"/>
      </w:pPr>
      <w:bookmarkStart w:id="224" w:name="_Toc176264411"/>
      <w:r>
        <w:rPr>
          <w:rFonts w:hint="eastAsia"/>
        </w:rPr>
        <w:t>试验布置和连接</w:t>
      </w:r>
      <w:bookmarkEnd w:id="224"/>
    </w:p>
    <w:p w14:paraId="666B5A3E">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将</w:t>
      </w:r>
      <w:r>
        <w:rPr>
          <w:rFonts w:ascii="Times New Roman" w:hAnsi="Times New Roman" w:cs="宋体"/>
          <w:sz w:val="24"/>
          <w:szCs w:val="21"/>
        </w:rPr>
        <w:t>刹车控制阀（单）</w:t>
      </w:r>
      <w:r>
        <w:rPr>
          <w:rFonts w:hint="eastAsia" w:ascii="Times New Roman" w:hAnsi="Times New Roman" w:cs="宋体"/>
          <w:sz w:val="24"/>
          <w:szCs w:val="21"/>
        </w:rPr>
        <w:t>安装在试验台上（测试设备处于试验台外），按图22将受试设备与测试设备进行连接布置，具体如图23所示。</w:t>
      </w:r>
    </w:p>
    <w:p w14:paraId="3F71F90E">
      <w:pPr>
        <w:pStyle w:val="32"/>
        <w:ind w:firstLine="0" w:firstLineChars="0"/>
        <w:jc w:val="center"/>
        <w:rPr>
          <w:rFonts w:ascii="Times New Roman" w:hAnsi="Times New Roman"/>
        </w:rPr>
      </w:pPr>
      <w:r>
        <w:drawing>
          <wp:inline distT="0" distB="0" distL="0" distR="0">
            <wp:extent cx="4181475" cy="280987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8"/>
                    <a:stretch>
                      <a:fillRect/>
                    </a:stretch>
                  </pic:blipFill>
                  <pic:spPr>
                    <a:xfrm>
                      <a:off x="0" y="0"/>
                      <a:ext cx="4182532" cy="2810267"/>
                    </a:xfrm>
                    <a:prstGeom prst="rect">
                      <a:avLst/>
                    </a:prstGeom>
                  </pic:spPr>
                </pic:pic>
              </a:graphicData>
            </a:graphic>
          </wp:inline>
        </w:drawing>
      </w:r>
    </w:p>
    <w:p w14:paraId="126C6395">
      <w:pPr>
        <w:pStyle w:val="61"/>
        <w:numPr>
          <w:ilvl w:val="0"/>
          <w:numId w:val="8"/>
        </w:numPr>
        <w:rPr>
          <w:rFonts w:ascii="黑体" w:hAnsi="黑体" w:cs="宋体"/>
        </w:rPr>
      </w:pPr>
      <w:bookmarkStart w:id="225" w:name="_Toc176262576"/>
      <w:r>
        <w:rPr>
          <w:rFonts w:hint="eastAsia" w:ascii="黑体" w:hAnsi="黑体" w:cs="宋体"/>
        </w:rPr>
        <w:t>振动试验连接示意图</w:t>
      </w:r>
      <w:bookmarkEnd w:id="225"/>
    </w:p>
    <w:p w14:paraId="63350845">
      <w:pPr>
        <w:pStyle w:val="24"/>
        <w:spacing w:line="240" w:lineRule="auto"/>
        <w:ind w:firstLine="480"/>
        <w:jc w:val="center"/>
      </w:pPr>
      <w:r>
        <w:drawing>
          <wp:inline distT="0" distB="0" distL="0" distR="0">
            <wp:extent cx="3217545" cy="2157095"/>
            <wp:effectExtent l="0" t="0" r="1905"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6"/>
                    <a:stretch>
                      <a:fillRect/>
                    </a:stretch>
                  </pic:blipFill>
                  <pic:spPr>
                    <a:xfrm>
                      <a:off x="0" y="0"/>
                      <a:ext cx="3251579" cy="2180284"/>
                    </a:xfrm>
                    <a:prstGeom prst="rect">
                      <a:avLst/>
                    </a:prstGeom>
                  </pic:spPr>
                </pic:pic>
              </a:graphicData>
            </a:graphic>
          </wp:inline>
        </w:drawing>
      </w:r>
    </w:p>
    <w:p w14:paraId="048B214D">
      <w:pPr>
        <w:pStyle w:val="61"/>
        <w:numPr>
          <w:ilvl w:val="0"/>
          <w:numId w:val="8"/>
        </w:numPr>
        <w:rPr>
          <w:rFonts w:ascii="黑体" w:hAnsi="黑体" w:cs="宋体"/>
        </w:rPr>
      </w:pPr>
      <w:bookmarkStart w:id="226" w:name="_Toc176262577"/>
      <w:r>
        <w:rPr>
          <w:rFonts w:hint="eastAsia" w:ascii="黑体" w:hAnsi="黑体" w:cs="宋体"/>
        </w:rPr>
        <w:t>振动试验布置图</w:t>
      </w:r>
      <w:bookmarkEnd w:id="226"/>
    </w:p>
    <w:p w14:paraId="68893F77">
      <w:pPr>
        <w:pStyle w:val="35"/>
        <w:numPr>
          <w:ilvl w:val="2"/>
          <w:numId w:val="2"/>
        </w:numPr>
        <w:tabs>
          <w:tab w:val="clear" w:pos="340"/>
          <w:tab w:val="clear" w:pos="567"/>
        </w:tabs>
        <w:spacing w:line="420" w:lineRule="exact"/>
      </w:pPr>
      <w:bookmarkStart w:id="227" w:name="_Toc176264412"/>
      <w:r>
        <w:rPr>
          <w:rFonts w:hint="eastAsia"/>
        </w:rPr>
        <w:t>试验件、试验装置（试验前）的制造符合性要求</w:t>
      </w:r>
      <w:bookmarkEnd w:id="227"/>
    </w:p>
    <w:p w14:paraId="7454B6C8">
      <w:pPr>
        <w:pStyle w:val="32"/>
        <w:spacing w:line="500" w:lineRule="exact"/>
        <w:ind w:firstLine="563" w:firstLineChars="0"/>
        <w:rPr>
          <w:rFonts w:ascii="Times New Roman" w:hAnsi="Times New Roman" w:cs="宋体"/>
          <w:sz w:val="24"/>
          <w:szCs w:val="21"/>
        </w:rPr>
      </w:pPr>
      <w:r>
        <w:rPr>
          <w:rFonts w:hint="eastAsia" w:ascii="Times New Roman" w:hAnsi="Times New Roman" w:cs="宋体"/>
          <w:sz w:val="24"/>
          <w:szCs w:val="21"/>
        </w:rPr>
        <w:t>试验件状态应满足“6.试验产品/设备说明”构型和产品状态要求，确定试验件按照12.1要求完成了产品验收测试。</w:t>
      </w:r>
    </w:p>
    <w:p w14:paraId="70F50ED7">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确保试验件、陪试件、试验装置，在试验前按照17.1.3-17.1.5的要求，进行了相应的安装。</w:t>
      </w:r>
    </w:p>
    <w:p w14:paraId="04473570">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确保试验人员资质符合“10. 试验人员”的要求。</w:t>
      </w:r>
    </w:p>
    <w:p w14:paraId="3AD9A962">
      <w:pPr>
        <w:pStyle w:val="35"/>
        <w:numPr>
          <w:ilvl w:val="2"/>
          <w:numId w:val="2"/>
        </w:numPr>
        <w:tabs>
          <w:tab w:val="clear" w:pos="340"/>
          <w:tab w:val="clear" w:pos="567"/>
        </w:tabs>
        <w:spacing w:line="420" w:lineRule="exact"/>
      </w:pPr>
      <w:bookmarkStart w:id="228" w:name="_Toc176264413"/>
      <w:r>
        <w:rPr>
          <w:rFonts w:hint="eastAsia" w:ascii="Times New Roman" w:hAnsi="Times New Roman"/>
          <w:sz w:val="28"/>
          <w:szCs w:val="28"/>
        </w:rPr>
        <w:t>试验</w:t>
      </w:r>
      <w:r>
        <w:t>程序</w:t>
      </w:r>
      <w:bookmarkEnd w:id="228"/>
    </w:p>
    <w:p w14:paraId="4B43E812">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试验人员应在试验环境搭建完成后予以检查确认试验参数设置，待确认满足要求后再开始试验。</w:t>
      </w:r>
    </w:p>
    <w:p w14:paraId="072AE1B8">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在附录B检测记录表</w:t>
      </w:r>
      <w:r>
        <w:rPr>
          <w:rFonts w:ascii="Times New Roman" w:hAnsi="Times New Roman" w:cs="宋体"/>
          <w:sz w:val="24"/>
          <w:szCs w:val="21"/>
        </w:rPr>
        <w:t>中</w:t>
      </w:r>
      <w:r>
        <w:rPr>
          <w:rFonts w:hint="eastAsia" w:ascii="Times New Roman" w:hAnsi="Times New Roman" w:cs="宋体"/>
          <w:sz w:val="24"/>
          <w:szCs w:val="21"/>
        </w:rPr>
        <w:t>记录</w:t>
      </w:r>
      <w:r>
        <w:rPr>
          <w:rFonts w:ascii="Times New Roman" w:hAnsi="Times New Roman" w:cs="宋体"/>
          <w:sz w:val="24"/>
          <w:szCs w:val="21"/>
        </w:rPr>
        <w:t>试验设备相关信息及试验开始</w:t>
      </w:r>
      <w:r>
        <w:rPr>
          <w:rFonts w:hint="eastAsia" w:ascii="Times New Roman" w:hAnsi="Times New Roman" w:cs="宋体"/>
          <w:sz w:val="24"/>
          <w:szCs w:val="21"/>
        </w:rPr>
        <w:t>和结束</w:t>
      </w:r>
      <w:r>
        <w:rPr>
          <w:rFonts w:ascii="Times New Roman" w:hAnsi="Times New Roman" w:cs="宋体"/>
          <w:sz w:val="24"/>
          <w:szCs w:val="21"/>
        </w:rPr>
        <w:t>时间等内容，全程观察试验设备运行状态</w:t>
      </w:r>
      <w:r>
        <w:rPr>
          <w:rFonts w:hint="eastAsia" w:ascii="Times New Roman" w:hAnsi="Times New Roman" w:cs="宋体"/>
          <w:sz w:val="24"/>
          <w:szCs w:val="21"/>
        </w:rPr>
        <w:t>。</w:t>
      </w:r>
    </w:p>
    <w:p w14:paraId="132207E5">
      <w:pPr>
        <w:pStyle w:val="24"/>
        <w:numPr>
          <w:ilvl w:val="0"/>
          <w:numId w:val="32"/>
        </w:numPr>
        <w:ind w:firstLineChars="0"/>
      </w:pPr>
      <w:r>
        <w:rPr>
          <w:rFonts w:hint="eastAsia" w:cs="宋体"/>
        </w:rPr>
        <w:t>在试验室环境下将受试设备按照图22和23所示安装于试验台上，并按12.2章节要求进行QPAT1-1和QPAT2检查并记录检测数据</w:t>
      </w:r>
      <w:r>
        <w:rPr>
          <w:rFonts w:hint="eastAsia"/>
        </w:rPr>
        <w:t>；</w:t>
      </w:r>
    </w:p>
    <w:p w14:paraId="1B958A93">
      <w:pPr>
        <w:pStyle w:val="24"/>
        <w:numPr>
          <w:ilvl w:val="0"/>
          <w:numId w:val="32"/>
        </w:numPr>
        <w:ind w:firstLineChars="0"/>
      </w:pPr>
      <w:r>
        <w:t>确定受试设备控制点和测量点的位置，安装传感器等，</w:t>
      </w:r>
      <w:r>
        <w:rPr>
          <w:rFonts w:hint="eastAsia"/>
        </w:rPr>
        <w:t>使受试设备</w:t>
      </w:r>
      <w:r>
        <w:t>处于工作状态1</w:t>
      </w:r>
      <w:r>
        <w:rPr>
          <w:rFonts w:hint="eastAsia"/>
        </w:rPr>
        <w:t>，然后</w:t>
      </w:r>
      <w:r>
        <w:t>对受试设备进行从</w:t>
      </w:r>
      <w:r>
        <w:rPr>
          <w:rFonts w:hint="eastAsia"/>
        </w:rPr>
        <w:t>10Hz到2000Hz以</w:t>
      </w:r>
      <w:r>
        <w:t>不超过</w:t>
      </w:r>
      <w:r>
        <w:rPr>
          <w:rFonts w:hint="eastAsia"/>
        </w:rPr>
        <w:t>1.0oct/min的</w:t>
      </w:r>
      <w:r>
        <w:t>扫描速率、峰值加速度</w:t>
      </w:r>
      <w:r>
        <w:rPr>
          <w:rFonts w:hint="eastAsia"/>
        </w:rPr>
        <w:t>0.5</w:t>
      </w:r>
      <w:r>
        <w:t>－PK</w:t>
      </w:r>
      <w:r>
        <w:rPr>
          <w:rFonts w:hint="eastAsia"/>
        </w:rPr>
        <w:t>的</w:t>
      </w:r>
      <w:r>
        <w:t>正弦扫描，记录共振频率和放大系数</w:t>
      </w:r>
      <w:r>
        <w:rPr>
          <w:rFonts w:hint="eastAsia"/>
        </w:rPr>
        <w:t>；</w:t>
      </w:r>
    </w:p>
    <w:p w14:paraId="52F1ED96">
      <w:pPr>
        <w:pStyle w:val="24"/>
        <w:numPr>
          <w:ilvl w:val="0"/>
          <w:numId w:val="32"/>
        </w:numPr>
        <w:ind w:firstLineChars="0"/>
      </w:pPr>
      <w:r>
        <w:rPr>
          <w:rFonts w:hint="eastAsia"/>
        </w:rPr>
        <w:t>使受试</w:t>
      </w:r>
      <w:r>
        <w:t>设备</w:t>
      </w:r>
      <w:r>
        <w:rPr>
          <w:rFonts w:hint="eastAsia"/>
        </w:rPr>
        <w:t>处于</w:t>
      </w:r>
      <w:r>
        <w:t>工作状态</w:t>
      </w:r>
      <w:r>
        <w:rPr>
          <w:rFonts w:hint="eastAsia"/>
        </w:rPr>
        <w:t>2</w:t>
      </w:r>
      <w:r>
        <w:t>，按</w:t>
      </w:r>
      <w:r>
        <w:rPr>
          <w:rFonts w:hint="eastAsia"/>
        </w:rPr>
        <w:t>图21和表22中</w:t>
      </w:r>
      <w:r>
        <w:t>的</w:t>
      </w:r>
      <w:r>
        <w:rPr>
          <w:rFonts w:hint="eastAsia"/>
        </w:rPr>
        <w:t>标准振动</w:t>
      </w:r>
      <w:r>
        <w:t>功率谱密度量值进行</w:t>
      </w:r>
      <w:r>
        <w:rPr>
          <w:rFonts w:hint="eastAsia"/>
        </w:rPr>
        <w:t>X</w:t>
      </w:r>
      <w:r>
        <w:t>轴向</w:t>
      </w:r>
      <w:r>
        <w:rPr>
          <w:rFonts w:hint="eastAsia"/>
        </w:rPr>
        <w:t>1h的标准随</w:t>
      </w:r>
      <w:r>
        <w:t>机振动</w:t>
      </w:r>
      <w:r>
        <w:rPr>
          <w:rFonts w:hint="eastAsia"/>
        </w:rPr>
        <w:t>。在振动期间</w:t>
      </w:r>
      <w:r>
        <w:rPr>
          <w:rFonts w:hint="eastAsia" w:cs="宋体"/>
        </w:rPr>
        <w:t>按12.2章节要求进行QPAT2检查并记录检测数据，</w:t>
      </w:r>
      <w:r>
        <w:rPr>
          <w:rFonts w:hint="eastAsia"/>
        </w:rPr>
        <w:t>应同时对受试设备上的振动响应测量数据进行APSD分析；</w:t>
      </w:r>
    </w:p>
    <w:p w14:paraId="26347893">
      <w:pPr>
        <w:pStyle w:val="24"/>
        <w:numPr>
          <w:ilvl w:val="0"/>
          <w:numId w:val="32"/>
        </w:numPr>
        <w:ind w:firstLineChars="0"/>
      </w:pPr>
      <w:r>
        <w:rPr>
          <w:rFonts w:hint="eastAsia"/>
        </w:rPr>
        <w:t>重复</w:t>
      </w:r>
      <w:r>
        <w:t>步骤</w:t>
      </w:r>
      <w:r>
        <w:rPr>
          <w:rFonts w:hint="eastAsia"/>
        </w:rPr>
        <w:t>b）的正弦扫描</w:t>
      </w:r>
      <w:r>
        <w:t>，记录下</w:t>
      </w:r>
      <w:r>
        <w:rPr>
          <w:rFonts w:hint="eastAsia"/>
        </w:rPr>
        <w:t>受试</w:t>
      </w:r>
      <w:r>
        <w:t>设备的</w:t>
      </w:r>
      <w:r>
        <w:rPr>
          <w:rFonts w:hint="eastAsia"/>
        </w:rPr>
        <w:t>一阶共振频率的变化；</w:t>
      </w:r>
    </w:p>
    <w:p w14:paraId="46025427">
      <w:pPr>
        <w:pStyle w:val="24"/>
        <w:numPr>
          <w:ilvl w:val="0"/>
          <w:numId w:val="32"/>
        </w:numPr>
        <w:ind w:firstLineChars="0"/>
      </w:pPr>
      <w:r>
        <w:rPr>
          <w:rFonts w:hint="eastAsia"/>
        </w:rPr>
        <w:t>重复</w:t>
      </w:r>
      <w:r>
        <w:t>步骤</w:t>
      </w:r>
      <w:r>
        <w:rPr>
          <w:rFonts w:hint="eastAsia"/>
        </w:rPr>
        <w:t>b）～步骤d）</w:t>
      </w:r>
      <w:r>
        <w:t>，</w:t>
      </w:r>
      <w:r>
        <w:rPr>
          <w:rFonts w:hint="eastAsia"/>
        </w:rPr>
        <w:t>对</w:t>
      </w:r>
      <w:r>
        <w:t>另外两个轴向依次进行试验，试验人员在试验期间应全程值守，观察</w:t>
      </w:r>
      <w:r>
        <w:rPr>
          <w:rFonts w:hint="eastAsia"/>
        </w:rPr>
        <w:t>受试设备</w:t>
      </w:r>
      <w:r>
        <w:t>的试验情况</w:t>
      </w:r>
      <w:r>
        <w:rPr>
          <w:rFonts w:hint="eastAsia"/>
        </w:rPr>
        <w:t>是否</w:t>
      </w:r>
      <w:r>
        <w:t>正常和控制参数的变化是否在规定的范围内</w:t>
      </w:r>
      <w:r>
        <w:rPr>
          <w:rFonts w:hint="eastAsia"/>
        </w:rPr>
        <w:t>，三个正交轴向，可以按照任意的试验顺序进行，试验顺序与试验结果无关；</w:t>
      </w:r>
    </w:p>
    <w:p w14:paraId="62633136">
      <w:pPr>
        <w:pStyle w:val="24"/>
        <w:numPr>
          <w:ilvl w:val="0"/>
          <w:numId w:val="32"/>
        </w:numPr>
        <w:ind w:firstLineChars="0"/>
        <w:rPr>
          <w:rFonts w:cs="宋体"/>
        </w:rPr>
      </w:pPr>
      <w:r>
        <w:rPr>
          <w:rFonts w:hint="eastAsia"/>
        </w:rPr>
        <w:t>在</w:t>
      </w:r>
      <w:r>
        <w:rPr>
          <w:rFonts w:hint="eastAsia"/>
          <w:kern w:val="0"/>
        </w:rPr>
        <w:t>试验室</w:t>
      </w:r>
      <w:r>
        <w:rPr>
          <w:kern w:val="0"/>
        </w:rPr>
        <w:t>环境下</w:t>
      </w:r>
      <w:r>
        <w:rPr>
          <w:rFonts w:hint="eastAsia"/>
          <w:kern w:val="0"/>
        </w:rPr>
        <w:t>，按照</w:t>
      </w:r>
      <w:r>
        <w:rPr>
          <w:rFonts w:hint="eastAsia" w:cs="宋体"/>
        </w:rPr>
        <w:t>12.2章节要求进行QPAT1-1和QPAT2检查并记录检测数据</w:t>
      </w:r>
      <w:r>
        <w:t>。</w:t>
      </w:r>
    </w:p>
    <w:p w14:paraId="1263C4AE">
      <w:pPr>
        <w:pStyle w:val="35"/>
        <w:numPr>
          <w:ilvl w:val="2"/>
          <w:numId w:val="2"/>
        </w:numPr>
        <w:tabs>
          <w:tab w:val="clear" w:pos="340"/>
          <w:tab w:val="clear" w:pos="567"/>
        </w:tabs>
        <w:spacing w:line="420" w:lineRule="exact"/>
      </w:pPr>
      <w:bookmarkStart w:id="229" w:name="_Toc176264414"/>
      <w:r>
        <w:rPr>
          <w:rFonts w:hint="eastAsia"/>
        </w:rPr>
        <w:t>试验判据</w:t>
      </w:r>
      <w:bookmarkEnd w:id="229"/>
    </w:p>
    <w:p w14:paraId="187CF572">
      <w:pPr>
        <w:pStyle w:val="32"/>
        <w:spacing w:line="360" w:lineRule="auto"/>
        <w:ind w:firstLine="480"/>
        <w:rPr>
          <w:rFonts w:ascii="Times New Roman" w:hAnsi="Times New Roman" w:cs="宋体"/>
          <w:sz w:val="24"/>
          <w:szCs w:val="24"/>
        </w:rPr>
      </w:pPr>
      <w:r>
        <w:rPr>
          <w:rFonts w:hint="eastAsia" w:ascii="Times New Roman" w:hAnsi="Times New Roman" w:cs="宋体"/>
          <w:sz w:val="24"/>
          <w:szCs w:val="24"/>
        </w:rPr>
        <w:t>试验中，按12.2章节要求进行QPAT2检查，确认通过并记录检测数据；</w:t>
      </w:r>
    </w:p>
    <w:p w14:paraId="0CE0CCAA">
      <w:pPr>
        <w:pStyle w:val="32"/>
        <w:spacing w:line="360" w:lineRule="auto"/>
        <w:ind w:firstLine="480"/>
        <w:rPr>
          <w:rFonts w:ascii="Times New Roman" w:hAnsi="Times New Roman" w:cs="宋体"/>
          <w:sz w:val="24"/>
          <w:szCs w:val="21"/>
        </w:rPr>
      </w:pPr>
      <w:r>
        <w:rPr>
          <w:rFonts w:hint="eastAsia" w:ascii="Times New Roman" w:hAnsi="Times New Roman" w:cs="宋体"/>
          <w:sz w:val="24"/>
          <w:szCs w:val="24"/>
        </w:rPr>
        <w:t>试验前后，按12.2章节中要求进行QPAT1-1和QPAT2检查，确认通过并记录检测数据。</w:t>
      </w:r>
    </w:p>
    <w:p w14:paraId="27185CB7">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满足以上要求，则判定结论为Pass，否则为Fail。</w:t>
      </w:r>
    </w:p>
    <w:p w14:paraId="6CA9B2D7">
      <w:pPr>
        <w:pStyle w:val="27"/>
        <w:rPr>
          <w:lang w:val="zh-CN"/>
        </w:rPr>
      </w:pPr>
      <w:bookmarkStart w:id="230" w:name="_Toc176264415"/>
      <w:r>
        <w:rPr>
          <w:rFonts w:hint="eastAsia"/>
          <w:lang w:val="zh-CN"/>
        </w:rPr>
        <w:t>强化振动</w:t>
      </w:r>
      <w:bookmarkEnd w:id="230"/>
    </w:p>
    <w:p w14:paraId="453EE48E">
      <w:pPr>
        <w:pStyle w:val="35"/>
        <w:numPr>
          <w:ilvl w:val="2"/>
          <w:numId w:val="2"/>
        </w:numPr>
        <w:tabs>
          <w:tab w:val="clear" w:pos="340"/>
          <w:tab w:val="clear" w:pos="567"/>
        </w:tabs>
        <w:spacing w:line="420" w:lineRule="exact"/>
      </w:pPr>
      <w:bookmarkStart w:id="231" w:name="_Toc176264416"/>
      <w:r>
        <w:rPr>
          <w:rFonts w:hint="eastAsia"/>
        </w:rPr>
        <w:t>试验目的</w:t>
      </w:r>
      <w:bookmarkEnd w:id="216"/>
      <w:bookmarkEnd w:id="231"/>
    </w:p>
    <w:p w14:paraId="18D2FE92">
      <w:pPr>
        <w:pStyle w:val="24"/>
        <w:ind w:firstLine="480"/>
      </w:pPr>
      <w:r>
        <w:rPr>
          <w:rFonts w:hint="eastAsia"/>
        </w:rPr>
        <w:t>确定受试</w:t>
      </w:r>
      <w:r>
        <w:t>设备在</w:t>
      </w:r>
      <w:r>
        <w:rPr>
          <w:rFonts w:hint="eastAsia"/>
        </w:rPr>
        <w:t>适当的</w:t>
      </w:r>
      <w:r>
        <w:t>安装位置上经受规定</w:t>
      </w:r>
      <w:r>
        <w:rPr>
          <w:rFonts w:hint="eastAsia"/>
        </w:rPr>
        <w:t>类别</w:t>
      </w:r>
      <w:r>
        <w:t>的振动量值时是否符合相关</w:t>
      </w:r>
      <w:r>
        <w:rPr>
          <w:rFonts w:hint="eastAsia"/>
        </w:rPr>
        <w:t>设备</w:t>
      </w:r>
      <w:r>
        <w:t>性能标准</w:t>
      </w:r>
      <w:r>
        <w:rPr>
          <w:rFonts w:hint="eastAsia"/>
        </w:rPr>
        <w:t>。</w:t>
      </w:r>
    </w:p>
    <w:p w14:paraId="717CD87D">
      <w:pPr>
        <w:pStyle w:val="35"/>
        <w:numPr>
          <w:ilvl w:val="2"/>
          <w:numId w:val="2"/>
        </w:numPr>
        <w:tabs>
          <w:tab w:val="clear" w:pos="340"/>
          <w:tab w:val="clear" w:pos="567"/>
        </w:tabs>
        <w:spacing w:line="420" w:lineRule="exact"/>
      </w:pPr>
      <w:bookmarkStart w:id="232" w:name="_Toc11799945"/>
      <w:bookmarkStart w:id="233" w:name="_Toc176264417"/>
      <w:r>
        <w:rPr>
          <w:rFonts w:hint="eastAsia"/>
        </w:rPr>
        <w:t>试验要求</w:t>
      </w:r>
      <w:bookmarkEnd w:id="232"/>
      <w:bookmarkEnd w:id="233"/>
    </w:p>
    <w:p w14:paraId="5D8A2F1E">
      <w:pPr>
        <w:pStyle w:val="24"/>
        <w:ind w:firstLine="480"/>
      </w:pPr>
      <w:r>
        <w:rPr>
          <w:rFonts w:hint="eastAsia"/>
        </w:rPr>
        <w:t>受</w:t>
      </w:r>
      <w:r>
        <w:t>试设备应通过</w:t>
      </w:r>
      <w:r>
        <w:rPr>
          <w:rFonts w:hint="eastAsia"/>
        </w:rPr>
        <w:t>D</w:t>
      </w:r>
      <w:r>
        <w:t>O－160G第8章</w:t>
      </w:r>
      <w:r>
        <w:rPr>
          <w:rFonts w:hint="eastAsia"/>
        </w:rPr>
        <w:t>，R</w:t>
      </w:r>
      <w:r>
        <w:t>类规定的</w:t>
      </w:r>
      <w:r>
        <w:rPr>
          <w:rFonts w:hint="eastAsia"/>
        </w:rPr>
        <w:t>要求</w:t>
      </w:r>
      <w:r>
        <w:t>试验</w:t>
      </w:r>
      <w:r>
        <w:rPr>
          <w:rFonts w:hint="eastAsia"/>
        </w:rPr>
        <w:t>。</w:t>
      </w:r>
    </w:p>
    <w:p w14:paraId="193E678B">
      <w:pPr>
        <w:pStyle w:val="24"/>
        <w:ind w:firstLine="480"/>
      </w:pPr>
      <w:r>
        <w:t>按照DO－160G中</w:t>
      </w:r>
      <w:r>
        <w:rPr>
          <w:rFonts w:hint="eastAsia"/>
        </w:rPr>
        <w:t>第8章R类</w:t>
      </w:r>
      <w:r>
        <w:t>别</w:t>
      </w:r>
      <w:r>
        <w:rPr>
          <w:rFonts w:hint="eastAsia"/>
        </w:rPr>
        <w:t>（E和E1曲线）进行</w:t>
      </w:r>
      <w:r>
        <w:t>试验，振动</w:t>
      </w:r>
      <w:r>
        <w:rPr>
          <w:rFonts w:hint="eastAsia"/>
        </w:rPr>
        <w:t>试验</w:t>
      </w:r>
      <w:r>
        <w:t>曲线如</w:t>
      </w:r>
      <w:r>
        <w:rPr>
          <w:rFonts w:hint="eastAsia"/>
        </w:rPr>
        <w:t>图24和图25所示</w:t>
      </w:r>
      <w:r>
        <w:t>，</w:t>
      </w:r>
      <w:r>
        <w:rPr>
          <w:rFonts w:hint="eastAsia"/>
        </w:rPr>
        <w:t>试验</w:t>
      </w:r>
      <w:r>
        <w:t>条件</w:t>
      </w:r>
      <w:r>
        <w:rPr>
          <w:rFonts w:hint="eastAsia"/>
        </w:rPr>
        <w:t>见表24</w:t>
      </w:r>
      <w:r>
        <w:t>，安装方向如</w:t>
      </w:r>
      <w:r>
        <w:rPr>
          <w:rFonts w:hint="eastAsia"/>
        </w:rPr>
        <w:t>图27所示</w:t>
      </w:r>
      <w:r>
        <w:t>。</w:t>
      </w:r>
    </w:p>
    <w:p w14:paraId="0A170A94">
      <w:pPr>
        <w:pStyle w:val="24"/>
        <w:ind w:firstLine="0" w:firstLineChars="0"/>
        <w:jc w:val="center"/>
      </w:pPr>
      <w:r>
        <w:object>
          <v:shape id="_x0000_i1031" o:spt="75" type="#_x0000_t75" style="height:189.3pt;width:318.2pt;" o:ole="t" filled="f" o:preferrelative="t" stroked="f" coordsize="21600,21600">
            <v:path/>
            <v:fill on="f" focussize="0,0"/>
            <v:stroke on="f" joinstyle="miter"/>
            <v:imagedata r:id="rId35" o:title=""/>
            <o:lock v:ext="edit" aspectratio="t"/>
            <w10:wrap type="none"/>
            <w10:anchorlock/>
          </v:shape>
          <o:OLEObject Type="Embed" ProgID="Visio.Drawing.11" ShapeID="_x0000_i1031" DrawAspect="Content" ObjectID="_1468075732" r:id="rId37">
            <o:LockedField>false</o:LockedField>
          </o:OLEObject>
        </w:object>
      </w:r>
    </w:p>
    <w:p w14:paraId="30FD8364">
      <w:pPr>
        <w:pStyle w:val="61"/>
        <w:numPr>
          <w:ilvl w:val="0"/>
          <w:numId w:val="8"/>
        </w:numPr>
        <w:rPr>
          <w:rFonts w:ascii="黑体" w:hAnsi="黑体" w:cs="宋体"/>
        </w:rPr>
      </w:pPr>
      <w:bookmarkStart w:id="234" w:name="_Toc176262578"/>
      <w:r>
        <w:rPr>
          <w:rFonts w:hint="eastAsia" w:ascii="黑体" w:hAnsi="黑体" w:cs="宋体"/>
        </w:rPr>
        <w:t>标准振动试验曲线</w:t>
      </w:r>
      <w:bookmarkEnd w:id="234"/>
    </w:p>
    <w:p w14:paraId="08A672F1">
      <w:pPr>
        <w:pStyle w:val="37"/>
        <w:rPr>
          <w:rFonts w:ascii="黑体" w:hAnsi="黑体" w:cs="宋体"/>
        </w:rPr>
      </w:pPr>
      <w:r>
        <w:object>
          <v:shape id="_x0000_i1032" o:spt="75" type="#_x0000_t75" style="height:207.85pt;width:347.25pt;" o:ole="t" filled="f" o:preferrelative="t" stroked="f" coordsize="21600,21600">
            <v:path/>
            <v:fill on="f" focussize="0,0"/>
            <v:stroke on="f" joinstyle="miter"/>
            <v:imagedata r:id="rId39" o:title=""/>
            <o:lock v:ext="edit" aspectratio="t"/>
            <w10:wrap type="none"/>
            <w10:anchorlock/>
          </v:shape>
          <o:OLEObject Type="Embed" ProgID="Visio.Drawing.11" ShapeID="_x0000_i1032" DrawAspect="Content" ObjectID="_1468075733" r:id="rId38">
            <o:LockedField>false</o:LockedField>
          </o:OLEObject>
        </w:object>
      </w:r>
    </w:p>
    <w:p w14:paraId="74943255">
      <w:pPr>
        <w:pStyle w:val="61"/>
        <w:numPr>
          <w:ilvl w:val="0"/>
          <w:numId w:val="8"/>
        </w:numPr>
        <w:rPr>
          <w:rFonts w:ascii="黑体" w:hAnsi="黑体" w:cs="宋体"/>
        </w:rPr>
      </w:pPr>
      <w:bookmarkStart w:id="235" w:name="_Toc176262579"/>
      <w:r>
        <w:rPr>
          <w:rFonts w:hint="eastAsia" w:ascii="黑体" w:hAnsi="黑体" w:cs="宋体"/>
        </w:rPr>
        <w:t>强化振动试验曲线</w:t>
      </w:r>
      <w:bookmarkEnd w:id="235"/>
    </w:p>
    <w:p w14:paraId="031C1535">
      <w:pPr>
        <w:pStyle w:val="59"/>
        <w:numPr>
          <w:ilvl w:val="0"/>
          <w:numId w:val="7"/>
        </w:numPr>
        <w:rPr>
          <w:rFonts w:ascii="黑体" w:hAnsi="黑体" w:cs="宋体"/>
        </w:rPr>
      </w:pPr>
      <w:bookmarkStart w:id="236" w:name="_Ref8926322"/>
      <w:bookmarkStart w:id="237" w:name="_Toc176262530"/>
      <w:r>
        <w:rPr>
          <w:rFonts w:hint="eastAsia" w:ascii="黑体" w:hAnsi="黑体" w:cs="宋体"/>
        </w:rPr>
        <w:t>振动</w:t>
      </w:r>
      <w:r>
        <w:rPr>
          <w:rFonts w:ascii="黑体" w:hAnsi="黑体" w:cs="宋体"/>
        </w:rPr>
        <w:t>曲线频率拐点</w:t>
      </w:r>
      <w:bookmarkEnd w:id="236"/>
      <w:bookmarkEnd w:id="237"/>
    </w:p>
    <w:tbl>
      <w:tblPr>
        <w:tblStyle w:val="18"/>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736"/>
        <w:gridCol w:w="1072"/>
        <w:gridCol w:w="1072"/>
        <w:gridCol w:w="1072"/>
        <w:gridCol w:w="1072"/>
        <w:gridCol w:w="1072"/>
        <w:gridCol w:w="1072"/>
        <w:gridCol w:w="1403"/>
      </w:tblGrid>
      <w:tr w14:paraId="59266D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000" w:type="pct"/>
            <w:gridSpan w:val="8"/>
          </w:tcPr>
          <w:p w14:paraId="67664308">
            <w:pPr>
              <w:pStyle w:val="24"/>
              <w:spacing w:line="240" w:lineRule="auto"/>
              <w:ind w:firstLine="0" w:firstLineChars="0"/>
              <w:jc w:val="center"/>
              <w:rPr>
                <w:sz w:val="21"/>
              </w:rPr>
            </w:pPr>
            <w:r>
              <w:rPr>
                <w:rFonts w:hint="eastAsia"/>
                <w:sz w:val="21"/>
              </w:rPr>
              <w:t>标准振动</w:t>
            </w:r>
            <w:r>
              <w:rPr>
                <w:sz w:val="21"/>
              </w:rPr>
              <w:t>曲线频率拐点</w:t>
            </w:r>
            <w:r>
              <w:rPr>
                <w:rFonts w:hint="eastAsia"/>
                <w:sz w:val="21"/>
              </w:rPr>
              <w:t>（E曲线）：E=7.94Grms</w:t>
            </w:r>
          </w:p>
        </w:tc>
      </w:tr>
      <w:tr w14:paraId="220334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07" w:type="pct"/>
          </w:tcPr>
          <w:p w14:paraId="323A8EA3">
            <w:pPr>
              <w:pStyle w:val="24"/>
              <w:spacing w:line="240" w:lineRule="auto"/>
              <w:ind w:firstLine="0" w:firstLineChars="0"/>
              <w:jc w:val="center"/>
              <w:rPr>
                <w:sz w:val="21"/>
              </w:rPr>
            </w:pPr>
            <w:r>
              <w:rPr>
                <w:rFonts w:hint="eastAsia"/>
                <w:sz w:val="21"/>
              </w:rPr>
              <w:t>频率（Hz</w:t>
            </w:r>
            <w:r>
              <w:rPr>
                <w:sz w:val="21"/>
              </w:rPr>
              <w:t>）</w:t>
            </w:r>
          </w:p>
        </w:tc>
        <w:tc>
          <w:tcPr>
            <w:tcW w:w="560" w:type="pct"/>
          </w:tcPr>
          <w:p w14:paraId="0B7EE141">
            <w:pPr>
              <w:pStyle w:val="24"/>
              <w:spacing w:line="240" w:lineRule="auto"/>
              <w:ind w:firstLine="0" w:firstLineChars="0"/>
              <w:jc w:val="center"/>
              <w:rPr>
                <w:sz w:val="21"/>
              </w:rPr>
            </w:pPr>
            <w:r>
              <w:rPr>
                <w:rFonts w:hint="eastAsia"/>
                <w:sz w:val="21"/>
              </w:rPr>
              <w:t>10</w:t>
            </w:r>
          </w:p>
        </w:tc>
        <w:tc>
          <w:tcPr>
            <w:tcW w:w="560" w:type="pct"/>
          </w:tcPr>
          <w:p w14:paraId="1D942C85">
            <w:pPr>
              <w:pStyle w:val="24"/>
              <w:spacing w:line="240" w:lineRule="auto"/>
              <w:ind w:firstLine="0" w:firstLineChars="0"/>
              <w:jc w:val="center"/>
              <w:rPr>
                <w:sz w:val="21"/>
              </w:rPr>
            </w:pPr>
            <w:r>
              <w:rPr>
                <w:rFonts w:hint="eastAsia"/>
                <w:sz w:val="21"/>
              </w:rPr>
              <w:t>28</w:t>
            </w:r>
          </w:p>
        </w:tc>
        <w:tc>
          <w:tcPr>
            <w:tcW w:w="560" w:type="pct"/>
          </w:tcPr>
          <w:p w14:paraId="587C9CBE">
            <w:pPr>
              <w:pStyle w:val="24"/>
              <w:spacing w:line="240" w:lineRule="auto"/>
              <w:ind w:firstLine="0" w:firstLineChars="0"/>
              <w:jc w:val="center"/>
              <w:rPr>
                <w:sz w:val="21"/>
              </w:rPr>
            </w:pPr>
            <w:r>
              <w:rPr>
                <w:rFonts w:hint="eastAsia"/>
                <w:sz w:val="21"/>
              </w:rPr>
              <w:t>40</w:t>
            </w:r>
          </w:p>
        </w:tc>
        <w:tc>
          <w:tcPr>
            <w:tcW w:w="560" w:type="pct"/>
          </w:tcPr>
          <w:p w14:paraId="3F96083B">
            <w:pPr>
              <w:pStyle w:val="24"/>
              <w:spacing w:line="240" w:lineRule="auto"/>
              <w:ind w:firstLine="0" w:firstLineChars="0"/>
              <w:jc w:val="center"/>
              <w:rPr>
                <w:sz w:val="21"/>
              </w:rPr>
            </w:pPr>
            <w:r>
              <w:rPr>
                <w:rFonts w:hint="eastAsia"/>
                <w:sz w:val="21"/>
              </w:rPr>
              <w:t>100</w:t>
            </w:r>
          </w:p>
        </w:tc>
        <w:tc>
          <w:tcPr>
            <w:tcW w:w="560" w:type="pct"/>
          </w:tcPr>
          <w:p w14:paraId="79C685CA">
            <w:pPr>
              <w:pStyle w:val="24"/>
              <w:spacing w:line="240" w:lineRule="auto"/>
              <w:ind w:firstLine="0" w:firstLineChars="0"/>
              <w:jc w:val="center"/>
              <w:rPr>
                <w:sz w:val="21"/>
              </w:rPr>
            </w:pPr>
            <w:r>
              <w:rPr>
                <w:rFonts w:hint="eastAsia"/>
                <w:sz w:val="21"/>
              </w:rPr>
              <w:t>200</w:t>
            </w:r>
          </w:p>
        </w:tc>
        <w:tc>
          <w:tcPr>
            <w:tcW w:w="560" w:type="pct"/>
          </w:tcPr>
          <w:p w14:paraId="500785BA">
            <w:pPr>
              <w:pStyle w:val="24"/>
              <w:spacing w:line="240" w:lineRule="auto"/>
              <w:ind w:firstLine="0" w:firstLineChars="0"/>
              <w:jc w:val="center"/>
              <w:rPr>
                <w:sz w:val="21"/>
              </w:rPr>
            </w:pPr>
            <w:r>
              <w:rPr>
                <w:sz w:val="21"/>
              </w:rPr>
              <w:t>500</w:t>
            </w:r>
          </w:p>
        </w:tc>
        <w:tc>
          <w:tcPr>
            <w:tcW w:w="733" w:type="pct"/>
          </w:tcPr>
          <w:p w14:paraId="4BA20769">
            <w:pPr>
              <w:pStyle w:val="24"/>
              <w:spacing w:line="240" w:lineRule="auto"/>
              <w:ind w:firstLine="0" w:firstLineChars="0"/>
              <w:jc w:val="center"/>
              <w:rPr>
                <w:sz w:val="21"/>
              </w:rPr>
            </w:pPr>
            <w:r>
              <w:rPr>
                <w:sz w:val="21"/>
              </w:rPr>
              <w:t>2000</w:t>
            </w:r>
          </w:p>
        </w:tc>
      </w:tr>
      <w:tr w14:paraId="4F4D52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907" w:type="pct"/>
            <w:vAlign w:val="center"/>
          </w:tcPr>
          <w:p w14:paraId="7014B2B0">
            <w:pPr>
              <w:pStyle w:val="24"/>
              <w:spacing w:line="240" w:lineRule="auto"/>
              <w:ind w:firstLine="0" w:firstLineChars="0"/>
              <w:jc w:val="center"/>
              <w:rPr>
                <w:sz w:val="21"/>
              </w:rPr>
            </w:pPr>
            <w:r>
              <w:rPr>
                <w:rFonts w:hint="eastAsia"/>
                <w:sz w:val="21"/>
              </w:rPr>
              <w:t>功率谱</w:t>
            </w:r>
            <w:r>
              <w:rPr>
                <w:sz w:val="21"/>
              </w:rPr>
              <w:t>密度</w:t>
            </w:r>
            <w:r>
              <w:rPr>
                <w:rFonts w:hint="eastAsia"/>
                <w:sz w:val="21"/>
              </w:rPr>
              <w:t>（g</w:t>
            </w:r>
            <w:r>
              <w:rPr>
                <w:sz w:val="21"/>
                <w:vertAlign w:val="superscript"/>
              </w:rPr>
              <w:t>2</w:t>
            </w:r>
            <w:r>
              <w:rPr>
                <w:rFonts w:hint="eastAsia"/>
                <w:sz w:val="21"/>
              </w:rPr>
              <w:t>/</w:t>
            </w:r>
            <w:r>
              <w:rPr>
                <w:sz w:val="21"/>
              </w:rPr>
              <w:t>Hz）</w:t>
            </w:r>
          </w:p>
        </w:tc>
        <w:tc>
          <w:tcPr>
            <w:tcW w:w="560" w:type="pct"/>
            <w:vAlign w:val="center"/>
          </w:tcPr>
          <w:p w14:paraId="6517EF8A">
            <w:pPr>
              <w:pStyle w:val="24"/>
              <w:spacing w:line="240" w:lineRule="auto"/>
              <w:ind w:firstLine="0" w:firstLineChars="0"/>
              <w:jc w:val="center"/>
              <w:rPr>
                <w:sz w:val="21"/>
              </w:rPr>
            </w:pPr>
            <w:r>
              <w:rPr>
                <w:sz w:val="21"/>
              </w:rPr>
              <w:t>0.0</w:t>
            </w:r>
            <w:r>
              <w:rPr>
                <w:rFonts w:hint="eastAsia"/>
                <w:sz w:val="21"/>
              </w:rPr>
              <w:t>20</w:t>
            </w:r>
          </w:p>
        </w:tc>
        <w:tc>
          <w:tcPr>
            <w:tcW w:w="560" w:type="pct"/>
            <w:vAlign w:val="center"/>
          </w:tcPr>
          <w:p w14:paraId="624D66A9">
            <w:pPr>
              <w:pStyle w:val="24"/>
              <w:spacing w:line="240" w:lineRule="auto"/>
              <w:ind w:firstLine="0" w:firstLineChars="0"/>
              <w:jc w:val="center"/>
              <w:rPr>
                <w:sz w:val="21"/>
              </w:rPr>
            </w:pPr>
            <w:r>
              <w:rPr>
                <w:sz w:val="21"/>
              </w:rPr>
              <w:t>0.0</w:t>
            </w:r>
            <w:r>
              <w:rPr>
                <w:rFonts w:hint="eastAsia"/>
                <w:sz w:val="21"/>
              </w:rPr>
              <w:t>20</w:t>
            </w:r>
          </w:p>
        </w:tc>
        <w:tc>
          <w:tcPr>
            <w:tcW w:w="560" w:type="pct"/>
            <w:vAlign w:val="center"/>
          </w:tcPr>
          <w:p w14:paraId="4E683FF4">
            <w:pPr>
              <w:pStyle w:val="24"/>
              <w:spacing w:line="240" w:lineRule="auto"/>
              <w:ind w:firstLine="0" w:firstLineChars="0"/>
              <w:jc w:val="center"/>
              <w:rPr>
                <w:sz w:val="21"/>
              </w:rPr>
            </w:pPr>
            <w:r>
              <w:rPr>
                <w:sz w:val="21"/>
              </w:rPr>
              <w:t>0.0</w:t>
            </w:r>
            <w:r>
              <w:rPr>
                <w:rFonts w:hint="eastAsia"/>
                <w:sz w:val="21"/>
              </w:rPr>
              <w:t>40</w:t>
            </w:r>
          </w:p>
        </w:tc>
        <w:tc>
          <w:tcPr>
            <w:tcW w:w="560" w:type="pct"/>
            <w:vAlign w:val="center"/>
          </w:tcPr>
          <w:p w14:paraId="106A5653">
            <w:pPr>
              <w:pStyle w:val="24"/>
              <w:spacing w:line="240" w:lineRule="auto"/>
              <w:ind w:firstLine="0" w:firstLineChars="0"/>
              <w:jc w:val="center"/>
              <w:rPr>
                <w:sz w:val="21"/>
              </w:rPr>
            </w:pPr>
            <w:r>
              <w:rPr>
                <w:rFonts w:hint="eastAsia"/>
                <w:sz w:val="21"/>
              </w:rPr>
              <w:t>0.040</w:t>
            </w:r>
          </w:p>
        </w:tc>
        <w:tc>
          <w:tcPr>
            <w:tcW w:w="560" w:type="pct"/>
            <w:vAlign w:val="center"/>
          </w:tcPr>
          <w:p w14:paraId="5A7E6A18">
            <w:pPr>
              <w:pStyle w:val="24"/>
              <w:spacing w:line="240" w:lineRule="auto"/>
              <w:ind w:firstLine="0" w:firstLineChars="0"/>
              <w:jc w:val="center"/>
              <w:rPr>
                <w:sz w:val="21"/>
              </w:rPr>
            </w:pPr>
            <w:r>
              <w:rPr>
                <w:rFonts w:hint="eastAsia"/>
                <w:sz w:val="21"/>
              </w:rPr>
              <w:t>0.080</w:t>
            </w:r>
          </w:p>
        </w:tc>
        <w:tc>
          <w:tcPr>
            <w:tcW w:w="560" w:type="pct"/>
            <w:vAlign w:val="center"/>
          </w:tcPr>
          <w:p w14:paraId="3EB9008C">
            <w:pPr>
              <w:pStyle w:val="24"/>
              <w:spacing w:line="240" w:lineRule="auto"/>
              <w:ind w:firstLine="0" w:firstLineChars="0"/>
              <w:jc w:val="center"/>
              <w:rPr>
                <w:sz w:val="21"/>
              </w:rPr>
            </w:pPr>
            <w:r>
              <w:rPr>
                <w:rFonts w:hint="eastAsia"/>
                <w:sz w:val="21"/>
              </w:rPr>
              <w:t>0.080</w:t>
            </w:r>
          </w:p>
        </w:tc>
        <w:tc>
          <w:tcPr>
            <w:tcW w:w="733" w:type="pct"/>
            <w:vAlign w:val="center"/>
          </w:tcPr>
          <w:p w14:paraId="5A56CEED">
            <w:pPr>
              <w:pStyle w:val="24"/>
              <w:spacing w:line="240" w:lineRule="auto"/>
              <w:ind w:firstLine="0" w:firstLineChars="0"/>
              <w:jc w:val="center"/>
              <w:rPr>
                <w:sz w:val="21"/>
              </w:rPr>
            </w:pPr>
            <w:r>
              <w:rPr>
                <w:sz w:val="21"/>
              </w:rPr>
              <w:t>0.00</w:t>
            </w:r>
            <w:r>
              <w:rPr>
                <w:rFonts w:hint="eastAsia"/>
                <w:sz w:val="21"/>
              </w:rPr>
              <w:t>505</w:t>
            </w:r>
          </w:p>
        </w:tc>
      </w:tr>
      <w:tr w14:paraId="25A01B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000" w:type="pct"/>
            <w:gridSpan w:val="8"/>
            <w:vAlign w:val="center"/>
          </w:tcPr>
          <w:p w14:paraId="6468DAD5">
            <w:pPr>
              <w:pStyle w:val="24"/>
              <w:spacing w:line="240" w:lineRule="auto"/>
              <w:ind w:firstLine="0" w:firstLineChars="0"/>
              <w:jc w:val="center"/>
              <w:rPr>
                <w:sz w:val="21"/>
              </w:rPr>
            </w:pPr>
            <w:r>
              <w:rPr>
                <w:rFonts w:hint="eastAsia"/>
                <w:sz w:val="21"/>
              </w:rPr>
              <w:t>强化振动</w:t>
            </w:r>
            <w:r>
              <w:rPr>
                <w:sz w:val="21"/>
              </w:rPr>
              <w:t>曲线频率拐点</w:t>
            </w:r>
            <w:r>
              <w:rPr>
                <w:rFonts w:hint="eastAsia"/>
                <w:sz w:val="21"/>
              </w:rPr>
              <w:t>（E1曲线）：E1=11.33 Grms</w:t>
            </w:r>
          </w:p>
        </w:tc>
      </w:tr>
      <w:tr w14:paraId="4B2877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07" w:type="pct"/>
            <w:tcBorders>
              <w:top w:val="single" w:color="auto" w:sz="6" w:space="0"/>
              <w:left w:val="single" w:color="auto" w:sz="12" w:space="0"/>
              <w:bottom w:val="single" w:color="auto" w:sz="6" w:space="0"/>
              <w:right w:val="single" w:color="auto" w:sz="6" w:space="0"/>
            </w:tcBorders>
            <w:vAlign w:val="center"/>
          </w:tcPr>
          <w:p w14:paraId="0A4B326D">
            <w:pPr>
              <w:pStyle w:val="24"/>
              <w:spacing w:line="240" w:lineRule="auto"/>
              <w:ind w:firstLine="0" w:firstLineChars="0"/>
              <w:jc w:val="center"/>
              <w:rPr>
                <w:sz w:val="21"/>
              </w:rPr>
            </w:pPr>
            <w:r>
              <w:rPr>
                <w:rFonts w:hint="eastAsia"/>
                <w:sz w:val="21"/>
              </w:rPr>
              <w:t>频率（Hz</w:t>
            </w:r>
            <w:r>
              <w:rPr>
                <w:sz w:val="21"/>
              </w:rPr>
              <w:t>）</w:t>
            </w:r>
          </w:p>
        </w:tc>
        <w:tc>
          <w:tcPr>
            <w:tcW w:w="560" w:type="pct"/>
            <w:tcBorders>
              <w:top w:val="single" w:color="auto" w:sz="6" w:space="0"/>
              <w:left w:val="single" w:color="auto" w:sz="6" w:space="0"/>
              <w:bottom w:val="single" w:color="auto" w:sz="6" w:space="0"/>
              <w:right w:val="single" w:color="auto" w:sz="6" w:space="0"/>
            </w:tcBorders>
            <w:vAlign w:val="center"/>
          </w:tcPr>
          <w:p w14:paraId="01DA32ED">
            <w:pPr>
              <w:pStyle w:val="24"/>
              <w:spacing w:line="240" w:lineRule="auto"/>
              <w:ind w:firstLine="0" w:firstLineChars="0"/>
              <w:jc w:val="center"/>
              <w:rPr>
                <w:sz w:val="21"/>
              </w:rPr>
            </w:pPr>
            <w:r>
              <w:rPr>
                <w:rFonts w:hint="eastAsia"/>
                <w:sz w:val="21"/>
              </w:rPr>
              <w:t>10</w:t>
            </w:r>
          </w:p>
        </w:tc>
        <w:tc>
          <w:tcPr>
            <w:tcW w:w="560" w:type="pct"/>
            <w:tcBorders>
              <w:top w:val="single" w:color="auto" w:sz="6" w:space="0"/>
              <w:left w:val="single" w:color="auto" w:sz="6" w:space="0"/>
              <w:bottom w:val="single" w:color="auto" w:sz="6" w:space="0"/>
              <w:right w:val="single" w:color="auto" w:sz="6" w:space="0"/>
            </w:tcBorders>
            <w:vAlign w:val="center"/>
          </w:tcPr>
          <w:p w14:paraId="2AE071D6">
            <w:pPr>
              <w:pStyle w:val="24"/>
              <w:spacing w:line="240" w:lineRule="auto"/>
              <w:ind w:firstLine="0" w:firstLineChars="0"/>
              <w:jc w:val="center"/>
              <w:rPr>
                <w:sz w:val="21"/>
              </w:rPr>
            </w:pPr>
            <w:r>
              <w:rPr>
                <w:rFonts w:hint="eastAsia"/>
                <w:sz w:val="21"/>
              </w:rPr>
              <w:t>28</w:t>
            </w:r>
          </w:p>
        </w:tc>
        <w:tc>
          <w:tcPr>
            <w:tcW w:w="560" w:type="pct"/>
            <w:tcBorders>
              <w:top w:val="single" w:color="auto" w:sz="6" w:space="0"/>
              <w:left w:val="single" w:color="auto" w:sz="6" w:space="0"/>
              <w:bottom w:val="single" w:color="auto" w:sz="6" w:space="0"/>
              <w:right w:val="single" w:color="auto" w:sz="6" w:space="0"/>
            </w:tcBorders>
            <w:vAlign w:val="center"/>
          </w:tcPr>
          <w:p w14:paraId="7F7BDA02">
            <w:pPr>
              <w:pStyle w:val="24"/>
              <w:spacing w:line="240" w:lineRule="auto"/>
              <w:ind w:firstLine="0" w:firstLineChars="0"/>
              <w:jc w:val="center"/>
              <w:rPr>
                <w:sz w:val="21"/>
              </w:rPr>
            </w:pPr>
            <w:r>
              <w:rPr>
                <w:rFonts w:hint="eastAsia"/>
                <w:sz w:val="21"/>
              </w:rPr>
              <w:t>40</w:t>
            </w:r>
          </w:p>
        </w:tc>
        <w:tc>
          <w:tcPr>
            <w:tcW w:w="560" w:type="pct"/>
            <w:tcBorders>
              <w:top w:val="single" w:color="auto" w:sz="6" w:space="0"/>
              <w:left w:val="single" w:color="auto" w:sz="6" w:space="0"/>
              <w:bottom w:val="single" w:color="auto" w:sz="6" w:space="0"/>
              <w:right w:val="single" w:color="auto" w:sz="6" w:space="0"/>
            </w:tcBorders>
            <w:vAlign w:val="center"/>
          </w:tcPr>
          <w:p w14:paraId="4D678991">
            <w:pPr>
              <w:pStyle w:val="24"/>
              <w:spacing w:line="240" w:lineRule="auto"/>
              <w:ind w:firstLine="0" w:firstLineChars="0"/>
              <w:jc w:val="center"/>
              <w:rPr>
                <w:sz w:val="21"/>
              </w:rPr>
            </w:pPr>
            <w:r>
              <w:rPr>
                <w:rFonts w:hint="eastAsia"/>
                <w:sz w:val="21"/>
              </w:rPr>
              <w:t>100</w:t>
            </w:r>
          </w:p>
        </w:tc>
        <w:tc>
          <w:tcPr>
            <w:tcW w:w="560" w:type="pct"/>
            <w:tcBorders>
              <w:top w:val="single" w:color="auto" w:sz="6" w:space="0"/>
              <w:left w:val="single" w:color="auto" w:sz="6" w:space="0"/>
              <w:bottom w:val="single" w:color="auto" w:sz="6" w:space="0"/>
              <w:right w:val="single" w:color="auto" w:sz="6" w:space="0"/>
            </w:tcBorders>
            <w:vAlign w:val="center"/>
          </w:tcPr>
          <w:p w14:paraId="18156FD9">
            <w:pPr>
              <w:pStyle w:val="24"/>
              <w:spacing w:line="240" w:lineRule="auto"/>
              <w:ind w:firstLine="0" w:firstLineChars="0"/>
              <w:jc w:val="center"/>
              <w:rPr>
                <w:sz w:val="21"/>
              </w:rPr>
            </w:pPr>
            <w:r>
              <w:rPr>
                <w:rFonts w:hint="eastAsia"/>
                <w:sz w:val="21"/>
              </w:rPr>
              <w:t>200</w:t>
            </w:r>
          </w:p>
        </w:tc>
        <w:tc>
          <w:tcPr>
            <w:tcW w:w="560" w:type="pct"/>
            <w:tcBorders>
              <w:top w:val="single" w:color="auto" w:sz="6" w:space="0"/>
              <w:left w:val="single" w:color="auto" w:sz="6" w:space="0"/>
              <w:bottom w:val="single" w:color="auto" w:sz="6" w:space="0"/>
              <w:right w:val="single" w:color="auto" w:sz="6" w:space="0"/>
            </w:tcBorders>
            <w:vAlign w:val="center"/>
          </w:tcPr>
          <w:p w14:paraId="09708817">
            <w:pPr>
              <w:pStyle w:val="24"/>
              <w:spacing w:line="240" w:lineRule="auto"/>
              <w:ind w:firstLine="0" w:firstLineChars="0"/>
              <w:jc w:val="center"/>
              <w:rPr>
                <w:sz w:val="21"/>
              </w:rPr>
            </w:pPr>
            <w:r>
              <w:rPr>
                <w:sz w:val="21"/>
              </w:rPr>
              <w:t>500</w:t>
            </w:r>
          </w:p>
        </w:tc>
        <w:tc>
          <w:tcPr>
            <w:tcW w:w="733" w:type="pct"/>
            <w:tcBorders>
              <w:top w:val="single" w:color="auto" w:sz="6" w:space="0"/>
              <w:left w:val="single" w:color="auto" w:sz="6" w:space="0"/>
              <w:bottom w:val="single" w:color="auto" w:sz="6" w:space="0"/>
              <w:right w:val="single" w:color="auto" w:sz="12" w:space="0"/>
            </w:tcBorders>
            <w:vAlign w:val="center"/>
          </w:tcPr>
          <w:p w14:paraId="3D218CEF">
            <w:pPr>
              <w:pStyle w:val="24"/>
              <w:spacing w:line="240" w:lineRule="auto"/>
              <w:ind w:firstLine="0" w:firstLineChars="0"/>
              <w:jc w:val="center"/>
              <w:rPr>
                <w:sz w:val="21"/>
              </w:rPr>
            </w:pPr>
            <w:r>
              <w:rPr>
                <w:sz w:val="21"/>
              </w:rPr>
              <w:t>2000</w:t>
            </w:r>
          </w:p>
        </w:tc>
      </w:tr>
      <w:tr w14:paraId="347DBD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07" w:type="pct"/>
            <w:tcBorders>
              <w:top w:val="single" w:color="auto" w:sz="6" w:space="0"/>
              <w:left w:val="single" w:color="auto" w:sz="12" w:space="0"/>
              <w:bottom w:val="single" w:color="auto" w:sz="12" w:space="0"/>
              <w:right w:val="single" w:color="auto" w:sz="6" w:space="0"/>
            </w:tcBorders>
            <w:vAlign w:val="center"/>
          </w:tcPr>
          <w:p w14:paraId="6A81336C">
            <w:pPr>
              <w:pStyle w:val="24"/>
              <w:spacing w:line="240" w:lineRule="auto"/>
              <w:ind w:firstLine="0" w:firstLineChars="0"/>
              <w:jc w:val="center"/>
              <w:rPr>
                <w:sz w:val="21"/>
              </w:rPr>
            </w:pPr>
            <w:r>
              <w:rPr>
                <w:rFonts w:hint="eastAsia"/>
                <w:sz w:val="21"/>
              </w:rPr>
              <w:t>功率谱</w:t>
            </w:r>
            <w:r>
              <w:rPr>
                <w:sz w:val="21"/>
              </w:rPr>
              <w:t>密度</w:t>
            </w:r>
            <w:r>
              <w:rPr>
                <w:rFonts w:hint="eastAsia"/>
                <w:sz w:val="21"/>
              </w:rPr>
              <w:t>（g</w:t>
            </w:r>
            <w:r>
              <w:rPr>
                <w:sz w:val="21"/>
              </w:rPr>
              <w:t>2</w:t>
            </w:r>
            <w:r>
              <w:rPr>
                <w:rFonts w:hint="eastAsia"/>
                <w:sz w:val="21"/>
              </w:rPr>
              <w:t>/</w:t>
            </w:r>
            <w:r>
              <w:rPr>
                <w:sz w:val="21"/>
              </w:rPr>
              <w:t>Hz）</w:t>
            </w:r>
          </w:p>
        </w:tc>
        <w:tc>
          <w:tcPr>
            <w:tcW w:w="560" w:type="pct"/>
            <w:tcBorders>
              <w:top w:val="single" w:color="auto" w:sz="6" w:space="0"/>
              <w:left w:val="single" w:color="auto" w:sz="6" w:space="0"/>
              <w:bottom w:val="single" w:color="auto" w:sz="12" w:space="0"/>
              <w:right w:val="single" w:color="auto" w:sz="6" w:space="0"/>
            </w:tcBorders>
            <w:vAlign w:val="center"/>
          </w:tcPr>
          <w:p w14:paraId="799EA653">
            <w:pPr>
              <w:pStyle w:val="24"/>
              <w:spacing w:line="240" w:lineRule="auto"/>
              <w:ind w:firstLine="0" w:firstLineChars="0"/>
              <w:jc w:val="center"/>
              <w:rPr>
                <w:sz w:val="21"/>
              </w:rPr>
            </w:pPr>
            <w:r>
              <w:rPr>
                <w:sz w:val="21"/>
              </w:rPr>
              <w:t>0.0</w:t>
            </w:r>
            <w:r>
              <w:rPr>
                <w:rFonts w:hint="eastAsia"/>
                <w:sz w:val="21"/>
              </w:rPr>
              <w:t>40</w:t>
            </w:r>
          </w:p>
        </w:tc>
        <w:tc>
          <w:tcPr>
            <w:tcW w:w="560" w:type="pct"/>
            <w:tcBorders>
              <w:top w:val="single" w:color="auto" w:sz="6" w:space="0"/>
              <w:left w:val="single" w:color="auto" w:sz="6" w:space="0"/>
              <w:bottom w:val="single" w:color="auto" w:sz="12" w:space="0"/>
              <w:right w:val="single" w:color="auto" w:sz="6" w:space="0"/>
            </w:tcBorders>
            <w:vAlign w:val="center"/>
          </w:tcPr>
          <w:p w14:paraId="565FB42A">
            <w:pPr>
              <w:pStyle w:val="24"/>
              <w:spacing w:line="240" w:lineRule="auto"/>
              <w:ind w:firstLine="0" w:firstLineChars="0"/>
              <w:jc w:val="center"/>
              <w:rPr>
                <w:sz w:val="21"/>
              </w:rPr>
            </w:pPr>
            <w:r>
              <w:rPr>
                <w:sz w:val="21"/>
              </w:rPr>
              <w:t>0.0</w:t>
            </w:r>
            <w:r>
              <w:rPr>
                <w:rFonts w:hint="eastAsia"/>
                <w:sz w:val="21"/>
              </w:rPr>
              <w:t>40</w:t>
            </w:r>
          </w:p>
        </w:tc>
        <w:tc>
          <w:tcPr>
            <w:tcW w:w="560" w:type="pct"/>
            <w:tcBorders>
              <w:top w:val="single" w:color="auto" w:sz="6" w:space="0"/>
              <w:left w:val="single" w:color="auto" w:sz="6" w:space="0"/>
              <w:bottom w:val="single" w:color="auto" w:sz="12" w:space="0"/>
              <w:right w:val="single" w:color="auto" w:sz="6" w:space="0"/>
            </w:tcBorders>
            <w:vAlign w:val="center"/>
          </w:tcPr>
          <w:p w14:paraId="308F8C65">
            <w:pPr>
              <w:pStyle w:val="24"/>
              <w:spacing w:line="240" w:lineRule="auto"/>
              <w:ind w:firstLine="0" w:firstLineChars="0"/>
              <w:jc w:val="center"/>
              <w:rPr>
                <w:sz w:val="21"/>
              </w:rPr>
            </w:pPr>
            <w:r>
              <w:rPr>
                <w:sz w:val="21"/>
              </w:rPr>
              <w:t>0.0</w:t>
            </w:r>
            <w:r>
              <w:rPr>
                <w:rFonts w:hint="eastAsia"/>
                <w:sz w:val="21"/>
              </w:rPr>
              <w:t>80</w:t>
            </w:r>
          </w:p>
        </w:tc>
        <w:tc>
          <w:tcPr>
            <w:tcW w:w="560" w:type="pct"/>
            <w:tcBorders>
              <w:top w:val="single" w:color="auto" w:sz="6" w:space="0"/>
              <w:left w:val="single" w:color="auto" w:sz="6" w:space="0"/>
              <w:bottom w:val="single" w:color="auto" w:sz="12" w:space="0"/>
              <w:right w:val="single" w:color="auto" w:sz="6" w:space="0"/>
            </w:tcBorders>
            <w:vAlign w:val="center"/>
          </w:tcPr>
          <w:p w14:paraId="0E09D011">
            <w:pPr>
              <w:pStyle w:val="24"/>
              <w:spacing w:line="240" w:lineRule="auto"/>
              <w:ind w:firstLine="0" w:firstLineChars="0"/>
              <w:jc w:val="center"/>
              <w:rPr>
                <w:sz w:val="21"/>
              </w:rPr>
            </w:pPr>
            <w:r>
              <w:rPr>
                <w:rFonts w:hint="eastAsia"/>
                <w:sz w:val="21"/>
              </w:rPr>
              <w:t>0.080</w:t>
            </w:r>
          </w:p>
        </w:tc>
        <w:tc>
          <w:tcPr>
            <w:tcW w:w="560" w:type="pct"/>
            <w:tcBorders>
              <w:top w:val="single" w:color="auto" w:sz="6" w:space="0"/>
              <w:left w:val="single" w:color="auto" w:sz="6" w:space="0"/>
              <w:bottom w:val="single" w:color="auto" w:sz="12" w:space="0"/>
              <w:right w:val="single" w:color="auto" w:sz="6" w:space="0"/>
            </w:tcBorders>
            <w:vAlign w:val="center"/>
          </w:tcPr>
          <w:p w14:paraId="297FD9B2">
            <w:pPr>
              <w:pStyle w:val="24"/>
              <w:spacing w:line="240" w:lineRule="auto"/>
              <w:ind w:firstLine="0" w:firstLineChars="0"/>
              <w:jc w:val="center"/>
              <w:rPr>
                <w:sz w:val="21"/>
              </w:rPr>
            </w:pPr>
            <w:r>
              <w:rPr>
                <w:rFonts w:hint="eastAsia"/>
                <w:sz w:val="21"/>
              </w:rPr>
              <w:t>0.160</w:t>
            </w:r>
          </w:p>
        </w:tc>
        <w:tc>
          <w:tcPr>
            <w:tcW w:w="560" w:type="pct"/>
            <w:tcBorders>
              <w:top w:val="single" w:color="auto" w:sz="6" w:space="0"/>
              <w:left w:val="single" w:color="auto" w:sz="6" w:space="0"/>
              <w:bottom w:val="single" w:color="auto" w:sz="12" w:space="0"/>
              <w:right w:val="single" w:color="auto" w:sz="6" w:space="0"/>
            </w:tcBorders>
            <w:vAlign w:val="center"/>
          </w:tcPr>
          <w:p w14:paraId="28CF3A03">
            <w:pPr>
              <w:pStyle w:val="24"/>
              <w:spacing w:line="240" w:lineRule="auto"/>
              <w:ind w:firstLine="0" w:firstLineChars="0"/>
              <w:jc w:val="center"/>
              <w:rPr>
                <w:sz w:val="21"/>
              </w:rPr>
            </w:pPr>
            <w:r>
              <w:rPr>
                <w:rFonts w:hint="eastAsia"/>
                <w:sz w:val="21"/>
              </w:rPr>
              <w:t>0.160</w:t>
            </w:r>
          </w:p>
        </w:tc>
        <w:tc>
          <w:tcPr>
            <w:tcW w:w="733" w:type="pct"/>
            <w:tcBorders>
              <w:top w:val="single" w:color="auto" w:sz="6" w:space="0"/>
              <w:left w:val="single" w:color="auto" w:sz="6" w:space="0"/>
              <w:bottom w:val="single" w:color="auto" w:sz="12" w:space="0"/>
              <w:right w:val="single" w:color="auto" w:sz="12" w:space="0"/>
            </w:tcBorders>
            <w:vAlign w:val="center"/>
          </w:tcPr>
          <w:p w14:paraId="30F14F58">
            <w:pPr>
              <w:pStyle w:val="24"/>
              <w:spacing w:line="240" w:lineRule="auto"/>
              <w:ind w:firstLine="0" w:firstLineChars="0"/>
              <w:jc w:val="center"/>
              <w:rPr>
                <w:sz w:val="21"/>
              </w:rPr>
            </w:pPr>
            <w:r>
              <w:rPr>
                <w:sz w:val="21"/>
              </w:rPr>
              <w:t>0.0</w:t>
            </w:r>
            <w:r>
              <w:rPr>
                <w:rFonts w:hint="eastAsia"/>
                <w:sz w:val="21"/>
              </w:rPr>
              <w:t>11</w:t>
            </w:r>
          </w:p>
        </w:tc>
      </w:tr>
    </w:tbl>
    <w:p w14:paraId="56C9C27B">
      <w:pPr>
        <w:pStyle w:val="35"/>
        <w:numPr>
          <w:ilvl w:val="2"/>
          <w:numId w:val="2"/>
        </w:numPr>
        <w:tabs>
          <w:tab w:val="clear" w:pos="340"/>
          <w:tab w:val="clear" w:pos="567"/>
        </w:tabs>
        <w:spacing w:line="420" w:lineRule="exact"/>
      </w:pPr>
      <w:bookmarkStart w:id="238" w:name="_Toc176264418"/>
      <w:r>
        <w:rPr>
          <w:rFonts w:hint="eastAsia"/>
        </w:rPr>
        <w:t>受试/陪试设备</w:t>
      </w:r>
      <w:bookmarkEnd w:id="238"/>
    </w:p>
    <w:p w14:paraId="1536DC13">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受试设备：名称-件号，详细构型见6.1 受试设备构型状态</w:t>
      </w:r>
    </w:p>
    <w:p w14:paraId="74A59440">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陪试设备：无。</w:t>
      </w:r>
    </w:p>
    <w:p w14:paraId="0F3542CE">
      <w:pPr>
        <w:pStyle w:val="32"/>
        <w:spacing w:line="500" w:lineRule="exact"/>
        <w:ind w:firstLine="480"/>
        <w:rPr>
          <w:rFonts w:ascii="Times New Roman" w:hAnsi="Times New Roman"/>
          <w:sz w:val="24"/>
          <w:szCs w:val="24"/>
        </w:rPr>
      </w:pPr>
      <w:r>
        <w:rPr>
          <w:rFonts w:hint="eastAsia" w:ascii="Times New Roman" w:hAnsi="Times New Roman"/>
          <w:sz w:val="24"/>
          <w:szCs w:val="24"/>
        </w:rPr>
        <w:t>搭接要求：无。</w:t>
      </w:r>
    </w:p>
    <w:p w14:paraId="09508D84">
      <w:pPr>
        <w:pStyle w:val="35"/>
        <w:numPr>
          <w:ilvl w:val="2"/>
          <w:numId w:val="2"/>
        </w:numPr>
        <w:tabs>
          <w:tab w:val="clear" w:pos="340"/>
          <w:tab w:val="clear" w:pos="567"/>
        </w:tabs>
        <w:spacing w:line="420" w:lineRule="exact"/>
      </w:pPr>
      <w:bookmarkStart w:id="239" w:name="_Toc176264419"/>
      <w:r>
        <w:rPr>
          <w:rFonts w:hint="eastAsia"/>
        </w:rPr>
        <w:t>试验设备、测试设备及要求</w:t>
      </w:r>
      <w:bookmarkEnd w:id="239"/>
    </w:p>
    <w:p w14:paraId="7251A8AA">
      <w:pPr>
        <w:pStyle w:val="59"/>
        <w:numPr>
          <w:ilvl w:val="0"/>
          <w:numId w:val="7"/>
        </w:numPr>
        <w:rPr>
          <w:rFonts w:ascii="黑体" w:hAnsi="黑体" w:cs="宋体"/>
        </w:rPr>
      </w:pPr>
      <w:bookmarkStart w:id="240" w:name="_Toc176262531"/>
      <w:r>
        <w:rPr>
          <w:rFonts w:hint="eastAsia" w:ascii="黑体" w:hAnsi="黑体" w:cs="宋体"/>
        </w:rPr>
        <w:t>设备信息表</w:t>
      </w:r>
      <w:bookmarkEnd w:id="240"/>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9"/>
        <w:gridCol w:w="1941"/>
        <w:gridCol w:w="1974"/>
        <w:gridCol w:w="1671"/>
        <w:gridCol w:w="1778"/>
        <w:gridCol w:w="1438"/>
      </w:tblGrid>
      <w:tr w14:paraId="061B2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12" w:space="0"/>
              <w:left w:val="single" w:color="auto" w:sz="12" w:space="0"/>
              <w:bottom w:val="single" w:color="auto" w:sz="6" w:space="0"/>
              <w:right w:val="single" w:color="auto" w:sz="6" w:space="0"/>
            </w:tcBorders>
            <w:vAlign w:val="center"/>
          </w:tcPr>
          <w:p w14:paraId="41C065F0">
            <w:pPr>
              <w:adjustRightInd w:val="0"/>
              <w:jc w:val="center"/>
              <w:textAlignment w:val="baseline"/>
              <w:rPr>
                <w:rFonts w:eastAsiaTheme="minorEastAsia"/>
                <w:bCs/>
                <w:kern w:val="28"/>
                <w:szCs w:val="21"/>
              </w:rPr>
            </w:pPr>
            <w:r>
              <w:rPr>
                <w:rFonts w:eastAsiaTheme="minorEastAsia"/>
                <w:bCs/>
                <w:kern w:val="28"/>
                <w:szCs w:val="21"/>
              </w:rPr>
              <w:t>序号</w:t>
            </w:r>
          </w:p>
        </w:tc>
        <w:tc>
          <w:tcPr>
            <w:tcW w:w="1014" w:type="pct"/>
            <w:tcBorders>
              <w:top w:val="single" w:color="auto" w:sz="12" w:space="0"/>
              <w:left w:val="single" w:color="auto" w:sz="6" w:space="0"/>
              <w:bottom w:val="single" w:color="auto" w:sz="6" w:space="0"/>
              <w:right w:val="single" w:color="auto" w:sz="6" w:space="0"/>
            </w:tcBorders>
            <w:vAlign w:val="center"/>
          </w:tcPr>
          <w:p w14:paraId="0D137C7C">
            <w:pPr>
              <w:adjustRightInd w:val="0"/>
              <w:jc w:val="center"/>
              <w:textAlignment w:val="baseline"/>
              <w:rPr>
                <w:rFonts w:eastAsiaTheme="minorEastAsia"/>
                <w:bCs/>
                <w:kern w:val="28"/>
                <w:szCs w:val="21"/>
              </w:rPr>
            </w:pPr>
            <w:r>
              <w:rPr>
                <w:rFonts w:eastAsiaTheme="minorEastAsia"/>
                <w:bCs/>
                <w:kern w:val="28"/>
                <w:szCs w:val="21"/>
              </w:rPr>
              <w:t>设备名称</w:t>
            </w:r>
          </w:p>
        </w:tc>
        <w:tc>
          <w:tcPr>
            <w:tcW w:w="1031" w:type="pct"/>
            <w:tcBorders>
              <w:top w:val="single" w:color="auto" w:sz="12" w:space="0"/>
              <w:left w:val="single" w:color="auto" w:sz="6" w:space="0"/>
              <w:bottom w:val="single" w:color="auto" w:sz="6" w:space="0"/>
              <w:right w:val="single" w:color="auto" w:sz="6" w:space="0"/>
            </w:tcBorders>
            <w:vAlign w:val="center"/>
          </w:tcPr>
          <w:p w14:paraId="3F9B61C9">
            <w:pPr>
              <w:adjustRightInd w:val="0"/>
              <w:jc w:val="center"/>
              <w:textAlignment w:val="baseline"/>
              <w:rPr>
                <w:rFonts w:eastAsiaTheme="minorEastAsia"/>
                <w:bCs/>
                <w:kern w:val="28"/>
                <w:szCs w:val="21"/>
              </w:rPr>
            </w:pPr>
            <w:r>
              <w:rPr>
                <w:rFonts w:eastAsiaTheme="minorEastAsia"/>
                <w:bCs/>
                <w:kern w:val="28"/>
                <w:szCs w:val="21"/>
              </w:rPr>
              <w:t>用途</w:t>
            </w:r>
          </w:p>
        </w:tc>
        <w:tc>
          <w:tcPr>
            <w:tcW w:w="873" w:type="pct"/>
            <w:tcBorders>
              <w:top w:val="single" w:color="auto" w:sz="12" w:space="0"/>
              <w:left w:val="single" w:color="auto" w:sz="6" w:space="0"/>
              <w:bottom w:val="single" w:color="auto" w:sz="6" w:space="0"/>
              <w:right w:val="single" w:color="auto" w:sz="6" w:space="0"/>
            </w:tcBorders>
            <w:vAlign w:val="center"/>
          </w:tcPr>
          <w:p w14:paraId="47033376">
            <w:pPr>
              <w:adjustRightInd w:val="0"/>
              <w:jc w:val="center"/>
              <w:textAlignment w:val="baseline"/>
              <w:rPr>
                <w:rFonts w:eastAsiaTheme="minorEastAsia"/>
                <w:bCs/>
                <w:kern w:val="28"/>
                <w:szCs w:val="21"/>
              </w:rPr>
            </w:pPr>
            <w:r>
              <w:rPr>
                <w:rFonts w:eastAsiaTheme="minorEastAsia"/>
                <w:bCs/>
                <w:kern w:val="28"/>
                <w:szCs w:val="21"/>
              </w:rPr>
              <w:t>设备型号</w:t>
            </w:r>
          </w:p>
        </w:tc>
        <w:tc>
          <w:tcPr>
            <w:tcW w:w="929" w:type="pct"/>
            <w:tcBorders>
              <w:top w:val="single" w:color="auto" w:sz="12" w:space="0"/>
              <w:left w:val="single" w:color="auto" w:sz="6" w:space="0"/>
              <w:bottom w:val="single" w:color="auto" w:sz="6" w:space="0"/>
              <w:right w:val="single" w:color="auto" w:sz="6" w:space="0"/>
            </w:tcBorders>
            <w:vAlign w:val="center"/>
          </w:tcPr>
          <w:p w14:paraId="60DA0EBB">
            <w:pPr>
              <w:adjustRightInd w:val="0"/>
              <w:jc w:val="center"/>
              <w:textAlignment w:val="baseline"/>
              <w:rPr>
                <w:rFonts w:eastAsiaTheme="minorEastAsia"/>
                <w:bCs/>
                <w:kern w:val="28"/>
                <w:szCs w:val="21"/>
              </w:rPr>
            </w:pPr>
            <w:r>
              <w:rPr>
                <w:rFonts w:eastAsiaTheme="minorEastAsia"/>
                <w:bCs/>
                <w:kern w:val="28"/>
                <w:szCs w:val="21"/>
              </w:rPr>
              <w:t>技术要求/精度</w:t>
            </w:r>
          </w:p>
        </w:tc>
        <w:tc>
          <w:tcPr>
            <w:tcW w:w="751" w:type="pct"/>
            <w:tcBorders>
              <w:top w:val="single" w:color="auto" w:sz="12" w:space="0"/>
              <w:left w:val="single" w:color="auto" w:sz="6" w:space="0"/>
              <w:bottom w:val="single" w:color="auto" w:sz="6" w:space="0"/>
              <w:right w:val="single" w:color="auto" w:sz="12" w:space="0"/>
            </w:tcBorders>
            <w:vAlign w:val="center"/>
          </w:tcPr>
          <w:p w14:paraId="2874061C">
            <w:pPr>
              <w:adjustRightInd w:val="0"/>
              <w:spacing w:line="480" w:lineRule="auto"/>
              <w:jc w:val="center"/>
              <w:textAlignment w:val="baseline"/>
              <w:rPr>
                <w:rFonts w:eastAsiaTheme="minorEastAsia"/>
                <w:bCs/>
                <w:kern w:val="28"/>
                <w:szCs w:val="21"/>
              </w:rPr>
            </w:pPr>
            <w:r>
              <w:rPr>
                <w:rFonts w:eastAsiaTheme="minorEastAsia"/>
                <w:bCs/>
                <w:kern w:val="28"/>
                <w:szCs w:val="21"/>
              </w:rPr>
              <w:t>校验方式</w:t>
            </w:r>
          </w:p>
        </w:tc>
      </w:tr>
      <w:tr w14:paraId="614BF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5A03DF80">
            <w:pPr>
              <w:pStyle w:val="32"/>
              <w:numPr>
                <w:ilvl w:val="0"/>
                <w:numId w:val="33"/>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61A204AB">
            <w:pPr>
              <w:adjustRightInd w:val="0"/>
              <w:jc w:val="center"/>
              <w:textAlignment w:val="baseline"/>
              <w:rPr>
                <w:rFonts w:eastAsiaTheme="minorEastAsia"/>
                <w:kern w:val="0"/>
                <w:szCs w:val="21"/>
              </w:rPr>
            </w:pPr>
            <w:r>
              <w:rPr>
                <w:rFonts w:eastAsiaTheme="minorEastAsia"/>
                <w:szCs w:val="21"/>
              </w:rPr>
              <w:t>X-Y记录仪</w:t>
            </w:r>
          </w:p>
        </w:tc>
        <w:tc>
          <w:tcPr>
            <w:tcW w:w="1031" w:type="pct"/>
            <w:tcBorders>
              <w:top w:val="single" w:color="auto" w:sz="6" w:space="0"/>
              <w:left w:val="single" w:color="auto" w:sz="6" w:space="0"/>
              <w:bottom w:val="single" w:color="auto" w:sz="6" w:space="0"/>
              <w:right w:val="single" w:color="auto" w:sz="6" w:space="0"/>
            </w:tcBorders>
            <w:vAlign w:val="center"/>
          </w:tcPr>
          <w:p w14:paraId="1F9A05CA">
            <w:pPr>
              <w:adjustRightInd w:val="0"/>
              <w:jc w:val="center"/>
              <w:textAlignment w:val="baseline"/>
              <w:rPr>
                <w:rFonts w:eastAsiaTheme="minorEastAsia"/>
                <w:kern w:val="28"/>
                <w:szCs w:val="21"/>
              </w:rPr>
            </w:pPr>
            <w:r>
              <w:rPr>
                <w:rFonts w:eastAsiaTheme="minorEastAsia"/>
                <w:kern w:val="28"/>
                <w:szCs w:val="21"/>
              </w:rPr>
              <w:t>产品功能性能测试</w:t>
            </w:r>
          </w:p>
        </w:tc>
        <w:tc>
          <w:tcPr>
            <w:tcW w:w="873" w:type="pct"/>
            <w:tcBorders>
              <w:top w:val="single" w:color="auto" w:sz="6" w:space="0"/>
              <w:left w:val="single" w:color="auto" w:sz="6" w:space="0"/>
              <w:bottom w:val="single" w:color="auto" w:sz="6" w:space="0"/>
              <w:right w:val="single" w:color="auto" w:sz="6" w:space="0"/>
            </w:tcBorders>
            <w:vAlign w:val="center"/>
          </w:tcPr>
          <w:p w14:paraId="72DCDEE9">
            <w:pPr>
              <w:adjustRightInd w:val="0"/>
              <w:jc w:val="center"/>
              <w:textAlignment w:val="baseline"/>
              <w:rPr>
                <w:rFonts w:eastAsiaTheme="minorEastAsia"/>
                <w:kern w:val="28"/>
                <w:szCs w:val="21"/>
              </w:rPr>
            </w:pPr>
            <w:r>
              <w:rPr>
                <w:rFonts w:hint="eastAsia" w:eastAsiaTheme="minorEastAsia"/>
                <w:kern w:val="28"/>
                <w:szCs w:val="21"/>
              </w:rPr>
              <w:t>TBC</w:t>
            </w:r>
          </w:p>
        </w:tc>
        <w:tc>
          <w:tcPr>
            <w:tcW w:w="1778" w:type="dxa"/>
            <w:tcBorders>
              <w:top w:val="single" w:color="auto" w:sz="6" w:space="0"/>
              <w:left w:val="single" w:color="auto" w:sz="6" w:space="0"/>
              <w:bottom w:val="single" w:color="auto" w:sz="6" w:space="0"/>
              <w:right w:val="single" w:color="auto" w:sz="6" w:space="0"/>
            </w:tcBorders>
            <w:vAlign w:val="center"/>
          </w:tcPr>
          <w:p w14:paraId="1E608A41">
            <w:pPr>
              <w:adjustRightInd w:val="0"/>
              <w:jc w:val="center"/>
              <w:textAlignment w:val="baseline"/>
              <w:rPr>
                <w:rFonts w:eastAsiaTheme="minorEastAsia"/>
                <w:kern w:val="0"/>
                <w:szCs w:val="21"/>
              </w:rPr>
            </w:pPr>
            <w:r>
              <w:rPr>
                <w:rFonts w:hint="eastAsia" w:cs="宋体"/>
                <w:kern w:val="0"/>
                <w:szCs w:val="21"/>
              </w:rPr>
              <w:t>/</w:t>
            </w:r>
          </w:p>
        </w:tc>
        <w:tc>
          <w:tcPr>
            <w:tcW w:w="1438" w:type="dxa"/>
            <w:tcBorders>
              <w:top w:val="single" w:color="auto" w:sz="6" w:space="0"/>
              <w:left w:val="single" w:color="auto" w:sz="6" w:space="0"/>
              <w:bottom w:val="single" w:color="auto" w:sz="6" w:space="0"/>
              <w:right w:val="single" w:color="auto" w:sz="12" w:space="0"/>
            </w:tcBorders>
            <w:vAlign w:val="center"/>
          </w:tcPr>
          <w:p w14:paraId="78A4B1F5">
            <w:pPr>
              <w:adjustRightInd w:val="0"/>
              <w:jc w:val="center"/>
              <w:textAlignment w:val="baseline"/>
              <w:rPr>
                <w:rFonts w:eastAsiaTheme="minorEastAsia"/>
                <w:kern w:val="0"/>
                <w:szCs w:val="21"/>
              </w:rPr>
            </w:pPr>
            <w:r>
              <w:rPr>
                <w:rFonts w:hint="eastAsia" w:cs="宋体"/>
                <w:kern w:val="0"/>
                <w:szCs w:val="21"/>
              </w:rPr>
              <w:t>定检</w:t>
            </w:r>
          </w:p>
        </w:tc>
      </w:tr>
      <w:tr w14:paraId="41510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3A1F7009">
            <w:pPr>
              <w:pStyle w:val="32"/>
              <w:numPr>
                <w:ilvl w:val="0"/>
                <w:numId w:val="33"/>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6319E654">
            <w:pPr>
              <w:adjustRightInd w:val="0"/>
              <w:jc w:val="center"/>
              <w:textAlignment w:val="baseline"/>
              <w:rPr>
                <w:rFonts w:eastAsiaTheme="minorEastAsia"/>
                <w:kern w:val="28"/>
                <w:szCs w:val="21"/>
              </w:rPr>
            </w:pPr>
            <w:r>
              <w:rPr>
                <w:rFonts w:eastAsiaTheme="minorEastAsia"/>
                <w:szCs w:val="21"/>
              </w:rPr>
              <w:t>信号放大器</w:t>
            </w:r>
          </w:p>
        </w:tc>
        <w:tc>
          <w:tcPr>
            <w:tcW w:w="1031" w:type="pct"/>
            <w:tcBorders>
              <w:top w:val="single" w:color="auto" w:sz="6" w:space="0"/>
              <w:left w:val="single" w:color="auto" w:sz="6" w:space="0"/>
              <w:bottom w:val="single" w:color="auto" w:sz="6" w:space="0"/>
              <w:right w:val="single" w:color="auto" w:sz="6" w:space="0"/>
            </w:tcBorders>
            <w:vAlign w:val="center"/>
          </w:tcPr>
          <w:p w14:paraId="73A61548">
            <w:pPr>
              <w:adjustRightInd w:val="0"/>
              <w:jc w:val="center"/>
              <w:textAlignment w:val="baseline"/>
              <w:rPr>
                <w:rFonts w:eastAsiaTheme="minorEastAsia"/>
                <w:kern w:val="28"/>
                <w:szCs w:val="21"/>
              </w:rPr>
            </w:pPr>
            <w:r>
              <w:rPr>
                <w:rFonts w:eastAsiaTheme="minorEastAsia"/>
                <w:kern w:val="28"/>
                <w:szCs w:val="21"/>
              </w:rPr>
              <w:t>产品功能性能测试</w:t>
            </w:r>
          </w:p>
        </w:tc>
        <w:tc>
          <w:tcPr>
            <w:tcW w:w="873" w:type="pct"/>
            <w:tcBorders>
              <w:top w:val="single" w:color="auto" w:sz="6" w:space="0"/>
              <w:left w:val="single" w:color="auto" w:sz="6" w:space="0"/>
              <w:bottom w:val="single" w:color="auto" w:sz="6" w:space="0"/>
              <w:right w:val="single" w:color="auto" w:sz="6" w:space="0"/>
            </w:tcBorders>
            <w:vAlign w:val="center"/>
          </w:tcPr>
          <w:p w14:paraId="458B5328">
            <w:pPr>
              <w:adjustRightInd w:val="0"/>
              <w:jc w:val="center"/>
              <w:textAlignment w:val="baseline"/>
              <w:rPr>
                <w:rFonts w:eastAsiaTheme="minorEastAsia"/>
                <w:kern w:val="28"/>
                <w:szCs w:val="21"/>
              </w:rPr>
            </w:pPr>
            <w:r>
              <w:rPr>
                <w:rFonts w:hint="eastAsia" w:eastAsiaTheme="minorEastAsia"/>
                <w:kern w:val="28"/>
                <w:szCs w:val="21"/>
              </w:rPr>
              <w:t>TBC</w:t>
            </w:r>
          </w:p>
        </w:tc>
        <w:tc>
          <w:tcPr>
            <w:tcW w:w="1778" w:type="dxa"/>
            <w:tcBorders>
              <w:top w:val="single" w:color="auto" w:sz="6" w:space="0"/>
              <w:left w:val="single" w:color="auto" w:sz="6" w:space="0"/>
              <w:bottom w:val="single" w:color="auto" w:sz="6" w:space="0"/>
              <w:right w:val="single" w:color="auto" w:sz="6" w:space="0"/>
            </w:tcBorders>
            <w:vAlign w:val="center"/>
          </w:tcPr>
          <w:p w14:paraId="0D0203DF">
            <w:pPr>
              <w:adjustRightInd w:val="0"/>
              <w:jc w:val="center"/>
              <w:textAlignment w:val="baseline"/>
              <w:rPr>
                <w:rFonts w:eastAsiaTheme="minorEastAsia"/>
                <w:kern w:val="28"/>
                <w:szCs w:val="21"/>
              </w:rPr>
            </w:pPr>
            <w:r>
              <w:rPr>
                <w:rFonts w:hint="eastAsia" w:cs="宋体"/>
                <w:kern w:val="0"/>
                <w:szCs w:val="21"/>
              </w:rPr>
              <w:t>/</w:t>
            </w:r>
          </w:p>
        </w:tc>
        <w:tc>
          <w:tcPr>
            <w:tcW w:w="1438" w:type="dxa"/>
            <w:tcBorders>
              <w:top w:val="single" w:color="auto" w:sz="6" w:space="0"/>
              <w:left w:val="single" w:color="auto" w:sz="6" w:space="0"/>
              <w:bottom w:val="single" w:color="auto" w:sz="6" w:space="0"/>
              <w:right w:val="single" w:color="auto" w:sz="12" w:space="0"/>
            </w:tcBorders>
            <w:vAlign w:val="center"/>
          </w:tcPr>
          <w:p w14:paraId="215B296D">
            <w:pPr>
              <w:adjustRightInd w:val="0"/>
              <w:jc w:val="center"/>
              <w:textAlignment w:val="baseline"/>
              <w:rPr>
                <w:rFonts w:eastAsiaTheme="minorEastAsia"/>
                <w:kern w:val="28"/>
                <w:szCs w:val="21"/>
              </w:rPr>
            </w:pPr>
            <w:r>
              <w:rPr>
                <w:rFonts w:hint="eastAsia" w:cs="宋体"/>
                <w:kern w:val="0"/>
                <w:szCs w:val="21"/>
              </w:rPr>
              <w:t>定检</w:t>
            </w:r>
          </w:p>
        </w:tc>
      </w:tr>
      <w:tr w14:paraId="46915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5BE93C9F">
            <w:pPr>
              <w:pStyle w:val="32"/>
              <w:numPr>
                <w:ilvl w:val="0"/>
                <w:numId w:val="33"/>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1DC77E66">
            <w:pPr>
              <w:adjustRightInd w:val="0"/>
              <w:jc w:val="center"/>
              <w:textAlignment w:val="baseline"/>
              <w:rPr>
                <w:rFonts w:eastAsiaTheme="minorEastAsia"/>
                <w:kern w:val="28"/>
                <w:szCs w:val="21"/>
              </w:rPr>
            </w:pPr>
            <w:r>
              <w:rPr>
                <w:rFonts w:eastAsiaTheme="minorEastAsia"/>
                <w:szCs w:val="21"/>
              </w:rPr>
              <w:t>液压试验台架</w:t>
            </w:r>
          </w:p>
        </w:tc>
        <w:tc>
          <w:tcPr>
            <w:tcW w:w="1031" w:type="pct"/>
            <w:tcBorders>
              <w:top w:val="single" w:color="auto" w:sz="6" w:space="0"/>
              <w:left w:val="single" w:color="auto" w:sz="6" w:space="0"/>
              <w:bottom w:val="single" w:color="auto" w:sz="6" w:space="0"/>
              <w:right w:val="single" w:color="auto" w:sz="6" w:space="0"/>
            </w:tcBorders>
            <w:vAlign w:val="center"/>
          </w:tcPr>
          <w:p w14:paraId="0948D258">
            <w:pPr>
              <w:adjustRightInd w:val="0"/>
              <w:jc w:val="center"/>
              <w:textAlignment w:val="baseline"/>
              <w:rPr>
                <w:rFonts w:eastAsiaTheme="minorEastAsia"/>
                <w:kern w:val="28"/>
                <w:szCs w:val="21"/>
              </w:rPr>
            </w:pPr>
            <w:r>
              <w:rPr>
                <w:rFonts w:eastAsiaTheme="minorEastAsia"/>
                <w:kern w:val="28"/>
                <w:szCs w:val="21"/>
              </w:rPr>
              <w:t>产品功能性能测试</w:t>
            </w:r>
          </w:p>
        </w:tc>
        <w:tc>
          <w:tcPr>
            <w:tcW w:w="873" w:type="pct"/>
            <w:tcBorders>
              <w:top w:val="single" w:color="auto" w:sz="6" w:space="0"/>
              <w:left w:val="single" w:color="auto" w:sz="6" w:space="0"/>
              <w:bottom w:val="single" w:color="auto" w:sz="6" w:space="0"/>
              <w:right w:val="single" w:color="auto" w:sz="6" w:space="0"/>
            </w:tcBorders>
            <w:vAlign w:val="center"/>
          </w:tcPr>
          <w:p w14:paraId="49BA31CA">
            <w:pPr>
              <w:adjustRightInd w:val="0"/>
              <w:jc w:val="center"/>
              <w:textAlignment w:val="baseline"/>
              <w:rPr>
                <w:rFonts w:eastAsiaTheme="minorEastAsia"/>
                <w:kern w:val="28"/>
                <w:szCs w:val="21"/>
              </w:rPr>
            </w:pPr>
            <w:r>
              <w:rPr>
                <w:rFonts w:hint="eastAsia" w:eastAsiaTheme="minorEastAsia"/>
                <w:kern w:val="28"/>
                <w:szCs w:val="21"/>
              </w:rPr>
              <w:t>TBC</w:t>
            </w:r>
          </w:p>
        </w:tc>
        <w:tc>
          <w:tcPr>
            <w:tcW w:w="1778" w:type="dxa"/>
            <w:tcBorders>
              <w:top w:val="single" w:color="auto" w:sz="6" w:space="0"/>
              <w:left w:val="single" w:color="auto" w:sz="6" w:space="0"/>
              <w:bottom w:val="single" w:color="auto" w:sz="6" w:space="0"/>
              <w:right w:val="single" w:color="auto" w:sz="6" w:space="0"/>
            </w:tcBorders>
            <w:vAlign w:val="center"/>
          </w:tcPr>
          <w:p w14:paraId="0714F897">
            <w:pPr>
              <w:adjustRightInd w:val="0"/>
              <w:jc w:val="center"/>
              <w:textAlignment w:val="baseline"/>
              <w:rPr>
                <w:rFonts w:eastAsiaTheme="minorEastAsia"/>
                <w:kern w:val="28"/>
                <w:szCs w:val="21"/>
              </w:rPr>
            </w:pPr>
            <w:r>
              <w:rPr>
                <w:rFonts w:hint="eastAsia" w:cs="宋体"/>
                <w:kern w:val="0"/>
                <w:szCs w:val="21"/>
              </w:rPr>
              <w:t>/</w:t>
            </w:r>
          </w:p>
        </w:tc>
        <w:tc>
          <w:tcPr>
            <w:tcW w:w="1438" w:type="dxa"/>
            <w:tcBorders>
              <w:top w:val="single" w:color="auto" w:sz="6" w:space="0"/>
              <w:left w:val="single" w:color="auto" w:sz="6" w:space="0"/>
              <w:bottom w:val="single" w:color="auto" w:sz="6" w:space="0"/>
              <w:right w:val="single" w:color="auto" w:sz="12" w:space="0"/>
            </w:tcBorders>
            <w:vAlign w:val="center"/>
          </w:tcPr>
          <w:p w14:paraId="4A91630A">
            <w:pPr>
              <w:adjustRightInd w:val="0"/>
              <w:jc w:val="center"/>
              <w:textAlignment w:val="baseline"/>
              <w:rPr>
                <w:rFonts w:eastAsiaTheme="minorEastAsia"/>
                <w:kern w:val="28"/>
                <w:szCs w:val="21"/>
              </w:rPr>
            </w:pPr>
            <w:r>
              <w:rPr>
                <w:rFonts w:hint="eastAsia" w:cs="宋体"/>
                <w:kern w:val="0"/>
                <w:szCs w:val="21"/>
              </w:rPr>
              <w:t>定检</w:t>
            </w:r>
          </w:p>
        </w:tc>
      </w:tr>
      <w:tr w14:paraId="0B022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514D122B">
            <w:pPr>
              <w:pStyle w:val="32"/>
              <w:numPr>
                <w:ilvl w:val="0"/>
                <w:numId w:val="33"/>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14BEE81F">
            <w:pPr>
              <w:adjustRightInd w:val="0"/>
              <w:jc w:val="center"/>
              <w:textAlignment w:val="baseline"/>
              <w:rPr>
                <w:rFonts w:eastAsiaTheme="minorEastAsia"/>
                <w:szCs w:val="21"/>
              </w:rPr>
            </w:pPr>
            <w:r>
              <w:rPr>
                <w:rFonts w:eastAsiaTheme="minorEastAsia"/>
                <w:szCs w:val="21"/>
              </w:rPr>
              <w:t>流量计</w:t>
            </w:r>
          </w:p>
        </w:tc>
        <w:tc>
          <w:tcPr>
            <w:tcW w:w="1031" w:type="pct"/>
            <w:tcBorders>
              <w:top w:val="single" w:color="auto" w:sz="6" w:space="0"/>
              <w:left w:val="single" w:color="auto" w:sz="6" w:space="0"/>
              <w:bottom w:val="single" w:color="auto" w:sz="6" w:space="0"/>
              <w:right w:val="single" w:color="auto" w:sz="6" w:space="0"/>
            </w:tcBorders>
            <w:vAlign w:val="center"/>
          </w:tcPr>
          <w:p w14:paraId="7ADBA155">
            <w:pPr>
              <w:adjustRightInd w:val="0"/>
              <w:jc w:val="center"/>
              <w:textAlignment w:val="baseline"/>
              <w:rPr>
                <w:rFonts w:eastAsiaTheme="minorEastAsia"/>
                <w:kern w:val="28"/>
                <w:szCs w:val="21"/>
              </w:rPr>
            </w:pPr>
          </w:p>
        </w:tc>
        <w:tc>
          <w:tcPr>
            <w:tcW w:w="873" w:type="pct"/>
            <w:tcBorders>
              <w:top w:val="single" w:color="auto" w:sz="6" w:space="0"/>
              <w:left w:val="single" w:color="auto" w:sz="6" w:space="0"/>
              <w:bottom w:val="single" w:color="auto" w:sz="6" w:space="0"/>
              <w:right w:val="single" w:color="auto" w:sz="6" w:space="0"/>
            </w:tcBorders>
            <w:vAlign w:val="center"/>
          </w:tcPr>
          <w:p w14:paraId="56C9434C">
            <w:pPr>
              <w:adjustRightInd w:val="0"/>
              <w:jc w:val="center"/>
              <w:textAlignment w:val="baseline"/>
              <w:rPr>
                <w:rFonts w:eastAsiaTheme="minorEastAsia"/>
                <w:szCs w:val="21"/>
              </w:rPr>
            </w:pPr>
            <w:r>
              <w:rPr>
                <w:rFonts w:hint="eastAsia" w:eastAsiaTheme="minorEastAsia"/>
                <w:kern w:val="28"/>
                <w:szCs w:val="21"/>
              </w:rPr>
              <w:t>TBC</w:t>
            </w:r>
          </w:p>
        </w:tc>
        <w:tc>
          <w:tcPr>
            <w:tcW w:w="1778" w:type="dxa"/>
            <w:tcBorders>
              <w:top w:val="single" w:color="auto" w:sz="6" w:space="0"/>
              <w:left w:val="single" w:color="auto" w:sz="6" w:space="0"/>
              <w:bottom w:val="single" w:color="auto" w:sz="6" w:space="0"/>
              <w:right w:val="single" w:color="auto" w:sz="6" w:space="0"/>
            </w:tcBorders>
            <w:vAlign w:val="center"/>
          </w:tcPr>
          <w:p w14:paraId="0227998C">
            <w:pPr>
              <w:adjustRightInd w:val="0"/>
              <w:jc w:val="center"/>
              <w:textAlignment w:val="baseline"/>
              <w:rPr>
                <w:rFonts w:eastAsiaTheme="minorEastAsia"/>
                <w:szCs w:val="21"/>
              </w:rPr>
            </w:pPr>
            <w:r>
              <w:rPr>
                <w:rFonts w:hint="eastAsia" w:cs="宋体"/>
                <w:kern w:val="0"/>
                <w:szCs w:val="21"/>
              </w:rPr>
              <w:t>/</w:t>
            </w:r>
          </w:p>
        </w:tc>
        <w:tc>
          <w:tcPr>
            <w:tcW w:w="1438" w:type="dxa"/>
            <w:tcBorders>
              <w:top w:val="single" w:color="auto" w:sz="6" w:space="0"/>
              <w:left w:val="single" w:color="auto" w:sz="6" w:space="0"/>
              <w:bottom w:val="single" w:color="auto" w:sz="6" w:space="0"/>
              <w:right w:val="single" w:color="auto" w:sz="12" w:space="0"/>
            </w:tcBorders>
            <w:vAlign w:val="center"/>
          </w:tcPr>
          <w:p w14:paraId="443A48A8">
            <w:pPr>
              <w:adjustRightInd w:val="0"/>
              <w:jc w:val="center"/>
              <w:textAlignment w:val="baseline"/>
              <w:rPr>
                <w:rFonts w:eastAsiaTheme="minorEastAsia"/>
                <w:kern w:val="28"/>
                <w:szCs w:val="21"/>
              </w:rPr>
            </w:pPr>
            <w:r>
              <w:rPr>
                <w:rFonts w:hint="eastAsia" w:cs="宋体"/>
                <w:kern w:val="0"/>
                <w:szCs w:val="21"/>
              </w:rPr>
              <w:t>定检</w:t>
            </w:r>
          </w:p>
        </w:tc>
      </w:tr>
      <w:tr w14:paraId="38E04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6BFB5EA3">
            <w:pPr>
              <w:pStyle w:val="32"/>
              <w:numPr>
                <w:ilvl w:val="0"/>
                <w:numId w:val="33"/>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256A72FA">
            <w:pPr>
              <w:adjustRightInd w:val="0"/>
              <w:jc w:val="center"/>
              <w:textAlignment w:val="baseline"/>
              <w:rPr>
                <w:rFonts w:eastAsiaTheme="minorEastAsia"/>
                <w:szCs w:val="21"/>
              </w:rPr>
            </w:pPr>
            <w:r>
              <w:rPr>
                <w:rFonts w:eastAsiaTheme="minorEastAsia"/>
                <w:szCs w:val="21"/>
              </w:rPr>
              <w:t>电动振动试验系统</w:t>
            </w:r>
          </w:p>
        </w:tc>
        <w:tc>
          <w:tcPr>
            <w:tcW w:w="1031" w:type="pct"/>
            <w:tcBorders>
              <w:top w:val="single" w:color="auto" w:sz="6" w:space="0"/>
              <w:left w:val="single" w:color="auto" w:sz="6" w:space="0"/>
              <w:bottom w:val="single" w:color="auto" w:sz="6" w:space="0"/>
              <w:right w:val="single" w:color="auto" w:sz="6" w:space="0"/>
            </w:tcBorders>
            <w:vAlign w:val="center"/>
          </w:tcPr>
          <w:p w14:paraId="7FC999B0">
            <w:pPr>
              <w:adjustRightInd w:val="0"/>
              <w:jc w:val="center"/>
              <w:textAlignment w:val="baseline"/>
              <w:rPr>
                <w:rFonts w:eastAsiaTheme="minorEastAsia"/>
                <w:szCs w:val="21"/>
              </w:rPr>
            </w:pPr>
            <w:r>
              <w:rPr>
                <w:rFonts w:eastAsiaTheme="minorEastAsia"/>
                <w:szCs w:val="21"/>
              </w:rPr>
              <w:t>用于</w:t>
            </w:r>
            <w:r>
              <w:rPr>
                <w:rFonts w:hint="eastAsia" w:eastAsiaTheme="minorEastAsia"/>
                <w:szCs w:val="21"/>
              </w:rPr>
              <w:t>振动</w:t>
            </w:r>
            <w:r>
              <w:rPr>
                <w:rFonts w:eastAsiaTheme="minorEastAsia"/>
                <w:szCs w:val="21"/>
              </w:rPr>
              <w:t>试验</w:t>
            </w:r>
          </w:p>
        </w:tc>
        <w:tc>
          <w:tcPr>
            <w:tcW w:w="873" w:type="pct"/>
            <w:tcBorders>
              <w:top w:val="single" w:color="auto" w:sz="6" w:space="0"/>
              <w:left w:val="single" w:color="auto" w:sz="6" w:space="0"/>
              <w:bottom w:val="single" w:color="auto" w:sz="6" w:space="0"/>
              <w:right w:val="single" w:color="auto" w:sz="6" w:space="0"/>
            </w:tcBorders>
            <w:vAlign w:val="center"/>
          </w:tcPr>
          <w:p w14:paraId="7419EFF8">
            <w:pPr>
              <w:adjustRightInd w:val="0"/>
              <w:jc w:val="center"/>
              <w:textAlignment w:val="baseline"/>
              <w:rPr>
                <w:rFonts w:eastAsiaTheme="minorEastAsia"/>
                <w:szCs w:val="21"/>
              </w:rPr>
            </w:pPr>
            <w:r>
              <w:rPr>
                <w:rFonts w:eastAsiaTheme="minorEastAsia"/>
                <w:szCs w:val="21"/>
              </w:rPr>
              <w:t>DC-3200-36</w:t>
            </w:r>
          </w:p>
        </w:tc>
        <w:tc>
          <w:tcPr>
            <w:tcW w:w="929" w:type="pct"/>
            <w:tcBorders>
              <w:top w:val="single" w:color="auto" w:sz="6" w:space="0"/>
              <w:left w:val="single" w:color="auto" w:sz="6" w:space="0"/>
              <w:bottom w:val="single" w:color="auto" w:sz="6" w:space="0"/>
              <w:right w:val="single" w:color="auto" w:sz="6" w:space="0"/>
            </w:tcBorders>
            <w:vAlign w:val="center"/>
          </w:tcPr>
          <w:p w14:paraId="2217E0D3">
            <w:pPr>
              <w:adjustRightInd w:val="0"/>
              <w:jc w:val="center"/>
              <w:textAlignment w:val="baseline"/>
              <w:rPr>
                <w:rFonts w:eastAsiaTheme="minorEastAsia"/>
                <w:szCs w:val="21"/>
              </w:rPr>
            </w:pPr>
            <w:r>
              <w:rPr>
                <w:rFonts w:eastAsiaTheme="minorEastAsia"/>
                <w:szCs w:val="21"/>
              </w:rPr>
              <w:t>垂直加速度允差：±10%</w:t>
            </w:r>
          </w:p>
          <w:p w14:paraId="0918CF81">
            <w:pPr>
              <w:adjustRightInd w:val="0"/>
              <w:jc w:val="center"/>
              <w:textAlignment w:val="baseline"/>
              <w:rPr>
                <w:rFonts w:eastAsiaTheme="minorEastAsia"/>
                <w:szCs w:val="21"/>
              </w:rPr>
            </w:pPr>
            <w:r>
              <w:rPr>
                <w:rFonts w:eastAsiaTheme="minorEastAsia"/>
                <w:szCs w:val="21"/>
              </w:rPr>
              <w:t>水平加速度：允差：±10%</w:t>
            </w:r>
          </w:p>
          <w:p w14:paraId="17DD3AF8">
            <w:pPr>
              <w:adjustRightInd w:val="0"/>
              <w:jc w:val="center"/>
              <w:textAlignment w:val="baseline"/>
              <w:rPr>
                <w:rFonts w:eastAsiaTheme="minorEastAsia"/>
                <w:szCs w:val="21"/>
              </w:rPr>
            </w:pPr>
            <w:r>
              <w:rPr>
                <w:rFonts w:eastAsiaTheme="minorEastAsia"/>
                <w:szCs w:val="21"/>
              </w:rPr>
              <w:t>频率允差：±1Hz 或±2%</w:t>
            </w:r>
          </w:p>
        </w:tc>
        <w:tc>
          <w:tcPr>
            <w:tcW w:w="751" w:type="pct"/>
            <w:tcBorders>
              <w:top w:val="single" w:color="auto" w:sz="6" w:space="0"/>
              <w:left w:val="single" w:color="auto" w:sz="6" w:space="0"/>
              <w:bottom w:val="single" w:color="auto" w:sz="6" w:space="0"/>
              <w:right w:val="single" w:color="auto" w:sz="12" w:space="0"/>
            </w:tcBorders>
            <w:vAlign w:val="center"/>
          </w:tcPr>
          <w:p w14:paraId="1D2BEAED">
            <w:pPr>
              <w:adjustRightInd w:val="0"/>
              <w:jc w:val="center"/>
              <w:textAlignment w:val="baseline"/>
              <w:rPr>
                <w:rFonts w:eastAsiaTheme="minorEastAsia"/>
                <w:kern w:val="28"/>
                <w:szCs w:val="21"/>
              </w:rPr>
            </w:pPr>
            <w:r>
              <w:rPr>
                <w:rFonts w:eastAsiaTheme="minorEastAsia"/>
                <w:kern w:val="28"/>
                <w:szCs w:val="21"/>
              </w:rPr>
              <w:t>设备校验</w:t>
            </w:r>
          </w:p>
        </w:tc>
      </w:tr>
      <w:tr w14:paraId="6A120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1012CB4A">
            <w:pPr>
              <w:pStyle w:val="32"/>
              <w:numPr>
                <w:ilvl w:val="0"/>
                <w:numId w:val="33"/>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3C0D8CE1">
            <w:pPr>
              <w:pStyle w:val="40"/>
              <w:spacing w:line="320" w:lineRule="exact"/>
              <w:rPr>
                <w:rFonts w:ascii="Times New Roman" w:hAnsi="Times New Roman" w:eastAsiaTheme="minorEastAsia"/>
                <w:sz w:val="21"/>
                <w:szCs w:val="21"/>
              </w:rPr>
            </w:pPr>
            <w:r>
              <w:rPr>
                <w:rFonts w:ascii="Times New Roman" w:hAnsi="Times New Roman" w:eastAsiaTheme="minorEastAsia"/>
                <w:sz w:val="21"/>
                <w:szCs w:val="21"/>
              </w:rPr>
              <w:t>加速度传感器</w:t>
            </w:r>
          </w:p>
        </w:tc>
        <w:tc>
          <w:tcPr>
            <w:tcW w:w="1031" w:type="pct"/>
            <w:tcBorders>
              <w:top w:val="single" w:color="auto" w:sz="6" w:space="0"/>
              <w:left w:val="single" w:color="auto" w:sz="6" w:space="0"/>
              <w:bottom w:val="single" w:color="auto" w:sz="6" w:space="0"/>
              <w:right w:val="single" w:color="auto" w:sz="6" w:space="0"/>
            </w:tcBorders>
            <w:vAlign w:val="center"/>
          </w:tcPr>
          <w:p w14:paraId="6EE27A03">
            <w:pPr>
              <w:pStyle w:val="40"/>
              <w:spacing w:line="320" w:lineRule="exact"/>
              <w:rPr>
                <w:rFonts w:ascii="Times New Roman" w:hAnsi="Times New Roman" w:eastAsiaTheme="minorEastAsia"/>
                <w:sz w:val="21"/>
                <w:szCs w:val="21"/>
              </w:rPr>
            </w:pPr>
            <w:r>
              <w:rPr>
                <w:rFonts w:hint="eastAsia" w:ascii="Times New Roman" w:hAnsi="Times New Roman" w:eastAsiaTheme="minorEastAsia"/>
                <w:sz w:val="21"/>
                <w:szCs w:val="21"/>
              </w:rPr>
              <w:t>用于振动试验</w:t>
            </w:r>
          </w:p>
        </w:tc>
        <w:tc>
          <w:tcPr>
            <w:tcW w:w="873" w:type="pct"/>
            <w:tcBorders>
              <w:top w:val="single" w:color="auto" w:sz="6" w:space="0"/>
              <w:left w:val="single" w:color="auto" w:sz="6" w:space="0"/>
              <w:bottom w:val="single" w:color="auto" w:sz="6" w:space="0"/>
              <w:right w:val="single" w:color="auto" w:sz="6" w:space="0"/>
            </w:tcBorders>
            <w:vAlign w:val="center"/>
          </w:tcPr>
          <w:p w14:paraId="016FC2F9">
            <w:pPr>
              <w:pStyle w:val="40"/>
              <w:spacing w:line="320" w:lineRule="exact"/>
              <w:rPr>
                <w:rFonts w:ascii="Times New Roman" w:hAnsi="Times New Roman" w:eastAsiaTheme="minorEastAsia"/>
                <w:sz w:val="21"/>
                <w:szCs w:val="21"/>
              </w:rPr>
            </w:pPr>
            <w:r>
              <w:rPr>
                <w:rFonts w:ascii="Times New Roman" w:hAnsi="Times New Roman" w:eastAsiaTheme="minorEastAsia"/>
                <w:sz w:val="21"/>
                <w:szCs w:val="21"/>
              </w:rPr>
              <w:t>357B03</w:t>
            </w:r>
          </w:p>
        </w:tc>
        <w:tc>
          <w:tcPr>
            <w:tcW w:w="929" w:type="pct"/>
            <w:tcBorders>
              <w:top w:val="single" w:color="auto" w:sz="6" w:space="0"/>
              <w:left w:val="single" w:color="auto" w:sz="6" w:space="0"/>
              <w:bottom w:val="single" w:color="auto" w:sz="6" w:space="0"/>
              <w:right w:val="single" w:color="auto" w:sz="6" w:space="0"/>
            </w:tcBorders>
            <w:vAlign w:val="center"/>
          </w:tcPr>
          <w:p w14:paraId="379783EE">
            <w:pPr>
              <w:pStyle w:val="40"/>
              <w:spacing w:line="320" w:lineRule="exact"/>
              <w:rPr>
                <w:rFonts w:ascii="Times New Roman" w:hAnsi="Times New Roman" w:eastAsiaTheme="minorEastAsia"/>
                <w:sz w:val="21"/>
                <w:szCs w:val="21"/>
              </w:rPr>
            </w:pPr>
            <w:r>
              <w:rPr>
                <w:rFonts w:ascii="Times New Roman" w:hAnsi="Times New Roman" w:eastAsiaTheme="minorEastAsia"/>
                <w:sz w:val="21"/>
                <w:szCs w:val="21"/>
              </w:rPr>
              <w:t>加速度相对偏差：±5%</w:t>
            </w:r>
          </w:p>
        </w:tc>
        <w:tc>
          <w:tcPr>
            <w:tcW w:w="751" w:type="pct"/>
            <w:tcBorders>
              <w:top w:val="single" w:color="auto" w:sz="6" w:space="0"/>
              <w:left w:val="single" w:color="auto" w:sz="6" w:space="0"/>
              <w:bottom w:val="single" w:color="auto" w:sz="6" w:space="0"/>
              <w:right w:val="single" w:color="auto" w:sz="12" w:space="0"/>
            </w:tcBorders>
            <w:vAlign w:val="center"/>
          </w:tcPr>
          <w:p w14:paraId="4AAD0127">
            <w:pPr>
              <w:adjustRightInd w:val="0"/>
              <w:jc w:val="center"/>
              <w:textAlignment w:val="baseline"/>
              <w:rPr>
                <w:rFonts w:eastAsiaTheme="minorEastAsia"/>
                <w:kern w:val="28"/>
                <w:szCs w:val="21"/>
              </w:rPr>
            </w:pPr>
            <w:r>
              <w:rPr>
                <w:rFonts w:eastAsiaTheme="minorEastAsia"/>
                <w:kern w:val="28"/>
                <w:szCs w:val="21"/>
              </w:rPr>
              <w:t>设备校验</w:t>
            </w:r>
          </w:p>
        </w:tc>
      </w:tr>
      <w:tr w14:paraId="59A80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501345B4">
            <w:pPr>
              <w:pStyle w:val="32"/>
              <w:numPr>
                <w:ilvl w:val="0"/>
                <w:numId w:val="33"/>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0E65DE9D">
            <w:pPr>
              <w:adjustRightInd w:val="0"/>
              <w:jc w:val="center"/>
              <w:textAlignment w:val="baseline"/>
              <w:rPr>
                <w:rFonts w:eastAsiaTheme="minorEastAsia"/>
                <w:szCs w:val="21"/>
              </w:rPr>
            </w:pPr>
            <w:r>
              <w:rPr>
                <w:rFonts w:eastAsiaTheme="minorEastAsia"/>
                <w:szCs w:val="21"/>
              </w:rPr>
              <w:t>数字式振动控制器</w:t>
            </w:r>
          </w:p>
        </w:tc>
        <w:tc>
          <w:tcPr>
            <w:tcW w:w="1031" w:type="pct"/>
            <w:tcBorders>
              <w:top w:val="single" w:color="auto" w:sz="6" w:space="0"/>
              <w:left w:val="single" w:color="auto" w:sz="6" w:space="0"/>
              <w:bottom w:val="single" w:color="auto" w:sz="6" w:space="0"/>
              <w:right w:val="single" w:color="auto" w:sz="6" w:space="0"/>
            </w:tcBorders>
            <w:vAlign w:val="center"/>
          </w:tcPr>
          <w:p w14:paraId="7519E6CD">
            <w:pPr>
              <w:adjustRightInd w:val="0"/>
              <w:jc w:val="center"/>
              <w:textAlignment w:val="baseline"/>
              <w:rPr>
                <w:rFonts w:eastAsiaTheme="minorEastAsia"/>
                <w:szCs w:val="21"/>
              </w:rPr>
            </w:pPr>
            <w:r>
              <w:rPr>
                <w:rFonts w:eastAsiaTheme="minorEastAsia"/>
                <w:szCs w:val="21"/>
              </w:rPr>
              <w:t>用于</w:t>
            </w:r>
            <w:r>
              <w:rPr>
                <w:rFonts w:hint="eastAsia" w:eastAsiaTheme="minorEastAsia"/>
                <w:szCs w:val="21"/>
              </w:rPr>
              <w:t>振动</w:t>
            </w:r>
            <w:r>
              <w:rPr>
                <w:rFonts w:eastAsiaTheme="minorEastAsia"/>
                <w:szCs w:val="21"/>
              </w:rPr>
              <w:t>试验</w:t>
            </w:r>
          </w:p>
        </w:tc>
        <w:tc>
          <w:tcPr>
            <w:tcW w:w="873" w:type="pct"/>
            <w:tcBorders>
              <w:top w:val="single" w:color="auto" w:sz="6" w:space="0"/>
              <w:left w:val="single" w:color="auto" w:sz="6" w:space="0"/>
              <w:bottom w:val="single" w:color="auto" w:sz="6" w:space="0"/>
              <w:right w:val="single" w:color="auto" w:sz="6" w:space="0"/>
            </w:tcBorders>
            <w:vAlign w:val="center"/>
          </w:tcPr>
          <w:p w14:paraId="7DB84865">
            <w:pPr>
              <w:adjustRightInd w:val="0"/>
              <w:jc w:val="center"/>
              <w:textAlignment w:val="baseline"/>
              <w:rPr>
                <w:rFonts w:eastAsiaTheme="minorEastAsia"/>
                <w:szCs w:val="21"/>
              </w:rPr>
            </w:pPr>
            <w:r>
              <w:rPr>
                <w:rFonts w:eastAsiaTheme="minorEastAsia"/>
                <w:szCs w:val="21"/>
              </w:rPr>
              <w:t>RC 3000</w:t>
            </w:r>
          </w:p>
        </w:tc>
        <w:tc>
          <w:tcPr>
            <w:tcW w:w="929" w:type="pct"/>
            <w:tcBorders>
              <w:top w:val="single" w:color="auto" w:sz="6" w:space="0"/>
              <w:left w:val="single" w:color="auto" w:sz="6" w:space="0"/>
              <w:bottom w:val="single" w:color="auto" w:sz="6" w:space="0"/>
              <w:right w:val="single" w:color="auto" w:sz="6" w:space="0"/>
            </w:tcBorders>
            <w:vAlign w:val="center"/>
          </w:tcPr>
          <w:p w14:paraId="21BE49B2">
            <w:pPr>
              <w:pStyle w:val="40"/>
              <w:spacing w:line="320" w:lineRule="exact"/>
              <w:rPr>
                <w:rFonts w:ascii="Times New Roman" w:hAnsi="Times New Roman" w:eastAsiaTheme="minorEastAsia"/>
                <w:sz w:val="21"/>
                <w:szCs w:val="21"/>
              </w:rPr>
            </w:pPr>
            <w:r>
              <w:rPr>
                <w:rFonts w:ascii="Times New Roman" w:hAnsi="Times New Roman" w:eastAsiaTheme="minorEastAsia"/>
                <w:sz w:val="21"/>
                <w:szCs w:val="21"/>
              </w:rPr>
              <w:t>频率允差：±0.05Hz（频率＜100Hz）</w:t>
            </w:r>
          </w:p>
          <w:p w14:paraId="1C1E0703">
            <w:pPr>
              <w:adjustRightInd w:val="0"/>
              <w:jc w:val="center"/>
              <w:textAlignment w:val="baseline"/>
              <w:rPr>
                <w:rFonts w:eastAsiaTheme="minorEastAsia"/>
                <w:szCs w:val="21"/>
              </w:rPr>
            </w:pPr>
            <w:r>
              <w:rPr>
                <w:rFonts w:eastAsiaTheme="minorEastAsia"/>
                <w:szCs w:val="21"/>
              </w:rPr>
              <w:t>±0.05%（频率≥100Hz）</w:t>
            </w:r>
          </w:p>
        </w:tc>
        <w:tc>
          <w:tcPr>
            <w:tcW w:w="751" w:type="pct"/>
            <w:tcBorders>
              <w:top w:val="single" w:color="auto" w:sz="6" w:space="0"/>
              <w:left w:val="single" w:color="auto" w:sz="6" w:space="0"/>
              <w:bottom w:val="single" w:color="auto" w:sz="6" w:space="0"/>
              <w:right w:val="single" w:color="auto" w:sz="12" w:space="0"/>
            </w:tcBorders>
            <w:vAlign w:val="center"/>
          </w:tcPr>
          <w:p w14:paraId="46FFAD4B">
            <w:pPr>
              <w:adjustRightInd w:val="0"/>
              <w:jc w:val="center"/>
              <w:textAlignment w:val="baseline"/>
              <w:rPr>
                <w:rFonts w:eastAsiaTheme="minorEastAsia"/>
                <w:szCs w:val="21"/>
              </w:rPr>
            </w:pPr>
            <w:r>
              <w:rPr>
                <w:rFonts w:eastAsiaTheme="minorEastAsia"/>
                <w:kern w:val="28"/>
                <w:szCs w:val="21"/>
              </w:rPr>
              <w:t>设备校验</w:t>
            </w:r>
          </w:p>
        </w:tc>
      </w:tr>
      <w:tr w14:paraId="5100D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1D3070F5">
            <w:pPr>
              <w:pStyle w:val="32"/>
              <w:numPr>
                <w:ilvl w:val="0"/>
                <w:numId w:val="33"/>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666A1FDF">
            <w:pPr>
              <w:adjustRightInd w:val="0"/>
              <w:jc w:val="center"/>
              <w:textAlignment w:val="baseline"/>
              <w:rPr>
                <w:rFonts w:eastAsiaTheme="minorEastAsia"/>
                <w:szCs w:val="21"/>
              </w:rPr>
            </w:pPr>
            <w:r>
              <w:rPr>
                <w:szCs w:val="21"/>
              </w:rPr>
              <w:t>温湿度计</w:t>
            </w:r>
          </w:p>
        </w:tc>
        <w:tc>
          <w:tcPr>
            <w:tcW w:w="1031" w:type="pct"/>
            <w:tcBorders>
              <w:top w:val="single" w:color="auto" w:sz="6" w:space="0"/>
              <w:left w:val="single" w:color="auto" w:sz="6" w:space="0"/>
              <w:bottom w:val="single" w:color="auto" w:sz="6" w:space="0"/>
              <w:right w:val="single" w:color="auto" w:sz="6" w:space="0"/>
            </w:tcBorders>
            <w:vAlign w:val="center"/>
          </w:tcPr>
          <w:p w14:paraId="1055A90C">
            <w:pPr>
              <w:adjustRightInd w:val="0"/>
              <w:jc w:val="center"/>
              <w:textAlignment w:val="baseline"/>
              <w:rPr>
                <w:rFonts w:eastAsiaTheme="minorEastAsia"/>
                <w:szCs w:val="21"/>
              </w:rPr>
            </w:pPr>
            <w:r>
              <w:rPr>
                <w:rFonts w:hint="eastAsia"/>
                <w:szCs w:val="21"/>
              </w:rPr>
              <w:t>用于测量试验室大气温湿度</w:t>
            </w:r>
          </w:p>
        </w:tc>
        <w:tc>
          <w:tcPr>
            <w:tcW w:w="873" w:type="pct"/>
            <w:tcBorders>
              <w:top w:val="single" w:color="auto" w:sz="6" w:space="0"/>
              <w:left w:val="single" w:color="auto" w:sz="6" w:space="0"/>
              <w:bottom w:val="single" w:color="auto" w:sz="6" w:space="0"/>
              <w:right w:val="single" w:color="auto" w:sz="6" w:space="0"/>
            </w:tcBorders>
            <w:vAlign w:val="center"/>
          </w:tcPr>
          <w:p w14:paraId="4142EE93">
            <w:pPr>
              <w:adjustRightInd w:val="0"/>
              <w:jc w:val="center"/>
              <w:textAlignment w:val="baseline"/>
              <w:rPr>
                <w:rFonts w:eastAsiaTheme="minorEastAsia"/>
                <w:szCs w:val="21"/>
              </w:rPr>
            </w:pPr>
            <w:r>
              <w:rPr>
                <w:szCs w:val="21"/>
              </w:rPr>
              <w:t>RE-W1012</w:t>
            </w:r>
          </w:p>
        </w:tc>
        <w:tc>
          <w:tcPr>
            <w:tcW w:w="929" w:type="pct"/>
            <w:tcBorders>
              <w:top w:val="single" w:color="auto" w:sz="6" w:space="0"/>
              <w:left w:val="single" w:color="auto" w:sz="6" w:space="0"/>
              <w:bottom w:val="single" w:color="auto" w:sz="6" w:space="0"/>
              <w:right w:val="single" w:color="auto" w:sz="6" w:space="0"/>
            </w:tcBorders>
            <w:vAlign w:val="center"/>
          </w:tcPr>
          <w:p w14:paraId="3FC7669A">
            <w:pPr>
              <w:adjustRightInd w:val="0"/>
              <w:jc w:val="center"/>
              <w:textAlignment w:val="baseline"/>
              <w:rPr>
                <w:szCs w:val="21"/>
              </w:rPr>
            </w:pPr>
            <w:r>
              <w:rPr>
                <w:rFonts w:hint="eastAsia"/>
                <w:szCs w:val="21"/>
              </w:rPr>
              <w:t>温度范围：10℃~35℃</w:t>
            </w:r>
          </w:p>
          <w:p w14:paraId="5FB7FCAF">
            <w:pPr>
              <w:adjustRightInd w:val="0"/>
              <w:jc w:val="center"/>
              <w:textAlignment w:val="baseline"/>
              <w:rPr>
                <w:szCs w:val="21"/>
              </w:rPr>
            </w:pPr>
            <w:r>
              <w:rPr>
                <w:rFonts w:hint="eastAsia"/>
                <w:szCs w:val="21"/>
              </w:rPr>
              <w:t>最大误差：0.7℃</w:t>
            </w:r>
          </w:p>
          <w:p w14:paraId="30659E24">
            <w:pPr>
              <w:adjustRightInd w:val="0"/>
              <w:jc w:val="center"/>
              <w:textAlignment w:val="baseline"/>
              <w:rPr>
                <w:szCs w:val="21"/>
              </w:rPr>
            </w:pPr>
            <w:r>
              <w:rPr>
                <w:rFonts w:hint="eastAsia"/>
                <w:szCs w:val="21"/>
              </w:rPr>
              <w:t>湿度范围：20~85%</w:t>
            </w:r>
          </w:p>
          <w:p w14:paraId="45709961">
            <w:pPr>
              <w:adjustRightInd w:val="0"/>
              <w:jc w:val="center"/>
              <w:textAlignment w:val="baseline"/>
              <w:rPr>
                <w:rFonts w:eastAsiaTheme="minorEastAsia"/>
                <w:szCs w:val="21"/>
              </w:rPr>
            </w:pPr>
            <w:r>
              <w:rPr>
                <w:rFonts w:hint="eastAsia"/>
                <w:szCs w:val="21"/>
              </w:rPr>
              <w:t>最大误差：4%</w:t>
            </w:r>
          </w:p>
        </w:tc>
        <w:tc>
          <w:tcPr>
            <w:tcW w:w="751" w:type="pct"/>
            <w:tcBorders>
              <w:top w:val="single" w:color="auto" w:sz="6" w:space="0"/>
              <w:left w:val="single" w:color="auto" w:sz="6" w:space="0"/>
              <w:bottom w:val="single" w:color="auto" w:sz="6" w:space="0"/>
              <w:right w:val="single" w:color="auto" w:sz="12" w:space="0"/>
            </w:tcBorders>
            <w:vAlign w:val="center"/>
          </w:tcPr>
          <w:p w14:paraId="0BB8F0F6">
            <w:pPr>
              <w:adjustRightInd w:val="0"/>
              <w:jc w:val="center"/>
              <w:textAlignment w:val="baseline"/>
              <w:rPr>
                <w:rFonts w:eastAsiaTheme="minorEastAsia"/>
                <w:szCs w:val="21"/>
              </w:rPr>
            </w:pPr>
            <w:r>
              <w:rPr>
                <w:rFonts w:hint="eastAsia" w:cs="宋体"/>
                <w:kern w:val="28"/>
                <w:szCs w:val="21"/>
              </w:rPr>
              <w:t>设备校验</w:t>
            </w:r>
          </w:p>
        </w:tc>
      </w:tr>
      <w:tr w14:paraId="18067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2800CCF7">
            <w:pPr>
              <w:pStyle w:val="32"/>
              <w:numPr>
                <w:ilvl w:val="0"/>
                <w:numId w:val="33"/>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41C3F0BA">
            <w:pPr>
              <w:adjustRightInd w:val="0"/>
              <w:jc w:val="center"/>
              <w:textAlignment w:val="baseline"/>
              <w:rPr>
                <w:rFonts w:eastAsiaTheme="minorEastAsia"/>
                <w:szCs w:val="21"/>
              </w:rPr>
            </w:pPr>
            <w:r>
              <w:rPr>
                <w:rFonts w:eastAsiaTheme="minorEastAsia"/>
                <w:color w:val="000000"/>
                <w:kern w:val="0"/>
                <w:szCs w:val="21"/>
              </w:rPr>
              <w:t>温湿度大气压力表</w:t>
            </w:r>
          </w:p>
        </w:tc>
        <w:tc>
          <w:tcPr>
            <w:tcW w:w="1031" w:type="pct"/>
            <w:tcBorders>
              <w:top w:val="single" w:color="auto" w:sz="6" w:space="0"/>
              <w:left w:val="single" w:color="auto" w:sz="6" w:space="0"/>
              <w:bottom w:val="single" w:color="auto" w:sz="6" w:space="0"/>
              <w:right w:val="single" w:color="auto" w:sz="6" w:space="0"/>
            </w:tcBorders>
            <w:vAlign w:val="center"/>
          </w:tcPr>
          <w:p w14:paraId="14F6F6F9">
            <w:pPr>
              <w:adjustRightInd w:val="0"/>
              <w:jc w:val="center"/>
              <w:textAlignment w:val="baseline"/>
              <w:rPr>
                <w:rFonts w:eastAsiaTheme="minorEastAsia"/>
                <w:szCs w:val="21"/>
              </w:rPr>
            </w:pPr>
            <w:r>
              <w:rPr>
                <w:rFonts w:hint="eastAsia"/>
                <w:szCs w:val="21"/>
              </w:rPr>
              <w:t>用于测量试验室大气压力</w:t>
            </w:r>
          </w:p>
        </w:tc>
        <w:tc>
          <w:tcPr>
            <w:tcW w:w="873" w:type="pct"/>
            <w:tcBorders>
              <w:top w:val="single" w:color="auto" w:sz="6" w:space="0"/>
              <w:left w:val="single" w:color="auto" w:sz="6" w:space="0"/>
              <w:bottom w:val="single" w:color="auto" w:sz="6" w:space="0"/>
              <w:right w:val="single" w:color="auto" w:sz="6" w:space="0"/>
            </w:tcBorders>
            <w:vAlign w:val="center"/>
          </w:tcPr>
          <w:p w14:paraId="616D7B68">
            <w:pPr>
              <w:adjustRightInd w:val="0"/>
              <w:jc w:val="center"/>
              <w:textAlignment w:val="baseline"/>
              <w:rPr>
                <w:rFonts w:eastAsiaTheme="minorEastAsia"/>
                <w:szCs w:val="21"/>
              </w:rPr>
            </w:pPr>
            <w:r>
              <w:rPr>
                <w:rFonts w:eastAsiaTheme="minorEastAsia"/>
                <w:color w:val="000000"/>
                <w:kern w:val="0"/>
                <w:szCs w:val="21"/>
              </w:rPr>
              <w:t>TES1160</w:t>
            </w:r>
          </w:p>
        </w:tc>
        <w:tc>
          <w:tcPr>
            <w:tcW w:w="929" w:type="pct"/>
            <w:tcBorders>
              <w:top w:val="single" w:color="auto" w:sz="6" w:space="0"/>
              <w:left w:val="single" w:color="auto" w:sz="6" w:space="0"/>
              <w:bottom w:val="single" w:color="auto" w:sz="6" w:space="0"/>
              <w:right w:val="single" w:color="auto" w:sz="6" w:space="0"/>
            </w:tcBorders>
            <w:vAlign w:val="center"/>
          </w:tcPr>
          <w:p w14:paraId="40243387">
            <w:pPr>
              <w:widowControl/>
              <w:jc w:val="left"/>
              <w:rPr>
                <w:rFonts w:eastAsiaTheme="minorEastAsia"/>
                <w:color w:val="000000"/>
                <w:kern w:val="0"/>
                <w:szCs w:val="21"/>
              </w:rPr>
            </w:pPr>
            <w:r>
              <w:rPr>
                <w:rFonts w:eastAsiaTheme="minorEastAsia"/>
                <w:color w:val="000000"/>
                <w:kern w:val="0"/>
                <w:szCs w:val="21"/>
              </w:rPr>
              <w:t>压力范围：（500~1100）hPa</w:t>
            </w:r>
          </w:p>
          <w:p w14:paraId="47D9875A">
            <w:pPr>
              <w:adjustRightInd w:val="0"/>
              <w:jc w:val="center"/>
              <w:textAlignment w:val="baseline"/>
              <w:rPr>
                <w:rFonts w:eastAsiaTheme="minorEastAsia"/>
                <w:szCs w:val="21"/>
              </w:rPr>
            </w:pPr>
            <w:r>
              <w:rPr>
                <w:rFonts w:eastAsiaTheme="minorEastAsia"/>
                <w:color w:val="000000"/>
                <w:kern w:val="0"/>
                <w:szCs w:val="21"/>
              </w:rPr>
              <w:t>误差：±5hPa</w:t>
            </w:r>
          </w:p>
        </w:tc>
        <w:tc>
          <w:tcPr>
            <w:tcW w:w="751" w:type="pct"/>
            <w:tcBorders>
              <w:top w:val="single" w:color="auto" w:sz="6" w:space="0"/>
              <w:left w:val="single" w:color="auto" w:sz="6" w:space="0"/>
              <w:bottom w:val="single" w:color="auto" w:sz="6" w:space="0"/>
              <w:right w:val="single" w:color="auto" w:sz="12" w:space="0"/>
            </w:tcBorders>
            <w:vAlign w:val="center"/>
          </w:tcPr>
          <w:p w14:paraId="7F2A6235">
            <w:pPr>
              <w:adjustRightInd w:val="0"/>
              <w:jc w:val="center"/>
              <w:textAlignment w:val="baseline"/>
              <w:rPr>
                <w:rFonts w:eastAsiaTheme="minorEastAsia"/>
                <w:kern w:val="28"/>
                <w:szCs w:val="21"/>
              </w:rPr>
            </w:pPr>
            <w:r>
              <w:rPr>
                <w:rFonts w:hint="eastAsia" w:cs="宋体"/>
                <w:kern w:val="28"/>
                <w:szCs w:val="21"/>
              </w:rPr>
              <w:t>设备校验</w:t>
            </w:r>
          </w:p>
        </w:tc>
      </w:tr>
      <w:tr w14:paraId="5A3B8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Borders>
              <w:top w:val="single" w:color="auto" w:sz="6" w:space="0"/>
              <w:left w:val="single" w:color="auto" w:sz="12" w:space="0"/>
              <w:bottom w:val="single" w:color="auto" w:sz="12" w:space="0"/>
              <w:right w:val="single" w:color="auto" w:sz="12" w:space="0"/>
            </w:tcBorders>
            <w:vAlign w:val="center"/>
          </w:tcPr>
          <w:p w14:paraId="4ACDFF88">
            <w:pPr>
              <w:adjustRightInd w:val="0"/>
              <w:jc w:val="center"/>
              <w:textAlignment w:val="baseline"/>
              <w:rPr>
                <w:rFonts w:eastAsiaTheme="minorEastAsia"/>
                <w:iCs/>
                <w:kern w:val="28"/>
                <w:szCs w:val="21"/>
              </w:rPr>
            </w:pPr>
            <w:r>
              <w:rPr>
                <w:rFonts w:eastAsiaTheme="minorEastAsia"/>
                <w:bCs/>
                <w:iCs/>
                <w:kern w:val="28"/>
                <w:szCs w:val="21"/>
              </w:rPr>
              <w:t>注：1.</w:t>
            </w:r>
            <w:r>
              <w:rPr>
                <w:rFonts w:eastAsiaTheme="minorEastAsia"/>
                <w:iCs/>
                <w:kern w:val="0"/>
                <w:szCs w:val="21"/>
              </w:rPr>
              <w:t>若选择的试验设备精度/量程比原试验设备等同或更优</w:t>
            </w:r>
            <w:r>
              <w:rPr>
                <w:rFonts w:eastAsiaTheme="minorEastAsia"/>
                <w:iCs/>
                <w:kern w:val="28"/>
                <w:szCs w:val="21"/>
              </w:rPr>
              <w:t>，则允许更换设备进行试验。</w:t>
            </w:r>
          </w:p>
          <w:p w14:paraId="5BD0DCF8">
            <w:pPr>
              <w:adjustRightInd w:val="0"/>
              <w:jc w:val="center"/>
              <w:textAlignment w:val="baseline"/>
              <w:rPr>
                <w:rFonts w:eastAsiaTheme="minorEastAsia"/>
                <w:iCs/>
                <w:kern w:val="28"/>
                <w:szCs w:val="21"/>
              </w:rPr>
            </w:pPr>
            <w:r>
              <w:rPr>
                <w:rFonts w:eastAsiaTheme="minorEastAsia"/>
                <w:iCs/>
                <w:kern w:val="28"/>
                <w:szCs w:val="21"/>
              </w:rPr>
              <w:t>2．实际使用的设备/仪器，由试验单位记录，并在试验报告中明确，如存在差异，应在试验报告中进行分析。</w:t>
            </w:r>
          </w:p>
          <w:p w14:paraId="76BA0AC1">
            <w:pPr>
              <w:adjustRightInd w:val="0"/>
              <w:jc w:val="center"/>
              <w:textAlignment w:val="baseline"/>
              <w:rPr>
                <w:rFonts w:eastAsiaTheme="minorEastAsia"/>
                <w:b/>
                <w:i/>
                <w:kern w:val="28"/>
                <w:szCs w:val="21"/>
              </w:rPr>
            </w:pPr>
            <w:r>
              <w:rPr>
                <w:rFonts w:eastAsiaTheme="minorEastAsia"/>
                <w:bCs/>
                <w:iCs/>
                <w:kern w:val="28"/>
                <w:szCs w:val="21"/>
              </w:rPr>
              <w:t>3</w:t>
            </w:r>
            <w:r>
              <w:rPr>
                <w:rFonts w:eastAsiaTheme="minorEastAsia"/>
                <w:b/>
                <w:iCs/>
                <w:kern w:val="28"/>
                <w:szCs w:val="21"/>
              </w:rPr>
              <w:t>.</w:t>
            </w:r>
            <w:r>
              <w:rPr>
                <w:rFonts w:eastAsiaTheme="minorEastAsia"/>
                <w:iCs/>
                <w:kern w:val="0"/>
                <w:szCs w:val="21"/>
              </w:rPr>
              <w:t>所有未标注数量的设备，默认数量为1。</w:t>
            </w:r>
          </w:p>
        </w:tc>
      </w:tr>
    </w:tbl>
    <w:p w14:paraId="38BE7762">
      <w:pPr>
        <w:pStyle w:val="35"/>
        <w:numPr>
          <w:ilvl w:val="2"/>
          <w:numId w:val="2"/>
        </w:numPr>
        <w:tabs>
          <w:tab w:val="clear" w:pos="340"/>
          <w:tab w:val="clear" w:pos="567"/>
        </w:tabs>
        <w:spacing w:line="420" w:lineRule="exact"/>
      </w:pPr>
      <w:bookmarkStart w:id="241" w:name="_Toc176264420"/>
      <w:r>
        <w:rPr>
          <w:rFonts w:hint="eastAsia"/>
        </w:rPr>
        <w:t>试验布置和连接</w:t>
      </w:r>
      <w:bookmarkEnd w:id="241"/>
    </w:p>
    <w:p w14:paraId="7DF6CBDB">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将</w:t>
      </w:r>
      <w:r>
        <w:rPr>
          <w:rFonts w:ascii="Times New Roman" w:hAnsi="Times New Roman" w:cs="宋体"/>
          <w:sz w:val="24"/>
          <w:szCs w:val="21"/>
        </w:rPr>
        <w:t>刹车控制阀（单）</w:t>
      </w:r>
      <w:r>
        <w:rPr>
          <w:rFonts w:hint="eastAsia" w:ascii="Times New Roman" w:hAnsi="Times New Roman" w:cs="宋体"/>
          <w:sz w:val="24"/>
          <w:szCs w:val="21"/>
        </w:rPr>
        <w:t>安装在试验台上（测试设备处于试验台外），按图26将受试设备与测试设备进行连接布置，具体如图27所示。</w:t>
      </w:r>
    </w:p>
    <w:p w14:paraId="7FF787EA">
      <w:pPr>
        <w:pStyle w:val="32"/>
        <w:ind w:firstLine="0" w:firstLineChars="0"/>
        <w:jc w:val="center"/>
        <w:rPr>
          <w:rFonts w:ascii="Times New Roman" w:hAnsi="Times New Roman"/>
        </w:rPr>
      </w:pPr>
      <w:r>
        <w:drawing>
          <wp:inline distT="0" distB="0" distL="0" distR="0">
            <wp:extent cx="4053840" cy="2724150"/>
            <wp:effectExtent l="0" t="0" r="381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8"/>
                    <a:stretch>
                      <a:fillRect/>
                    </a:stretch>
                  </pic:blipFill>
                  <pic:spPr>
                    <a:xfrm>
                      <a:off x="0" y="0"/>
                      <a:ext cx="4053176" cy="2723351"/>
                    </a:xfrm>
                    <a:prstGeom prst="rect">
                      <a:avLst/>
                    </a:prstGeom>
                  </pic:spPr>
                </pic:pic>
              </a:graphicData>
            </a:graphic>
          </wp:inline>
        </w:drawing>
      </w:r>
    </w:p>
    <w:p w14:paraId="562629D9">
      <w:pPr>
        <w:pStyle w:val="61"/>
        <w:numPr>
          <w:ilvl w:val="0"/>
          <w:numId w:val="8"/>
        </w:numPr>
        <w:rPr>
          <w:rFonts w:ascii="黑体" w:hAnsi="黑体" w:cs="宋体"/>
        </w:rPr>
      </w:pPr>
      <w:bookmarkStart w:id="242" w:name="_Toc176262580"/>
      <w:r>
        <w:rPr>
          <w:rFonts w:hint="eastAsia" w:ascii="黑体" w:hAnsi="黑体" w:cs="宋体"/>
        </w:rPr>
        <w:t>振动试验连接示意图</w:t>
      </w:r>
      <w:bookmarkEnd w:id="242"/>
    </w:p>
    <w:p w14:paraId="11203DD4">
      <w:pPr>
        <w:pStyle w:val="24"/>
        <w:spacing w:line="240" w:lineRule="auto"/>
        <w:ind w:firstLine="480"/>
        <w:jc w:val="center"/>
      </w:pPr>
      <w:r>
        <w:drawing>
          <wp:inline distT="0" distB="0" distL="0" distR="0">
            <wp:extent cx="3217545" cy="2157095"/>
            <wp:effectExtent l="0" t="0" r="1905" b="508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36"/>
                    <a:stretch>
                      <a:fillRect/>
                    </a:stretch>
                  </pic:blipFill>
                  <pic:spPr>
                    <a:xfrm>
                      <a:off x="0" y="0"/>
                      <a:ext cx="3251579" cy="2180284"/>
                    </a:xfrm>
                    <a:prstGeom prst="rect">
                      <a:avLst/>
                    </a:prstGeom>
                  </pic:spPr>
                </pic:pic>
              </a:graphicData>
            </a:graphic>
          </wp:inline>
        </w:drawing>
      </w:r>
    </w:p>
    <w:p w14:paraId="1CF0B93F">
      <w:pPr>
        <w:pStyle w:val="61"/>
        <w:numPr>
          <w:ilvl w:val="0"/>
          <w:numId w:val="8"/>
        </w:numPr>
        <w:rPr>
          <w:rFonts w:ascii="黑体" w:hAnsi="黑体" w:cs="宋体"/>
        </w:rPr>
      </w:pPr>
      <w:bookmarkStart w:id="243" w:name="_Toc176262581"/>
      <w:r>
        <w:rPr>
          <w:rFonts w:hint="eastAsia" w:ascii="黑体" w:hAnsi="黑体" w:cs="宋体"/>
        </w:rPr>
        <w:t>振动试验布置图</w:t>
      </w:r>
      <w:bookmarkEnd w:id="243"/>
    </w:p>
    <w:p w14:paraId="59FF6773">
      <w:pPr>
        <w:pStyle w:val="35"/>
        <w:numPr>
          <w:ilvl w:val="2"/>
          <w:numId w:val="2"/>
        </w:numPr>
        <w:tabs>
          <w:tab w:val="clear" w:pos="340"/>
          <w:tab w:val="clear" w:pos="567"/>
        </w:tabs>
        <w:spacing w:line="420" w:lineRule="exact"/>
      </w:pPr>
      <w:bookmarkStart w:id="244" w:name="_Toc176264421"/>
      <w:r>
        <w:rPr>
          <w:rFonts w:hint="eastAsia" w:ascii="Times New Roman" w:hAnsi="Times New Roman"/>
          <w:sz w:val="28"/>
          <w:szCs w:val="28"/>
        </w:rPr>
        <w:t>试验</w:t>
      </w:r>
      <w:r>
        <w:rPr>
          <w:rFonts w:hint="eastAsia"/>
        </w:rPr>
        <w:t>件、试验装置（试验前）的制造符合性要求</w:t>
      </w:r>
      <w:bookmarkEnd w:id="244"/>
    </w:p>
    <w:p w14:paraId="36307E25">
      <w:pPr>
        <w:pStyle w:val="32"/>
        <w:spacing w:line="500" w:lineRule="exact"/>
        <w:ind w:firstLine="563" w:firstLineChars="0"/>
        <w:rPr>
          <w:rFonts w:ascii="Times New Roman" w:hAnsi="Times New Roman" w:cs="宋体"/>
          <w:sz w:val="24"/>
          <w:szCs w:val="21"/>
        </w:rPr>
      </w:pPr>
      <w:r>
        <w:rPr>
          <w:rFonts w:hint="eastAsia" w:ascii="Times New Roman" w:hAnsi="Times New Roman" w:cs="宋体"/>
          <w:sz w:val="24"/>
          <w:szCs w:val="21"/>
        </w:rPr>
        <w:t>试验件状态应满足“6.试验产品/设备说明”构型和产品状态要求，确定试验件按照12.1要求完成了产品验收测试。</w:t>
      </w:r>
    </w:p>
    <w:p w14:paraId="7D642356">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确保试验件、陪试件、试验装置，在试验前按照17.2.3-17.2.5的要求，进行了相应的安装。</w:t>
      </w:r>
    </w:p>
    <w:p w14:paraId="05AC888A">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确保试验人员资质符合“10. 试验人员”的要求。</w:t>
      </w:r>
    </w:p>
    <w:p w14:paraId="46FED7FF">
      <w:pPr>
        <w:pStyle w:val="35"/>
        <w:numPr>
          <w:ilvl w:val="2"/>
          <w:numId w:val="2"/>
        </w:numPr>
        <w:tabs>
          <w:tab w:val="clear" w:pos="340"/>
          <w:tab w:val="clear" w:pos="567"/>
        </w:tabs>
        <w:spacing w:line="420" w:lineRule="exact"/>
      </w:pPr>
      <w:bookmarkStart w:id="245" w:name="_Toc11799950"/>
      <w:bookmarkStart w:id="246" w:name="_Toc176264422"/>
      <w:r>
        <w:rPr>
          <w:rFonts w:hint="eastAsia"/>
        </w:rPr>
        <w:t>试验</w:t>
      </w:r>
      <w:r>
        <w:t>程序</w:t>
      </w:r>
      <w:bookmarkEnd w:id="245"/>
      <w:bookmarkEnd w:id="246"/>
    </w:p>
    <w:p w14:paraId="39B11E84">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试验人员应在试验环境搭建完成后予以检查确认试验参数设置，待确认满足要求后再开始试验。</w:t>
      </w:r>
    </w:p>
    <w:p w14:paraId="5AEC6F5D">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在附录B检测记录表</w:t>
      </w:r>
      <w:r>
        <w:rPr>
          <w:rFonts w:ascii="Times New Roman" w:hAnsi="Times New Roman" w:cs="宋体"/>
          <w:sz w:val="24"/>
          <w:szCs w:val="21"/>
        </w:rPr>
        <w:t>中</w:t>
      </w:r>
      <w:r>
        <w:rPr>
          <w:rFonts w:hint="eastAsia" w:ascii="Times New Roman" w:hAnsi="Times New Roman" w:cs="宋体"/>
          <w:sz w:val="24"/>
          <w:szCs w:val="21"/>
        </w:rPr>
        <w:t>记录</w:t>
      </w:r>
      <w:r>
        <w:rPr>
          <w:rFonts w:ascii="Times New Roman" w:hAnsi="Times New Roman" w:cs="宋体"/>
          <w:sz w:val="24"/>
          <w:szCs w:val="21"/>
        </w:rPr>
        <w:t>试验设备相关信息及试验开始</w:t>
      </w:r>
      <w:r>
        <w:rPr>
          <w:rFonts w:hint="eastAsia" w:ascii="Times New Roman" w:hAnsi="Times New Roman" w:cs="宋体"/>
          <w:sz w:val="24"/>
          <w:szCs w:val="21"/>
        </w:rPr>
        <w:t>和结束</w:t>
      </w:r>
      <w:r>
        <w:rPr>
          <w:rFonts w:ascii="Times New Roman" w:hAnsi="Times New Roman" w:cs="宋体"/>
          <w:sz w:val="24"/>
          <w:szCs w:val="21"/>
        </w:rPr>
        <w:t>时间等内容，全程观察试验设备运行状态</w:t>
      </w:r>
      <w:r>
        <w:rPr>
          <w:rFonts w:hint="eastAsia" w:ascii="Times New Roman" w:hAnsi="Times New Roman" w:cs="宋体"/>
          <w:sz w:val="24"/>
          <w:szCs w:val="21"/>
        </w:rPr>
        <w:t>。</w:t>
      </w:r>
    </w:p>
    <w:p w14:paraId="3B793294">
      <w:pPr>
        <w:pStyle w:val="24"/>
        <w:numPr>
          <w:ilvl w:val="0"/>
          <w:numId w:val="34"/>
        </w:numPr>
        <w:ind w:firstLineChars="0"/>
      </w:pPr>
      <w:r>
        <w:rPr>
          <w:rFonts w:hint="eastAsia" w:cs="宋体"/>
        </w:rPr>
        <w:t>在试验室环境下将受试设备按照图26和27所示安装于试验台上，并按12.2章节要求进行QPAT1-1和QPAT2检查并记录检测数据</w:t>
      </w:r>
      <w:r>
        <w:rPr>
          <w:rFonts w:hint="eastAsia"/>
        </w:rPr>
        <w:t>；</w:t>
      </w:r>
    </w:p>
    <w:p w14:paraId="339631E8">
      <w:pPr>
        <w:pStyle w:val="24"/>
        <w:numPr>
          <w:ilvl w:val="0"/>
          <w:numId w:val="34"/>
        </w:numPr>
        <w:ind w:firstLineChars="0"/>
      </w:pPr>
      <w:r>
        <w:t>确定受试设备控制点和测量点的位置，安装传感器等，</w:t>
      </w:r>
      <w:r>
        <w:rPr>
          <w:rFonts w:hint="eastAsia"/>
        </w:rPr>
        <w:t>使受试设备</w:t>
      </w:r>
      <w:r>
        <w:t>处于工作状态1</w:t>
      </w:r>
      <w:r>
        <w:rPr>
          <w:rFonts w:hint="eastAsia"/>
        </w:rPr>
        <w:t>，然后</w:t>
      </w:r>
      <w:r>
        <w:t>对受试设备进行从</w:t>
      </w:r>
      <w:r>
        <w:rPr>
          <w:rFonts w:hint="eastAsia"/>
        </w:rPr>
        <w:t>10Hz到2000Hz以</w:t>
      </w:r>
      <w:r>
        <w:t>不超过</w:t>
      </w:r>
      <w:r>
        <w:rPr>
          <w:rFonts w:hint="eastAsia"/>
        </w:rPr>
        <w:t>1.0oct/min的</w:t>
      </w:r>
      <w:r>
        <w:t>扫描速率、峰值加速度</w:t>
      </w:r>
      <w:r>
        <w:rPr>
          <w:rFonts w:hint="eastAsia"/>
        </w:rPr>
        <w:t>0.5</w:t>
      </w:r>
      <w:r>
        <w:t>－PK</w:t>
      </w:r>
      <w:r>
        <w:rPr>
          <w:rFonts w:hint="eastAsia"/>
        </w:rPr>
        <w:t>的</w:t>
      </w:r>
      <w:r>
        <w:t>正弦扫描，记录共振频率和放大系数</w:t>
      </w:r>
      <w:r>
        <w:rPr>
          <w:rFonts w:hint="eastAsia"/>
        </w:rPr>
        <w:t>；</w:t>
      </w:r>
    </w:p>
    <w:p w14:paraId="24055877">
      <w:pPr>
        <w:pStyle w:val="24"/>
        <w:numPr>
          <w:ilvl w:val="0"/>
          <w:numId w:val="34"/>
        </w:numPr>
        <w:ind w:firstLineChars="0"/>
      </w:pPr>
      <w:r>
        <w:rPr>
          <w:rFonts w:hint="eastAsia"/>
        </w:rPr>
        <w:t>使受试</w:t>
      </w:r>
      <w:r>
        <w:t>设备</w:t>
      </w:r>
      <w:r>
        <w:rPr>
          <w:rFonts w:hint="eastAsia"/>
        </w:rPr>
        <w:t>处于</w:t>
      </w:r>
      <w:r>
        <w:t>工作状态</w:t>
      </w:r>
      <w:r>
        <w:rPr>
          <w:rFonts w:hint="eastAsia"/>
        </w:rPr>
        <w:t>2</w:t>
      </w:r>
      <w:r>
        <w:t>，按</w:t>
      </w:r>
      <w:r>
        <w:rPr>
          <w:rFonts w:hint="eastAsia"/>
        </w:rPr>
        <w:t>图24和表24中</w:t>
      </w:r>
      <w:r>
        <w:t>的</w:t>
      </w:r>
      <w:r>
        <w:rPr>
          <w:rFonts w:hint="eastAsia"/>
        </w:rPr>
        <w:t>标准振动</w:t>
      </w:r>
      <w:r>
        <w:t>功率谱密度量值进行</w:t>
      </w:r>
      <w:r>
        <w:rPr>
          <w:rFonts w:hint="eastAsia"/>
        </w:rPr>
        <w:t>X</w:t>
      </w:r>
      <w:r>
        <w:t>轴向</w:t>
      </w:r>
      <w:r>
        <w:rPr>
          <w:rFonts w:hint="eastAsia"/>
        </w:rPr>
        <w:t>10min的标准随</w:t>
      </w:r>
      <w:r>
        <w:t>机振动</w:t>
      </w:r>
      <w:r>
        <w:rPr>
          <w:rFonts w:hint="eastAsia"/>
        </w:rPr>
        <w:t>。在振动期间</w:t>
      </w:r>
      <w:r>
        <w:rPr>
          <w:rFonts w:hint="eastAsia" w:cs="宋体"/>
        </w:rPr>
        <w:t>按12.2章节要求进行QPAT2检查并记录检测数据，</w:t>
      </w:r>
      <w:r>
        <w:rPr>
          <w:rFonts w:hint="eastAsia"/>
        </w:rPr>
        <w:t>应同时对受试设备上的振动响应测量数据进行APSD分析；</w:t>
      </w:r>
    </w:p>
    <w:p w14:paraId="7C1F9622">
      <w:pPr>
        <w:pStyle w:val="24"/>
        <w:numPr>
          <w:ilvl w:val="0"/>
          <w:numId w:val="34"/>
        </w:numPr>
        <w:ind w:firstLineChars="0"/>
      </w:pPr>
      <w:r>
        <w:rPr>
          <w:rFonts w:hint="eastAsia"/>
        </w:rPr>
        <w:t>使受试设备继续处于工作状态2，按图25和表24的试验条件进行X</w:t>
      </w:r>
      <w:r>
        <w:t>轴向</w:t>
      </w:r>
      <w:r>
        <w:rPr>
          <w:rFonts w:hint="eastAsia"/>
        </w:rPr>
        <w:t>强化振动试验3h，在振动开始时刻和接近结束的时刻，</w:t>
      </w:r>
      <w:r>
        <w:rPr>
          <w:rFonts w:hint="eastAsia" w:cs="宋体"/>
        </w:rPr>
        <w:t>按12.2章节要求进行QPAT2检查并记录检测数据，</w:t>
      </w:r>
      <w:r>
        <w:rPr>
          <w:rFonts w:hint="eastAsia"/>
        </w:rPr>
        <w:t>应同时对受试设备上的振动响应测量数据进行APSD分析；</w:t>
      </w:r>
    </w:p>
    <w:p w14:paraId="62CF8C70">
      <w:pPr>
        <w:pStyle w:val="24"/>
        <w:numPr>
          <w:ilvl w:val="0"/>
          <w:numId w:val="34"/>
        </w:numPr>
        <w:ind w:firstLineChars="0"/>
      </w:pPr>
      <w:r>
        <w:rPr>
          <w:rFonts w:hint="eastAsia"/>
        </w:rPr>
        <w:t>重复</w:t>
      </w:r>
      <w:r>
        <w:t>步骤</w:t>
      </w:r>
      <w:r>
        <w:rPr>
          <w:rFonts w:hint="eastAsia"/>
        </w:rPr>
        <w:t>b）的正弦扫描</w:t>
      </w:r>
      <w:r>
        <w:t>，记录下</w:t>
      </w:r>
      <w:r>
        <w:rPr>
          <w:rFonts w:hint="eastAsia"/>
        </w:rPr>
        <w:t>受试</w:t>
      </w:r>
      <w:r>
        <w:t>设备的</w:t>
      </w:r>
      <w:r>
        <w:rPr>
          <w:rFonts w:hint="eastAsia"/>
        </w:rPr>
        <w:t>任何振动共振频率的变化；</w:t>
      </w:r>
    </w:p>
    <w:p w14:paraId="4F4B88B7">
      <w:pPr>
        <w:pStyle w:val="24"/>
        <w:numPr>
          <w:ilvl w:val="0"/>
          <w:numId w:val="34"/>
        </w:numPr>
        <w:ind w:firstLineChars="0"/>
      </w:pPr>
      <w:r>
        <w:rPr>
          <w:rFonts w:hint="eastAsia"/>
        </w:rPr>
        <w:t>重复</w:t>
      </w:r>
      <w:r>
        <w:t>步骤</w:t>
      </w:r>
      <w:r>
        <w:rPr>
          <w:rFonts w:hint="eastAsia"/>
        </w:rPr>
        <w:t>b）～步骤e）</w:t>
      </w:r>
      <w:r>
        <w:t>，</w:t>
      </w:r>
      <w:r>
        <w:rPr>
          <w:rFonts w:hint="eastAsia"/>
        </w:rPr>
        <w:t>对</w:t>
      </w:r>
      <w:r>
        <w:t>另外两个轴向依次进行试验，试验人员在试验期间应全程值守，观察</w:t>
      </w:r>
      <w:r>
        <w:rPr>
          <w:rFonts w:hint="eastAsia"/>
        </w:rPr>
        <w:t>受试设备</w:t>
      </w:r>
      <w:r>
        <w:t>的试验情况</w:t>
      </w:r>
      <w:r>
        <w:rPr>
          <w:rFonts w:hint="eastAsia"/>
        </w:rPr>
        <w:t>是否</w:t>
      </w:r>
      <w:r>
        <w:t>正常和控制参数的变化是否在规定的范围内</w:t>
      </w:r>
      <w:r>
        <w:rPr>
          <w:rFonts w:hint="eastAsia"/>
        </w:rPr>
        <w:t>，三个正交轴向，可以按照任意的试验顺序进行，试验顺序与试验结果无关；</w:t>
      </w:r>
    </w:p>
    <w:p w14:paraId="1FC8C121">
      <w:pPr>
        <w:pStyle w:val="24"/>
        <w:numPr>
          <w:ilvl w:val="0"/>
          <w:numId w:val="34"/>
        </w:numPr>
        <w:ind w:firstLineChars="0"/>
        <w:rPr>
          <w:rFonts w:cs="宋体"/>
        </w:rPr>
      </w:pPr>
      <w:r>
        <w:rPr>
          <w:rFonts w:hint="eastAsia"/>
        </w:rPr>
        <w:t>在</w:t>
      </w:r>
      <w:r>
        <w:rPr>
          <w:rFonts w:hint="eastAsia"/>
          <w:kern w:val="0"/>
        </w:rPr>
        <w:t>试验室</w:t>
      </w:r>
      <w:r>
        <w:rPr>
          <w:kern w:val="0"/>
        </w:rPr>
        <w:t>环境下</w:t>
      </w:r>
      <w:r>
        <w:rPr>
          <w:rFonts w:hint="eastAsia"/>
          <w:kern w:val="0"/>
        </w:rPr>
        <w:t>，按照</w:t>
      </w:r>
      <w:r>
        <w:rPr>
          <w:rFonts w:hint="eastAsia" w:cs="宋体"/>
        </w:rPr>
        <w:t>12.2章节要求进行QPAT1-1和QPAT2检查并记录检测数据</w:t>
      </w:r>
      <w:r>
        <w:t>。</w:t>
      </w:r>
    </w:p>
    <w:p w14:paraId="73A5D0FF">
      <w:pPr>
        <w:pStyle w:val="35"/>
        <w:numPr>
          <w:ilvl w:val="2"/>
          <w:numId w:val="2"/>
        </w:numPr>
        <w:tabs>
          <w:tab w:val="clear" w:pos="340"/>
          <w:tab w:val="clear" w:pos="567"/>
        </w:tabs>
        <w:spacing w:line="420" w:lineRule="exact"/>
      </w:pPr>
      <w:bookmarkStart w:id="247" w:name="_Toc176264423"/>
      <w:r>
        <w:rPr>
          <w:rFonts w:hint="eastAsia" w:ascii="Times New Roman" w:hAnsi="Times New Roman"/>
          <w:sz w:val="28"/>
          <w:szCs w:val="28"/>
        </w:rPr>
        <w:t>试验</w:t>
      </w:r>
      <w:r>
        <w:rPr>
          <w:rFonts w:hint="eastAsia"/>
        </w:rPr>
        <w:t>判据</w:t>
      </w:r>
      <w:bookmarkEnd w:id="247"/>
    </w:p>
    <w:p w14:paraId="3B4FC7D0">
      <w:pPr>
        <w:pStyle w:val="32"/>
        <w:spacing w:line="360" w:lineRule="auto"/>
        <w:ind w:firstLine="480"/>
        <w:rPr>
          <w:rFonts w:ascii="Times New Roman" w:hAnsi="Times New Roman" w:cs="宋体"/>
          <w:sz w:val="24"/>
          <w:szCs w:val="24"/>
        </w:rPr>
      </w:pPr>
      <w:r>
        <w:rPr>
          <w:rFonts w:hint="eastAsia" w:ascii="Times New Roman" w:hAnsi="Times New Roman" w:cs="宋体"/>
          <w:sz w:val="24"/>
          <w:szCs w:val="24"/>
        </w:rPr>
        <w:t>试验中，按12.2章节要求进行QPAT2检查，确认通过并记录检测数据；</w:t>
      </w:r>
    </w:p>
    <w:p w14:paraId="7EB15618">
      <w:pPr>
        <w:pStyle w:val="32"/>
        <w:spacing w:line="360" w:lineRule="auto"/>
        <w:ind w:firstLine="480"/>
        <w:rPr>
          <w:rFonts w:ascii="Times New Roman" w:hAnsi="Times New Roman" w:cs="宋体"/>
          <w:sz w:val="24"/>
          <w:szCs w:val="21"/>
        </w:rPr>
      </w:pPr>
      <w:r>
        <w:rPr>
          <w:rFonts w:hint="eastAsia" w:ascii="Times New Roman" w:hAnsi="Times New Roman" w:cs="宋体"/>
          <w:sz w:val="24"/>
          <w:szCs w:val="24"/>
        </w:rPr>
        <w:t>试验前后，按12.2章节中要求进行QPAT1-1和QPAT2检查，确认通过并记录检测数据。</w:t>
      </w:r>
    </w:p>
    <w:p w14:paraId="7440C742">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满足以上要求，则判定结论为Pass，否则为Fail。</w:t>
      </w:r>
    </w:p>
    <w:p w14:paraId="74292895">
      <w:pPr>
        <w:pStyle w:val="27"/>
      </w:pPr>
      <w:bookmarkStart w:id="248" w:name="_Toc176264424"/>
      <w:r>
        <w:rPr>
          <w:rFonts w:hint="eastAsia"/>
        </w:rPr>
        <w:t>短时高量值振动</w:t>
      </w:r>
      <w:bookmarkEnd w:id="248"/>
    </w:p>
    <w:p w14:paraId="6A06D4D6">
      <w:pPr>
        <w:pStyle w:val="35"/>
        <w:numPr>
          <w:ilvl w:val="2"/>
          <w:numId w:val="2"/>
        </w:numPr>
        <w:tabs>
          <w:tab w:val="clear" w:pos="340"/>
          <w:tab w:val="clear" w:pos="567"/>
        </w:tabs>
        <w:spacing w:line="420" w:lineRule="exact"/>
      </w:pPr>
      <w:bookmarkStart w:id="249" w:name="_Toc176264425"/>
      <w:r>
        <w:rPr>
          <w:rFonts w:hint="eastAsia" w:ascii="Times New Roman" w:hAnsi="Times New Roman"/>
          <w:sz w:val="28"/>
          <w:szCs w:val="28"/>
        </w:rPr>
        <w:t>试验</w:t>
      </w:r>
      <w:r>
        <w:rPr>
          <w:rFonts w:hint="eastAsia"/>
        </w:rPr>
        <w:t>目的</w:t>
      </w:r>
      <w:bookmarkEnd w:id="249"/>
    </w:p>
    <w:p w14:paraId="2320078F">
      <w:pPr>
        <w:pStyle w:val="24"/>
        <w:ind w:firstLine="480"/>
      </w:pPr>
      <w:r>
        <w:rPr>
          <w:rFonts w:hint="eastAsia"/>
        </w:rPr>
        <w:t>确定受试</w:t>
      </w:r>
      <w:r>
        <w:t>设备在</w:t>
      </w:r>
      <w:r>
        <w:rPr>
          <w:rFonts w:hint="eastAsia"/>
        </w:rPr>
        <w:t>适当的</w:t>
      </w:r>
      <w:r>
        <w:t>安装位置上经受规定</w:t>
      </w:r>
      <w:r>
        <w:rPr>
          <w:rFonts w:hint="eastAsia"/>
        </w:rPr>
        <w:t>类别</w:t>
      </w:r>
      <w:r>
        <w:t>的</w:t>
      </w:r>
      <w:r>
        <w:rPr>
          <w:rFonts w:hint="eastAsia"/>
        </w:rPr>
        <w:t>短时高量值</w:t>
      </w:r>
      <w:r>
        <w:t>是否符合相关</w:t>
      </w:r>
      <w:r>
        <w:rPr>
          <w:rFonts w:hint="eastAsia"/>
        </w:rPr>
        <w:t>设备</w:t>
      </w:r>
      <w:r>
        <w:t>性能标准</w:t>
      </w:r>
      <w:r>
        <w:rPr>
          <w:rFonts w:hint="eastAsia"/>
        </w:rPr>
        <w:t>。</w:t>
      </w:r>
    </w:p>
    <w:p w14:paraId="1ECECF6B">
      <w:pPr>
        <w:pStyle w:val="35"/>
        <w:numPr>
          <w:ilvl w:val="2"/>
          <w:numId w:val="2"/>
        </w:numPr>
        <w:tabs>
          <w:tab w:val="clear" w:pos="340"/>
          <w:tab w:val="clear" w:pos="567"/>
        </w:tabs>
        <w:spacing w:line="420" w:lineRule="exact"/>
      </w:pPr>
      <w:bookmarkStart w:id="250" w:name="_Toc176264426"/>
      <w:r>
        <w:rPr>
          <w:rFonts w:hint="eastAsia"/>
        </w:rPr>
        <w:t>试验要求</w:t>
      </w:r>
      <w:bookmarkEnd w:id="250"/>
    </w:p>
    <w:p w14:paraId="7EF806DF">
      <w:pPr>
        <w:pStyle w:val="24"/>
        <w:ind w:firstLine="480"/>
      </w:pPr>
      <w:r>
        <w:rPr>
          <w:rFonts w:hint="eastAsia"/>
        </w:rPr>
        <w:t>受</w:t>
      </w:r>
      <w:r>
        <w:t>试设备应通过</w:t>
      </w:r>
      <w:r>
        <w:rPr>
          <w:rFonts w:hint="eastAsia"/>
        </w:rPr>
        <w:t>D</w:t>
      </w:r>
      <w:r>
        <w:t>O－160G第8章</w:t>
      </w:r>
      <w:r>
        <w:rPr>
          <w:rFonts w:hint="eastAsia"/>
        </w:rPr>
        <w:t>，H</w:t>
      </w:r>
      <w:r>
        <w:t>类规定的</w:t>
      </w:r>
      <w:r>
        <w:rPr>
          <w:rFonts w:hint="eastAsia"/>
        </w:rPr>
        <w:t>要求</w:t>
      </w:r>
      <w:r>
        <w:t>试验</w:t>
      </w:r>
      <w:r>
        <w:rPr>
          <w:rFonts w:hint="eastAsia"/>
        </w:rPr>
        <w:t>。</w:t>
      </w:r>
    </w:p>
    <w:p w14:paraId="0C2C9266">
      <w:pPr>
        <w:pStyle w:val="24"/>
        <w:ind w:firstLine="480"/>
      </w:pPr>
      <w:r>
        <w:t>按照DO－160G中</w:t>
      </w:r>
      <w:r>
        <w:rPr>
          <w:rFonts w:hint="eastAsia"/>
        </w:rPr>
        <w:t>第8章H类</w:t>
      </w:r>
      <w:r>
        <w:t>别</w:t>
      </w:r>
      <w:r>
        <w:rPr>
          <w:rFonts w:hint="eastAsia"/>
        </w:rPr>
        <w:t>（R曲线）进行</w:t>
      </w:r>
      <w:r>
        <w:t>试验，振动</w:t>
      </w:r>
      <w:r>
        <w:rPr>
          <w:rFonts w:hint="eastAsia"/>
        </w:rPr>
        <w:t>试验</w:t>
      </w:r>
      <w:r>
        <w:t>曲线如</w:t>
      </w:r>
      <w:r>
        <w:rPr>
          <w:rFonts w:hint="eastAsia"/>
        </w:rPr>
        <w:t>图28所示</w:t>
      </w:r>
      <w:r>
        <w:t>，安装方向</w:t>
      </w:r>
      <w:r>
        <w:rPr>
          <w:rFonts w:hint="eastAsia"/>
        </w:rPr>
        <w:t>如图30所示</w:t>
      </w:r>
      <w:r>
        <w:t>。</w:t>
      </w:r>
    </w:p>
    <w:p w14:paraId="24F9106C">
      <w:pPr>
        <w:pStyle w:val="24"/>
        <w:ind w:firstLine="480"/>
        <w:jc w:val="center"/>
      </w:pPr>
      <w:r>
        <w:object>
          <v:shape id="_x0000_i1033" o:spt="75" type="#_x0000_t75" style="height:241.55pt;width:328.05pt;" o:ole="t" filled="f" o:preferrelative="t" stroked="f" coordsize="21600,21600">
            <v:path/>
            <v:fill on="f" focussize="0,0"/>
            <v:stroke on="f" joinstyle="miter"/>
            <v:imagedata r:id="rId41" o:title=""/>
            <o:lock v:ext="edit" aspectratio="t"/>
            <w10:wrap type="none"/>
            <w10:anchorlock/>
          </v:shape>
          <o:OLEObject Type="Embed" ProgID="Visio.Drawing.11" ShapeID="_x0000_i1033" DrawAspect="Content" ObjectID="_1468075734" r:id="rId40">
            <o:LockedField>false</o:LockedField>
          </o:OLEObject>
        </w:object>
      </w:r>
    </w:p>
    <w:p w14:paraId="01F7D003">
      <w:pPr>
        <w:pStyle w:val="61"/>
        <w:numPr>
          <w:ilvl w:val="0"/>
          <w:numId w:val="8"/>
        </w:numPr>
        <w:rPr>
          <w:rFonts w:ascii="黑体" w:hAnsi="黑体" w:cs="宋体"/>
        </w:rPr>
      </w:pPr>
      <w:bookmarkStart w:id="251" w:name="_Toc176262582"/>
      <w:r>
        <w:rPr>
          <w:rFonts w:hint="eastAsia" w:ascii="黑体" w:hAnsi="黑体" w:cs="宋体"/>
        </w:rPr>
        <w:t>短时高量值振动试验曲线</w:t>
      </w:r>
      <w:bookmarkEnd w:id="251"/>
    </w:p>
    <w:p w14:paraId="1AF3AF3A">
      <w:pPr>
        <w:pStyle w:val="35"/>
        <w:numPr>
          <w:ilvl w:val="2"/>
          <w:numId w:val="2"/>
        </w:numPr>
        <w:tabs>
          <w:tab w:val="clear" w:pos="340"/>
          <w:tab w:val="clear" w:pos="567"/>
        </w:tabs>
        <w:spacing w:line="420" w:lineRule="exact"/>
      </w:pPr>
      <w:bookmarkStart w:id="252" w:name="_Toc176264427"/>
      <w:r>
        <w:rPr>
          <w:rFonts w:hint="eastAsia"/>
        </w:rPr>
        <w:t>受试/陪试设备</w:t>
      </w:r>
      <w:bookmarkEnd w:id="252"/>
    </w:p>
    <w:p w14:paraId="1195F707">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受试设备：名称-件号，详细构型见6.1受试设备构型状态</w:t>
      </w:r>
    </w:p>
    <w:p w14:paraId="41327F71">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陪试设备：无。</w:t>
      </w:r>
    </w:p>
    <w:p w14:paraId="494FD8DC">
      <w:pPr>
        <w:pStyle w:val="32"/>
        <w:spacing w:line="500" w:lineRule="exact"/>
        <w:ind w:firstLine="480"/>
        <w:rPr>
          <w:rFonts w:ascii="Times New Roman" w:hAnsi="Times New Roman"/>
          <w:sz w:val="24"/>
          <w:szCs w:val="24"/>
        </w:rPr>
      </w:pPr>
      <w:r>
        <w:rPr>
          <w:rFonts w:hint="eastAsia" w:ascii="Times New Roman" w:hAnsi="Times New Roman"/>
          <w:sz w:val="24"/>
          <w:szCs w:val="24"/>
        </w:rPr>
        <w:t>搭接要求：无</w:t>
      </w:r>
    </w:p>
    <w:p w14:paraId="173F3C5A">
      <w:pPr>
        <w:pStyle w:val="35"/>
        <w:numPr>
          <w:ilvl w:val="2"/>
          <w:numId w:val="2"/>
        </w:numPr>
        <w:tabs>
          <w:tab w:val="clear" w:pos="340"/>
          <w:tab w:val="clear" w:pos="567"/>
        </w:tabs>
        <w:spacing w:line="420" w:lineRule="exact"/>
      </w:pPr>
      <w:bookmarkStart w:id="253" w:name="_Toc176264428"/>
      <w:r>
        <w:rPr>
          <w:rFonts w:hint="eastAsia"/>
        </w:rPr>
        <w:t>试验设备、测试设备及要求</w:t>
      </w:r>
      <w:bookmarkEnd w:id="253"/>
    </w:p>
    <w:p w14:paraId="6FFB06A9">
      <w:pPr>
        <w:pStyle w:val="59"/>
        <w:numPr>
          <w:ilvl w:val="0"/>
          <w:numId w:val="7"/>
        </w:numPr>
        <w:rPr>
          <w:rFonts w:ascii="黑体" w:hAnsi="黑体" w:cs="宋体"/>
        </w:rPr>
      </w:pPr>
      <w:bookmarkStart w:id="254" w:name="_Toc176262532"/>
      <w:r>
        <w:rPr>
          <w:rFonts w:hint="eastAsia" w:ascii="黑体" w:hAnsi="黑体" w:cs="宋体"/>
        </w:rPr>
        <w:t>设备信息表</w:t>
      </w:r>
      <w:bookmarkEnd w:id="254"/>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9"/>
        <w:gridCol w:w="1941"/>
        <w:gridCol w:w="1974"/>
        <w:gridCol w:w="1671"/>
        <w:gridCol w:w="1778"/>
        <w:gridCol w:w="1438"/>
      </w:tblGrid>
      <w:tr w14:paraId="3CB78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12" w:space="0"/>
              <w:left w:val="single" w:color="auto" w:sz="12" w:space="0"/>
              <w:bottom w:val="single" w:color="auto" w:sz="6" w:space="0"/>
              <w:right w:val="single" w:color="auto" w:sz="6" w:space="0"/>
            </w:tcBorders>
            <w:vAlign w:val="center"/>
          </w:tcPr>
          <w:p w14:paraId="0C3B638E">
            <w:pPr>
              <w:adjustRightInd w:val="0"/>
              <w:jc w:val="center"/>
              <w:textAlignment w:val="baseline"/>
              <w:rPr>
                <w:rFonts w:eastAsiaTheme="minorEastAsia"/>
                <w:bCs/>
                <w:kern w:val="28"/>
                <w:szCs w:val="21"/>
              </w:rPr>
            </w:pPr>
            <w:r>
              <w:rPr>
                <w:rFonts w:eastAsiaTheme="minorEastAsia"/>
                <w:bCs/>
                <w:kern w:val="28"/>
                <w:szCs w:val="21"/>
              </w:rPr>
              <w:t>序号</w:t>
            </w:r>
          </w:p>
        </w:tc>
        <w:tc>
          <w:tcPr>
            <w:tcW w:w="1014" w:type="pct"/>
            <w:tcBorders>
              <w:top w:val="single" w:color="auto" w:sz="12" w:space="0"/>
              <w:left w:val="single" w:color="auto" w:sz="6" w:space="0"/>
              <w:bottom w:val="single" w:color="auto" w:sz="6" w:space="0"/>
              <w:right w:val="single" w:color="auto" w:sz="6" w:space="0"/>
            </w:tcBorders>
            <w:vAlign w:val="center"/>
          </w:tcPr>
          <w:p w14:paraId="5D66F043">
            <w:pPr>
              <w:adjustRightInd w:val="0"/>
              <w:jc w:val="center"/>
              <w:textAlignment w:val="baseline"/>
              <w:rPr>
                <w:rFonts w:eastAsiaTheme="minorEastAsia"/>
                <w:bCs/>
                <w:kern w:val="28"/>
                <w:szCs w:val="21"/>
              </w:rPr>
            </w:pPr>
            <w:r>
              <w:rPr>
                <w:rFonts w:eastAsiaTheme="minorEastAsia"/>
                <w:bCs/>
                <w:kern w:val="28"/>
                <w:szCs w:val="21"/>
              </w:rPr>
              <w:t>设备名称</w:t>
            </w:r>
          </w:p>
        </w:tc>
        <w:tc>
          <w:tcPr>
            <w:tcW w:w="1031" w:type="pct"/>
            <w:tcBorders>
              <w:top w:val="single" w:color="auto" w:sz="12" w:space="0"/>
              <w:left w:val="single" w:color="auto" w:sz="6" w:space="0"/>
              <w:bottom w:val="single" w:color="auto" w:sz="6" w:space="0"/>
              <w:right w:val="single" w:color="auto" w:sz="6" w:space="0"/>
            </w:tcBorders>
            <w:vAlign w:val="center"/>
          </w:tcPr>
          <w:p w14:paraId="511C2496">
            <w:pPr>
              <w:adjustRightInd w:val="0"/>
              <w:jc w:val="center"/>
              <w:textAlignment w:val="baseline"/>
              <w:rPr>
                <w:rFonts w:eastAsiaTheme="minorEastAsia"/>
                <w:bCs/>
                <w:kern w:val="28"/>
                <w:szCs w:val="21"/>
              </w:rPr>
            </w:pPr>
            <w:r>
              <w:rPr>
                <w:rFonts w:eastAsiaTheme="minorEastAsia"/>
                <w:bCs/>
                <w:kern w:val="28"/>
                <w:szCs w:val="21"/>
              </w:rPr>
              <w:t>用途</w:t>
            </w:r>
          </w:p>
        </w:tc>
        <w:tc>
          <w:tcPr>
            <w:tcW w:w="873" w:type="pct"/>
            <w:tcBorders>
              <w:top w:val="single" w:color="auto" w:sz="12" w:space="0"/>
              <w:left w:val="single" w:color="auto" w:sz="6" w:space="0"/>
              <w:bottom w:val="single" w:color="auto" w:sz="6" w:space="0"/>
              <w:right w:val="single" w:color="auto" w:sz="6" w:space="0"/>
            </w:tcBorders>
            <w:vAlign w:val="center"/>
          </w:tcPr>
          <w:p w14:paraId="3FB47E10">
            <w:pPr>
              <w:adjustRightInd w:val="0"/>
              <w:jc w:val="center"/>
              <w:textAlignment w:val="baseline"/>
              <w:rPr>
                <w:rFonts w:eastAsiaTheme="minorEastAsia"/>
                <w:bCs/>
                <w:kern w:val="28"/>
                <w:szCs w:val="21"/>
              </w:rPr>
            </w:pPr>
            <w:r>
              <w:rPr>
                <w:rFonts w:eastAsiaTheme="minorEastAsia"/>
                <w:bCs/>
                <w:kern w:val="28"/>
                <w:szCs w:val="21"/>
              </w:rPr>
              <w:t>设备型号</w:t>
            </w:r>
          </w:p>
        </w:tc>
        <w:tc>
          <w:tcPr>
            <w:tcW w:w="929" w:type="pct"/>
            <w:tcBorders>
              <w:top w:val="single" w:color="auto" w:sz="12" w:space="0"/>
              <w:left w:val="single" w:color="auto" w:sz="6" w:space="0"/>
              <w:bottom w:val="single" w:color="auto" w:sz="6" w:space="0"/>
              <w:right w:val="single" w:color="auto" w:sz="6" w:space="0"/>
            </w:tcBorders>
            <w:vAlign w:val="center"/>
          </w:tcPr>
          <w:p w14:paraId="0A54F10D">
            <w:pPr>
              <w:adjustRightInd w:val="0"/>
              <w:jc w:val="center"/>
              <w:textAlignment w:val="baseline"/>
              <w:rPr>
                <w:rFonts w:eastAsiaTheme="minorEastAsia"/>
                <w:bCs/>
                <w:kern w:val="28"/>
                <w:szCs w:val="21"/>
              </w:rPr>
            </w:pPr>
            <w:r>
              <w:rPr>
                <w:rFonts w:eastAsiaTheme="minorEastAsia"/>
                <w:bCs/>
                <w:kern w:val="28"/>
                <w:szCs w:val="21"/>
              </w:rPr>
              <w:t>技术要求/精度</w:t>
            </w:r>
          </w:p>
        </w:tc>
        <w:tc>
          <w:tcPr>
            <w:tcW w:w="751" w:type="pct"/>
            <w:tcBorders>
              <w:top w:val="single" w:color="auto" w:sz="12" w:space="0"/>
              <w:left w:val="single" w:color="auto" w:sz="6" w:space="0"/>
              <w:bottom w:val="single" w:color="auto" w:sz="6" w:space="0"/>
              <w:right w:val="single" w:color="auto" w:sz="12" w:space="0"/>
            </w:tcBorders>
            <w:vAlign w:val="center"/>
          </w:tcPr>
          <w:p w14:paraId="77B02CE7">
            <w:pPr>
              <w:adjustRightInd w:val="0"/>
              <w:spacing w:line="480" w:lineRule="auto"/>
              <w:jc w:val="center"/>
              <w:textAlignment w:val="baseline"/>
              <w:rPr>
                <w:rFonts w:eastAsiaTheme="minorEastAsia"/>
                <w:bCs/>
                <w:kern w:val="28"/>
                <w:szCs w:val="21"/>
              </w:rPr>
            </w:pPr>
            <w:r>
              <w:rPr>
                <w:rFonts w:eastAsiaTheme="minorEastAsia"/>
                <w:bCs/>
                <w:kern w:val="28"/>
                <w:szCs w:val="21"/>
              </w:rPr>
              <w:t>校验方式</w:t>
            </w:r>
          </w:p>
        </w:tc>
      </w:tr>
      <w:tr w14:paraId="50771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67EBA840">
            <w:pPr>
              <w:pStyle w:val="32"/>
              <w:numPr>
                <w:ilvl w:val="0"/>
                <w:numId w:val="35"/>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56A2824E">
            <w:pPr>
              <w:adjustRightInd w:val="0"/>
              <w:jc w:val="center"/>
              <w:textAlignment w:val="baseline"/>
              <w:rPr>
                <w:rFonts w:eastAsiaTheme="minorEastAsia"/>
                <w:kern w:val="0"/>
                <w:szCs w:val="21"/>
              </w:rPr>
            </w:pPr>
            <w:r>
              <w:rPr>
                <w:rFonts w:eastAsiaTheme="minorEastAsia"/>
                <w:szCs w:val="21"/>
              </w:rPr>
              <w:t>X-Y记录仪</w:t>
            </w:r>
          </w:p>
        </w:tc>
        <w:tc>
          <w:tcPr>
            <w:tcW w:w="1031" w:type="pct"/>
            <w:tcBorders>
              <w:top w:val="single" w:color="auto" w:sz="6" w:space="0"/>
              <w:left w:val="single" w:color="auto" w:sz="6" w:space="0"/>
              <w:bottom w:val="single" w:color="auto" w:sz="6" w:space="0"/>
              <w:right w:val="single" w:color="auto" w:sz="6" w:space="0"/>
            </w:tcBorders>
            <w:vAlign w:val="center"/>
          </w:tcPr>
          <w:p w14:paraId="336DC91F">
            <w:pPr>
              <w:adjustRightInd w:val="0"/>
              <w:jc w:val="center"/>
              <w:textAlignment w:val="baseline"/>
              <w:rPr>
                <w:rFonts w:eastAsiaTheme="minorEastAsia"/>
                <w:kern w:val="28"/>
                <w:szCs w:val="21"/>
              </w:rPr>
            </w:pPr>
            <w:r>
              <w:rPr>
                <w:rFonts w:eastAsiaTheme="minorEastAsia"/>
                <w:kern w:val="28"/>
                <w:szCs w:val="21"/>
              </w:rPr>
              <w:t>产品功能性能测试</w:t>
            </w:r>
          </w:p>
        </w:tc>
        <w:tc>
          <w:tcPr>
            <w:tcW w:w="873" w:type="pct"/>
            <w:tcBorders>
              <w:top w:val="single" w:color="auto" w:sz="6" w:space="0"/>
              <w:left w:val="single" w:color="auto" w:sz="6" w:space="0"/>
              <w:bottom w:val="single" w:color="auto" w:sz="6" w:space="0"/>
              <w:right w:val="single" w:color="auto" w:sz="6" w:space="0"/>
            </w:tcBorders>
            <w:vAlign w:val="center"/>
          </w:tcPr>
          <w:p w14:paraId="15C97B7D">
            <w:pPr>
              <w:adjustRightInd w:val="0"/>
              <w:jc w:val="center"/>
              <w:textAlignment w:val="baseline"/>
              <w:rPr>
                <w:rFonts w:eastAsiaTheme="minorEastAsia"/>
                <w:kern w:val="28"/>
                <w:szCs w:val="21"/>
              </w:rPr>
            </w:pPr>
            <w:r>
              <w:rPr>
                <w:rFonts w:hint="eastAsia" w:eastAsiaTheme="minorEastAsia"/>
                <w:kern w:val="28"/>
                <w:szCs w:val="21"/>
              </w:rPr>
              <w:t>TBC</w:t>
            </w:r>
          </w:p>
        </w:tc>
        <w:tc>
          <w:tcPr>
            <w:tcW w:w="1778" w:type="dxa"/>
            <w:tcBorders>
              <w:top w:val="single" w:color="auto" w:sz="6" w:space="0"/>
              <w:left w:val="single" w:color="auto" w:sz="6" w:space="0"/>
              <w:bottom w:val="single" w:color="auto" w:sz="6" w:space="0"/>
              <w:right w:val="single" w:color="auto" w:sz="6" w:space="0"/>
            </w:tcBorders>
            <w:vAlign w:val="center"/>
          </w:tcPr>
          <w:p w14:paraId="6D9319FD">
            <w:pPr>
              <w:adjustRightInd w:val="0"/>
              <w:jc w:val="center"/>
              <w:textAlignment w:val="baseline"/>
              <w:rPr>
                <w:rFonts w:eastAsiaTheme="minorEastAsia"/>
                <w:kern w:val="0"/>
                <w:szCs w:val="21"/>
              </w:rPr>
            </w:pPr>
            <w:r>
              <w:rPr>
                <w:rFonts w:hint="eastAsia" w:cs="宋体"/>
                <w:kern w:val="0"/>
                <w:szCs w:val="21"/>
              </w:rPr>
              <w:t>/</w:t>
            </w:r>
          </w:p>
        </w:tc>
        <w:tc>
          <w:tcPr>
            <w:tcW w:w="1438" w:type="dxa"/>
            <w:tcBorders>
              <w:top w:val="single" w:color="auto" w:sz="6" w:space="0"/>
              <w:left w:val="single" w:color="auto" w:sz="6" w:space="0"/>
              <w:bottom w:val="single" w:color="auto" w:sz="6" w:space="0"/>
              <w:right w:val="single" w:color="auto" w:sz="12" w:space="0"/>
            </w:tcBorders>
            <w:vAlign w:val="center"/>
          </w:tcPr>
          <w:p w14:paraId="3F58E5DD">
            <w:pPr>
              <w:adjustRightInd w:val="0"/>
              <w:jc w:val="center"/>
              <w:textAlignment w:val="baseline"/>
              <w:rPr>
                <w:rFonts w:eastAsiaTheme="minorEastAsia"/>
                <w:kern w:val="0"/>
                <w:szCs w:val="21"/>
              </w:rPr>
            </w:pPr>
            <w:r>
              <w:rPr>
                <w:rFonts w:hint="eastAsia" w:cs="宋体"/>
                <w:kern w:val="0"/>
                <w:szCs w:val="21"/>
              </w:rPr>
              <w:t>定检</w:t>
            </w:r>
          </w:p>
        </w:tc>
      </w:tr>
      <w:tr w14:paraId="142D8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04049E3C">
            <w:pPr>
              <w:pStyle w:val="32"/>
              <w:numPr>
                <w:ilvl w:val="0"/>
                <w:numId w:val="35"/>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40371E9E">
            <w:pPr>
              <w:adjustRightInd w:val="0"/>
              <w:jc w:val="center"/>
              <w:textAlignment w:val="baseline"/>
              <w:rPr>
                <w:rFonts w:eastAsiaTheme="minorEastAsia"/>
                <w:kern w:val="28"/>
                <w:szCs w:val="21"/>
              </w:rPr>
            </w:pPr>
            <w:r>
              <w:rPr>
                <w:rFonts w:eastAsiaTheme="minorEastAsia"/>
                <w:szCs w:val="21"/>
              </w:rPr>
              <w:t>信号放大器</w:t>
            </w:r>
          </w:p>
        </w:tc>
        <w:tc>
          <w:tcPr>
            <w:tcW w:w="1031" w:type="pct"/>
            <w:tcBorders>
              <w:top w:val="single" w:color="auto" w:sz="6" w:space="0"/>
              <w:left w:val="single" w:color="auto" w:sz="6" w:space="0"/>
              <w:bottom w:val="single" w:color="auto" w:sz="6" w:space="0"/>
              <w:right w:val="single" w:color="auto" w:sz="6" w:space="0"/>
            </w:tcBorders>
            <w:vAlign w:val="center"/>
          </w:tcPr>
          <w:p w14:paraId="1D9E5D6E">
            <w:pPr>
              <w:adjustRightInd w:val="0"/>
              <w:jc w:val="center"/>
              <w:textAlignment w:val="baseline"/>
              <w:rPr>
                <w:rFonts w:eastAsiaTheme="minorEastAsia"/>
                <w:kern w:val="28"/>
                <w:szCs w:val="21"/>
              </w:rPr>
            </w:pPr>
            <w:r>
              <w:rPr>
                <w:rFonts w:eastAsiaTheme="minorEastAsia"/>
                <w:kern w:val="28"/>
                <w:szCs w:val="21"/>
              </w:rPr>
              <w:t>产品功能性能测试</w:t>
            </w:r>
          </w:p>
        </w:tc>
        <w:tc>
          <w:tcPr>
            <w:tcW w:w="873" w:type="pct"/>
            <w:tcBorders>
              <w:top w:val="single" w:color="auto" w:sz="6" w:space="0"/>
              <w:left w:val="single" w:color="auto" w:sz="6" w:space="0"/>
              <w:bottom w:val="single" w:color="auto" w:sz="6" w:space="0"/>
              <w:right w:val="single" w:color="auto" w:sz="6" w:space="0"/>
            </w:tcBorders>
            <w:vAlign w:val="center"/>
          </w:tcPr>
          <w:p w14:paraId="5F730A1E">
            <w:pPr>
              <w:adjustRightInd w:val="0"/>
              <w:jc w:val="center"/>
              <w:textAlignment w:val="baseline"/>
              <w:rPr>
                <w:rFonts w:eastAsiaTheme="minorEastAsia"/>
                <w:kern w:val="28"/>
                <w:szCs w:val="21"/>
              </w:rPr>
            </w:pPr>
            <w:r>
              <w:rPr>
                <w:rFonts w:hint="eastAsia" w:eastAsiaTheme="minorEastAsia"/>
                <w:kern w:val="28"/>
                <w:szCs w:val="21"/>
              </w:rPr>
              <w:t>TBC</w:t>
            </w:r>
          </w:p>
        </w:tc>
        <w:tc>
          <w:tcPr>
            <w:tcW w:w="1778" w:type="dxa"/>
            <w:tcBorders>
              <w:top w:val="single" w:color="auto" w:sz="6" w:space="0"/>
              <w:left w:val="single" w:color="auto" w:sz="6" w:space="0"/>
              <w:bottom w:val="single" w:color="auto" w:sz="6" w:space="0"/>
              <w:right w:val="single" w:color="auto" w:sz="6" w:space="0"/>
            </w:tcBorders>
            <w:vAlign w:val="center"/>
          </w:tcPr>
          <w:p w14:paraId="5B5813D6">
            <w:pPr>
              <w:adjustRightInd w:val="0"/>
              <w:jc w:val="center"/>
              <w:textAlignment w:val="baseline"/>
              <w:rPr>
                <w:rFonts w:eastAsiaTheme="minorEastAsia"/>
                <w:kern w:val="28"/>
                <w:szCs w:val="21"/>
              </w:rPr>
            </w:pPr>
            <w:r>
              <w:rPr>
                <w:rFonts w:hint="eastAsia" w:cs="宋体"/>
                <w:kern w:val="0"/>
                <w:szCs w:val="21"/>
              </w:rPr>
              <w:t>/</w:t>
            </w:r>
          </w:p>
        </w:tc>
        <w:tc>
          <w:tcPr>
            <w:tcW w:w="1438" w:type="dxa"/>
            <w:tcBorders>
              <w:top w:val="single" w:color="auto" w:sz="6" w:space="0"/>
              <w:left w:val="single" w:color="auto" w:sz="6" w:space="0"/>
              <w:bottom w:val="single" w:color="auto" w:sz="6" w:space="0"/>
              <w:right w:val="single" w:color="auto" w:sz="12" w:space="0"/>
            </w:tcBorders>
            <w:vAlign w:val="center"/>
          </w:tcPr>
          <w:p w14:paraId="5CFDEB02">
            <w:pPr>
              <w:adjustRightInd w:val="0"/>
              <w:jc w:val="center"/>
              <w:textAlignment w:val="baseline"/>
              <w:rPr>
                <w:rFonts w:eastAsiaTheme="minorEastAsia"/>
                <w:kern w:val="28"/>
                <w:szCs w:val="21"/>
              </w:rPr>
            </w:pPr>
            <w:r>
              <w:rPr>
                <w:rFonts w:hint="eastAsia" w:cs="宋体"/>
                <w:kern w:val="0"/>
                <w:szCs w:val="21"/>
              </w:rPr>
              <w:t>定检</w:t>
            </w:r>
          </w:p>
        </w:tc>
      </w:tr>
      <w:tr w14:paraId="5A738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316CBD38">
            <w:pPr>
              <w:pStyle w:val="32"/>
              <w:numPr>
                <w:ilvl w:val="0"/>
                <w:numId w:val="35"/>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33A3E29D">
            <w:pPr>
              <w:adjustRightInd w:val="0"/>
              <w:jc w:val="center"/>
              <w:textAlignment w:val="baseline"/>
              <w:rPr>
                <w:rFonts w:eastAsiaTheme="minorEastAsia"/>
                <w:kern w:val="28"/>
                <w:szCs w:val="21"/>
              </w:rPr>
            </w:pPr>
            <w:r>
              <w:rPr>
                <w:rFonts w:eastAsiaTheme="minorEastAsia"/>
                <w:szCs w:val="21"/>
              </w:rPr>
              <w:t>液压试验台架</w:t>
            </w:r>
          </w:p>
        </w:tc>
        <w:tc>
          <w:tcPr>
            <w:tcW w:w="1031" w:type="pct"/>
            <w:tcBorders>
              <w:top w:val="single" w:color="auto" w:sz="6" w:space="0"/>
              <w:left w:val="single" w:color="auto" w:sz="6" w:space="0"/>
              <w:bottom w:val="single" w:color="auto" w:sz="6" w:space="0"/>
              <w:right w:val="single" w:color="auto" w:sz="6" w:space="0"/>
            </w:tcBorders>
            <w:vAlign w:val="center"/>
          </w:tcPr>
          <w:p w14:paraId="31396FA3">
            <w:pPr>
              <w:adjustRightInd w:val="0"/>
              <w:jc w:val="center"/>
              <w:textAlignment w:val="baseline"/>
              <w:rPr>
                <w:rFonts w:eastAsiaTheme="minorEastAsia"/>
                <w:kern w:val="28"/>
                <w:szCs w:val="21"/>
              </w:rPr>
            </w:pPr>
            <w:r>
              <w:rPr>
                <w:rFonts w:eastAsiaTheme="minorEastAsia"/>
                <w:kern w:val="28"/>
                <w:szCs w:val="21"/>
              </w:rPr>
              <w:t>产品功能性能测试</w:t>
            </w:r>
          </w:p>
        </w:tc>
        <w:tc>
          <w:tcPr>
            <w:tcW w:w="873" w:type="pct"/>
            <w:tcBorders>
              <w:top w:val="single" w:color="auto" w:sz="6" w:space="0"/>
              <w:left w:val="single" w:color="auto" w:sz="6" w:space="0"/>
              <w:bottom w:val="single" w:color="auto" w:sz="6" w:space="0"/>
              <w:right w:val="single" w:color="auto" w:sz="6" w:space="0"/>
            </w:tcBorders>
            <w:vAlign w:val="center"/>
          </w:tcPr>
          <w:p w14:paraId="037C8873">
            <w:pPr>
              <w:adjustRightInd w:val="0"/>
              <w:jc w:val="center"/>
              <w:textAlignment w:val="baseline"/>
              <w:rPr>
                <w:rFonts w:eastAsiaTheme="minorEastAsia"/>
                <w:kern w:val="28"/>
                <w:szCs w:val="21"/>
              </w:rPr>
            </w:pPr>
            <w:r>
              <w:rPr>
                <w:rFonts w:hint="eastAsia" w:eastAsiaTheme="minorEastAsia"/>
                <w:kern w:val="28"/>
                <w:szCs w:val="21"/>
              </w:rPr>
              <w:t>TBC</w:t>
            </w:r>
          </w:p>
        </w:tc>
        <w:tc>
          <w:tcPr>
            <w:tcW w:w="1778" w:type="dxa"/>
            <w:tcBorders>
              <w:top w:val="single" w:color="auto" w:sz="6" w:space="0"/>
              <w:left w:val="single" w:color="auto" w:sz="6" w:space="0"/>
              <w:bottom w:val="single" w:color="auto" w:sz="6" w:space="0"/>
              <w:right w:val="single" w:color="auto" w:sz="6" w:space="0"/>
            </w:tcBorders>
            <w:vAlign w:val="center"/>
          </w:tcPr>
          <w:p w14:paraId="5B8B5B26">
            <w:pPr>
              <w:adjustRightInd w:val="0"/>
              <w:jc w:val="center"/>
              <w:textAlignment w:val="baseline"/>
              <w:rPr>
                <w:rFonts w:eastAsiaTheme="minorEastAsia"/>
                <w:kern w:val="28"/>
                <w:szCs w:val="21"/>
              </w:rPr>
            </w:pPr>
            <w:r>
              <w:rPr>
                <w:rFonts w:hint="eastAsia" w:cs="宋体"/>
                <w:kern w:val="0"/>
                <w:szCs w:val="21"/>
              </w:rPr>
              <w:t>/</w:t>
            </w:r>
          </w:p>
        </w:tc>
        <w:tc>
          <w:tcPr>
            <w:tcW w:w="1438" w:type="dxa"/>
            <w:tcBorders>
              <w:top w:val="single" w:color="auto" w:sz="6" w:space="0"/>
              <w:left w:val="single" w:color="auto" w:sz="6" w:space="0"/>
              <w:bottom w:val="single" w:color="auto" w:sz="6" w:space="0"/>
              <w:right w:val="single" w:color="auto" w:sz="12" w:space="0"/>
            </w:tcBorders>
            <w:vAlign w:val="center"/>
          </w:tcPr>
          <w:p w14:paraId="0C34A390">
            <w:pPr>
              <w:adjustRightInd w:val="0"/>
              <w:jc w:val="center"/>
              <w:textAlignment w:val="baseline"/>
              <w:rPr>
                <w:rFonts w:eastAsiaTheme="minorEastAsia"/>
                <w:kern w:val="28"/>
                <w:szCs w:val="21"/>
              </w:rPr>
            </w:pPr>
            <w:r>
              <w:rPr>
                <w:rFonts w:hint="eastAsia" w:cs="宋体"/>
                <w:kern w:val="0"/>
                <w:szCs w:val="21"/>
              </w:rPr>
              <w:t>定检</w:t>
            </w:r>
          </w:p>
        </w:tc>
      </w:tr>
      <w:tr w14:paraId="7D705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1E24026A">
            <w:pPr>
              <w:pStyle w:val="32"/>
              <w:numPr>
                <w:ilvl w:val="0"/>
                <w:numId w:val="35"/>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667D70F3">
            <w:pPr>
              <w:adjustRightInd w:val="0"/>
              <w:jc w:val="center"/>
              <w:textAlignment w:val="baseline"/>
              <w:rPr>
                <w:rFonts w:eastAsiaTheme="minorEastAsia"/>
                <w:szCs w:val="21"/>
              </w:rPr>
            </w:pPr>
            <w:r>
              <w:rPr>
                <w:rFonts w:eastAsiaTheme="minorEastAsia"/>
                <w:szCs w:val="21"/>
              </w:rPr>
              <w:t>流量计</w:t>
            </w:r>
          </w:p>
        </w:tc>
        <w:tc>
          <w:tcPr>
            <w:tcW w:w="1031" w:type="pct"/>
            <w:tcBorders>
              <w:top w:val="single" w:color="auto" w:sz="6" w:space="0"/>
              <w:left w:val="single" w:color="auto" w:sz="6" w:space="0"/>
              <w:bottom w:val="single" w:color="auto" w:sz="6" w:space="0"/>
              <w:right w:val="single" w:color="auto" w:sz="6" w:space="0"/>
            </w:tcBorders>
            <w:vAlign w:val="center"/>
          </w:tcPr>
          <w:p w14:paraId="75630F50">
            <w:pPr>
              <w:adjustRightInd w:val="0"/>
              <w:jc w:val="center"/>
              <w:textAlignment w:val="baseline"/>
              <w:rPr>
                <w:rFonts w:eastAsiaTheme="minorEastAsia"/>
                <w:kern w:val="28"/>
                <w:szCs w:val="21"/>
              </w:rPr>
            </w:pPr>
          </w:p>
        </w:tc>
        <w:tc>
          <w:tcPr>
            <w:tcW w:w="873" w:type="pct"/>
            <w:tcBorders>
              <w:top w:val="single" w:color="auto" w:sz="6" w:space="0"/>
              <w:left w:val="single" w:color="auto" w:sz="6" w:space="0"/>
              <w:bottom w:val="single" w:color="auto" w:sz="6" w:space="0"/>
              <w:right w:val="single" w:color="auto" w:sz="6" w:space="0"/>
            </w:tcBorders>
            <w:vAlign w:val="center"/>
          </w:tcPr>
          <w:p w14:paraId="744F659F">
            <w:pPr>
              <w:adjustRightInd w:val="0"/>
              <w:jc w:val="center"/>
              <w:textAlignment w:val="baseline"/>
              <w:rPr>
                <w:rFonts w:eastAsiaTheme="minorEastAsia"/>
                <w:szCs w:val="21"/>
              </w:rPr>
            </w:pPr>
            <w:r>
              <w:rPr>
                <w:rFonts w:hint="eastAsia" w:eastAsiaTheme="minorEastAsia"/>
                <w:kern w:val="28"/>
                <w:szCs w:val="21"/>
              </w:rPr>
              <w:t>TBC</w:t>
            </w:r>
          </w:p>
        </w:tc>
        <w:tc>
          <w:tcPr>
            <w:tcW w:w="1778" w:type="dxa"/>
            <w:tcBorders>
              <w:top w:val="single" w:color="auto" w:sz="6" w:space="0"/>
              <w:left w:val="single" w:color="auto" w:sz="6" w:space="0"/>
              <w:bottom w:val="single" w:color="auto" w:sz="6" w:space="0"/>
              <w:right w:val="single" w:color="auto" w:sz="6" w:space="0"/>
            </w:tcBorders>
            <w:vAlign w:val="center"/>
          </w:tcPr>
          <w:p w14:paraId="24FA84D1">
            <w:pPr>
              <w:adjustRightInd w:val="0"/>
              <w:jc w:val="center"/>
              <w:textAlignment w:val="baseline"/>
              <w:rPr>
                <w:rFonts w:eastAsiaTheme="minorEastAsia"/>
                <w:szCs w:val="21"/>
              </w:rPr>
            </w:pPr>
            <w:r>
              <w:rPr>
                <w:rFonts w:hint="eastAsia" w:cs="宋体"/>
                <w:kern w:val="0"/>
                <w:szCs w:val="21"/>
              </w:rPr>
              <w:t>/</w:t>
            </w:r>
          </w:p>
        </w:tc>
        <w:tc>
          <w:tcPr>
            <w:tcW w:w="1438" w:type="dxa"/>
            <w:tcBorders>
              <w:top w:val="single" w:color="auto" w:sz="6" w:space="0"/>
              <w:left w:val="single" w:color="auto" w:sz="6" w:space="0"/>
              <w:bottom w:val="single" w:color="auto" w:sz="6" w:space="0"/>
              <w:right w:val="single" w:color="auto" w:sz="12" w:space="0"/>
            </w:tcBorders>
            <w:vAlign w:val="center"/>
          </w:tcPr>
          <w:p w14:paraId="39C609BD">
            <w:pPr>
              <w:adjustRightInd w:val="0"/>
              <w:jc w:val="center"/>
              <w:textAlignment w:val="baseline"/>
              <w:rPr>
                <w:rFonts w:eastAsiaTheme="minorEastAsia"/>
                <w:kern w:val="28"/>
                <w:szCs w:val="21"/>
              </w:rPr>
            </w:pPr>
            <w:r>
              <w:rPr>
                <w:rFonts w:hint="eastAsia" w:cs="宋体"/>
                <w:kern w:val="0"/>
                <w:szCs w:val="21"/>
              </w:rPr>
              <w:t>定检</w:t>
            </w:r>
          </w:p>
        </w:tc>
      </w:tr>
      <w:tr w14:paraId="5D84D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5A3595E9">
            <w:pPr>
              <w:pStyle w:val="32"/>
              <w:numPr>
                <w:ilvl w:val="0"/>
                <w:numId w:val="35"/>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54C4DEE4">
            <w:pPr>
              <w:adjustRightInd w:val="0"/>
              <w:jc w:val="center"/>
              <w:textAlignment w:val="baseline"/>
              <w:rPr>
                <w:rFonts w:eastAsiaTheme="minorEastAsia"/>
                <w:szCs w:val="21"/>
              </w:rPr>
            </w:pPr>
            <w:r>
              <w:rPr>
                <w:rFonts w:eastAsiaTheme="minorEastAsia"/>
                <w:szCs w:val="21"/>
              </w:rPr>
              <w:t>电动振动试验系统</w:t>
            </w:r>
          </w:p>
        </w:tc>
        <w:tc>
          <w:tcPr>
            <w:tcW w:w="1031" w:type="pct"/>
            <w:tcBorders>
              <w:top w:val="single" w:color="auto" w:sz="6" w:space="0"/>
              <w:left w:val="single" w:color="auto" w:sz="6" w:space="0"/>
              <w:bottom w:val="single" w:color="auto" w:sz="6" w:space="0"/>
              <w:right w:val="single" w:color="auto" w:sz="6" w:space="0"/>
            </w:tcBorders>
            <w:vAlign w:val="center"/>
          </w:tcPr>
          <w:p w14:paraId="1FA7A31A">
            <w:pPr>
              <w:adjustRightInd w:val="0"/>
              <w:jc w:val="center"/>
              <w:textAlignment w:val="baseline"/>
              <w:rPr>
                <w:rFonts w:eastAsiaTheme="minorEastAsia"/>
                <w:szCs w:val="21"/>
              </w:rPr>
            </w:pPr>
            <w:r>
              <w:rPr>
                <w:rFonts w:eastAsiaTheme="minorEastAsia"/>
                <w:szCs w:val="21"/>
              </w:rPr>
              <w:t>用于</w:t>
            </w:r>
            <w:r>
              <w:rPr>
                <w:rFonts w:hint="eastAsia" w:eastAsiaTheme="minorEastAsia"/>
                <w:szCs w:val="21"/>
              </w:rPr>
              <w:t>振动</w:t>
            </w:r>
            <w:r>
              <w:rPr>
                <w:rFonts w:eastAsiaTheme="minorEastAsia"/>
                <w:szCs w:val="21"/>
              </w:rPr>
              <w:t>试验</w:t>
            </w:r>
          </w:p>
        </w:tc>
        <w:tc>
          <w:tcPr>
            <w:tcW w:w="873" w:type="pct"/>
            <w:tcBorders>
              <w:top w:val="single" w:color="auto" w:sz="6" w:space="0"/>
              <w:left w:val="single" w:color="auto" w:sz="6" w:space="0"/>
              <w:bottom w:val="single" w:color="auto" w:sz="6" w:space="0"/>
              <w:right w:val="single" w:color="auto" w:sz="6" w:space="0"/>
            </w:tcBorders>
            <w:vAlign w:val="center"/>
          </w:tcPr>
          <w:p w14:paraId="7D28E0DA">
            <w:pPr>
              <w:adjustRightInd w:val="0"/>
              <w:jc w:val="center"/>
              <w:textAlignment w:val="baseline"/>
              <w:rPr>
                <w:rFonts w:eastAsiaTheme="minorEastAsia"/>
                <w:szCs w:val="21"/>
              </w:rPr>
            </w:pPr>
            <w:r>
              <w:rPr>
                <w:rFonts w:eastAsiaTheme="minorEastAsia"/>
                <w:szCs w:val="21"/>
              </w:rPr>
              <w:t>DC-3200-36</w:t>
            </w:r>
          </w:p>
        </w:tc>
        <w:tc>
          <w:tcPr>
            <w:tcW w:w="929" w:type="pct"/>
            <w:tcBorders>
              <w:top w:val="single" w:color="auto" w:sz="6" w:space="0"/>
              <w:left w:val="single" w:color="auto" w:sz="6" w:space="0"/>
              <w:bottom w:val="single" w:color="auto" w:sz="6" w:space="0"/>
              <w:right w:val="single" w:color="auto" w:sz="6" w:space="0"/>
            </w:tcBorders>
            <w:vAlign w:val="center"/>
          </w:tcPr>
          <w:p w14:paraId="2447052E">
            <w:pPr>
              <w:adjustRightInd w:val="0"/>
              <w:jc w:val="center"/>
              <w:textAlignment w:val="baseline"/>
              <w:rPr>
                <w:rFonts w:eastAsiaTheme="minorEastAsia"/>
                <w:szCs w:val="21"/>
              </w:rPr>
            </w:pPr>
            <w:r>
              <w:rPr>
                <w:rFonts w:eastAsiaTheme="minorEastAsia"/>
                <w:szCs w:val="21"/>
              </w:rPr>
              <w:t>垂直加速度允差：±10%</w:t>
            </w:r>
          </w:p>
          <w:p w14:paraId="539E8476">
            <w:pPr>
              <w:adjustRightInd w:val="0"/>
              <w:jc w:val="center"/>
              <w:textAlignment w:val="baseline"/>
              <w:rPr>
                <w:rFonts w:eastAsiaTheme="minorEastAsia"/>
                <w:szCs w:val="21"/>
              </w:rPr>
            </w:pPr>
            <w:r>
              <w:rPr>
                <w:rFonts w:eastAsiaTheme="minorEastAsia"/>
                <w:szCs w:val="21"/>
              </w:rPr>
              <w:t>水平加速度：允差：±10%</w:t>
            </w:r>
          </w:p>
          <w:p w14:paraId="034C790A">
            <w:pPr>
              <w:adjustRightInd w:val="0"/>
              <w:jc w:val="center"/>
              <w:textAlignment w:val="baseline"/>
              <w:rPr>
                <w:rFonts w:eastAsiaTheme="minorEastAsia"/>
                <w:szCs w:val="21"/>
              </w:rPr>
            </w:pPr>
            <w:r>
              <w:rPr>
                <w:rFonts w:eastAsiaTheme="minorEastAsia"/>
                <w:szCs w:val="21"/>
              </w:rPr>
              <w:t>频率允差：±1Hz 或±2%</w:t>
            </w:r>
          </w:p>
        </w:tc>
        <w:tc>
          <w:tcPr>
            <w:tcW w:w="751" w:type="pct"/>
            <w:tcBorders>
              <w:top w:val="single" w:color="auto" w:sz="6" w:space="0"/>
              <w:left w:val="single" w:color="auto" w:sz="6" w:space="0"/>
              <w:bottom w:val="single" w:color="auto" w:sz="6" w:space="0"/>
              <w:right w:val="single" w:color="auto" w:sz="12" w:space="0"/>
            </w:tcBorders>
            <w:vAlign w:val="center"/>
          </w:tcPr>
          <w:p w14:paraId="27CC23C4">
            <w:pPr>
              <w:adjustRightInd w:val="0"/>
              <w:jc w:val="center"/>
              <w:textAlignment w:val="baseline"/>
              <w:rPr>
                <w:rFonts w:eastAsiaTheme="minorEastAsia"/>
                <w:kern w:val="28"/>
                <w:szCs w:val="21"/>
              </w:rPr>
            </w:pPr>
            <w:r>
              <w:rPr>
                <w:rFonts w:eastAsiaTheme="minorEastAsia"/>
                <w:kern w:val="28"/>
                <w:szCs w:val="21"/>
              </w:rPr>
              <w:t>设备校验</w:t>
            </w:r>
          </w:p>
        </w:tc>
      </w:tr>
      <w:tr w14:paraId="21D9F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4BACD034">
            <w:pPr>
              <w:pStyle w:val="32"/>
              <w:numPr>
                <w:ilvl w:val="0"/>
                <w:numId w:val="35"/>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3FBC30AF">
            <w:pPr>
              <w:pStyle w:val="40"/>
              <w:spacing w:line="320" w:lineRule="exact"/>
              <w:rPr>
                <w:rFonts w:ascii="Times New Roman" w:hAnsi="Times New Roman" w:eastAsiaTheme="minorEastAsia"/>
                <w:sz w:val="21"/>
                <w:szCs w:val="21"/>
              </w:rPr>
            </w:pPr>
            <w:r>
              <w:rPr>
                <w:rFonts w:ascii="Times New Roman" w:hAnsi="Times New Roman" w:eastAsiaTheme="minorEastAsia"/>
                <w:sz w:val="21"/>
                <w:szCs w:val="21"/>
              </w:rPr>
              <w:t>加速度传感器</w:t>
            </w:r>
          </w:p>
        </w:tc>
        <w:tc>
          <w:tcPr>
            <w:tcW w:w="1031" w:type="pct"/>
            <w:tcBorders>
              <w:top w:val="single" w:color="auto" w:sz="6" w:space="0"/>
              <w:left w:val="single" w:color="auto" w:sz="6" w:space="0"/>
              <w:bottom w:val="single" w:color="auto" w:sz="6" w:space="0"/>
              <w:right w:val="single" w:color="auto" w:sz="6" w:space="0"/>
            </w:tcBorders>
            <w:vAlign w:val="center"/>
          </w:tcPr>
          <w:p w14:paraId="31A48297">
            <w:pPr>
              <w:pStyle w:val="40"/>
              <w:spacing w:line="320" w:lineRule="exact"/>
              <w:rPr>
                <w:rFonts w:ascii="Times New Roman" w:hAnsi="Times New Roman" w:eastAsiaTheme="minorEastAsia"/>
                <w:sz w:val="21"/>
                <w:szCs w:val="21"/>
              </w:rPr>
            </w:pPr>
            <w:r>
              <w:rPr>
                <w:rFonts w:hint="eastAsia" w:ascii="Times New Roman" w:hAnsi="Times New Roman" w:eastAsiaTheme="minorEastAsia"/>
                <w:sz w:val="21"/>
                <w:szCs w:val="21"/>
              </w:rPr>
              <w:t>用于振动试验</w:t>
            </w:r>
          </w:p>
        </w:tc>
        <w:tc>
          <w:tcPr>
            <w:tcW w:w="873" w:type="pct"/>
            <w:tcBorders>
              <w:top w:val="single" w:color="auto" w:sz="6" w:space="0"/>
              <w:left w:val="single" w:color="auto" w:sz="6" w:space="0"/>
              <w:bottom w:val="single" w:color="auto" w:sz="6" w:space="0"/>
              <w:right w:val="single" w:color="auto" w:sz="6" w:space="0"/>
            </w:tcBorders>
            <w:vAlign w:val="center"/>
          </w:tcPr>
          <w:p w14:paraId="0F32AC9B">
            <w:pPr>
              <w:pStyle w:val="40"/>
              <w:spacing w:line="320" w:lineRule="exact"/>
              <w:rPr>
                <w:rFonts w:ascii="Times New Roman" w:hAnsi="Times New Roman" w:eastAsiaTheme="minorEastAsia"/>
                <w:sz w:val="21"/>
                <w:szCs w:val="21"/>
              </w:rPr>
            </w:pPr>
            <w:r>
              <w:rPr>
                <w:rFonts w:ascii="Times New Roman" w:hAnsi="Times New Roman" w:eastAsiaTheme="minorEastAsia"/>
                <w:sz w:val="21"/>
                <w:szCs w:val="21"/>
              </w:rPr>
              <w:t>357B03</w:t>
            </w:r>
          </w:p>
        </w:tc>
        <w:tc>
          <w:tcPr>
            <w:tcW w:w="929" w:type="pct"/>
            <w:tcBorders>
              <w:top w:val="single" w:color="auto" w:sz="6" w:space="0"/>
              <w:left w:val="single" w:color="auto" w:sz="6" w:space="0"/>
              <w:bottom w:val="single" w:color="auto" w:sz="6" w:space="0"/>
              <w:right w:val="single" w:color="auto" w:sz="6" w:space="0"/>
            </w:tcBorders>
            <w:vAlign w:val="center"/>
          </w:tcPr>
          <w:p w14:paraId="2614704E">
            <w:pPr>
              <w:pStyle w:val="40"/>
              <w:spacing w:line="320" w:lineRule="exact"/>
              <w:rPr>
                <w:rFonts w:ascii="Times New Roman" w:hAnsi="Times New Roman" w:eastAsiaTheme="minorEastAsia"/>
                <w:sz w:val="21"/>
                <w:szCs w:val="21"/>
              </w:rPr>
            </w:pPr>
            <w:r>
              <w:rPr>
                <w:rFonts w:ascii="Times New Roman" w:hAnsi="Times New Roman" w:eastAsiaTheme="minorEastAsia"/>
                <w:sz w:val="21"/>
                <w:szCs w:val="21"/>
              </w:rPr>
              <w:t>加速度相对偏差：±5%</w:t>
            </w:r>
          </w:p>
        </w:tc>
        <w:tc>
          <w:tcPr>
            <w:tcW w:w="751" w:type="pct"/>
            <w:tcBorders>
              <w:top w:val="single" w:color="auto" w:sz="6" w:space="0"/>
              <w:left w:val="single" w:color="auto" w:sz="6" w:space="0"/>
              <w:bottom w:val="single" w:color="auto" w:sz="6" w:space="0"/>
              <w:right w:val="single" w:color="auto" w:sz="12" w:space="0"/>
            </w:tcBorders>
            <w:vAlign w:val="center"/>
          </w:tcPr>
          <w:p w14:paraId="79252A70">
            <w:pPr>
              <w:adjustRightInd w:val="0"/>
              <w:jc w:val="center"/>
              <w:textAlignment w:val="baseline"/>
              <w:rPr>
                <w:rFonts w:eastAsiaTheme="minorEastAsia"/>
                <w:kern w:val="28"/>
                <w:szCs w:val="21"/>
              </w:rPr>
            </w:pPr>
            <w:r>
              <w:rPr>
                <w:rFonts w:eastAsiaTheme="minorEastAsia"/>
                <w:kern w:val="28"/>
                <w:szCs w:val="21"/>
              </w:rPr>
              <w:t>设备校验</w:t>
            </w:r>
          </w:p>
        </w:tc>
      </w:tr>
      <w:tr w14:paraId="1A7E2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42D2962B">
            <w:pPr>
              <w:pStyle w:val="32"/>
              <w:numPr>
                <w:ilvl w:val="0"/>
                <w:numId w:val="35"/>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23D7BBE6">
            <w:pPr>
              <w:adjustRightInd w:val="0"/>
              <w:jc w:val="center"/>
              <w:textAlignment w:val="baseline"/>
              <w:rPr>
                <w:rFonts w:eastAsiaTheme="minorEastAsia"/>
                <w:szCs w:val="21"/>
              </w:rPr>
            </w:pPr>
            <w:r>
              <w:rPr>
                <w:rFonts w:eastAsiaTheme="minorEastAsia"/>
                <w:szCs w:val="21"/>
              </w:rPr>
              <w:t>数字式振动控制器</w:t>
            </w:r>
          </w:p>
        </w:tc>
        <w:tc>
          <w:tcPr>
            <w:tcW w:w="1031" w:type="pct"/>
            <w:tcBorders>
              <w:top w:val="single" w:color="auto" w:sz="6" w:space="0"/>
              <w:left w:val="single" w:color="auto" w:sz="6" w:space="0"/>
              <w:bottom w:val="single" w:color="auto" w:sz="6" w:space="0"/>
              <w:right w:val="single" w:color="auto" w:sz="6" w:space="0"/>
            </w:tcBorders>
            <w:vAlign w:val="center"/>
          </w:tcPr>
          <w:p w14:paraId="26503CF3">
            <w:pPr>
              <w:adjustRightInd w:val="0"/>
              <w:jc w:val="center"/>
              <w:textAlignment w:val="baseline"/>
              <w:rPr>
                <w:rFonts w:eastAsiaTheme="minorEastAsia"/>
                <w:szCs w:val="21"/>
              </w:rPr>
            </w:pPr>
            <w:r>
              <w:rPr>
                <w:rFonts w:eastAsiaTheme="minorEastAsia"/>
                <w:szCs w:val="21"/>
              </w:rPr>
              <w:t>用于</w:t>
            </w:r>
            <w:r>
              <w:rPr>
                <w:rFonts w:hint="eastAsia" w:eastAsiaTheme="minorEastAsia"/>
                <w:szCs w:val="21"/>
              </w:rPr>
              <w:t>振动</w:t>
            </w:r>
            <w:r>
              <w:rPr>
                <w:rFonts w:eastAsiaTheme="minorEastAsia"/>
                <w:szCs w:val="21"/>
              </w:rPr>
              <w:t>试验</w:t>
            </w:r>
          </w:p>
        </w:tc>
        <w:tc>
          <w:tcPr>
            <w:tcW w:w="873" w:type="pct"/>
            <w:tcBorders>
              <w:top w:val="single" w:color="auto" w:sz="6" w:space="0"/>
              <w:left w:val="single" w:color="auto" w:sz="6" w:space="0"/>
              <w:bottom w:val="single" w:color="auto" w:sz="6" w:space="0"/>
              <w:right w:val="single" w:color="auto" w:sz="6" w:space="0"/>
            </w:tcBorders>
            <w:vAlign w:val="center"/>
          </w:tcPr>
          <w:p w14:paraId="6F3EFA4F">
            <w:pPr>
              <w:adjustRightInd w:val="0"/>
              <w:jc w:val="center"/>
              <w:textAlignment w:val="baseline"/>
              <w:rPr>
                <w:rFonts w:eastAsiaTheme="minorEastAsia"/>
                <w:szCs w:val="21"/>
              </w:rPr>
            </w:pPr>
            <w:r>
              <w:rPr>
                <w:rFonts w:eastAsiaTheme="minorEastAsia"/>
                <w:szCs w:val="21"/>
              </w:rPr>
              <w:t>RC 3000</w:t>
            </w:r>
          </w:p>
        </w:tc>
        <w:tc>
          <w:tcPr>
            <w:tcW w:w="929" w:type="pct"/>
            <w:tcBorders>
              <w:top w:val="single" w:color="auto" w:sz="6" w:space="0"/>
              <w:left w:val="single" w:color="auto" w:sz="6" w:space="0"/>
              <w:bottom w:val="single" w:color="auto" w:sz="6" w:space="0"/>
              <w:right w:val="single" w:color="auto" w:sz="6" w:space="0"/>
            </w:tcBorders>
            <w:vAlign w:val="center"/>
          </w:tcPr>
          <w:p w14:paraId="5E15A634">
            <w:pPr>
              <w:pStyle w:val="40"/>
              <w:spacing w:line="320" w:lineRule="exact"/>
              <w:rPr>
                <w:rFonts w:ascii="Times New Roman" w:hAnsi="Times New Roman" w:eastAsiaTheme="minorEastAsia"/>
                <w:sz w:val="21"/>
                <w:szCs w:val="21"/>
              </w:rPr>
            </w:pPr>
            <w:r>
              <w:rPr>
                <w:rFonts w:ascii="Times New Roman" w:hAnsi="Times New Roman" w:eastAsiaTheme="minorEastAsia"/>
                <w:sz w:val="21"/>
                <w:szCs w:val="21"/>
              </w:rPr>
              <w:t>频率允差：±0.05Hz（频率＜100Hz）</w:t>
            </w:r>
          </w:p>
          <w:p w14:paraId="7F95FC51">
            <w:pPr>
              <w:adjustRightInd w:val="0"/>
              <w:jc w:val="center"/>
              <w:textAlignment w:val="baseline"/>
              <w:rPr>
                <w:rFonts w:eastAsiaTheme="minorEastAsia"/>
                <w:szCs w:val="21"/>
              </w:rPr>
            </w:pPr>
            <w:r>
              <w:rPr>
                <w:rFonts w:eastAsiaTheme="minorEastAsia"/>
                <w:szCs w:val="21"/>
              </w:rPr>
              <w:t>±0.05%（频率≥100Hz）</w:t>
            </w:r>
          </w:p>
        </w:tc>
        <w:tc>
          <w:tcPr>
            <w:tcW w:w="751" w:type="pct"/>
            <w:tcBorders>
              <w:top w:val="single" w:color="auto" w:sz="6" w:space="0"/>
              <w:left w:val="single" w:color="auto" w:sz="6" w:space="0"/>
              <w:bottom w:val="single" w:color="auto" w:sz="6" w:space="0"/>
              <w:right w:val="single" w:color="auto" w:sz="12" w:space="0"/>
            </w:tcBorders>
            <w:vAlign w:val="center"/>
          </w:tcPr>
          <w:p w14:paraId="37FDB10D">
            <w:pPr>
              <w:adjustRightInd w:val="0"/>
              <w:jc w:val="center"/>
              <w:textAlignment w:val="baseline"/>
              <w:rPr>
                <w:rFonts w:eastAsiaTheme="minorEastAsia"/>
                <w:szCs w:val="21"/>
              </w:rPr>
            </w:pPr>
            <w:r>
              <w:rPr>
                <w:rFonts w:eastAsiaTheme="minorEastAsia"/>
                <w:kern w:val="28"/>
                <w:szCs w:val="21"/>
              </w:rPr>
              <w:t>设备校验</w:t>
            </w:r>
          </w:p>
        </w:tc>
      </w:tr>
      <w:tr w14:paraId="58A6E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740BEAF2">
            <w:pPr>
              <w:pStyle w:val="32"/>
              <w:numPr>
                <w:ilvl w:val="0"/>
                <w:numId w:val="35"/>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08413962">
            <w:pPr>
              <w:adjustRightInd w:val="0"/>
              <w:jc w:val="center"/>
              <w:textAlignment w:val="baseline"/>
              <w:rPr>
                <w:rFonts w:eastAsiaTheme="minorEastAsia"/>
                <w:szCs w:val="21"/>
              </w:rPr>
            </w:pPr>
            <w:r>
              <w:rPr>
                <w:szCs w:val="21"/>
              </w:rPr>
              <w:t>温湿度计</w:t>
            </w:r>
          </w:p>
        </w:tc>
        <w:tc>
          <w:tcPr>
            <w:tcW w:w="1031" w:type="pct"/>
            <w:tcBorders>
              <w:top w:val="single" w:color="auto" w:sz="6" w:space="0"/>
              <w:left w:val="single" w:color="auto" w:sz="6" w:space="0"/>
              <w:bottom w:val="single" w:color="auto" w:sz="6" w:space="0"/>
              <w:right w:val="single" w:color="auto" w:sz="6" w:space="0"/>
            </w:tcBorders>
            <w:vAlign w:val="center"/>
          </w:tcPr>
          <w:p w14:paraId="494314A1">
            <w:pPr>
              <w:adjustRightInd w:val="0"/>
              <w:jc w:val="center"/>
              <w:textAlignment w:val="baseline"/>
              <w:rPr>
                <w:rFonts w:eastAsiaTheme="minorEastAsia"/>
                <w:szCs w:val="21"/>
              </w:rPr>
            </w:pPr>
            <w:r>
              <w:rPr>
                <w:rFonts w:hint="eastAsia"/>
                <w:szCs w:val="21"/>
              </w:rPr>
              <w:t>用于测量试验室大气温湿度</w:t>
            </w:r>
          </w:p>
        </w:tc>
        <w:tc>
          <w:tcPr>
            <w:tcW w:w="873" w:type="pct"/>
            <w:tcBorders>
              <w:top w:val="single" w:color="auto" w:sz="6" w:space="0"/>
              <w:left w:val="single" w:color="auto" w:sz="6" w:space="0"/>
              <w:bottom w:val="single" w:color="auto" w:sz="6" w:space="0"/>
              <w:right w:val="single" w:color="auto" w:sz="6" w:space="0"/>
            </w:tcBorders>
            <w:vAlign w:val="center"/>
          </w:tcPr>
          <w:p w14:paraId="2D7B4EE3">
            <w:pPr>
              <w:adjustRightInd w:val="0"/>
              <w:jc w:val="center"/>
              <w:textAlignment w:val="baseline"/>
              <w:rPr>
                <w:rFonts w:eastAsiaTheme="minorEastAsia"/>
                <w:szCs w:val="21"/>
              </w:rPr>
            </w:pPr>
            <w:r>
              <w:rPr>
                <w:szCs w:val="21"/>
              </w:rPr>
              <w:t>RE-W1012</w:t>
            </w:r>
          </w:p>
        </w:tc>
        <w:tc>
          <w:tcPr>
            <w:tcW w:w="929" w:type="pct"/>
            <w:tcBorders>
              <w:top w:val="single" w:color="auto" w:sz="6" w:space="0"/>
              <w:left w:val="single" w:color="auto" w:sz="6" w:space="0"/>
              <w:bottom w:val="single" w:color="auto" w:sz="6" w:space="0"/>
              <w:right w:val="single" w:color="auto" w:sz="6" w:space="0"/>
            </w:tcBorders>
            <w:vAlign w:val="center"/>
          </w:tcPr>
          <w:p w14:paraId="6E8E319B">
            <w:pPr>
              <w:adjustRightInd w:val="0"/>
              <w:jc w:val="center"/>
              <w:textAlignment w:val="baseline"/>
              <w:rPr>
                <w:szCs w:val="21"/>
              </w:rPr>
            </w:pPr>
            <w:r>
              <w:rPr>
                <w:rFonts w:hint="eastAsia"/>
                <w:szCs w:val="21"/>
              </w:rPr>
              <w:t>温度范围：10℃~35℃</w:t>
            </w:r>
          </w:p>
          <w:p w14:paraId="6011EAA9">
            <w:pPr>
              <w:adjustRightInd w:val="0"/>
              <w:jc w:val="center"/>
              <w:textAlignment w:val="baseline"/>
              <w:rPr>
                <w:szCs w:val="21"/>
              </w:rPr>
            </w:pPr>
            <w:r>
              <w:rPr>
                <w:rFonts w:hint="eastAsia"/>
                <w:szCs w:val="21"/>
              </w:rPr>
              <w:t>最大误差：0.7℃</w:t>
            </w:r>
          </w:p>
          <w:p w14:paraId="2A645034">
            <w:pPr>
              <w:adjustRightInd w:val="0"/>
              <w:jc w:val="center"/>
              <w:textAlignment w:val="baseline"/>
              <w:rPr>
                <w:szCs w:val="21"/>
              </w:rPr>
            </w:pPr>
            <w:r>
              <w:rPr>
                <w:rFonts w:hint="eastAsia"/>
                <w:szCs w:val="21"/>
              </w:rPr>
              <w:t>湿度范围：20~85%</w:t>
            </w:r>
          </w:p>
          <w:p w14:paraId="6565A990">
            <w:pPr>
              <w:adjustRightInd w:val="0"/>
              <w:jc w:val="center"/>
              <w:textAlignment w:val="baseline"/>
              <w:rPr>
                <w:rFonts w:eastAsiaTheme="minorEastAsia"/>
                <w:szCs w:val="21"/>
              </w:rPr>
            </w:pPr>
            <w:r>
              <w:rPr>
                <w:rFonts w:hint="eastAsia"/>
                <w:szCs w:val="21"/>
              </w:rPr>
              <w:t>最大误差：4%</w:t>
            </w:r>
          </w:p>
        </w:tc>
        <w:tc>
          <w:tcPr>
            <w:tcW w:w="751" w:type="pct"/>
            <w:tcBorders>
              <w:top w:val="single" w:color="auto" w:sz="6" w:space="0"/>
              <w:left w:val="single" w:color="auto" w:sz="6" w:space="0"/>
              <w:bottom w:val="single" w:color="auto" w:sz="6" w:space="0"/>
              <w:right w:val="single" w:color="auto" w:sz="12" w:space="0"/>
            </w:tcBorders>
            <w:vAlign w:val="center"/>
          </w:tcPr>
          <w:p w14:paraId="0826EEE1">
            <w:pPr>
              <w:adjustRightInd w:val="0"/>
              <w:jc w:val="center"/>
              <w:textAlignment w:val="baseline"/>
              <w:rPr>
                <w:rFonts w:eastAsiaTheme="minorEastAsia"/>
                <w:szCs w:val="21"/>
              </w:rPr>
            </w:pPr>
            <w:r>
              <w:rPr>
                <w:rFonts w:hint="eastAsia" w:cs="宋体"/>
                <w:kern w:val="28"/>
                <w:szCs w:val="21"/>
              </w:rPr>
              <w:t>设备校验</w:t>
            </w:r>
          </w:p>
        </w:tc>
      </w:tr>
      <w:tr w14:paraId="2FADF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15122D0B">
            <w:pPr>
              <w:pStyle w:val="32"/>
              <w:numPr>
                <w:ilvl w:val="0"/>
                <w:numId w:val="35"/>
              </w:numPr>
              <w:adjustRightInd w:val="0"/>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7556BE62">
            <w:pPr>
              <w:adjustRightInd w:val="0"/>
              <w:jc w:val="center"/>
              <w:textAlignment w:val="baseline"/>
              <w:rPr>
                <w:rFonts w:eastAsiaTheme="minorEastAsia"/>
                <w:szCs w:val="21"/>
              </w:rPr>
            </w:pPr>
            <w:r>
              <w:rPr>
                <w:rFonts w:eastAsiaTheme="minorEastAsia"/>
                <w:color w:val="000000"/>
                <w:kern w:val="0"/>
                <w:szCs w:val="21"/>
              </w:rPr>
              <w:t>温湿度大气压力表</w:t>
            </w:r>
          </w:p>
        </w:tc>
        <w:tc>
          <w:tcPr>
            <w:tcW w:w="1031" w:type="pct"/>
            <w:tcBorders>
              <w:top w:val="single" w:color="auto" w:sz="6" w:space="0"/>
              <w:left w:val="single" w:color="auto" w:sz="6" w:space="0"/>
              <w:bottom w:val="single" w:color="auto" w:sz="6" w:space="0"/>
              <w:right w:val="single" w:color="auto" w:sz="6" w:space="0"/>
            </w:tcBorders>
            <w:vAlign w:val="center"/>
          </w:tcPr>
          <w:p w14:paraId="1BD2A912">
            <w:pPr>
              <w:adjustRightInd w:val="0"/>
              <w:jc w:val="center"/>
              <w:textAlignment w:val="baseline"/>
              <w:rPr>
                <w:rFonts w:eastAsiaTheme="minorEastAsia"/>
                <w:szCs w:val="21"/>
              </w:rPr>
            </w:pPr>
            <w:r>
              <w:rPr>
                <w:rFonts w:hint="eastAsia"/>
                <w:szCs w:val="21"/>
              </w:rPr>
              <w:t>用于测量试验室大气压力</w:t>
            </w:r>
          </w:p>
        </w:tc>
        <w:tc>
          <w:tcPr>
            <w:tcW w:w="873" w:type="pct"/>
            <w:tcBorders>
              <w:top w:val="single" w:color="auto" w:sz="6" w:space="0"/>
              <w:left w:val="single" w:color="auto" w:sz="6" w:space="0"/>
              <w:bottom w:val="single" w:color="auto" w:sz="6" w:space="0"/>
              <w:right w:val="single" w:color="auto" w:sz="6" w:space="0"/>
            </w:tcBorders>
            <w:vAlign w:val="center"/>
          </w:tcPr>
          <w:p w14:paraId="7BACC791">
            <w:pPr>
              <w:adjustRightInd w:val="0"/>
              <w:jc w:val="center"/>
              <w:textAlignment w:val="baseline"/>
              <w:rPr>
                <w:rFonts w:eastAsiaTheme="minorEastAsia"/>
                <w:szCs w:val="21"/>
              </w:rPr>
            </w:pPr>
            <w:r>
              <w:rPr>
                <w:rFonts w:eastAsiaTheme="minorEastAsia"/>
                <w:color w:val="000000"/>
                <w:kern w:val="0"/>
                <w:szCs w:val="21"/>
              </w:rPr>
              <w:t>TES1160</w:t>
            </w:r>
          </w:p>
        </w:tc>
        <w:tc>
          <w:tcPr>
            <w:tcW w:w="929" w:type="pct"/>
            <w:tcBorders>
              <w:top w:val="single" w:color="auto" w:sz="6" w:space="0"/>
              <w:left w:val="single" w:color="auto" w:sz="6" w:space="0"/>
              <w:bottom w:val="single" w:color="auto" w:sz="6" w:space="0"/>
              <w:right w:val="single" w:color="auto" w:sz="6" w:space="0"/>
            </w:tcBorders>
            <w:vAlign w:val="center"/>
          </w:tcPr>
          <w:p w14:paraId="2E70F013">
            <w:pPr>
              <w:widowControl/>
              <w:jc w:val="left"/>
              <w:rPr>
                <w:rFonts w:eastAsiaTheme="minorEastAsia"/>
                <w:color w:val="000000"/>
                <w:kern w:val="0"/>
                <w:szCs w:val="21"/>
              </w:rPr>
            </w:pPr>
            <w:r>
              <w:rPr>
                <w:rFonts w:eastAsiaTheme="minorEastAsia"/>
                <w:color w:val="000000"/>
                <w:kern w:val="0"/>
                <w:szCs w:val="21"/>
              </w:rPr>
              <w:t>压力范围：（500~1100）hPa</w:t>
            </w:r>
          </w:p>
          <w:p w14:paraId="3DB6E00B">
            <w:pPr>
              <w:adjustRightInd w:val="0"/>
              <w:jc w:val="center"/>
              <w:textAlignment w:val="baseline"/>
              <w:rPr>
                <w:rFonts w:eastAsiaTheme="minorEastAsia"/>
                <w:szCs w:val="21"/>
              </w:rPr>
            </w:pPr>
            <w:r>
              <w:rPr>
                <w:rFonts w:eastAsiaTheme="minorEastAsia"/>
                <w:color w:val="000000"/>
                <w:kern w:val="0"/>
                <w:szCs w:val="21"/>
              </w:rPr>
              <w:t>误差：±5hPa</w:t>
            </w:r>
          </w:p>
        </w:tc>
        <w:tc>
          <w:tcPr>
            <w:tcW w:w="751" w:type="pct"/>
            <w:tcBorders>
              <w:top w:val="single" w:color="auto" w:sz="6" w:space="0"/>
              <w:left w:val="single" w:color="auto" w:sz="6" w:space="0"/>
              <w:bottom w:val="single" w:color="auto" w:sz="6" w:space="0"/>
              <w:right w:val="single" w:color="auto" w:sz="12" w:space="0"/>
            </w:tcBorders>
            <w:vAlign w:val="center"/>
          </w:tcPr>
          <w:p w14:paraId="2BBDE95A">
            <w:pPr>
              <w:adjustRightInd w:val="0"/>
              <w:jc w:val="center"/>
              <w:textAlignment w:val="baseline"/>
              <w:rPr>
                <w:rFonts w:eastAsiaTheme="minorEastAsia"/>
                <w:kern w:val="28"/>
                <w:szCs w:val="21"/>
              </w:rPr>
            </w:pPr>
            <w:r>
              <w:rPr>
                <w:rFonts w:hint="eastAsia" w:cs="宋体"/>
                <w:kern w:val="28"/>
                <w:szCs w:val="21"/>
              </w:rPr>
              <w:t>设备校验</w:t>
            </w:r>
          </w:p>
        </w:tc>
      </w:tr>
      <w:tr w14:paraId="30B48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Borders>
              <w:top w:val="single" w:color="auto" w:sz="6" w:space="0"/>
              <w:left w:val="single" w:color="auto" w:sz="12" w:space="0"/>
              <w:bottom w:val="single" w:color="auto" w:sz="12" w:space="0"/>
              <w:right w:val="single" w:color="auto" w:sz="12" w:space="0"/>
            </w:tcBorders>
            <w:vAlign w:val="center"/>
          </w:tcPr>
          <w:p w14:paraId="3FC2D203">
            <w:pPr>
              <w:adjustRightInd w:val="0"/>
              <w:jc w:val="center"/>
              <w:textAlignment w:val="baseline"/>
              <w:rPr>
                <w:rFonts w:eastAsiaTheme="minorEastAsia"/>
                <w:iCs/>
                <w:kern w:val="28"/>
                <w:szCs w:val="21"/>
              </w:rPr>
            </w:pPr>
            <w:r>
              <w:rPr>
                <w:rFonts w:eastAsiaTheme="minorEastAsia"/>
                <w:bCs/>
                <w:iCs/>
                <w:kern w:val="28"/>
                <w:szCs w:val="21"/>
              </w:rPr>
              <w:t>注：1.</w:t>
            </w:r>
            <w:r>
              <w:rPr>
                <w:rFonts w:eastAsiaTheme="minorEastAsia"/>
                <w:iCs/>
                <w:kern w:val="0"/>
                <w:szCs w:val="21"/>
              </w:rPr>
              <w:t>若选择的试验设备精度/量程比原试验设备等同或更优</w:t>
            </w:r>
            <w:r>
              <w:rPr>
                <w:rFonts w:eastAsiaTheme="minorEastAsia"/>
                <w:iCs/>
                <w:kern w:val="28"/>
                <w:szCs w:val="21"/>
              </w:rPr>
              <w:t>，则允许更换设备进行试验。</w:t>
            </w:r>
          </w:p>
          <w:p w14:paraId="2FFF9488">
            <w:pPr>
              <w:adjustRightInd w:val="0"/>
              <w:jc w:val="center"/>
              <w:textAlignment w:val="baseline"/>
              <w:rPr>
                <w:rFonts w:eastAsiaTheme="minorEastAsia"/>
                <w:iCs/>
                <w:kern w:val="28"/>
                <w:szCs w:val="21"/>
              </w:rPr>
            </w:pPr>
            <w:r>
              <w:rPr>
                <w:rFonts w:eastAsiaTheme="minorEastAsia"/>
                <w:iCs/>
                <w:kern w:val="28"/>
                <w:szCs w:val="21"/>
              </w:rPr>
              <w:t>2．实际使用的设备/仪器，由试验单位记录，并在试验报告中明确，如存在差异，应在试验报告中进行分析。</w:t>
            </w:r>
          </w:p>
          <w:p w14:paraId="7AF1FE45">
            <w:pPr>
              <w:adjustRightInd w:val="0"/>
              <w:jc w:val="center"/>
              <w:textAlignment w:val="baseline"/>
              <w:rPr>
                <w:rFonts w:eastAsiaTheme="minorEastAsia"/>
                <w:b/>
                <w:i/>
                <w:kern w:val="28"/>
                <w:szCs w:val="21"/>
              </w:rPr>
            </w:pPr>
            <w:r>
              <w:rPr>
                <w:rFonts w:eastAsiaTheme="minorEastAsia"/>
                <w:bCs/>
                <w:iCs/>
                <w:kern w:val="28"/>
                <w:szCs w:val="21"/>
              </w:rPr>
              <w:t>3</w:t>
            </w:r>
            <w:r>
              <w:rPr>
                <w:rFonts w:eastAsiaTheme="minorEastAsia"/>
                <w:b/>
                <w:iCs/>
                <w:kern w:val="28"/>
                <w:szCs w:val="21"/>
              </w:rPr>
              <w:t>.</w:t>
            </w:r>
            <w:r>
              <w:rPr>
                <w:rFonts w:eastAsiaTheme="minorEastAsia"/>
                <w:iCs/>
                <w:kern w:val="0"/>
                <w:szCs w:val="21"/>
              </w:rPr>
              <w:t>所有未标注数量的设备，默认数量为1。</w:t>
            </w:r>
          </w:p>
        </w:tc>
      </w:tr>
    </w:tbl>
    <w:p w14:paraId="18B517D6">
      <w:pPr>
        <w:pStyle w:val="35"/>
        <w:numPr>
          <w:ilvl w:val="2"/>
          <w:numId w:val="2"/>
        </w:numPr>
        <w:tabs>
          <w:tab w:val="clear" w:pos="340"/>
          <w:tab w:val="clear" w:pos="567"/>
        </w:tabs>
        <w:spacing w:line="420" w:lineRule="exact"/>
      </w:pPr>
      <w:bookmarkStart w:id="255" w:name="_Toc176264429"/>
      <w:r>
        <w:rPr>
          <w:rFonts w:hint="eastAsia"/>
        </w:rPr>
        <w:t>试验布置和连接</w:t>
      </w:r>
      <w:bookmarkEnd w:id="255"/>
    </w:p>
    <w:p w14:paraId="76603D10">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将</w:t>
      </w:r>
      <w:r>
        <w:rPr>
          <w:rFonts w:ascii="Times New Roman" w:hAnsi="Times New Roman" w:cs="宋体"/>
          <w:sz w:val="24"/>
          <w:szCs w:val="21"/>
        </w:rPr>
        <w:t>刹车控制阀（单）</w:t>
      </w:r>
      <w:r>
        <w:rPr>
          <w:rFonts w:hint="eastAsia" w:ascii="Times New Roman" w:hAnsi="Times New Roman" w:cs="宋体"/>
          <w:sz w:val="24"/>
          <w:szCs w:val="21"/>
        </w:rPr>
        <w:t>安装在试验台上（测试设备处于试验台外），按图29将受试设备与测试设备进行连接布置，具体如图30所示。</w:t>
      </w:r>
    </w:p>
    <w:p w14:paraId="65138439">
      <w:pPr>
        <w:pStyle w:val="32"/>
        <w:ind w:firstLine="0" w:firstLineChars="0"/>
        <w:jc w:val="center"/>
        <w:rPr>
          <w:rFonts w:ascii="Times New Roman" w:hAnsi="Times New Roman"/>
        </w:rPr>
      </w:pPr>
      <w:r>
        <w:drawing>
          <wp:inline distT="0" distB="0" distL="0" distR="0">
            <wp:extent cx="4181475" cy="280987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8"/>
                    <a:stretch>
                      <a:fillRect/>
                    </a:stretch>
                  </pic:blipFill>
                  <pic:spPr>
                    <a:xfrm>
                      <a:off x="0" y="0"/>
                      <a:ext cx="4182532" cy="2810267"/>
                    </a:xfrm>
                    <a:prstGeom prst="rect">
                      <a:avLst/>
                    </a:prstGeom>
                  </pic:spPr>
                </pic:pic>
              </a:graphicData>
            </a:graphic>
          </wp:inline>
        </w:drawing>
      </w:r>
    </w:p>
    <w:p w14:paraId="38C470D3">
      <w:pPr>
        <w:pStyle w:val="61"/>
        <w:numPr>
          <w:ilvl w:val="0"/>
          <w:numId w:val="8"/>
        </w:numPr>
        <w:rPr>
          <w:rFonts w:ascii="黑体" w:hAnsi="黑体" w:cs="宋体"/>
        </w:rPr>
      </w:pPr>
      <w:bookmarkStart w:id="256" w:name="_Toc176262583"/>
      <w:r>
        <w:rPr>
          <w:rFonts w:hint="eastAsia" w:ascii="黑体" w:hAnsi="黑体" w:cs="宋体"/>
        </w:rPr>
        <w:t>振动试验连接示意图</w:t>
      </w:r>
      <w:bookmarkEnd w:id="256"/>
    </w:p>
    <w:p w14:paraId="63291AA1">
      <w:pPr>
        <w:pStyle w:val="24"/>
        <w:spacing w:line="240" w:lineRule="auto"/>
        <w:ind w:firstLine="480"/>
        <w:jc w:val="center"/>
      </w:pPr>
      <w:r>
        <w:drawing>
          <wp:inline distT="0" distB="0" distL="0" distR="0">
            <wp:extent cx="3217545" cy="2157095"/>
            <wp:effectExtent l="0" t="0" r="1905" b="508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6"/>
                    <a:stretch>
                      <a:fillRect/>
                    </a:stretch>
                  </pic:blipFill>
                  <pic:spPr>
                    <a:xfrm>
                      <a:off x="0" y="0"/>
                      <a:ext cx="3251579" cy="2180284"/>
                    </a:xfrm>
                    <a:prstGeom prst="rect">
                      <a:avLst/>
                    </a:prstGeom>
                  </pic:spPr>
                </pic:pic>
              </a:graphicData>
            </a:graphic>
          </wp:inline>
        </w:drawing>
      </w:r>
    </w:p>
    <w:p w14:paraId="3AEF735F">
      <w:pPr>
        <w:pStyle w:val="61"/>
        <w:numPr>
          <w:ilvl w:val="0"/>
          <w:numId w:val="8"/>
        </w:numPr>
        <w:rPr>
          <w:rFonts w:ascii="黑体" w:hAnsi="黑体" w:cs="宋体"/>
        </w:rPr>
      </w:pPr>
      <w:bookmarkStart w:id="257" w:name="_Toc176262584"/>
      <w:r>
        <w:rPr>
          <w:rFonts w:hint="eastAsia" w:ascii="黑体" w:hAnsi="黑体" w:cs="宋体"/>
        </w:rPr>
        <w:t>振动试验布置图</w:t>
      </w:r>
      <w:bookmarkEnd w:id="257"/>
    </w:p>
    <w:p w14:paraId="0F29D809">
      <w:pPr>
        <w:pStyle w:val="35"/>
        <w:numPr>
          <w:ilvl w:val="2"/>
          <w:numId w:val="2"/>
        </w:numPr>
        <w:tabs>
          <w:tab w:val="clear" w:pos="340"/>
          <w:tab w:val="clear" w:pos="567"/>
        </w:tabs>
        <w:spacing w:line="420" w:lineRule="exact"/>
      </w:pPr>
      <w:bookmarkStart w:id="258" w:name="_Toc176264430"/>
      <w:r>
        <w:rPr>
          <w:rFonts w:hint="eastAsia"/>
        </w:rPr>
        <w:t>试验件、试验装置（试验前）的制造符合性要求</w:t>
      </w:r>
      <w:bookmarkEnd w:id="258"/>
    </w:p>
    <w:p w14:paraId="5351808C">
      <w:pPr>
        <w:pStyle w:val="32"/>
        <w:spacing w:line="500" w:lineRule="exact"/>
        <w:ind w:firstLine="563" w:firstLineChars="0"/>
        <w:rPr>
          <w:rFonts w:ascii="Times New Roman" w:hAnsi="Times New Roman" w:cs="宋体"/>
          <w:sz w:val="24"/>
          <w:szCs w:val="21"/>
        </w:rPr>
      </w:pPr>
      <w:r>
        <w:rPr>
          <w:rFonts w:hint="eastAsia" w:ascii="Times New Roman" w:hAnsi="Times New Roman" w:cs="宋体"/>
          <w:sz w:val="24"/>
          <w:szCs w:val="21"/>
        </w:rPr>
        <w:t>试验件状态应满足“6.试验产品/设备说明”构型和产品状态要求，确定试验件按照12.1要求完成了产品验收测试。</w:t>
      </w:r>
    </w:p>
    <w:p w14:paraId="78BD6C4C">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确保试验件、陪试件、试验装置，在试验前按照17.3.3-17.3.5的要求，进行了相应的安装。</w:t>
      </w:r>
    </w:p>
    <w:p w14:paraId="15F09FF7">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确保试验人员资质符合“10. 试验人员”的要求。</w:t>
      </w:r>
    </w:p>
    <w:p w14:paraId="4B35800D">
      <w:pPr>
        <w:pStyle w:val="35"/>
        <w:numPr>
          <w:ilvl w:val="2"/>
          <w:numId w:val="2"/>
        </w:numPr>
        <w:tabs>
          <w:tab w:val="clear" w:pos="340"/>
          <w:tab w:val="clear" w:pos="567"/>
        </w:tabs>
        <w:spacing w:line="420" w:lineRule="exact"/>
      </w:pPr>
      <w:bookmarkStart w:id="259" w:name="_Toc176264431"/>
      <w:r>
        <w:rPr>
          <w:rFonts w:hint="eastAsia"/>
        </w:rPr>
        <w:t>试验</w:t>
      </w:r>
      <w:r>
        <w:t>程序</w:t>
      </w:r>
      <w:bookmarkEnd w:id="259"/>
    </w:p>
    <w:p w14:paraId="5E7E4AD6">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试验人员应在试验环境搭建完成后予以检查确认试验参数设置，待确认满足要求后再开始试验。</w:t>
      </w:r>
    </w:p>
    <w:p w14:paraId="2E09E4F6">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在附录B检测记录表</w:t>
      </w:r>
      <w:r>
        <w:rPr>
          <w:rFonts w:ascii="Times New Roman" w:hAnsi="Times New Roman" w:cs="宋体"/>
          <w:sz w:val="24"/>
          <w:szCs w:val="21"/>
        </w:rPr>
        <w:t>中</w:t>
      </w:r>
      <w:r>
        <w:rPr>
          <w:rFonts w:hint="eastAsia" w:ascii="Times New Roman" w:hAnsi="Times New Roman" w:cs="宋体"/>
          <w:sz w:val="24"/>
          <w:szCs w:val="21"/>
        </w:rPr>
        <w:t>记录</w:t>
      </w:r>
      <w:r>
        <w:rPr>
          <w:rFonts w:ascii="Times New Roman" w:hAnsi="Times New Roman" w:cs="宋体"/>
          <w:sz w:val="24"/>
          <w:szCs w:val="21"/>
        </w:rPr>
        <w:t>试验设备相关信息及试验开始</w:t>
      </w:r>
      <w:r>
        <w:rPr>
          <w:rFonts w:hint="eastAsia" w:ascii="Times New Roman" w:hAnsi="Times New Roman" w:cs="宋体"/>
          <w:sz w:val="24"/>
          <w:szCs w:val="21"/>
        </w:rPr>
        <w:t>和结束</w:t>
      </w:r>
      <w:r>
        <w:rPr>
          <w:rFonts w:ascii="Times New Roman" w:hAnsi="Times New Roman" w:cs="宋体"/>
          <w:sz w:val="24"/>
          <w:szCs w:val="21"/>
        </w:rPr>
        <w:t>时间等内容，全程观察试验设备运行状态</w:t>
      </w:r>
      <w:r>
        <w:rPr>
          <w:rFonts w:hint="eastAsia" w:ascii="Times New Roman" w:hAnsi="Times New Roman" w:cs="宋体"/>
          <w:sz w:val="24"/>
          <w:szCs w:val="21"/>
        </w:rPr>
        <w:t>。</w:t>
      </w:r>
    </w:p>
    <w:p w14:paraId="4CA17673">
      <w:pPr>
        <w:pStyle w:val="24"/>
        <w:numPr>
          <w:ilvl w:val="0"/>
          <w:numId w:val="36"/>
        </w:numPr>
        <w:ind w:firstLineChars="0"/>
      </w:pPr>
      <w:r>
        <w:rPr>
          <w:rFonts w:hint="eastAsia" w:cs="宋体"/>
        </w:rPr>
        <w:t>在试验室环境下将受试设备按照图29和30所示安装于试验台上，并按12.2章节要求进行QPAT1-1和QPAT2检查并记录检测数据</w:t>
      </w:r>
      <w:r>
        <w:rPr>
          <w:rFonts w:hint="eastAsia"/>
        </w:rPr>
        <w:t>；</w:t>
      </w:r>
    </w:p>
    <w:p w14:paraId="694A05BF">
      <w:pPr>
        <w:pStyle w:val="24"/>
        <w:numPr>
          <w:ilvl w:val="0"/>
          <w:numId w:val="36"/>
        </w:numPr>
        <w:ind w:firstLineChars="0"/>
      </w:pPr>
      <w:r>
        <w:t>确定受试设备控制点和测量点的位置，安装传感器等，</w:t>
      </w:r>
      <w:r>
        <w:rPr>
          <w:rFonts w:hint="eastAsia"/>
        </w:rPr>
        <w:t>使受试设备</w:t>
      </w:r>
      <w:r>
        <w:t>处于</w:t>
      </w:r>
      <w:r>
        <w:rPr>
          <w:rFonts w:hint="eastAsia"/>
        </w:rPr>
        <w:t>工作</w:t>
      </w:r>
      <w:r>
        <w:t>状态</w:t>
      </w:r>
      <w:r>
        <w:rPr>
          <w:rFonts w:hint="eastAsia"/>
        </w:rPr>
        <w:t>2，</w:t>
      </w:r>
      <w:r>
        <w:t>按</w:t>
      </w:r>
      <w:r>
        <w:rPr>
          <w:rFonts w:hint="eastAsia"/>
        </w:rPr>
        <w:t>图24进行相应的正弦振动，在受试设备的三个正交轴向的每一轴向以扫描速率不超过0.167Hz</w:t>
      </w:r>
      <w:r>
        <w:t>/s</w:t>
      </w:r>
      <w:r>
        <w:rPr>
          <w:rFonts w:hint="eastAsia"/>
        </w:rPr>
        <w:t>，</w:t>
      </w:r>
      <w:r>
        <w:t>频率从</w:t>
      </w:r>
      <w:r>
        <w:rPr>
          <w:rFonts w:hint="eastAsia"/>
        </w:rPr>
        <w:t>10Hz到</w:t>
      </w:r>
      <w:r>
        <w:t>250</w:t>
      </w:r>
      <w:r>
        <w:rPr>
          <w:rFonts w:hint="eastAsia"/>
        </w:rPr>
        <w:t>Hz进行正弦线性扫频，每轴向试验时间大约为</w:t>
      </w:r>
      <w:r>
        <w:t>24</w:t>
      </w:r>
      <w:r>
        <w:rPr>
          <w:rFonts w:hint="eastAsia"/>
        </w:rPr>
        <w:t>min，振动期间</w:t>
      </w:r>
      <w:r>
        <w:rPr>
          <w:rFonts w:hint="eastAsia" w:cs="宋体"/>
        </w:rPr>
        <w:t>按12.2章节要求进行QPAT2检查并记录检测数据</w:t>
      </w:r>
      <w:r>
        <w:rPr>
          <w:rFonts w:hint="eastAsia"/>
        </w:rPr>
        <w:t>，</w:t>
      </w:r>
      <w:r>
        <w:t>试验人员在试验期间应全程值守，观察</w:t>
      </w:r>
      <w:r>
        <w:rPr>
          <w:rFonts w:hint="eastAsia"/>
        </w:rPr>
        <w:t>受试设备</w:t>
      </w:r>
      <w:r>
        <w:t>的试验情况</w:t>
      </w:r>
      <w:r>
        <w:rPr>
          <w:rFonts w:hint="eastAsia"/>
        </w:rPr>
        <w:t>是否</w:t>
      </w:r>
      <w:r>
        <w:t>正常和控制参数的变化是否在规定的范围内</w:t>
      </w:r>
      <w:r>
        <w:rPr>
          <w:rFonts w:hint="eastAsia"/>
        </w:rPr>
        <w:t>；</w:t>
      </w:r>
    </w:p>
    <w:p w14:paraId="57CB66C6">
      <w:pPr>
        <w:pStyle w:val="24"/>
        <w:numPr>
          <w:ilvl w:val="0"/>
          <w:numId w:val="36"/>
        </w:numPr>
        <w:ind w:firstLineChars="0"/>
        <w:rPr>
          <w:rFonts w:cs="宋体"/>
        </w:rPr>
      </w:pPr>
      <w:r>
        <w:rPr>
          <w:rFonts w:hint="eastAsia"/>
        </w:rPr>
        <w:t>在</w:t>
      </w:r>
      <w:r>
        <w:rPr>
          <w:rFonts w:hint="eastAsia"/>
          <w:kern w:val="0"/>
        </w:rPr>
        <w:t>试验室</w:t>
      </w:r>
      <w:r>
        <w:rPr>
          <w:kern w:val="0"/>
        </w:rPr>
        <w:t>环境下</w:t>
      </w:r>
      <w:r>
        <w:rPr>
          <w:rFonts w:hint="eastAsia"/>
          <w:kern w:val="0"/>
        </w:rPr>
        <w:t>，按照</w:t>
      </w:r>
      <w:r>
        <w:rPr>
          <w:rFonts w:hint="eastAsia" w:cs="宋体"/>
        </w:rPr>
        <w:t>12.2章节要求进行QPAT1-1和QPAT2检查并记录检测数据</w:t>
      </w:r>
      <w:r>
        <w:t>。</w:t>
      </w:r>
    </w:p>
    <w:p w14:paraId="31329378">
      <w:pPr>
        <w:pStyle w:val="35"/>
        <w:numPr>
          <w:ilvl w:val="2"/>
          <w:numId w:val="2"/>
        </w:numPr>
        <w:tabs>
          <w:tab w:val="clear" w:pos="340"/>
          <w:tab w:val="clear" w:pos="567"/>
        </w:tabs>
        <w:spacing w:line="420" w:lineRule="exact"/>
      </w:pPr>
      <w:bookmarkStart w:id="260" w:name="_Toc176264432"/>
      <w:r>
        <w:rPr>
          <w:rFonts w:hint="eastAsia"/>
        </w:rPr>
        <w:t>试验判据</w:t>
      </w:r>
      <w:bookmarkEnd w:id="260"/>
    </w:p>
    <w:p w14:paraId="1AB6AD8A">
      <w:pPr>
        <w:pStyle w:val="32"/>
        <w:spacing w:line="360" w:lineRule="auto"/>
        <w:ind w:firstLine="480"/>
        <w:rPr>
          <w:rFonts w:ascii="Times New Roman" w:hAnsi="Times New Roman" w:cs="宋体"/>
          <w:sz w:val="24"/>
          <w:szCs w:val="24"/>
        </w:rPr>
      </w:pPr>
      <w:r>
        <w:rPr>
          <w:rFonts w:hint="eastAsia" w:ascii="Times New Roman" w:hAnsi="Times New Roman" w:cs="宋体"/>
          <w:sz w:val="24"/>
          <w:szCs w:val="24"/>
        </w:rPr>
        <w:t>试验中，按12.2章节要求进行QPAT2检查，确认通过并记录检测数据；</w:t>
      </w:r>
    </w:p>
    <w:p w14:paraId="7C503EC1">
      <w:pPr>
        <w:pStyle w:val="32"/>
        <w:spacing w:line="360" w:lineRule="auto"/>
        <w:ind w:firstLine="480"/>
        <w:rPr>
          <w:rFonts w:ascii="Times New Roman" w:hAnsi="Times New Roman" w:cs="宋体"/>
          <w:sz w:val="24"/>
          <w:szCs w:val="24"/>
        </w:rPr>
      </w:pPr>
      <w:r>
        <w:rPr>
          <w:rFonts w:hint="eastAsia" w:ascii="Times New Roman" w:hAnsi="Times New Roman" w:cs="宋体"/>
          <w:sz w:val="24"/>
          <w:szCs w:val="24"/>
        </w:rPr>
        <w:t>试验前后，按12.2章节中要求进行QPAT1-1和QPAT2检查，确认通过并记录检测数据。</w:t>
      </w:r>
    </w:p>
    <w:p w14:paraId="2D845BFD">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满足以上要求，则判定结论为Pass，否则为Fail。</w:t>
      </w:r>
    </w:p>
    <w:p w14:paraId="49C9C5B6">
      <w:pPr>
        <w:pStyle w:val="26"/>
        <w:spacing w:before="156" w:after="156"/>
        <w:rPr>
          <w:kern w:val="0"/>
        </w:rPr>
      </w:pPr>
      <w:bookmarkStart w:id="261" w:name="_Toc164764687"/>
      <w:bookmarkStart w:id="262" w:name="_Toc160799878"/>
      <w:bookmarkStart w:id="263" w:name="_Toc176264433"/>
      <w:r>
        <w:rPr>
          <w:rFonts w:hint="eastAsia"/>
          <w:kern w:val="0"/>
        </w:rPr>
        <w:t>爆炸大气</w:t>
      </w:r>
      <w:r>
        <w:rPr>
          <w:kern w:val="0"/>
        </w:rPr>
        <w:t>试验</w:t>
      </w:r>
      <w:bookmarkEnd w:id="261"/>
      <w:bookmarkEnd w:id="262"/>
      <w:bookmarkEnd w:id="263"/>
    </w:p>
    <w:p w14:paraId="5CB2B7EC">
      <w:pPr>
        <w:pStyle w:val="27"/>
      </w:pPr>
      <w:bookmarkStart w:id="264" w:name="_Toc164764688"/>
      <w:bookmarkStart w:id="265" w:name="_Toc176264434"/>
      <w:r>
        <w:rPr>
          <w:rFonts w:hint="eastAsia"/>
        </w:rPr>
        <w:t>试验</w:t>
      </w:r>
      <w:r>
        <w:t>目的</w:t>
      </w:r>
      <w:bookmarkEnd w:id="264"/>
      <w:bookmarkEnd w:id="265"/>
    </w:p>
    <w:p w14:paraId="4F46CCA6">
      <w:pPr>
        <w:pStyle w:val="24"/>
        <w:ind w:firstLine="480"/>
      </w:pPr>
      <w:r>
        <w:rPr>
          <w:rFonts w:hint="eastAsia"/>
        </w:rPr>
        <w:t>确定刹车控制阀（单）是否</w:t>
      </w:r>
      <w:r>
        <w:t>能经受</w:t>
      </w:r>
      <w:r>
        <w:rPr>
          <w:rFonts w:hint="eastAsia"/>
        </w:rPr>
        <w:t>住爆炸大气</w:t>
      </w:r>
      <w:r>
        <w:t>的影响。</w:t>
      </w:r>
    </w:p>
    <w:p w14:paraId="6A25D611">
      <w:pPr>
        <w:pStyle w:val="27"/>
      </w:pPr>
      <w:bookmarkStart w:id="266" w:name="_Toc176264435"/>
      <w:bookmarkStart w:id="267" w:name="_Toc164764689"/>
      <w:r>
        <w:rPr>
          <w:rFonts w:hint="eastAsia"/>
        </w:rPr>
        <w:t>试验</w:t>
      </w:r>
      <w:r>
        <w:t>要求</w:t>
      </w:r>
      <w:bookmarkEnd w:id="266"/>
      <w:bookmarkEnd w:id="267"/>
    </w:p>
    <w:p w14:paraId="48923B3E">
      <w:pPr>
        <w:pStyle w:val="24"/>
        <w:ind w:firstLine="480"/>
      </w:pPr>
      <w:r>
        <w:rPr>
          <w:rFonts w:hint="eastAsia"/>
        </w:rPr>
        <w:t>受试</w:t>
      </w:r>
      <w:r>
        <w:t>设备应通过</w:t>
      </w:r>
      <w:r>
        <w:rPr>
          <w:rFonts w:hint="eastAsia"/>
        </w:rPr>
        <w:t>DO－160G第</w:t>
      </w:r>
      <w:r>
        <w:t>9</w:t>
      </w:r>
      <w:r>
        <w:rPr>
          <w:rFonts w:hint="eastAsia"/>
        </w:rPr>
        <w:t>章</w:t>
      </w:r>
      <w:r>
        <w:t>，E</w:t>
      </w:r>
      <w:r>
        <w:rPr>
          <w:rFonts w:hint="eastAsia"/>
        </w:rPr>
        <w:t>类</w:t>
      </w:r>
      <w:r>
        <w:t>规定的</w:t>
      </w:r>
      <w:r>
        <w:rPr>
          <w:rFonts w:hint="eastAsia"/>
        </w:rPr>
        <w:t>爆炸大气</w:t>
      </w:r>
      <w:r>
        <w:t>试验。</w:t>
      </w:r>
    </w:p>
    <w:p w14:paraId="2CF79709">
      <w:pPr>
        <w:pStyle w:val="27"/>
        <w:rPr>
          <w:lang w:val="zh-CN"/>
        </w:rPr>
      </w:pPr>
      <w:bookmarkStart w:id="268" w:name="_Toc176264436"/>
      <w:r>
        <w:rPr>
          <w:rFonts w:hint="eastAsia"/>
          <w:lang w:val="zh-CN"/>
        </w:rPr>
        <w:t>受试/陪试设备</w:t>
      </w:r>
      <w:bookmarkEnd w:id="268"/>
    </w:p>
    <w:p w14:paraId="316A021F">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受试设备：名称-件号，详细构型见6.1受试设备构型状态</w:t>
      </w:r>
    </w:p>
    <w:p w14:paraId="4AE02E89">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陪试设备：无。</w:t>
      </w:r>
    </w:p>
    <w:p w14:paraId="15661E5B">
      <w:pPr>
        <w:pStyle w:val="32"/>
        <w:spacing w:line="500" w:lineRule="exact"/>
        <w:ind w:firstLine="480"/>
        <w:rPr>
          <w:rFonts w:ascii="Times New Roman" w:hAnsi="Times New Roman"/>
          <w:sz w:val="24"/>
          <w:szCs w:val="24"/>
        </w:rPr>
      </w:pPr>
      <w:r>
        <w:rPr>
          <w:rFonts w:hint="eastAsia" w:ascii="Times New Roman" w:hAnsi="Times New Roman"/>
          <w:sz w:val="24"/>
          <w:szCs w:val="24"/>
        </w:rPr>
        <w:t>搭接要求：无</w:t>
      </w:r>
    </w:p>
    <w:p w14:paraId="09A741B5">
      <w:pPr>
        <w:pStyle w:val="27"/>
        <w:rPr>
          <w:lang w:val="zh-CN"/>
        </w:rPr>
      </w:pPr>
      <w:bookmarkStart w:id="269" w:name="_Toc176264437"/>
      <w:r>
        <w:rPr>
          <w:rFonts w:hint="eastAsia"/>
          <w:lang w:val="zh-CN"/>
        </w:rPr>
        <w:t>试验设备、测试设备及要求</w:t>
      </w:r>
      <w:bookmarkEnd w:id="269"/>
    </w:p>
    <w:p w14:paraId="70907C84">
      <w:pPr>
        <w:pStyle w:val="59"/>
        <w:numPr>
          <w:ilvl w:val="0"/>
          <w:numId w:val="7"/>
        </w:numPr>
        <w:rPr>
          <w:rFonts w:ascii="黑体" w:hAnsi="黑体" w:cs="宋体"/>
        </w:rPr>
      </w:pPr>
      <w:bookmarkStart w:id="270" w:name="_Toc176262533"/>
      <w:r>
        <w:rPr>
          <w:rFonts w:hint="eastAsia" w:ascii="黑体" w:hAnsi="黑体" w:cs="宋体"/>
        </w:rPr>
        <w:t>设备信息表</w:t>
      </w:r>
      <w:bookmarkEnd w:id="270"/>
    </w:p>
    <w:tbl>
      <w:tblPr>
        <w:tblStyle w:val="1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847"/>
        <w:gridCol w:w="1880"/>
        <w:gridCol w:w="2056"/>
        <w:gridCol w:w="1780"/>
        <w:gridCol w:w="1332"/>
      </w:tblGrid>
      <w:tr w14:paraId="66669B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3" w:type="pct"/>
            <w:vAlign w:val="center"/>
          </w:tcPr>
          <w:p w14:paraId="7205C3E5">
            <w:pPr>
              <w:adjustRightInd w:val="0"/>
              <w:jc w:val="center"/>
              <w:textAlignment w:val="baseline"/>
              <w:rPr>
                <w:rFonts w:cs="宋体"/>
                <w:bCs/>
                <w:kern w:val="28"/>
                <w:szCs w:val="21"/>
              </w:rPr>
            </w:pPr>
            <w:r>
              <w:rPr>
                <w:rFonts w:hint="eastAsia" w:cs="宋体"/>
                <w:bCs/>
                <w:kern w:val="28"/>
                <w:szCs w:val="21"/>
              </w:rPr>
              <w:t>序号</w:t>
            </w:r>
          </w:p>
        </w:tc>
        <w:tc>
          <w:tcPr>
            <w:tcW w:w="965" w:type="pct"/>
            <w:vAlign w:val="center"/>
          </w:tcPr>
          <w:p w14:paraId="6239106A">
            <w:pPr>
              <w:adjustRightInd w:val="0"/>
              <w:jc w:val="center"/>
              <w:textAlignment w:val="baseline"/>
              <w:rPr>
                <w:rFonts w:cs="宋体"/>
                <w:bCs/>
                <w:kern w:val="28"/>
                <w:szCs w:val="21"/>
              </w:rPr>
            </w:pPr>
            <w:r>
              <w:rPr>
                <w:rFonts w:hint="eastAsia" w:cs="宋体"/>
                <w:bCs/>
                <w:kern w:val="28"/>
                <w:szCs w:val="21"/>
              </w:rPr>
              <w:t>设备名称</w:t>
            </w:r>
          </w:p>
        </w:tc>
        <w:tc>
          <w:tcPr>
            <w:tcW w:w="982" w:type="pct"/>
            <w:vAlign w:val="center"/>
          </w:tcPr>
          <w:p w14:paraId="4237A5D3">
            <w:pPr>
              <w:adjustRightInd w:val="0"/>
              <w:jc w:val="center"/>
              <w:textAlignment w:val="baseline"/>
              <w:rPr>
                <w:rFonts w:cs="宋体"/>
                <w:bCs/>
                <w:kern w:val="28"/>
                <w:szCs w:val="21"/>
              </w:rPr>
            </w:pPr>
            <w:r>
              <w:rPr>
                <w:rFonts w:hint="eastAsia" w:cs="宋体"/>
                <w:bCs/>
                <w:kern w:val="28"/>
                <w:szCs w:val="21"/>
              </w:rPr>
              <w:t>用途</w:t>
            </w:r>
          </w:p>
        </w:tc>
        <w:tc>
          <w:tcPr>
            <w:tcW w:w="1074" w:type="pct"/>
            <w:vAlign w:val="center"/>
          </w:tcPr>
          <w:p w14:paraId="6BE15808">
            <w:pPr>
              <w:adjustRightInd w:val="0"/>
              <w:jc w:val="center"/>
              <w:textAlignment w:val="baseline"/>
              <w:rPr>
                <w:rFonts w:cs="宋体"/>
                <w:bCs/>
                <w:kern w:val="28"/>
                <w:szCs w:val="21"/>
              </w:rPr>
            </w:pPr>
            <w:r>
              <w:rPr>
                <w:rFonts w:hint="eastAsia" w:cs="宋体"/>
                <w:bCs/>
                <w:kern w:val="28"/>
                <w:szCs w:val="21"/>
              </w:rPr>
              <w:t>设备型号</w:t>
            </w:r>
          </w:p>
        </w:tc>
        <w:tc>
          <w:tcPr>
            <w:tcW w:w="930" w:type="pct"/>
            <w:vAlign w:val="center"/>
          </w:tcPr>
          <w:p w14:paraId="3EFB1694">
            <w:pPr>
              <w:adjustRightInd w:val="0"/>
              <w:jc w:val="center"/>
              <w:textAlignment w:val="baseline"/>
              <w:rPr>
                <w:rFonts w:cs="宋体"/>
                <w:bCs/>
                <w:kern w:val="28"/>
                <w:szCs w:val="21"/>
              </w:rPr>
            </w:pPr>
            <w:r>
              <w:rPr>
                <w:rFonts w:hint="eastAsia" w:cs="宋体"/>
                <w:bCs/>
                <w:kern w:val="28"/>
                <w:szCs w:val="21"/>
              </w:rPr>
              <w:t>技术要求/精度</w:t>
            </w:r>
          </w:p>
        </w:tc>
        <w:tc>
          <w:tcPr>
            <w:tcW w:w="697" w:type="pct"/>
            <w:vAlign w:val="center"/>
          </w:tcPr>
          <w:p w14:paraId="419E065B">
            <w:pPr>
              <w:adjustRightInd w:val="0"/>
              <w:spacing w:line="480" w:lineRule="auto"/>
              <w:jc w:val="center"/>
              <w:textAlignment w:val="baseline"/>
              <w:rPr>
                <w:rFonts w:cs="宋体"/>
                <w:bCs/>
                <w:kern w:val="28"/>
                <w:szCs w:val="21"/>
              </w:rPr>
            </w:pPr>
            <w:r>
              <w:rPr>
                <w:rFonts w:hint="eastAsia" w:cs="宋体"/>
                <w:bCs/>
                <w:kern w:val="28"/>
                <w:szCs w:val="21"/>
              </w:rPr>
              <w:t>校验方式</w:t>
            </w:r>
          </w:p>
        </w:tc>
      </w:tr>
      <w:tr w14:paraId="32AB0C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3" w:type="pct"/>
            <w:vAlign w:val="center"/>
          </w:tcPr>
          <w:p w14:paraId="096F857C">
            <w:pPr>
              <w:pStyle w:val="32"/>
              <w:numPr>
                <w:ilvl w:val="0"/>
                <w:numId w:val="37"/>
              </w:numPr>
              <w:adjustRightInd w:val="0"/>
              <w:ind w:firstLineChars="0"/>
              <w:jc w:val="center"/>
              <w:textAlignment w:val="baseline"/>
              <w:rPr>
                <w:rFonts w:cs="宋体"/>
                <w:kern w:val="28"/>
                <w:szCs w:val="21"/>
              </w:rPr>
            </w:pPr>
          </w:p>
        </w:tc>
        <w:tc>
          <w:tcPr>
            <w:tcW w:w="965" w:type="pct"/>
            <w:vAlign w:val="center"/>
          </w:tcPr>
          <w:p w14:paraId="166091A8">
            <w:pPr>
              <w:adjustRightInd w:val="0"/>
              <w:jc w:val="center"/>
              <w:textAlignment w:val="baseline"/>
              <w:rPr>
                <w:rFonts w:cs="宋体"/>
                <w:kern w:val="0"/>
                <w:szCs w:val="21"/>
              </w:rPr>
            </w:pPr>
            <w:r>
              <w:rPr>
                <w:rFonts w:hint="eastAsia"/>
                <w:szCs w:val="21"/>
              </w:rPr>
              <w:t>X-Y</w:t>
            </w:r>
            <w:r>
              <w:rPr>
                <w:szCs w:val="21"/>
              </w:rPr>
              <w:t>记录仪</w:t>
            </w:r>
          </w:p>
        </w:tc>
        <w:tc>
          <w:tcPr>
            <w:tcW w:w="982" w:type="pct"/>
            <w:vAlign w:val="center"/>
          </w:tcPr>
          <w:p w14:paraId="11C0A8EF">
            <w:pPr>
              <w:adjustRightInd w:val="0"/>
              <w:jc w:val="center"/>
              <w:textAlignment w:val="baseline"/>
              <w:rPr>
                <w:rFonts w:cs="宋体"/>
                <w:kern w:val="28"/>
                <w:szCs w:val="21"/>
              </w:rPr>
            </w:pPr>
            <w:r>
              <w:rPr>
                <w:rFonts w:hint="eastAsia" w:cs="宋体"/>
                <w:kern w:val="28"/>
                <w:szCs w:val="21"/>
              </w:rPr>
              <w:t>产品功能性能测试</w:t>
            </w:r>
          </w:p>
        </w:tc>
        <w:tc>
          <w:tcPr>
            <w:tcW w:w="1074" w:type="pct"/>
            <w:vAlign w:val="center"/>
          </w:tcPr>
          <w:p w14:paraId="271D9691">
            <w:pPr>
              <w:adjustRightInd w:val="0"/>
              <w:jc w:val="center"/>
              <w:textAlignment w:val="baseline"/>
              <w:rPr>
                <w:rFonts w:cs="宋体"/>
                <w:kern w:val="28"/>
                <w:szCs w:val="21"/>
              </w:rPr>
            </w:pPr>
            <w:r>
              <w:rPr>
                <w:rFonts w:hint="eastAsia" w:cs="宋体"/>
                <w:kern w:val="28"/>
                <w:szCs w:val="21"/>
              </w:rPr>
              <w:t>TBC</w:t>
            </w:r>
          </w:p>
        </w:tc>
        <w:tc>
          <w:tcPr>
            <w:tcW w:w="1780" w:type="dxa"/>
            <w:vAlign w:val="center"/>
          </w:tcPr>
          <w:p w14:paraId="352605EE">
            <w:pPr>
              <w:adjustRightInd w:val="0"/>
              <w:jc w:val="center"/>
              <w:textAlignment w:val="baseline"/>
              <w:rPr>
                <w:rFonts w:cs="宋体"/>
                <w:kern w:val="0"/>
                <w:szCs w:val="21"/>
              </w:rPr>
            </w:pPr>
            <w:r>
              <w:rPr>
                <w:rFonts w:hint="eastAsia" w:cs="宋体"/>
                <w:kern w:val="0"/>
                <w:szCs w:val="21"/>
              </w:rPr>
              <w:t>/</w:t>
            </w:r>
          </w:p>
        </w:tc>
        <w:tc>
          <w:tcPr>
            <w:tcW w:w="1332" w:type="dxa"/>
            <w:vAlign w:val="center"/>
          </w:tcPr>
          <w:p w14:paraId="0EBE395B">
            <w:pPr>
              <w:adjustRightInd w:val="0"/>
              <w:jc w:val="center"/>
              <w:textAlignment w:val="baseline"/>
              <w:rPr>
                <w:rFonts w:cs="宋体"/>
                <w:kern w:val="0"/>
                <w:szCs w:val="21"/>
              </w:rPr>
            </w:pPr>
            <w:r>
              <w:rPr>
                <w:rFonts w:hint="eastAsia" w:cs="宋体"/>
                <w:kern w:val="0"/>
                <w:szCs w:val="21"/>
              </w:rPr>
              <w:t>定检</w:t>
            </w:r>
          </w:p>
        </w:tc>
      </w:tr>
      <w:tr w14:paraId="4DBA2F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3" w:type="pct"/>
            <w:vAlign w:val="center"/>
          </w:tcPr>
          <w:p w14:paraId="671A161D">
            <w:pPr>
              <w:pStyle w:val="32"/>
              <w:numPr>
                <w:ilvl w:val="0"/>
                <w:numId w:val="37"/>
              </w:numPr>
              <w:adjustRightInd w:val="0"/>
              <w:ind w:firstLineChars="0"/>
              <w:jc w:val="center"/>
              <w:textAlignment w:val="baseline"/>
              <w:rPr>
                <w:rFonts w:cs="宋体"/>
                <w:kern w:val="28"/>
                <w:szCs w:val="21"/>
              </w:rPr>
            </w:pPr>
          </w:p>
        </w:tc>
        <w:tc>
          <w:tcPr>
            <w:tcW w:w="965" w:type="pct"/>
            <w:vAlign w:val="center"/>
          </w:tcPr>
          <w:p w14:paraId="6ECF3278">
            <w:pPr>
              <w:adjustRightInd w:val="0"/>
              <w:jc w:val="center"/>
              <w:textAlignment w:val="baseline"/>
              <w:rPr>
                <w:rFonts w:cs="宋体"/>
                <w:kern w:val="28"/>
                <w:szCs w:val="21"/>
              </w:rPr>
            </w:pPr>
            <w:r>
              <w:rPr>
                <w:rFonts w:hint="eastAsia"/>
                <w:szCs w:val="21"/>
              </w:rPr>
              <w:t>信号</w:t>
            </w:r>
            <w:r>
              <w:rPr>
                <w:szCs w:val="21"/>
              </w:rPr>
              <w:t>放大器</w:t>
            </w:r>
          </w:p>
        </w:tc>
        <w:tc>
          <w:tcPr>
            <w:tcW w:w="982" w:type="pct"/>
            <w:vAlign w:val="center"/>
          </w:tcPr>
          <w:p w14:paraId="1DD020EE">
            <w:pPr>
              <w:adjustRightInd w:val="0"/>
              <w:jc w:val="center"/>
              <w:textAlignment w:val="baseline"/>
              <w:rPr>
                <w:rFonts w:cs="宋体"/>
                <w:kern w:val="28"/>
                <w:szCs w:val="21"/>
              </w:rPr>
            </w:pPr>
            <w:r>
              <w:rPr>
                <w:rFonts w:hint="eastAsia" w:cs="宋体"/>
                <w:kern w:val="28"/>
                <w:szCs w:val="21"/>
              </w:rPr>
              <w:t>产品功能性能测试</w:t>
            </w:r>
          </w:p>
        </w:tc>
        <w:tc>
          <w:tcPr>
            <w:tcW w:w="1074" w:type="pct"/>
            <w:vAlign w:val="center"/>
          </w:tcPr>
          <w:p w14:paraId="548BFD56">
            <w:pPr>
              <w:adjustRightInd w:val="0"/>
              <w:jc w:val="center"/>
              <w:textAlignment w:val="baseline"/>
              <w:rPr>
                <w:rFonts w:cs="宋体"/>
                <w:kern w:val="28"/>
                <w:szCs w:val="21"/>
              </w:rPr>
            </w:pPr>
            <w:r>
              <w:rPr>
                <w:rFonts w:hint="eastAsia" w:cs="宋体"/>
                <w:kern w:val="28"/>
                <w:szCs w:val="21"/>
              </w:rPr>
              <w:t>TBC</w:t>
            </w:r>
          </w:p>
        </w:tc>
        <w:tc>
          <w:tcPr>
            <w:tcW w:w="1780" w:type="dxa"/>
            <w:vAlign w:val="center"/>
          </w:tcPr>
          <w:p w14:paraId="1982B2E6">
            <w:pPr>
              <w:adjustRightInd w:val="0"/>
              <w:jc w:val="center"/>
              <w:textAlignment w:val="baseline"/>
              <w:rPr>
                <w:szCs w:val="21"/>
              </w:rPr>
            </w:pPr>
            <w:r>
              <w:rPr>
                <w:rFonts w:hint="eastAsia" w:cs="宋体"/>
                <w:kern w:val="0"/>
                <w:szCs w:val="21"/>
              </w:rPr>
              <w:t>/</w:t>
            </w:r>
          </w:p>
        </w:tc>
        <w:tc>
          <w:tcPr>
            <w:tcW w:w="1332" w:type="dxa"/>
            <w:vAlign w:val="center"/>
          </w:tcPr>
          <w:p w14:paraId="4615CF30">
            <w:pPr>
              <w:adjustRightInd w:val="0"/>
              <w:jc w:val="center"/>
              <w:textAlignment w:val="baseline"/>
              <w:rPr>
                <w:rFonts w:cs="宋体"/>
                <w:kern w:val="28"/>
                <w:szCs w:val="21"/>
              </w:rPr>
            </w:pPr>
            <w:r>
              <w:rPr>
                <w:rFonts w:hint="eastAsia" w:cs="宋体"/>
                <w:kern w:val="0"/>
                <w:szCs w:val="21"/>
              </w:rPr>
              <w:t>定检</w:t>
            </w:r>
          </w:p>
        </w:tc>
      </w:tr>
      <w:tr w14:paraId="17F965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3" w:type="pct"/>
            <w:vAlign w:val="center"/>
          </w:tcPr>
          <w:p w14:paraId="7AC374AE">
            <w:pPr>
              <w:pStyle w:val="32"/>
              <w:numPr>
                <w:ilvl w:val="0"/>
                <w:numId w:val="37"/>
              </w:numPr>
              <w:adjustRightInd w:val="0"/>
              <w:ind w:firstLineChars="0"/>
              <w:jc w:val="center"/>
              <w:textAlignment w:val="baseline"/>
              <w:rPr>
                <w:rFonts w:cs="宋体"/>
                <w:kern w:val="28"/>
                <w:szCs w:val="21"/>
              </w:rPr>
            </w:pPr>
          </w:p>
        </w:tc>
        <w:tc>
          <w:tcPr>
            <w:tcW w:w="965" w:type="pct"/>
            <w:vAlign w:val="center"/>
          </w:tcPr>
          <w:p w14:paraId="376034F1">
            <w:pPr>
              <w:adjustRightInd w:val="0"/>
              <w:jc w:val="center"/>
              <w:textAlignment w:val="baseline"/>
              <w:rPr>
                <w:rFonts w:cs="宋体"/>
                <w:kern w:val="28"/>
                <w:szCs w:val="21"/>
              </w:rPr>
            </w:pPr>
            <w:r>
              <w:rPr>
                <w:rFonts w:hint="eastAsia"/>
                <w:szCs w:val="21"/>
              </w:rPr>
              <w:t>液压</w:t>
            </w:r>
            <w:r>
              <w:rPr>
                <w:szCs w:val="21"/>
              </w:rPr>
              <w:t>试验台架</w:t>
            </w:r>
          </w:p>
        </w:tc>
        <w:tc>
          <w:tcPr>
            <w:tcW w:w="982" w:type="pct"/>
            <w:vAlign w:val="center"/>
          </w:tcPr>
          <w:p w14:paraId="00DBD39A">
            <w:pPr>
              <w:adjustRightInd w:val="0"/>
              <w:jc w:val="center"/>
              <w:textAlignment w:val="baseline"/>
              <w:rPr>
                <w:rFonts w:cs="宋体"/>
                <w:kern w:val="28"/>
                <w:szCs w:val="21"/>
              </w:rPr>
            </w:pPr>
            <w:r>
              <w:rPr>
                <w:rFonts w:hint="eastAsia" w:cs="宋体"/>
                <w:kern w:val="28"/>
                <w:szCs w:val="21"/>
              </w:rPr>
              <w:t>产品功能性能测试</w:t>
            </w:r>
          </w:p>
        </w:tc>
        <w:tc>
          <w:tcPr>
            <w:tcW w:w="1074" w:type="pct"/>
            <w:vAlign w:val="center"/>
          </w:tcPr>
          <w:p w14:paraId="0C516A74">
            <w:pPr>
              <w:adjustRightInd w:val="0"/>
              <w:jc w:val="center"/>
              <w:textAlignment w:val="baseline"/>
              <w:rPr>
                <w:rFonts w:cs="宋体"/>
                <w:kern w:val="28"/>
                <w:szCs w:val="21"/>
              </w:rPr>
            </w:pPr>
            <w:r>
              <w:rPr>
                <w:rFonts w:hint="eastAsia" w:cs="宋体"/>
                <w:kern w:val="28"/>
                <w:szCs w:val="21"/>
              </w:rPr>
              <w:t>TBC</w:t>
            </w:r>
          </w:p>
        </w:tc>
        <w:tc>
          <w:tcPr>
            <w:tcW w:w="1780" w:type="dxa"/>
            <w:vAlign w:val="center"/>
          </w:tcPr>
          <w:p w14:paraId="2A6D9DC3">
            <w:pPr>
              <w:adjustRightInd w:val="0"/>
              <w:jc w:val="center"/>
              <w:textAlignment w:val="baseline"/>
              <w:rPr>
                <w:szCs w:val="21"/>
              </w:rPr>
            </w:pPr>
            <w:r>
              <w:rPr>
                <w:rFonts w:hint="eastAsia" w:cs="宋体"/>
                <w:kern w:val="0"/>
                <w:szCs w:val="21"/>
              </w:rPr>
              <w:t>/</w:t>
            </w:r>
          </w:p>
        </w:tc>
        <w:tc>
          <w:tcPr>
            <w:tcW w:w="1332" w:type="dxa"/>
            <w:vAlign w:val="center"/>
          </w:tcPr>
          <w:p w14:paraId="4A4A1AF7">
            <w:pPr>
              <w:adjustRightInd w:val="0"/>
              <w:jc w:val="center"/>
              <w:textAlignment w:val="baseline"/>
              <w:rPr>
                <w:rFonts w:cs="宋体"/>
                <w:kern w:val="28"/>
                <w:szCs w:val="21"/>
              </w:rPr>
            </w:pPr>
            <w:r>
              <w:rPr>
                <w:rFonts w:hint="eastAsia" w:cs="宋体"/>
                <w:kern w:val="0"/>
                <w:szCs w:val="21"/>
              </w:rPr>
              <w:t>定检</w:t>
            </w:r>
          </w:p>
        </w:tc>
      </w:tr>
      <w:tr w14:paraId="3596D5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353" w:type="pct"/>
            <w:vAlign w:val="center"/>
          </w:tcPr>
          <w:p w14:paraId="55A8D091">
            <w:pPr>
              <w:pStyle w:val="32"/>
              <w:numPr>
                <w:ilvl w:val="0"/>
                <w:numId w:val="37"/>
              </w:numPr>
              <w:adjustRightInd w:val="0"/>
              <w:ind w:firstLineChars="0"/>
              <w:jc w:val="center"/>
              <w:textAlignment w:val="baseline"/>
              <w:rPr>
                <w:rFonts w:cs="宋体"/>
                <w:kern w:val="28"/>
                <w:szCs w:val="21"/>
              </w:rPr>
            </w:pPr>
          </w:p>
        </w:tc>
        <w:tc>
          <w:tcPr>
            <w:tcW w:w="965" w:type="pct"/>
            <w:vAlign w:val="center"/>
          </w:tcPr>
          <w:p w14:paraId="48562C02">
            <w:pPr>
              <w:adjustRightInd w:val="0"/>
              <w:jc w:val="center"/>
              <w:textAlignment w:val="baseline"/>
              <w:rPr>
                <w:szCs w:val="21"/>
              </w:rPr>
            </w:pPr>
            <w:r>
              <w:rPr>
                <w:rFonts w:hint="eastAsia"/>
                <w:szCs w:val="21"/>
              </w:rPr>
              <w:t>流量计</w:t>
            </w:r>
          </w:p>
        </w:tc>
        <w:tc>
          <w:tcPr>
            <w:tcW w:w="982" w:type="pct"/>
            <w:vAlign w:val="center"/>
          </w:tcPr>
          <w:p w14:paraId="2CE320B2">
            <w:pPr>
              <w:adjustRightInd w:val="0"/>
              <w:jc w:val="center"/>
              <w:textAlignment w:val="baseline"/>
              <w:rPr>
                <w:rFonts w:cs="宋体"/>
                <w:kern w:val="28"/>
                <w:szCs w:val="21"/>
              </w:rPr>
            </w:pPr>
          </w:p>
        </w:tc>
        <w:tc>
          <w:tcPr>
            <w:tcW w:w="1074" w:type="pct"/>
            <w:vAlign w:val="center"/>
          </w:tcPr>
          <w:p w14:paraId="206A0995">
            <w:pPr>
              <w:adjustRightInd w:val="0"/>
              <w:jc w:val="center"/>
              <w:textAlignment w:val="baseline"/>
              <w:rPr>
                <w:szCs w:val="21"/>
              </w:rPr>
            </w:pPr>
            <w:r>
              <w:rPr>
                <w:rFonts w:hint="eastAsia" w:cs="宋体"/>
                <w:kern w:val="28"/>
                <w:szCs w:val="21"/>
              </w:rPr>
              <w:t>TBC</w:t>
            </w:r>
          </w:p>
        </w:tc>
        <w:tc>
          <w:tcPr>
            <w:tcW w:w="1780" w:type="dxa"/>
            <w:vAlign w:val="center"/>
          </w:tcPr>
          <w:p w14:paraId="1EFE6675">
            <w:pPr>
              <w:adjustRightInd w:val="0"/>
              <w:jc w:val="center"/>
              <w:textAlignment w:val="baseline"/>
              <w:rPr>
                <w:szCs w:val="21"/>
              </w:rPr>
            </w:pPr>
            <w:r>
              <w:rPr>
                <w:rFonts w:hint="eastAsia" w:cs="宋体"/>
                <w:kern w:val="0"/>
                <w:szCs w:val="21"/>
              </w:rPr>
              <w:t>/</w:t>
            </w:r>
          </w:p>
        </w:tc>
        <w:tc>
          <w:tcPr>
            <w:tcW w:w="1332" w:type="dxa"/>
            <w:vAlign w:val="center"/>
          </w:tcPr>
          <w:p w14:paraId="20AD5B5E">
            <w:pPr>
              <w:adjustRightInd w:val="0"/>
              <w:jc w:val="center"/>
              <w:textAlignment w:val="baseline"/>
              <w:rPr>
                <w:rFonts w:cs="宋体"/>
                <w:kern w:val="28"/>
                <w:szCs w:val="21"/>
              </w:rPr>
            </w:pPr>
            <w:r>
              <w:rPr>
                <w:rFonts w:hint="eastAsia" w:cs="宋体"/>
                <w:kern w:val="0"/>
                <w:szCs w:val="21"/>
              </w:rPr>
              <w:t>定检</w:t>
            </w:r>
          </w:p>
        </w:tc>
      </w:tr>
      <w:tr w14:paraId="2CDAF2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353" w:type="pct"/>
            <w:vAlign w:val="center"/>
          </w:tcPr>
          <w:p w14:paraId="7696E894">
            <w:pPr>
              <w:pStyle w:val="32"/>
              <w:numPr>
                <w:ilvl w:val="0"/>
                <w:numId w:val="37"/>
              </w:numPr>
              <w:adjustRightInd w:val="0"/>
              <w:ind w:firstLineChars="0"/>
              <w:jc w:val="center"/>
              <w:textAlignment w:val="baseline"/>
              <w:rPr>
                <w:rFonts w:cs="宋体"/>
                <w:kern w:val="28"/>
                <w:szCs w:val="21"/>
              </w:rPr>
            </w:pPr>
          </w:p>
        </w:tc>
        <w:tc>
          <w:tcPr>
            <w:tcW w:w="965" w:type="pct"/>
            <w:vAlign w:val="center"/>
          </w:tcPr>
          <w:p w14:paraId="1665748C">
            <w:pPr>
              <w:adjustRightInd w:val="0"/>
              <w:jc w:val="center"/>
              <w:textAlignment w:val="baseline"/>
              <w:rPr>
                <w:szCs w:val="21"/>
              </w:rPr>
            </w:pPr>
            <w:r>
              <w:rPr>
                <w:rFonts w:hint="eastAsia"/>
                <w:szCs w:val="21"/>
              </w:rPr>
              <w:t>爆炸性大气试验箱</w:t>
            </w:r>
          </w:p>
        </w:tc>
        <w:tc>
          <w:tcPr>
            <w:tcW w:w="982" w:type="pct"/>
            <w:vAlign w:val="center"/>
          </w:tcPr>
          <w:p w14:paraId="4D34DF39">
            <w:pPr>
              <w:adjustRightInd w:val="0"/>
              <w:jc w:val="center"/>
              <w:textAlignment w:val="baseline"/>
              <w:rPr>
                <w:szCs w:val="21"/>
              </w:rPr>
            </w:pPr>
            <w:r>
              <w:rPr>
                <w:rFonts w:hint="eastAsia"/>
                <w:szCs w:val="21"/>
              </w:rPr>
              <w:t>用于爆炸性大气试验</w:t>
            </w:r>
          </w:p>
        </w:tc>
        <w:tc>
          <w:tcPr>
            <w:tcW w:w="1074" w:type="pct"/>
            <w:vAlign w:val="center"/>
          </w:tcPr>
          <w:p w14:paraId="006468AD">
            <w:pPr>
              <w:adjustRightInd w:val="0"/>
              <w:jc w:val="center"/>
              <w:textAlignment w:val="baseline"/>
              <w:rPr>
                <w:szCs w:val="21"/>
              </w:rPr>
            </w:pPr>
            <w:r>
              <w:rPr>
                <w:rFonts w:eastAsiaTheme="minorEastAsia"/>
                <w:szCs w:val="21"/>
              </w:rPr>
              <w:t>LWKJ-ETC1</w:t>
            </w:r>
          </w:p>
        </w:tc>
        <w:tc>
          <w:tcPr>
            <w:tcW w:w="930" w:type="pct"/>
            <w:vAlign w:val="center"/>
          </w:tcPr>
          <w:p w14:paraId="27105598">
            <w:pPr>
              <w:widowControl/>
              <w:rPr>
                <w:rFonts w:eastAsiaTheme="minorEastAsia"/>
                <w:szCs w:val="21"/>
              </w:rPr>
            </w:pPr>
            <w:r>
              <w:rPr>
                <w:rFonts w:hint="eastAsia" w:eastAsiaTheme="minorEastAsia"/>
                <w:szCs w:val="21"/>
              </w:rPr>
              <w:t>气压范围：4kPa～常压</w:t>
            </w:r>
          </w:p>
          <w:p w14:paraId="38B06A28">
            <w:pPr>
              <w:widowControl/>
              <w:rPr>
                <w:rFonts w:eastAsiaTheme="minorEastAsia"/>
                <w:szCs w:val="21"/>
              </w:rPr>
            </w:pPr>
            <w:r>
              <w:rPr>
                <w:rFonts w:hint="eastAsia" w:eastAsiaTheme="minorEastAsia"/>
                <w:szCs w:val="21"/>
              </w:rPr>
              <w:t>允许工作压力：2MPa</w:t>
            </w:r>
          </w:p>
          <w:p w14:paraId="62E562C3">
            <w:pPr>
              <w:widowControl/>
              <w:rPr>
                <w:rFonts w:eastAsiaTheme="minorEastAsia"/>
                <w:szCs w:val="21"/>
              </w:rPr>
            </w:pPr>
            <w:r>
              <w:rPr>
                <w:rFonts w:hint="eastAsia" w:eastAsiaTheme="minorEastAsia"/>
                <w:szCs w:val="21"/>
              </w:rPr>
              <w:t>升压速率：</w:t>
            </w:r>
          </w:p>
          <w:p w14:paraId="150AB1B4">
            <w:pPr>
              <w:widowControl/>
              <w:rPr>
                <w:rFonts w:eastAsiaTheme="minorEastAsia"/>
                <w:szCs w:val="21"/>
              </w:rPr>
            </w:pPr>
            <w:r>
              <w:rPr>
                <w:rFonts w:hint="eastAsia" w:eastAsiaTheme="minorEastAsia"/>
                <w:szCs w:val="21"/>
              </w:rPr>
              <w:t>≤1.3kPa/min</w:t>
            </w:r>
          </w:p>
          <w:p w14:paraId="564FF838">
            <w:pPr>
              <w:widowControl/>
              <w:rPr>
                <w:rFonts w:eastAsiaTheme="minorEastAsia"/>
                <w:szCs w:val="21"/>
              </w:rPr>
            </w:pPr>
            <w:r>
              <w:rPr>
                <w:rFonts w:hint="eastAsia" w:eastAsiaTheme="minorEastAsia"/>
                <w:szCs w:val="21"/>
              </w:rPr>
              <w:t>降压速率：≥5kPa/min</w:t>
            </w:r>
          </w:p>
          <w:p w14:paraId="54F24E2A">
            <w:pPr>
              <w:widowControl/>
              <w:rPr>
                <w:rFonts w:eastAsiaTheme="minorEastAsia"/>
                <w:szCs w:val="21"/>
              </w:rPr>
            </w:pPr>
            <w:r>
              <w:rPr>
                <w:rFonts w:hint="eastAsia" w:eastAsiaTheme="minorEastAsia"/>
                <w:szCs w:val="21"/>
              </w:rPr>
              <w:t>温度范围：</w:t>
            </w:r>
          </w:p>
          <w:p w14:paraId="6EAD8895">
            <w:pPr>
              <w:widowControl/>
              <w:rPr>
                <w:rFonts w:eastAsiaTheme="minorEastAsia"/>
                <w:szCs w:val="21"/>
              </w:rPr>
            </w:pPr>
            <w:r>
              <w:rPr>
                <w:rFonts w:hint="eastAsia" w:eastAsiaTheme="minorEastAsia"/>
                <w:szCs w:val="21"/>
              </w:rPr>
              <w:t>室温～150℃</w:t>
            </w:r>
          </w:p>
          <w:p w14:paraId="125DA87A">
            <w:pPr>
              <w:widowControl/>
              <w:rPr>
                <w:rFonts w:eastAsiaTheme="minorEastAsia"/>
                <w:szCs w:val="21"/>
              </w:rPr>
            </w:pPr>
            <w:r>
              <w:rPr>
                <w:rFonts w:hint="eastAsia" w:eastAsiaTheme="minorEastAsia"/>
                <w:szCs w:val="21"/>
              </w:rPr>
              <w:t>温变速率：≥5℃/min</w:t>
            </w:r>
          </w:p>
          <w:p w14:paraId="2E151CF9">
            <w:pPr>
              <w:widowControl/>
              <w:rPr>
                <w:rFonts w:eastAsiaTheme="minorEastAsia"/>
                <w:szCs w:val="21"/>
              </w:rPr>
            </w:pPr>
            <w:r>
              <w:rPr>
                <w:rFonts w:hint="eastAsia" w:eastAsiaTheme="minorEastAsia"/>
                <w:szCs w:val="21"/>
              </w:rPr>
              <w:t>温度偏差：±2℃</w:t>
            </w:r>
          </w:p>
          <w:p w14:paraId="7B054F53">
            <w:pPr>
              <w:adjustRightInd w:val="0"/>
              <w:textAlignment w:val="baseline"/>
              <w:rPr>
                <w:szCs w:val="21"/>
              </w:rPr>
            </w:pPr>
            <w:r>
              <w:rPr>
                <w:rFonts w:hint="eastAsia" w:eastAsiaTheme="minorEastAsia"/>
                <w:szCs w:val="21"/>
              </w:rPr>
              <w:t>气压偏差：±5%</w:t>
            </w:r>
          </w:p>
        </w:tc>
        <w:tc>
          <w:tcPr>
            <w:tcW w:w="697" w:type="pct"/>
            <w:vAlign w:val="center"/>
          </w:tcPr>
          <w:p w14:paraId="15C11F50">
            <w:pPr>
              <w:adjustRightInd w:val="0"/>
              <w:jc w:val="center"/>
              <w:textAlignment w:val="baseline"/>
              <w:rPr>
                <w:rFonts w:cs="宋体"/>
                <w:kern w:val="28"/>
                <w:szCs w:val="21"/>
              </w:rPr>
            </w:pPr>
            <w:r>
              <w:rPr>
                <w:rFonts w:hint="eastAsia" w:cs="宋体"/>
                <w:kern w:val="28"/>
                <w:szCs w:val="21"/>
              </w:rPr>
              <w:t>设备校验</w:t>
            </w:r>
          </w:p>
        </w:tc>
      </w:tr>
      <w:tr w14:paraId="0970FC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3" w:type="pct"/>
            <w:vAlign w:val="center"/>
          </w:tcPr>
          <w:p w14:paraId="66A10819">
            <w:pPr>
              <w:pStyle w:val="32"/>
              <w:numPr>
                <w:ilvl w:val="0"/>
                <w:numId w:val="37"/>
              </w:numPr>
              <w:adjustRightInd w:val="0"/>
              <w:ind w:firstLineChars="0"/>
              <w:jc w:val="center"/>
              <w:textAlignment w:val="baseline"/>
              <w:rPr>
                <w:rFonts w:cs="宋体"/>
                <w:kern w:val="28"/>
                <w:szCs w:val="21"/>
              </w:rPr>
            </w:pPr>
          </w:p>
        </w:tc>
        <w:tc>
          <w:tcPr>
            <w:tcW w:w="965" w:type="pct"/>
            <w:vAlign w:val="center"/>
          </w:tcPr>
          <w:p w14:paraId="4AC08352">
            <w:pPr>
              <w:adjustRightInd w:val="0"/>
              <w:jc w:val="center"/>
              <w:textAlignment w:val="baseline"/>
              <w:rPr>
                <w:szCs w:val="21"/>
              </w:rPr>
            </w:pPr>
            <w:r>
              <w:rPr>
                <w:rFonts w:hint="eastAsia"/>
                <w:szCs w:val="21"/>
              </w:rPr>
              <w:t>钢卷尺</w:t>
            </w:r>
          </w:p>
        </w:tc>
        <w:tc>
          <w:tcPr>
            <w:tcW w:w="982" w:type="pct"/>
            <w:vAlign w:val="center"/>
          </w:tcPr>
          <w:p w14:paraId="567AAB44">
            <w:pPr>
              <w:adjustRightInd w:val="0"/>
              <w:jc w:val="center"/>
              <w:textAlignment w:val="baseline"/>
              <w:rPr>
                <w:szCs w:val="21"/>
              </w:rPr>
            </w:pPr>
            <w:r>
              <w:rPr>
                <w:rFonts w:hint="eastAsia"/>
                <w:szCs w:val="21"/>
              </w:rPr>
              <w:t>用于测量受试设备与试验系统的距离</w:t>
            </w:r>
          </w:p>
        </w:tc>
        <w:tc>
          <w:tcPr>
            <w:tcW w:w="1074" w:type="pct"/>
            <w:vAlign w:val="center"/>
          </w:tcPr>
          <w:p w14:paraId="3B093EAC">
            <w:pPr>
              <w:adjustRightInd w:val="0"/>
              <w:jc w:val="center"/>
              <w:textAlignment w:val="baseline"/>
              <w:rPr>
                <w:szCs w:val="21"/>
              </w:rPr>
            </w:pPr>
            <w:r>
              <w:rPr>
                <w:rFonts w:hint="eastAsia"/>
                <w:szCs w:val="21"/>
              </w:rPr>
              <w:t>10m</w:t>
            </w:r>
          </w:p>
        </w:tc>
        <w:tc>
          <w:tcPr>
            <w:tcW w:w="930" w:type="pct"/>
            <w:vAlign w:val="center"/>
          </w:tcPr>
          <w:p w14:paraId="6CB626B2">
            <w:pPr>
              <w:adjustRightInd w:val="0"/>
              <w:jc w:val="center"/>
              <w:textAlignment w:val="baseline"/>
              <w:rPr>
                <w:szCs w:val="21"/>
              </w:rPr>
            </w:pPr>
            <w:r>
              <w:rPr>
                <w:szCs w:val="21"/>
              </w:rPr>
              <w:t>允差±5.0mm</w:t>
            </w:r>
          </w:p>
        </w:tc>
        <w:tc>
          <w:tcPr>
            <w:tcW w:w="697" w:type="pct"/>
            <w:vAlign w:val="center"/>
          </w:tcPr>
          <w:p w14:paraId="22F76F2E">
            <w:pPr>
              <w:adjustRightInd w:val="0"/>
              <w:jc w:val="center"/>
              <w:textAlignment w:val="baseline"/>
              <w:rPr>
                <w:rFonts w:cs="宋体"/>
                <w:kern w:val="28"/>
                <w:szCs w:val="21"/>
              </w:rPr>
            </w:pPr>
            <w:r>
              <w:rPr>
                <w:rFonts w:hint="eastAsia" w:cs="宋体"/>
                <w:kern w:val="28"/>
                <w:szCs w:val="21"/>
              </w:rPr>
              <w:t>设备校验</w:t>
            </w:r>
          </w:p>
        </w:tc>
      </w:tr>
      <w:tr w14:paraId="663AFA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3" w:type="pct"/>
            <w:vAlign w:val="center"/>
          </w:tcPr>
          <w:p w14:paraId="4E96441B">
            <w:pPr>
              <w:pStyle w:val="32"/>
              <w:numPr>
                <w:ilvl w:val="0"/>
                <w:numId w:val="37"/>
              </w:numPr>
              <w:adjustRightInd w:val="0"/>
              <w:ind w:firstLineChars="0"/>
              <w:jc w:val="center"/>
              <w:textAlignment w:val="baseline"/>
              <w:rPr>
                <w:rFonts w:cs="宋体"/>
                <w:kern w:val="28"/>
                <w:szCs w:val="21"/>
              </w:rPr>
            </w:pPr>
          </w:p>
        </w:tc>
        <w:tc>
          <w:tcPr>
            <w:tcW w:w="965" w:type="pct"/>
            <w:vAlign w:val="center"/>
          </w:tcPr>
          <w:p w14:paraId="75BF9C31">
            <w:pPr>
              <w:adjustRightInd w:val="0"/>
              <w:jc w:val="center"/>
              <w:textAlignment w:val="baseline"/>
              <w:rPr>
                <w:szCs w:val="21"/>
              </w:rPr>
            </w:pPr>
            <w:r>
              <w:rPr>
                <w:szCs w:val="21"/>
              </w:rPr>
              <w:t>温湿度计</w:t>
            </w:r>
          </w:p>
        </w:tc>
        <w:tc>
          <w:tcPr>
            <w:tcW w:w="982" w:type="pct"/>
            <w:vAlign w:val="center"/>
          </w:tcPr>
          <w:p w14:paraId="52D80294">
            <w:pPr>
              <w:adjustRightInd w:val="0"/>
              <w:jc w:val="center"/>
              <w:textAlignment w:val="baseline"/>
              <w:rPr>
                <w:szCs w:val="21"/>
              </w:rPr>
            </w:pPr>
            <w:r>
              <w:rPr>
                <w:rFonts w:hint="eastAsia"/>
                <w:szCs w:val="21"/>
              </w:rPr>
              <w:t>用于测量试验室大气温湿度</w:t>
            </w:r>
          </w:p>
        </w:tc>
        <w:tc>
          <w:tcPr>
            <w:tcW w:w="1074" w:type="pct"/>
            <w:vAlign w:val="center"/>
          </w:tcPr>
          <w:p w14:paraId="43E7CE7E">
            <w:pPr>
              <w:adjustRightInd w:val="0"/>
              <w:jc w:val="center"/>
              <w:textAlignment w:val="baseline"/>
              <w:rPr>
                <w:szCs w:val="21"/>
              </w:rPr>
            </w:pPr>
            <w:r>
              <w:rPr>
                <w:szCs w:val="21"/>
              </w:rPr>
              <w:t>RE-W1012</w:t>
            </w:r>
          </w:p>
        </w:tc>
        <w:tc>
          <w:tcPr>
            <w:tcW w:w="930" w:type="pct"/>
            <w:vAlign w:val="center"/>
          </w:tcPr>
          <w:p w14:paraId="2EE992BD">
            <w:pPr>
              <w:adjustRightInd w:val="0"/>
              <w:textAlignment w:val="baseline"/>
              <w:rPr>
                <w:szCs w:val="21"/>
              </w:rPr>
            </w:pPr>
            <w:r>
              <w:rPr>
                <w:rFonts w:hint="eastAsia"/>
                <w:szCs w:val="21"/>
              </w:rPr>
              <w:t>温度范围：10℃~35℃</w:t>
            </w:r>
          </w:p>
          <w:p w14:paraId="51AF23C4">
            <w:pPr>
              <w:adjustRightInd w:val="0"/>
              <w:textAlignment w:val="baseline"/>
              <w:rPr>
                <w:szCs w:val="21"/>
              </w:rPr>
            </w:pPr>
            <w:r>
              <w:rPr>
                <w:rFonts w:hint="eastAsia"/>
                <w:szCs w:val="21"/>
              </w:rPr>
              <w:t>最大误差：0.7℃</w:t>
            </w:r>
          </w:p>
          <w:p w14:paraId="46FBFE81">
            <w:pPr>
              <w:adjustRightInd w:val="0"/>
              <w:textAlignment w:val="baseline"/>
              <w:rPr>
                <w:szCs w:val="21"/>
              </w:rPr>
            </w:pPr>
            <w:r>
              <w:rPr>
                <w:rFonts w:hint="eastAsia"/>
                <w:szCs w:val="21"/>
              </w:rPr>
              <w:t>湿度范围：20~85%</w:t>
            </w:r>
          </w:p>
          <w:p w14:paraId="4C5F6EB5">
            <w:pPr>
              <w:adjustRightInd w:val="0"/>
              <w:textAlignment w:val="baseline"/>
              <w:rPr>
                <w:szCs w:val="21"/>
              </w:rPr>
            </w:pPr>
            <w:r>
              <w:rPr>
                <w:rFonts w:hint="eastAsia"/>
                <w:szCs w:val="21"/>
              </w:rPr>
              <w:t>最大误差：4%</w:t>
            </w:r>
          </w:p>
        </w:tc>
        <w:tc>
          <w:tcPr>
            <w:tcW w:w="697" w:type="pct"/>
            <w:vAlign w:val="center"/>
          </w:tcPr>
          <w:p w14:paraId="0426F96A">
            <w:pPr>
              <w:adjustRightInd w:val="0"/>
              <w:jc w:val="center"/>
              <w:textAlignment w:val="baseline"/>
              <w:rPr>
                <w:rFonts w:cs="宋体"/>
                <w:kern w:val="28"/>
                <w:szCs w:val="21"/>
              </w:rPr>
            </w:pPr>
            <w:r>
              <w:rPr>
                <w:rFonts w:hint="eastAsia" w:cs="宋体"/>
                <w:kern w:val="28"/>
                <w:szCs w:val="21"/>
              </w:rPr>
              <w:t>设备校验</w:t>
            </w:r>
          </w:p>
        </w:tc>
      </w:tr>
      <w:tr w14:paraId="4ACB77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3" w:type="pct"/>
            <w:vAlign w:val="center"/>
          </w:tcPr>
          <w:p w14:paraId="7FBA12E4">
            <w:pPr>
              <w:pStyle w:val="32"/>
              <w:numPr>
                <w:ilvl w:val="0"/>
                <w:numId w:val="37"/>
              </w:numPr>
              <w:adjustRightInd w:val="0"/>
              <w:ind w:firstLineChars="0"/>
              <w:jc w:val="center"/>
              <w:textAlignment w:val="baseline"/>
              <w:rPr>
                <w:rFonts w:cs="宋体"/>
                <w:kern w:val="28"/>
                <w:szCs w:val="21"/>
              </w:rPr>
            </w:pPr>
          </w:p>
        </w:tc>
        <w:tc>
          <w:tcPr>
            <w:tcW w:w="965" w:type="pct"/>
            <w:vAlign w:val="center"/>
          </w:tcPr>
          <w:p w14:paraId="2073B422">
            <w:pPr>
              <w:adjustRightInd w:val="0"/>
              <w:jc w:val="center"/>
              <w:textAlignment w:val="baseline"/>
              <w:rPr>
                <w:szCs w:val="21"/>
              </w:rPr>
            </w:pPr>
            <w:r>
              <w:rPr>
                <w:rFonts w:eastAsiaTheme="minorEastAsia"/>
                <w:color w:val="000000"/>
                <w:kern w:val="0"/>
                <w:szCs w:val="21"/>
              </w:rPr>
              <w:t>温湿度大气压力表</w:t>
            </w:r>
          </w:p>
        </w:tc>
        <w:tc>
          <w:tcPr>
            <w:tcW w:w="982" w:type="pct"/>
            <w:vAlign w:val="center"/>
          </w:tcPr>
          <w:p w14:paraId="11D24735">
            <w:pPr>
              <w:adjustRightInd w:val="0"/>
              <w:jc w:val="center"/>
              <w:textAlignment w:val="baseline"/>
              <w:rPr>
                <w:szCs w:val="21"/>
              </w:rPr>
            </w:pPr>
            <w:r>
              <w:rPr>
                <w:rFonts w:hint="eastAsia"/>
                <w:szCs w:val="21"/>
              </w:rPr>
              <w:t>用于测量试验室大气压力</w:t>
            </w:r>
          </w:p>
        </w:tc>
        <w:tc>
          <w:tcPr>
            <w:tcW w:w="1074" w:type="pct"/>
            <w:vAlign w:val="center"/>
          </w:tcPr>
          <w:p w14:paraId="4B028156">
            <w:pPr>
              <w:adjustRightInd w:val="0"/>
              <w:jc w:val="center"/>
              <w:textAlignment w:val="baseline"/>
              <w:rPr>
                <w:szCs w:val="21"/>
              </w:rPr>
            </w:pPr>
            <w:r>
              <w:rPr>
                <w:rFonts w:eastAsiaTheme="minorEastAsia"/>
                <w:color w:val="000000"/>
                <w:kern w:val="0"/>
                <w:szCs w:val="21"/>
              </w:rPr>
              <w:t>TES1160</w:t>
            </w:r>
          </w:p>
        </w:tc>
        <w:tc>
          <w:tcPr>
            <w:tcW w:w="930" w:type="pct"/>
            <w:vAlign w:val="center"/>
          </w:tcPr>
          <w:p w14:paraId="3A28AC37">
            <w:pPr>
              <w:widowControl/>
              <w:rPr>
                <w:rFonts w:eastAsiaTheme="minorEastAsia"/>
                <w:color w:val="000000"/>
                <w:kern w:val="0"/>
                <w:szCs w:val="21"/>
              </w:rPr>
            </w:pPr>
            <w:r>
              <w:rPr>
                <w:rFonts w:eastAsiaTheme="minorEastAsia"/>
                <w:color w:val="000000"/>
                <w:kern w:val="0"/>
                <w:szCs w:val="21"/>
              </w:rPr>
              <w:t>压力范围：（500~1100）hPa</w:t>
            </w:r>
          </w:p>
          <w:p w14:paraId="45638A01">
            <w:pPr>
              <w:adjustRightInd w:val="0"/>
              <w:textAlignment w:val="baseline"/>
              <w:rPr>
                <w:szCs w:val="21"/>
              </w:rPr>
            </w:pPr>
            <w:r>
              <w:rPr>
                <w:rFonts w:eastAsiaTheme="minorEastAsia"/>
                <w:color w:val="000000"/>
                <w:kern w:val="0"/>
                <w:szCs w:val="21"/>
              </w:rPr>
              <w:t>误差：±5hPa</w:t>
            </w:r>
          </w:p>
        </w:tc>
        <w:tc>
          <w:tcPr>
            <w:tcW w:w="697" w:type="pct"/>
            <w:vAlign w:val="center"/>
          </w:tcPr>
          <w:p w14:paraId="16B221E8">
            <w:pPr>
              <w:adjustRightInd w:val="0"/>
              <w:jc w:val="center"/>
              <w:textAlignment w:val="baseline"/>
              <w:rPr>
                <w:rFonts w:cs="宋体"/>
                <w:kern w:val="28"/>
                <w:szCs w:val="21"/>
              </w:rPr>
            </w:pPr>
            <w:r>
              <w:rPr>
                <w:rFonts w:hint="eastAsia" w:cs="宋体"/>
                <w:kern w:val="28"/>
                <w:szCs w:val="21"/>
              </w:rPr>
              <w:t>设备校验</w:t>
            </w:r>
          </w:p>
        </w:tc>
      </w:tr>
      <w:tr w14:paraId="0322C3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000" w:type="pct"/>
            <w:gridSpan w:val="6"/>
            <w:vAlign w:val="center"/>
          </w:tcPr>
          <w:p w14:paraId="7AA42423">
            <w:pPr>
              <w:adjustRightInd w:val="0"/>
              <w:jc w:val="left"/>
              <w:textAlignment w:val="baseline"/>
              <w:rPr>
                <w:rFonts w:cs="宋体"/>
                <w:iCs/>
                <w:kern w:val="28"/>
                <w:szCs w:val="21"/>
              </w:rPr>
            </w:pPr>
            <w:r>
              <w:rPr>
                <w:rFonts w:hint="eastAsia" w:cs="宋体"/>
                <w:bCs/>
                <w:iCs/>
                <w:kern w:val="28"/>
                <w:szCs w:val="21"/>
              </w:rPr>
              <w:t>注：1.</w:t>
            </w:r>
            <w:r>
              <w:rPr>
                <w:rFonts w:hint="eastAsia" w:cs="宋体"/>
                <w:iCs/>
                <w:kern w:val="0"/>
                <w:szCs w:val="21"/>
              </w:rPr>
              <w:t>若选择的试验设备精度/量程比原试验设备等同或更优</w:t>
            </w:r>
            <w:r>
              <w:rPr>
                <w:rFonts w:hint="eastAsia" w:cs="宋体"/>
                <w:iCs/>
                <w:kern w:val="28"/>
                <w:szCs w:val="21"/>
              </w:rPr>
              <w:t>，则允许更换设备进行试验。</w:t>
            </w:r>
          </w:p>
          <w:p w14:paraId="060B45CF">
            <w:pPr>
              <w:adjustRightInd w:val="0"/>
              <w:jc w:val="left"/>
              <w:textAlignment w:val="baseline"/>
              <w:rPr>
                <w:rFonts w:cs="宋体"/>
                <w:iCs/>
                <w:kern w:val="28"/>
                <w:szCs w:val="21"/>
              </w:rPr>
            </w:pPr>
            <w:r>
              <w:rPr>
                <w:rFonts w:hint="eastAsia" w:cs="宋体"/>
                <w:iCs/>
                <w:kern w:val="28"/>
                <w:szCs w:val="21"/>
              </w:rPr>
              <w:t>2．实际使用的设备/仪器，由试验单位记录，并在试验报告中明确，如存在差异，应在试验报告中进行分析。</w:t>
            </w:r>
          </w:p>
          <w:p w14:paraId="7981C9AC">
            <w:pPr>
              <w:adjustRightInd w:val="0"/>
              <w:jc w:val="left"/>
              <w:textAlignment w:val="baseline"/>
              <w:rPr>
                <w:rFonts w:cs="Calibri"/>
                <w:b/>
                <w:i/>
                <w:kern w:val="28"/>
                <w:szCs w:val="21"/>
              </w:rPr>
            </w:pPr>
            <w:r>
              <w:rPr>
                <w:rFonts w:hint="eastAsia" w:cs="宋体"/>
                <w:bCs/>
                <w:iCs/>
                <w:kern w:val="28"/>
                <w:szCs w:val="21"/>
              </w:rPr>
              <w:t>3</w:t>
            </w:r>
            <w:r>
              <w:rPr>
                <w:rFonts w:hint="eastAsia" w:cs="宋体"/>
                <w:b/>
                <w:iCs/>
                <w:kern w:val="28"/>
                <w:szCs w:val="21"/>
              </w:rPr>
              <w:t>.</w:t>
            </w:r>
            <w:r>
              <w:rPr>
                <w:rFonts w:hint="eastAsia" w:cs="宋体"/>
                <w:iCs/>
                <w:kern w:val="0"/>
                <w:szCs w:val="21"/>
              </w:rPr>
              <w:t>所有未标注数量的设备，默认数量为1。</w:t>
            </w:r>
          </w:p>
        </w:tc>
      </w:tr>
    </w:tbl>
    <w:p w14:paraId="67B39EDB">
      <w:pPr>
        <w:pStyle w:val="27"/>
        <w:rPr>
          <w:lang w:val="zh-CN"/>
        </w:rPr>
      </w:pPr>
      <w:bookmarkStart w:id="271" w:name="_Toc176264438"/>
      <w:r>
        <w:rPr>
          <w:rFonts w:hint="eastAsia"/>
          <w:lang w:val="zh-CN"/>
        </w:rPr>
        <w:t>试验布置和连接</w:t>
      </w:r>
      <w:bookmarkEnd w:id="271"/>
    </w:p>
    <w:p w14:paraId="70E213B8">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将刹车控制阀（单）安装在试验箱内（测试设备处于试验箱外），按图21将受试设备与测试设备进行连接布置，试验中受试设备放在试验箱内中心位置，距离箱壁不小于15cm，具体如图32所示。</w:t>
      </w:r>
    </w:p>
    <w:p w14:paraId="2C1B7AB9">
      <w:pPr>
        <w:pStyle w:val="32"/>
        <w:ind w:firstLine="0" w:firstLineChars="0"/>
        <w:jc w:val="center"/>
        <w:rPr>
          <w:rFonts w:ascii="Times New Roman" w:hAnsi="Times New Roman"/>
        </w:rPr>
      </w:pPr>
      <w:r>
        <w:drawing>
          <wp:inline distT="0" distB="0" distL="0" distR="0">
            <wp:extent cx="4316730" cy="4493895"/>
            <wp:effectExtent l="0" t="0" r="762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313955" cy="4491165"/>
                    </a:xfrm>
                    <a:prstGeom prst="rect">
                      <a:avLst/>
                    </a:prstGeom>
                    <a:noFill/>
                    <a:ln>
                      <a:noFill/>
                    </a:ln>
                  </pic:spPr>
                </pic:pic>
              </a:graphicData>
            </a:graphic>
          </wp:inline>
        </w:drawing>
      </w:r>
    </w:p>
    <w:p w14:paraId="6BEFF54F">
      <w:pPr>
        <w:pStyle w:val="61"/>
        <w:numPr>
          <w:ilvl w:val="0"/>
          <w:numId w:val="8"/>
        </w:numPr>
        <w:rPr>
          <w:rFonts w:ascii="黑体" w:hAnsi="黑体" w:cs="宋体"/>
        </w:rPr>
      </w:pPr>
      <w:bookmarkStart w:id="272" w:name="_Toc176262585"/>
      <w:r>
        <w:rPr>
          <w:rFonts w:hint="eastAsia" w:ascii="黑体" w:hAnsi="黑体" w:cs="宋体"/>
        </w:rPr>
        <w:t>爆炸大气试验连接示意图</w:t>
      </w:r>
      <w:bookmarkEnd w:id="272"/>
    </w:p>
    <w:p w14:paraId="6FA2CFA8">
      <w:pPr>
        <w:pStyle w:val="24"/>
        <w:ind w:firstLine="0" w:firstLineChars="0"/>
        <w:jc w:val="center"/>
      </w:pPr>
      <w:r>
        <w:rPr>
          <w:bCs/>
        </w:rPr>
        <w:drawing>
          <wp:inline distT="0" distB="0" distL="0" distR="0">
            <wp:extent cx="5283200" cy="357949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87529" cy="3582891"/>
                    </a:xfrm>
                    <a:prstGeom prst="rect">
                      <a:avLst/>
                    </a:prstGeom>
                  </pic:spPr>
                </pic:pic>
              </a:graphicData>
            </a:graphic>
          </wp:inline>
        </w:drawing>
      </w:r>
    </w:p>
    <w:p w14:paraId="540558E4">
      <w:pPr>
        <w:pStyle w:val="61"/>
        <w:numPr>
          <w:ilvl w:val="0"/>
          <w:numId w:val="8"/>
        </w:numPr>
        <w:rPr>
          <w:rFonts w:ascii="黑体" w:hAnsi="黑体" w:cs="宋体"/>
        </w:rPr>
      </w:pPr>
      <w:bookmarkStart w:id="273" w:name="_Toc176262586"/>
      <w:r>
        <w:rPr>
          <w:rFonts w:hint="eastAsia" w:ascii="黑体" w:hAnsi="黑体" w:cs="宋体"/>
        </w:rPr>
        <w:t>爆炸大气试验布置图</w:t>
      </w:r>
      <w:bookmarkEnd w:id="273"/>
    </w:p>
    <w:p w14:paraId="6C2FFC37">
      <w:pPr>
        <w:pStyle w:val="27"/>
        <w:rPr>
          <w:lang w:val="zh-CN"/>
        </w:rPr>
      </w:pPr>
      <w:bookmarkStart w:id="274" w:name="_Toc176264439"/>
      <w:r>
        <w:rPr>
          <w:rFonts w:hint="eastAsia"/>
          <w:lang w:val="zh-CN"/>
        </w:rPr>
        <w:t>试验件、试验装置（试验前）的制造符合性要求</w:t>
      </w:r>
      <w:bookmarkEnd w:id="274"/>
    </w:p>
    <w:p w14:paraId="07EBBE93">
      <w:pPr>
        <w:pStyle w:val="32"/>
        <w:spacing w:line="500" w:lineRule="exact"/>
        <w:ind w:firstLine="563" w:firstLineChars="0"/>
        <w:rPr>
          <w:rFonts w:ascii="Times New Roman" w:hAnsi="Times New Roman" w:cs="宋体"/>
          <w:sz w:val="24"/>
          <w:szCs w:val="21"/>
        </w:rPr>
      </w:pPr>
      <w:r>
        <w:rPr>
          <w:rFonts w:hint="eastAsia" w:ascii="Times New Roman" w:hAnsi="Times New Roman" w:cs="宋体"/>
          <w:sz w:val="24"/>
          <w:szCs w:val="21"/>
        </w:rPr>
        <w:t>试验件状态应满足“6.试验产品/设备说明”构型和产品状态要求，确定试验件按照12.1要求完成了产品验收测试。</w:t>
      </w:r>
    </w:p>
    <w:p w14:paraId="79FAB2CA">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确保试验件、陪试件、试验装置，在试验前按照18.3-18.5的要求，进行了相应的安装和连接。</w:t>
      </w:r>
    </w:p>
    <w:p w14:paraId="21A9E1BA">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确保试验人员资质符合“10. 试验人员”的要求。</w:t>
      </w:r>
    </w:p>
    <w:p w14:paraId="0D45573E">
      <w:pPr>
        <w:pStyle w:val="27"/>
        <w:rPr>
          <w:lang w:val="zh-CN"/>
        </w:rPr>
      </w:pPr>
      <w:bookmarkStart w:id="275" w:name="_Toc176264440"/>
      <w:r>
        <w:rPr>
          <w:rFonts w:hint="eastAsia"/>
          <w:lang w:val="zh-CN"/>
        </w:rPr>
        <w:t>试验程序</w:t>
      </w:r>
      <w:bookmarkEnd w:id="275"/>
    </w:p>
    <w:p w14:paraId="3830A19E">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试验人员应在试验环境搭建完成后予以检查确认试验参数设置，待确认满足要求后再开始试验。</w:t>
      </w:r>
    </w:p>
    <w:p w14:paraId="3CB4F7CD">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在附录B检测记录表</w:t>
      </w:r>
      <w:r>
        <w:rPr>
          <w:rFonts w:ascii="Times New Roman" w:hAnsi="Times New Roman" w:cs="宋体"/>
          <w:sz w:val="24"/>
          <w:szCs w:val="21"/>
        </w:rPr>
        <w:t>中</w:t>
      </w:r>
      <w:r>
        <w:rPr>
          <w:rFonts w:hint="eastAsia" w:ascii="Times New Roman" w:hAnsi="Times New Roman" w:cs="宋体"/>
          <w:sz w:val="24"/>
          <w:szCs w:val="21"/>
        </w:rPr>
        <w:t>记录</w:t>
      </w:r>
      <w:r>
        <w:rPr>
          <w:rFonts w:ascii="Times New Roman" w:hAnsi="Times New Roman" w:cs="宋体"/>
          <w:sz w:val="24"/>
          <w:szCs w:val="21"/>
        </w:rPr>
        <w:t>试验设备相关信息及试验开始</w:t>
      </w:r>
      <w:r>
        <w:rPr>
          <w:rFonts w:hint="eastAsia" w:ascii="Times New Roman" w:hAnsi="Times New Roman" w:cs="宋体"/>
          <w:sz w:val="24"/>
          <w:szCs w:val="21"/>
        </w:rPr>
        <w:t>和结束</w:t>
      </w:r>
      <w:r>
        <w:rPr>
          <w:rFonts w:ascii="Times New Roman" w:hAnsi="Times New Roman" w:cs="宋体"/>
          <w:sz w:val="24"/>
          <w:szCs w:val="21"/>
        </w:rPr>
        <w:t>时间等内容，根据试验程序计算每次温湿度变化的时间节点，定时</w:t>
      </w:r>
      <w:r>
        <w:rPr>
          <w:rFonts w:hint="eastAsia" w:ascii="Times New Roman" w:hAnsi="Times New Roman" w:cs="宋体"/>
          <w:sz w:val="24"/>
          <w:szCs w:val="21"/>
        </w:rPr>
        <w:t>巡查</w:t>
      </w:r>
      <w:r>
        <w:rPr>
          <w:rFonts w:ascii="Times New Roman" w:hAnsi="Times New Roman" w:cs="宋体"/>
          <w:sz w:val="24"/>
          <w:szCs w:val="21"/>
        </w:rPr>
        <w:t>试验设备运行状态</w:t>
      </w:r>
      <w:r>
        <w:rPr>
          <w:rFonts w:hint="eastAsia" w:ascii="Times New Roman" w:hAnsi="Times New Roman" w:cs="宋体"/>
          <w:sz w:val="24"/>
          <w:szCs w:val="21"/>
        </w:rPr>
        <w:t>。</w:t>
      </w:r>
    </w:p>
    <w:p w14:paraId="05933F4E">
      <w:pPr>
        <w:pStyle w:val="24"/>
        <w:numPr>
          <w:ilvl w:val="0"/>
          <w:numId w:val="38"/>
        </w:numPr>
        <w:ind w:firstLineChars="0"/>
      </w:pPr>
      <w:r>
        <w:rPr>
          <w:rFonts w:hint="eastAsia" w:cs="宋体"/>
        </w:rPr>
        <w:t>在试验室环境下将受试设备按照图21所示安装于试验箱内，并按12.2章节要求进行QPAT1-1、QPAT2检查并记录检测数据</w:t>
      </w:r>
      <w:r>
        <w:rPr>
          <w:rFonts w:hint="eastAsia"/>
        </w:rPr>
        <w:t>；</w:t>
      </w:r>
    </w:p>
    <w:p w14:paraId="7CF03FEA">
      <w:pPr>
        <w:pStyle w:val="24"/>
        <w:numPr>
          <w:ilvl w:val="0"/>
          <w:numId w:val="38"/>
        </w:numPr>
        <w:ind w:firstLineChars="0"/>
        <w:rPr>
          <w:rFonts w:cs="宋体"/>
        </w:rPr>
      </w:pPr>
      <w:r>
        <w:rPr>
          <w:rFonts w:hint="eastAsia" w:cs="宋体"/>
        </w:rPr>
        <w:t>试验：在正常试验大气压力下进行试验。用堵帽封住产品所有液压油口，然后将产品放置在试验箱内。连接好产品试验电缆，给产品通电，观察产品工作电流，然后断电；</w:t>
      </w:r>
    </w:p>
    <w:p w14:paraId="27D0F722">
      <w:pPr>
        <w:pStyle w:val="24"/>
        <w:numPr>
          <w:ilvl w:val="0"/>
          <w:numId w:val="38"/>
        </w:numPr>
        <w:ind w:firstLineChars="0"/>
        <w:rPr>
          <w:rFonts w:cs="宋体"/>
        </w:rPr>
      </w:pPr>
      <w:r>
        <w:rPr>
          <w:rFonts w:hint="eastAsia" w:cs="宋体"/>
        </w:rPr>
        <w:t>试验箱密闭，试验箱温度升高至设备高温工作温度</w:t>
      </w:r>
      <w:r>
        <w:rPr>
          <w:rFonts w:cs="宋体"/>
        </w:rPr>
        <w:t>70</w:t>
      </w:r>
      <w:r>
        <w:rPr>
          <w:rFonts w:hint="eastAsia" w:cs="宋体"/>
        </w:rPr>
        <w:t>℃，注入爆炸混合物之前，应使试验箱壁温度高于内部空气温度不高于</w:t>
      </w:r>
      <w:r>
        <w:rPr>
          <w:rFonts w:cs="宋体"/>
        </w:rPr>
        <w:t>11</w:t>
      </w:r>
      <w:r>
        <w:rPr>
          <w:rFonts w:hint="eastAsia" w:cs="宋体"/>
        </w:rPr>
        <w:t>℃，以避免爆炸介质的冷凝；</w:t>
      </w:r>
    </w:p>
    <w:p w14:paraId="16A5A866">
      <w:pPr>
        <w:pStyle w:val="24"/>
        <w:numPr>
          <w:ilvl w:val="0"/>
          <w:numId w:val="38"/>
        </w:numPr>
        <w:ind w:firstLineChars="0"/>
        <w:rPr>
          <w:rFonts w:cs="宋体"/>
        </w:rPr>
      </w:pPr>
      <w:r>
        <w:rPr>
          <w:rFonts w:hint="eastAsia" w:cs="宋体"/>
        </w:rPr>
        <w:t>向试验箱内注入要求数量的燃料（如下所示），循环至少</w:t>
      </w:r>
      <w:r>
        <w:rPr>
          <w:rFonts w:cs="宋体"/>
        </w:rPr>
        <w:t>3</w:t>
      </w:r>
      <w:r>
        <w:rPr>
          <w:rFonts w:hint="eastAsia" w:cs="宋体"/>
        </w:rPr>
        <w:t>min使得燃料完全气化形成均匀的混合物；</w:t>
      </w:r>
    </w:p>
    <w:p w14:paraId="6C3A0ABF">
      <w:pPr>
        <w:pStyle w:val="24"/>
        <w:ind w:left="900" w:firstLine="0" w:firstLineChars="0"/>
      </w:pPr>
      <w:r>
        <w:rPr>
          <w:rFonts w:hint="eastAsia"/>
        </w:rPr>
        <w:t>对于正己烷燃料，按以下等式计算正己烷的1.80混合物：</w:t>
      </w:r>
    </w:p>
    <w:p w14:paraId="09BB3C59">
      <w:pPr>
        <w:pStyle w:val="24"/>
        <w:ind w:left="900" w:firstLine="0" w:firstLineChars="0"/>
      </w:pPr>
      <w:r>
        <w:t>95%</w:t>
      </w:r>
      <w:r>
        <w:rPr>
          <w:rFonts w:hint="eastAsia"/>
        </w:rPr>
        <w:t>体积的正己烷（公制单位）</w:t>
      </w:r>
      <w:r>
        <w:t>=</w:t>
      </w:r>
      <m:oMath>
        <m:r>
          <m:rPr>
            <m:sty m:val="p"/>
          </m:rPr>
          <w:rPr>
            <w:rFonts w:ascii="Cambria Math" w:hAnsi="Cambria Math"/>
          </w:rPr>
          <m:t>(4.27×</m:t>
        </m:r>
        <m:sSup>
          <m:sSupPr>
            <m:ctrlPr>
              <w:rPr>
                <w:rFonts w:ascii="Cambria Math" w:hAnsi="Cambria Math"/>
              </w:rPr>
            </m:ctrlPr>
          </m:sSupPr>
          <m:e>
            <m:r>
              <m:rPr>
                <m:sty m:val="p"/>
              </m:rPr>
              <w:rPr>
                <w:rFonts w:ascii="Cambria Math" w:hAnsi="Cambria Math"/>
              </w:rPr>
              <m:t>10</m:t>
            </m:r>
            <m:ctrlPr>
              <w:rPr>
                <w:rFonts w:ascii="Cambria Math" w:hAnsi="Cambria Math"/>
              </w:rPr>
            </m:ctrlPr>
          </m:e>
          <m:sup>
            <m:r>
              <m:rPr>
                <m:sty m:val="p"/>
              </m:rPr>
              <w:rPr>
                <w:rFonts w:ascii="Cambria Math" w:hAnsi="Cambria Math"/>
              </w:rPr>
              <m:t>−4</m:t>
            </m:r>
            <m:ctrlPr>
              <w:rPr>
                <w:rFonts w:ascii="Cambria Math" w:hAnsi="Cambria Math"/>
              </w:rPr>
            </m:ctrlPr>
          </m:sup>
        </m:sSup>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sty m:val="p"/>
                  </m:rPr>
                  <w:rPr>
                    <w:rFonts w:hint="eastAsia" w:ascii="Cambria Math" w:hAnsi="Cambria Math"/>
                  </w:rPr>
                  <m:t>试验箱体积</m:t>
                </m:r>
                <m:r>
                  <m:rPr>
                    <m:sty m:val="p"/>
                  </m:rPr>
                  <w:rPr>
                    <w:rFonts w:ascii="Cambria Math" w:hAnsi="Cambria Math"/>
                  </w:rPr>
                  <m:t xml:space="preserve"> (</m:t>
                </m:r>
                <m:r>
                  <m:rPr>
                    <m:sty m:val="p"/>
                  </m:rPr>
                  <w:rPr>
                    <w:rFonts w:hint="eastAsia" w:ascii="Cambria Math" w:hAnsi="Cambria Math"/>
                  </w:rPr>
                  <m:t>升</m:t>
                </m:r>
                <m:r>
                  <m:rPr>
                    <m:sty m:val="p"/>
                  </m:rPr>
                  <w:rPr>
                    <w:rFonts w:ascii="Cambria Math" w:hAnsi="Cambria Math"/>
                  </w:rPr>
                  <m:t>)</m:t>
                </m:r>
                <m:ctrlPr>
                  <w:rPr>
                    <w:rFonts w:ascii="Cambria Math" w:hAnsi="Cambria Math"/>
                  </w:rPr>
                </m:ctrlPr>
              </m:e>
            </m:d>
            <m:d>
              <m:dPr>
                <m:begChr m:val="["/>
                <m:endChr m:val="]"/>
                <m:ctrlPr>
                  <w:rPr>
                    <w:rFonts w:ascii="Cambria Math" w:hAnsi="Cambria Math"/>
                  </w:rPr>
                </m:ctrlPr>
              </m:dPr>
              <m:e>
                <m:r>
                  <m:rPr>
                    <m:sty m:val="p"/>
                  </m:rPr>
                  <w:rPr>
                    <w:rFonts w:hint="eastAsia" w:ascii="Cambria Math" w:hAnsi="Cambria Math"/>
                  </w:rPr>
                  <m:t>试验箱压力</m:t>
                </m:r>
                <m:r>
                  <m:rPr>
                    <m:sty m:val="p"/>
                  </m:rPr>
                  <w:rPr>
                    <w:rFonts w:ascii="Cambria Math" w:hAnsi="Cambria Math"/>
                  </w:rPr>
                  <m:t xml:space="preserve"> (</m:t>
                </m:r>
                <m:r>
                  <m:rPr>
                    <m:sty m:val="p"/>
                  </m:rPr>
                  <w:rPr>
                    <w:rFonts w:hint="eastAsia" w:ascii="Cambria Math" w:hAnsi="Cambria Math"/>
                  </w:rPr>
                  <m:t>帕斯卡</m:t>
                </m:r>
                <m:r>
                  <m:rPr>
                    <m:sty m:val="p"/>
                  </m:rPr>
                  <w:rPr>
                    <w:rFonts w:ascii="Cambria Math" w:hAnsi="Cambria Math"/>
                  </w:rPr>
                  <m:t>)</m:t>
                </m:r>
                <m:ctrlPr>
                  <w:rPr>
                    <w:rFonts w:ascii="Cambria Math" w:hAnsi="Cambria Math"/>
                  </w:rPr>
                </m:ctrlPr>
              </m:e>
            </m:d>
            <m:ctrlPr>
              <w:rPr>
                <w:rFonts w:ascii="Cambria Math" w:hAnsi="Cambria Math"/>
              </w:rPr>
            </m:ctrlPr>
          </m:num>
          <m:den>
            <m:d>
              <m:dPr>
                <m:begChr m:val="["/>
                <m:endChr m:val="]"/>
                <m:ctrlPr>
                  <w:rPr>
                    <w:rFonts w:ascii="Cambria Math" w:hAnsi="Cambria Math"/>
                  </w:rPr>
                </m:ctrlPr>
              </m:dPr>
              <m:e>
                <m:r>
                  <m:rPr>
                    <m:sty m:val="p"/>
                  </m:rPr>
                  <w:rPr>
                    <w:rFonts w:hint="eastAsia" w:ascii="Cambria Math" w:hAnsi="Cambria Math"/>
                  </w:rPr>
                  <m:t>试验箱温度</m:t>
                </m:r>
                <m:r>
                  <m:rPr>
                    <m:sty m:val="p"/>
                  </m:rPr>
                  <w:rPr>
                    <w:rFonts w:ascii="Cambria Math" w:hAnsi="Cambria Math"/>
                  </w:rPr>
                  <m:t xml:space="preserve"> (</m:t>
                </m:r>
                <m:r>
                  <m:rPr/>
                  <w:rPr>
                    <w:rFonts w:ascii="Cambria Math" w:hAnsi="Cambria Math"/>
                  </w:rPr>
                  <m:t>K</m:t>
                </m:r>
                <m:r>
                  <m:rPr>
                    <m:sty m:val="p"/>
                  </m:rPr>
                  <w:rPr>
                    <w:rFonts w:ascii="Cambria Math" w:hAnsi="Cambria Math"/>
                  </w:rPr>
                  <m:t>)</m:t>
                </m:r>
                <m:ctrlPr>
                  <w:rPr>
                    <w:rFonts w:ascii="Cambria Math" w:hAnsi="Cambria Math"/>
                  </w:rPr>
                </m:ctrlPr>
              </m:e>
            </m:d>
            <m:d>
              <m:dPr>
                <m:begChr m:val="["/>
                <m:endChr m:val="]"/>
                <m:ctrlPr>
                  <w:rPr>
                    <w:rFonts w:ascii="Cambria Math" w:hAnsi="Cambria Math"/>
                  </w:rPr>
                </m:ctrlPr>
              </m:dPr>
              <m:e>
                <m:r>
                  <m:rPr>
                    <m:sty m:val="p"/>
                  </m:rPr>
                  <w:rPr>
                    <w:rFonts w:hint="eastAsia" w:ascii="Cambria Math" w:hAnsi="Cambria Math"/>
                  </w:rPr>
                  <m:t>正己烷比重</m:t>
                </m:r>
                <m:ctrlPr>
                  <w:rPr>
                    <w:rFonts w:ascii="Cambria Math" w:hAnsi="Cambria Math"/>
                  </w:rPr>
                </m:ctrlPr>
              </m:e>
            </m:d>
            <m:ctrlPr>
              <w:rPr>
                <w:rFonts w:ascii="Cambria Math" w:hAnsi="Cambria Math"/>
              </w:rPr>
            </m:ctrlPr>
          </m:den>
        </m:f>
      </m:oMath>
    </w:p>
    <w:p w14:paraId="6F06D8A7">
      <w:pPr>
        <w:pStyle w:val="24"/>
        <w:ind w:left="900" w:firstLine="0" w:firstLineChars="0"/>
      </w:pPr>
      <w:r>
        <w:rPr>
          <w:rFonts w:hint="eastAsia"/>
        </w:rPr>
        <w:t>K=热力学温度，即℃+273.15</w:t>
      </w:r>
    </w:p>
    <w:p w14:paraId="74B272F4">
      <w:pPr>
        <w:pStyle w:val="24"/>
        <w:ind w:left="900" w:firstLine="0" w:firstLineChars="0"/>
      </w:pPr>
      <w:r>
        <w:rPr>
          <w:rFonts w:hint="eastAsia"/>
        </w:rPr>
        <w:t>R=热力学温度，即℉+459.67</w:t>
      </w:r>
    </w:p>
    <w:p w14:paraId="7CF0F73E">
      <w:pPr>
        <w:pStyle w:val="24"/>
        <w:ind w:left="900" w:firstLine="0" w:firstLineChars="0"/>
      </w:pPr>
      <w:r>
        <w:rPr>
          <w:rFonts w:hint="eastAsia"/>
        </w:rPr>
        <w:t>正己烷比重由D</w:t>
      </w:r>
      <w:r>
        <w:t>O160G</w:t>
      </w:r>
      <w:r>
        <w:rPr>
          <w:rFonts w:hint="eastAsia"/>
        </w:rPr>
        <w:t>标准中图9</w:t>
      </w:r>
      <w:r>
        <w:t>-2</w:t>
      </w:r>
      <w:r>
        <w:rPr>
          <w:rFonts w:hint="eastAsia"/>
        </w:rPr>
        <w:t>正己烷的比重确定。</w:t>
      </w:r>
    </w:p>
    <w:p w14:paraId="434A086C">
      <w:pPr>
        <w:pStyle w:val="24"/>
        <w:numPr>
          <w:ilvl w:val="0"/>
          <w:numId w:val="38"/>
        </w:numPr>
        <w:ind w:firstLineChars="0"/>
        <w:rPr>
          <w:rFonts w:cs="宋体"/>
        </w:rPr>
      </w:pPr>
      <w:r>
        <w:rPr>
          <w:rFonts w:hint="eastAsia" w:cs="宋体"/>
        </w:rPr>
        <w:t>产品不通电，静置于爆炸大气试验箱内3h；</w:t>
      </w:r>
    </w:p>
    <w:p w14:paraId="0A31FDAA">
      <w:pPr>
        <w:pStyle w:val="24"/>
        <w:numPr>
          <w:ilvl w:val="0"/>
          <w:numId w:val="38"/>
        </w:numPr>
        <w:ind w:firstLineChars="0"/>
        <w:rPr>
          <w:rFonts w:cs="宋体"/>
        </w:rPr>
      </w:pPr>
      <w:r>
        <w:rPr>
          <w:rFonts w:hint="eastAsia" w:cs="宋体"/>
        </w:rPr>
        <w:t>给产品通电使其处于工作状态2，监测产品工作电流；</w:t>
      </w:r>
    </w:p>
    <w:p w14:paraId="3ADD21D9">
      <w:pPr>
        <w:pStyle w:val="24"/>
        <w:numPr>
          <w:ilvl w:val="0"/>
          <w:numId w:val="38"/>
        </w:numPr>
        <w:ind w:firstLineChars="0"/>
        <w:rPr>
          <w:rFonts w:cs="宋体"/>
        </w:rPr>
      </w:pPr>
      <w:r>
        <w:rPr>
          <w:rFonts w:hint="eastAsia" w:cs="宋体"/>
        </w:rPr>
        <w:t>若未发生爆炸，使用火花塞或热线点火器引燃混合物样品，验证主试验室中燃料-空气混合物的可爆性；如果燃料-空气混合物不具有爆炸性，则认为试验无效，需重新进行上述爆炸大气试验程序；</w:t>
      </w:r>
    </w:p>
    <w:p w14:paraId="5068596C">
      <w:pPr>
        <w:pStyle w:val="24"/>
        <w:numPr>
          <w:ilvl w:val="0"/>
          <w:numId w:val="38"/>
        </w:numPr>
        <w:ind w:firstLineChars="0"/>
        <w:rPr>
          <w:rFonts w:cs="宋体"/>
        </w:rPr>
      </w:pPr>
      <w:r>
        <w:rPr>
          <w:rFonts w:cs="宋体"/>
        </w:rPr>
        <w:t>试验结束后，</w:t>
      </w:r>
      <w:r>
        <w:rPr>
          <w:rFonts w:hint="eastAsia" w:cs="宋体"/>
        </w:rPr>
        <w:t>在试验室环境下，按照12.2章节要求进行QPAT1-1和QPAT2检查并记录检测数据。</w:t>
      </w:r>
    </w:p>
    <w:p w14:paraId="4E3B6B09">
      <w:pPr>
        <w:pStyle w:val="27"/>
        <w:rPr>
          <w:lang w:val="zh-CN"/>
        </w:rPr>
      </w:pPr>
      <w:bookmarkStart w:id="276" w:name="_Toc176264441"/>
      <w:r>
        <w:rPr>
          <w:rFonts w:hint="eastAsia"/>
          <w:lang w:val="zh-CN"/>
        </w:rPr>
        <w:t>试验判据</w:t>
      </w:r>
      <w:bookmarkEnd w:id="276"/>
    </w:p>
    <w:p w14:paraId="58861A33">
      <w:pPr>
        <w:pStyle w:val="32"/>
        <w:spacing w:line="360" w:lineRule="auto"/>
        <w:ind w:firstLine="480"/>
        <w:rPr>
          <w:rFonts w:ascii="Times New Roman" w:hAnsi="Times New Roman" w:cs="宋体"/>
          <w:sz w:val="24"/>
          <w:szCs w:val="24"/>
        </w:rPr>
      </w:pPr>
      <w:r>
        <w:rPr>
          <w:rFonts w:hint="eastAsia" w:ascii="Times New Roman" w:hAnsi="Times New Roman" w:cs="宋体"/>
          <w:sz w:val="24"/>
          <w:szCs w:val="24"/>
        </w:rPr>
        <w:t>试验前后，按12.2章节中要求进行QPAT1-1和QPAT2检查，确认通过并记录检测数据。</w:t>
      </w:r>
    </w:p>
    <w:p w14:paraId="2BA7FFE1">
      <w:pPr>
        <w:pStyle w:val="32"/>
        <w:spacing w:line="360" w:lineRule="auto"/>
        <w:ind w:firstLine="480"/>
        <w:rPr>
          <w:rFonts w:ascii="Times New Roman" w:hAnsi="Times New Roman" w:cs="宋体"/>
          <w:sz w:val="24"/>
          <w:szCs w:val="24"/>
          <w:lang w:val="de-DE"/>
        </w:rPr>
      </w:pPr>
      <w:r>
        <w:rPr>
          <w:rFonts w:hint="eastAsia" w:ascii="Times New Roman" w:hAnsi="Times New Roman" w:cs="宋体"/>
          <w:sz w:val="24"/>
          <w:szCs w:val="24"/>
        </w:rPr>
        <w:t>试验中，</w:t>
      </w:r>
      <w:r>
        <w:rPr>
          <w:rFonts w:ascii="Times New Roman" w:hAnsi="Times New Roman" w:cs="宋体"/>
          <w:sz w:val="24"/>
          <w:szCs w:val="24"/>
          <w:lang w:val="de-DE"/>
        </w:rPr>
        <w:t>试验件满足如下要求：</w:t>
      </w:r>
    </w:p>
    <w:p w14:paraId="67101D0C">
      <w:pPr>
        <w:pStyle w:val="32"/>
        <w:spacing w:line="360" w:lineRule="auto"/>
        <w:ind w:firstLine="480"/>
        <w:rPr>
          <w:rFonts w:ascii="Times New Roman" w:hAnsi="Times New Roman" w:cs="宋体"/>
          <w:sz w:val="24"/>
          <w:szCs w:val="24"/>
          <w:lang w:val="de-DE"/>
        </w:rPr>
      </w:pPr>
      <w:r>
        <w:rPr>
          <w:rFonts w:ascii="Times New Roman" w:hAnsi="Times New Roman" w:cs="宋体"/>
          <w:sz w:val="24"/>
          <w:szCs w:val="24"/>
          <w:lang w:val="de-DE"/>
        </w:rPr>
        <w:t>1)</w:t>
      </w:r>
      <w:r>
        <w:rPr>
          <w:rFonts w:ascii="Times New Roman" w:hAnsi="Times New Roman" w:cs="宋体"/>
          <w:sz w:val="24"/>
          <w:szCs w:val="24"/>
          <w:lang w:val="de-DE"/>
        </w:rPr>
        <w:tab/>
      </w:r>
      <w:r>
        <w:rPr>
          <w:rFonts w:ascii="Times New Roman" w:hAnsi="Times New Roman" w:cs="宋体"/>
          <w:sz w:val="24"/>
          <w:szCs w:val="24"/>
          <w:lang w:val="de-DE"/>
        </w:rPr>
        <w:t>试验件没有可见的电弧产生、没有可见的火花产生、没有可见的烟产生、没有可见的火产生；</w:t>
      </w:r>
    </w:p>
    <w:p w14:paraId="70374C0B">
      <w:pPr>
        <w:pStyle w:val="32"/>
        <w:spacing w:line="360" w:lineRule="auto"/>
        <w:ind w:firstLine="480"/>
        <w:rPr>
          <w:rFonts w:ascii="Times New Roman" w:hAnsi="Times New Roman" w:cs="宋体"/>
          <w:sz w:val="24"/>
          <w:szCs w:val="24"/>
          <w:lang w:val="de-DE"/>
        </w:rPr>
      </w:pPr>
      <w:r>
        <w:rPr>
          <w:rFonts w:ascii="Times New Roman" w:hAnsi="Times New Roman" w:cs="宋体"/>
          <w:sz w:val="24"/>
          <w:szCs w:val="24"/>
          <w:lang w:val="de-DE"/>
        </w:rPr>
        <w:t>2)</w:t>
      </w:r>
      <w:r>
        <w:rPr>
          <w:rFonts w:ascii="Times New Roman" w:hAnsi="Times New Roman" w:cs="宋体"/>
          <w:sz w:val="24"/>
          <w:szCs w:val="24"/>
          <w:lang w:val="de-DE"/>
        </w:rPr>
        <w:tab/>
      </w:r>
      <w:r>
        <w:rPr>
          <w:rFonts w:ascii="Times New Roman" w:hAnsi="Times New Roman" w:cs="宋体"/>
          <w:sz w:val="24"/>
          <w:szCs w:val="24"/>
          <w:lang w:val="de-DE"/>
        </w:rPr>
        <w:t>如果试验件引起爆炸，则试验件未通过此试验，无需再进行试验。</w:t>
      </w:r>
    </w:p>
    <w:p w14:paraId="146D3769">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满足以上要求，则判定结论为Pass，否则为Fail。</w:t>
      </w:r>
    </w:p>
    <w:p w14:paraId="3CF382E6">
      <w:pPr>
        <w:pStyle w:val="26"/>
        <w:spacing w:before="156" w:after="156"/>
        <w:rPr>
          <w:sz w:val="30"/>
          <w:szCs w:val="30"/>
        </w:rPr>
      </w:pPr>
      <w:bookmarkStart w:id="277" w:name="_Toc164764695"/>
      <w:bookmarkStart w:id="278" w:name="_Toc176264442"/>
      <w:bookmarkStart w:id="279" w:name="_Toc11799952"/>
      <w:r>
        <w:rPr>
          <w:sz w:val="30"/>
          <w:szCs w:val="30"/>
        </w:rPr>
        <w:t>防水性</w:t>
      </w:r>
      <w:bookmarkEnd w:id="277"/>
      <w:bookmarkEnd w:id="278"/>
    </w:p>
    <w:p w14:paraId="64F17D88">
      <w:pPr>
        <w:pStyle w:val="27"/>
      </w:pPr>
      <w:bookmarkStart w:id="280" w:name="_Toc164764696"/>
      <w:bookmarkStart w:id="281" w:name="_Toc176264443"/>
      <w:r>
        <w:rPr>
          <w:rFonts w:hint="eastAsia"/>
        </w:rPr>
        <w:t>防</w:t>
      </w:r>
      <w:r>
        <w:t>冷凝试验</w:t>
      </w:r>
      <w:bookmarkEnd w:id="279"/>
      <w:bookmarkEnd w:id="280"/>
      <w:bookmarkEnd w:id="281"/>
    </w:p>
    <w:p w14:paraId="1F69AB4A">
      <w:pPr>
        <w:pStyle w:val="35"/>
        <w:numPr>
          <w:ilvl w:val="2"/>
          <w:numId w:val="2"/>
        </w:numPr>
        <w:tabs>
          <w:tab w:val="clear" w:pos="340"/>
          <w:tab w:val="clear" w:pos="567"/>
        </w:tabs>
        <w:spacing w:line="420" w:lineRule="exact"/>
      </w:pPr>
      <w:bookmarkStart w:id="282" w:name="_Toc164764697"/>
      <w:bookmarkStart w:id="283" w:name="_Toc11799953"/>
      <w:bookmarkStart w:id="284" w:name="_Toc176264444"/>
      <w:r>
        <w:rPr>
          <w:rFonts w:hint="eastAsia"/>
        </w:rPr>
        <w:t>试验</w:t>
      </w:r>
      <w:r>
        <w:t>目的</w:t>
      </w:r>
      <w:bookmarkEnd w:id="282"/>
      <w:bookmarkEnd w:id="283"/>
      <w:bookmarkEnd w:id="284"/>
    </w:p>
    <w:p w14:paraId="33DD0A67">
      <w:pPr>
        <w:pStyle w:val="24"/>
        <w:ind w:firstLine="480"/>
      </w:pPr>
      <w:r>
        <w:rPr>
          <w:rFonts w:hint="eastAsia"/>
        </w:rPr>
        <w:t>确定刹车控制阀（单）是否</w:t>
      </w:r>
      <w:r>
        <w:t>能经受</w:t>
      </w:r>
      <w:r>
        <w:rPr>
          <w:rFonts w:hint="eastAsia"/>
        </w:rPr>
        <w:t>住</w:t>
      </w:r>
      <w:r>
        <w:t>喷溅或滴落到其上面的冷凝水的影响。</w:t>
      </w:r>
    </w:p>
    <w:p w14:paraId="41E4E710">
      <w:pPr>
        <w:pStyle w:val="35"/>
        <w:numPr>
          <w:ilvl w:val="2"/>
          <w:numId w:val="2"/>
        </w:numPr>
        <w:tabs>
          <w:tab w:val="clear" w:pos="340"/>
          <w:tab w:val="clear" w:pos="567"/>
        </w:tabs>
        <w:spacing w:line="420" w:lineRule="exact"/>
      </w:pPr>
      <w:bookmarkStart w:id="285" w:name="_Toc11799954"/>
      <w:bookmarkStart w:id="286" w:name="_Toc164764698"/>
      <w:bookmarkStart w:id="287" w:name="_Toc176264445"/>
      <w:r>
        <w:rPr>
          <w:rFonts w:hint="eastAsia"/>
        </w:rPr>
        <w:t>试验</w:t>
      </w:r>
      <w:r>
        <w:t>要求</w:t>
      </w:r>
      <w:bookmarkEnd w:id="285"/>
      <w:bookmarkEnd w:id="286"/>
      <w:bookmarkEnd w:id="287"/>
    </w:p>
    <w:p w14:paraId="05811BE5">
      <w:pPr>
        <w:pStyle w:val="24"/>
        <w:ind w:firstLine="480"/>
      </w:pPr>
      <w:r>
        <w:rPr>
          <w:rFonts w:hint="eastAsia"/>
        </w:rPr>
        <w:t>受试</w:t>
      </w:r>
      <w:r>
        <w:t>设备应通过</w:t>
      </w:r>
      <w:r>
        <w:rPr>
          <w:rFonts w:hint="eastAsia"/>
        </w:rPr>
        <w:t>DO－160G第10章</w:t>
      </w:r>
      <w:r>
        <w:t>，</w:t>
      </w:r>
      <w:r>
        <w:rPr>
          <w:rFonts w:hint="eastAsia"/>
        </w:rPr>
        <w:t>Y类</w:t>
      </w:r>
      <w:r>
        <w:t>规定的防冷凝试验。</w:t>
      </w:r>
    </w:p>
    <w:p w14:paraId="4517D3D1">
      <w:pPr>
        <w:pStyle w:val="35"/>
        <w:numPr>
          <w:ilvl w:val="2"/>
          <w:numId w:val="2"/>
        </w:numPr>
        <w:tabs>
          <w:tab w:val="clear" w:pos="340"/>
          <w:tab w:val="clear" w:pos="567"/>
        </w:tabs>
        <w:spacing w:line="420" w:lineRule="exact"/>
      </w:pPr>
      <w:bookmarkStart w:id="288" w:name="_Toc176264446"/>
      <w:r>
        <w:rPr>
          <w:rFonts w:hint="eastAsia"/>
        </w:rPr>
        <w:t>受试/陪试设备</w:t>
      </w:r>
      <w:bookmarkEnd w:id="288"/>
    </w:p>
    <w:p w14:paraId="3E25D889">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受试设备：名称-件号，详细构型见6.1受试设备构型状态</w:t>
      </w:r>
    </w:p>
    <w:p w14:paraId="4CF0D0EB">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陪试设备：无。</w:t>
      </w:r>
    </w:p>
    <w:p w14:paraId="4D8B9658">
      <w:pPr>
        <w:pStyle w:val="32"/>
        <w:spacing w:line="500" w:lineRule="exact"/>
        <w:ind w:firstLine="480"/>
        <w:rPr>
          <w:rFonts w:ascii="Times New Roman" w:hAnsi="Times New Roman"/>
          <w:sz w:val="24"/>
          <w:szCs w:val="24"/>
        </w:rPr>
      </w:pPr>
      <w:r>
        <w:rPr>
          <w:rFonts w:hint="eastAsia" w:ascii="Times New Roman" w:hAnsi="Times New Roman"/>
          <w:sz w:val="24"/>
          <w:szCs w:val="24"/>
        </w:rPr>
        <w:t>搭接要求：无</w:t>
      </w:r>
    </w:p>
    <w:p w14:paraId="2DE30421">
      <w:pPr>
        <w:pStyle w:val="35"/>
        <w:numPr>
          <w:ilvl w:val="2"/>
          <w:numId w:val="2"/>
        </w:numPr>
        <w:tabs>
          <w:tab w:val="clear" w:pos="340"/>
          <w:tab w:val="clear" w:pos="567"/>
        </w:tabs>
        <w:spacing w:line="420" w:lineRule="exact"/>
      </w:pPr>
      <w:bookmarkStart w:id="289" w:name="_Toc176264447"/>
      <w:r>
        <w:rPr>
          <w:rFonts w:hint="eastAsia"/>
        </w:rPr>
        <w:t>试验设备、测试设备及要求</w:t>
      </w:r>
      <w:bookmarkEnd w:id="289"/>
    </w:p>
    <w:p w14:paraId="79222440">
      <w:pPr>
        <w:pStyle w:val="59"/>
        <w:numPr>
          <w:ilvl w:val="0"/>
          <w:numId w:val="7"/>
        </w:numPr>
        <w:rPr>
          <w:rFonts w:ascii="黑体" w:hAnsi="黑体" w:cs="宋体"/>
        </w:rPr>
      </w:pPr>
      <w:bookmarkStart w:id="290" w:name="_Toc176262534"/>
      <w:r>
        <w:rPr>
          <w:rFonts w:hint="eastAsia" w:ascii="黑体" w:hAnsi="黑体" w:cs="宋体"/>
        </w:rPr>
        <w:t>设备信息表</w:t>
      </w:r>
      <w:bookmarkEnd w:id="290"/>
    </w:p>
    <w:tbl>
      <w:tblPr>
        <w:tblStyle w:val="1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847"/>
        <w:gridCol w:w="1880"/>
        <w:gridCol w:w="2056"/>
        <w:gridCol w:w="1780"/>
        <w:gridCol w:w="1332"/>
      </w:tblGrid>
      <w:tr w14:paraId="6A4E68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3" w:type="pct"/>
            <w:vAlign w:val="center"/>
          </w:tcPr>
          <w:p w14:paraId="2DD5A948">
            <w:pPr>
              <w:adjustRightInd w:val="0"/>
              <w:jc w:val="center"/>
              <w:textAlignment w:val="baseline"/>
              <w:rPr>
                <w:rFonts w:eastAsiaTheme="minorEastAsia"/>
                <w:bCs/>
                <w:kern w:val="28"/>
                <w:szCs w:val="21"/>
              </w:rPr>
            </w:pPr>
            <w:r>
              <w:rPr>
                <w:rFonts w:eastAsiaTheme="minorEastAsia"/>
                <w:bCs/>
                <w:kern w:val="28"/>
                <w:szCs w:val="21"/>
              </w:rPr>
              <w:t>序号</w:t>
            </w:r>
          </w:p>
        </w:tc>
        <w:tc>
          <w:tcPr>
            <w:tcW w:w="965" w:type="pct"/>
            <w:vAlign w:val="center"/>
          </w:tcPr>
          <w:p w14:paraId="78CBF6B6">
            <w:pPr>
              <w:adjustRightInd w:val="0"/>
              <w:jc w:val="center"/>
              <w:textAlignment w:val="baseline"/>
              <w:rPr>
                <w:rFonts w:eastAsiaTheme="minorEastAsia"/>
                <w:bCs/>
                <w:kern w:val="28"/>
                <w:szCs w:val="21"/>
              </w:rPr>
            </w:pPr>
            <w:r>
              <w:rPr>
                <w:rFonts w:eastAsiaTheme="minorEastAsia"/>
                <w:bCs/>
                <w:kern w:val="28"/>
                <w:szCs w:val="21"/>
              </w:rPr>
              <w:t>设备名称</w:t>
            </w:r>
          </w:p>
        </w:tc>
        <w:tc>
          <w:tcPr>
            <w:tcW w:w="982" w:type="pct"/>
            <w:vAlign w:val="center"/>
          </w:tcPr>
          <w:p w14:paraId="43C48FDD">
            <w:pPr>
              <w:adjustRightInd w:val="0"/>
              <w:jc w:val="center"/>
              <w:textAlignment w:val="baseline"/>
              <w:rPr>
                <w:rFonts w:eastAsiaTheme="minorEastAsia"/>
                <w:bCs/>
                <w:kern w:val="28"/>
                <w:szCs w:val="21"/>
              </w:rPr>
            </w:pPr>
            <w:r>
              <w:rPr>
                <w:rFonts w:eastAsiaTheme="minorEastAsia"/>
                <w:bCs/>
                <w:kern w:val="28"/>
                <w:szCs w:val="21"/>
              </w:rPr>
              <w:t>用途</w:t>
            </w:r>
          </w:p>
        </w:tc>
        <w:tc>
          <w:tcPr>
            <w:tcW w:w="1074" w:type="pct"/>
            <w:vAlign w:val="center"/>
          </w:tcPr>
          <w:p w14:paraId="66CFF2EA">
            <w:pPr>
              <w:adjustRightInd w:val="0"/>
              <w:jc w:val="center"/>
              <w:textAlignment w:val="baseline"/>
              <w:rPr>
                <w:rFonts w:eastAsiaTheme="minorEastAsia"/>
                <w:bCs/>
                <w:kern w:val="28"/>
                <w:szCs w:val="21"/>
              </w:rPr>
            </w:pPr>
            <w:r>
              <w:rPr>
                <w:rFonts w:eastAsiaTheme="minorEastAsia"/>
                <w:bCs/>
                <w:kern w:val="28"/>
                <w:szCs w:val="21"/>
              </w:rPr>
              <w:t>设备型号</w:t>
            </w:r>
          </w:p>
        </w:tc>
        <w:tc>
          <w:tcPr>
            <w:tcW w:w="930" w:type="pct"/>
            <w:vAlign w:val="center"/>
          </w:tcPr>
          <w:p w14:paraId="52A6EED9">
            <w:pPr>
              <w:adjustRightInd w:val="0"/>
              <w:jc w:val="center"/>
              <w:textAlignment w:val="baseline"/>
              <w:rPr>
                <w:rFonts w:eastAsiaTheme="minorEastAsia"/>
                <w:bCs/>
                <w:kern w:val="28"/>
                <w:szCs w:val="21"/>
              </w:rPr>
            </w:pPr>
            <w:r>
              <w:rPr>
                <w:rFonts w:eastAsiaTheme="minorEastAsia"/>
                <w:bCs/>
                <w:kern w:val="28"/>
                <w:szCs w:val="21"/>
              </w:rPr>
              <w:t>技术要求/精度</w:t>
            </w:r>
          </w:p>
        </w:tc>
        <w:tc>
          <w:tcPr>
            <w:tcW w:w="696" w:type="pct"/>
            <w:vAlign w:val="center"/>
          </w:tcPr>
          <w:p w14:paraId="6925CDA0">
            <w:pPr>
              <w:adjustRightInd w:val="0"/>
              <w:spacing w:line="480" w:lineRule="auto"/>
              <w:jc w:val="center"/>
              <w:textAlignment w:val="baseline"/>
              <w:rPr>
                <w:rFonts w:eastAsiaTheme="minorEastAsia"/>
                <w:bCs/>
                <w:kern w:val="28"/>
                <w:szCs w:val="21"/>
              </w:rPr>
            </w:pPr>
            <w:r>
              <w:rPr>
                <w:rFonts w:eastAsiaTheme="minorEastAsia"/>
                <w:bCs/>
                <w:kern w:val="28"/>
                <w:szCs w:val="21"/>
              </w:rPr>
              <w:t>校验方式</w:t>
            </w:r>
          </w:p>
        </w:tc>
      </w:tr>
      <w:tr w14:paraId="4BF643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3" w:type="pct"/>
            <w:vAlign w:val="center"/>
          </w:tcPr>
          <w:p w14:paraId="5D04A232">
            <w:pPr>
              <w:pStyle w:val="32"/>
              <w:numPr>
                <w:ilvl w:val="0"/>
                <w:numId w:val="39"/>
              </w:numPr>
              <w:adjustRightInd w:val="0"/>
              <w:ind w:firstLineChars="0"/>
              <w:jc w:val="center"/>
              <w:textAlignment w:val="baseline"/>
              <w:rPr>
                <w:rFonts w:ascii="Times New Roman" w:hAnsi="Times New Roman" w:eastAsiaTheme="minorEastAsia"/>
                <w:kern w:val="28"/>
                <w:szCs w:val="21"/>
              </w:rPr>
            </w:pPr>
          </w:p>
        </w:tc>
        <w:tc>
          <w:tcPr>
            <w:tcW w:w="965" w:type="pct"/>
            <w:vAlign w:val="center"/>
          </w:tcPr>
          <w:p w14:paraId="15CF4FE7">
            <w:pPr>
              <w:adjustRightInd w:val="0"/>
              <w:jc w:val="center"/>
              <w:textAlignment w:val="baseline"/>
              <w:rPr>
                <w:rFonts w:eastAsiaTheme="minorEastAsia"/>
                <w:kern w:val="0"/>
                <w:szCs w:val="21"/>
              </w:rPr>
            </w:pPr>
            <w:r>
              <w:rPr>
                <w:rFonts w:eastAsiaTheme="minorEastAsia"/>
                <w:szCs w:val="21"/>
              </w:rPr>
              <w:t>X-Y记录仪</w:t>
            </w:r>
          </w:p>
        </w:tc>
        <w:tc>
          <w:tcPr>
            <w:tcW w:w="982" w:type="pct"/>
            <w:vAlign w:val="center"/>
          </w:tcPr>
          <w:p w14:paraId="4D390E6F">
            <w:pPr>
              <w:adjustRightInd w:val="0"/>
              <w:jc w:val="center"/>
              <w:textAlignment w:val="baseline"/>
              <w:rPr>
                <w:rFonts w:eastAsiaTheme="minorEastAsia"/>
                <w:kern w:val="28"/>
                <w:szCs w:val="21"/>
              </w:rPr>
            </w:pPr>
            <w:r>
              <w:rPr>
                <w:rFonts w:eastAsiaTheme="minorEastAsia"/>
                <w:kern w:val="28"/>
                <w:szCs w:val="21"/>
              </w:rPr>
              <w:t>产品功能性能测试</w:t>
            </w:r>
          </w:p>
        </w:tc>
        <w:tc>
          <w:tcPr>
            <w:tcW w:w="1074" w:type="pct"/>
            <w:vAlign w:val="center"/>
          </w:tcPr>
          <w:p w14:paraId="20EB9709">
            <w:pPr>
              <w:adjustRightInd w:val="0"/>
              <w:jc w:val="center"/>
              <w:textAlignment w:val="baseline"/>
              <w:rPr>
                <w:rFonts w:eastAsiaTheme="minorEastAsia"/>
                <w:kern w:val="28"/>
                <w:szCs w:val="21"/>
              </w:rPr>
            </w:pPr>
            <w:r>
              <w:rPr>
                <w:rFonts w:eastAsiaTheme="minorEastAsia"/>
                <w:kern w:val="28"/>
                <w:szCs w:val="21"/>
              </w:rPr>
              <w:t>TBC</w:t>
            </w:r>
          </w:p>
        </w:tc>
        <w:tc>
          <w:tcPr>
            <w:tcW w:w="1780" w:type="dxa"/>
            <w:vAlign w:val="center"/>
          </w:tcPr>
          <w:p w14:paraId="090DFE87">
            <w:pPr>
              <w:adjustRightInd w:val="0"/>
              <w:jc w:val="center"/>
              <w:textAlignment w:val="baseline"/>
              <w:rPr>
                <w:rFonts w:eastAsiaTheme="minorEastAsia"/>
                <w:kern w:val="0"/>
                <w:szCs w:val="21"/>
              </w:rPr>
            </w:pPr>
            <w:r>
              <w:rPr>
                <w:kern w:val="0"/>
                <w:szCs w:val="21"/>
              </w:rPr>
              <w:t>/</w:t>
            </w:r>
          </w:p>
        </w:tc>
        <w:tc>
          <w:tcPr>
            <w:tcW w:w="1332" w:type="dxa"/>
            <w:vAlign w:val="center"/>
          </w:tcPr>
          <w:p w14:paraId="78EA34BE">
            <w:pPr>
              <w:adjustRightInd w:val="0"/>
              <w:jc w:val="center"/>
              <w:textAlignment w:val="baseline"/>
              <w:rPr>
                <w:rFonts w:eastAsiaTheme="minorEastAsia"/>
                <w:kern w:val="0"/>
                <w:szCs w:val="21"/>
              </w:rPr>
            </w:pPr>
            <w:r>
              <w:rPr>
                <w:kern w:val="0"/>
                <w:szCs w:val="21"/>
              </w:rPr>
              <w:t>定检</w:t>
            </w:r>
          </w:p>
        </w:tc>
      </w:tr>
      <w:tr w14:paraId="370E75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3" w:type="pct"/>
            <w:vAlign w:val="center"/>
          </w:tcPr>
          <w:p w14:paraId="418C380C">
            <w:pPr>
              <w:pStyle w:val="32"/>
              <w:numPr>
                <w:ilvl w:val="0"/>
                <w:numId w:val="39"/>
              </w:numPr>
              <w:adjustRightInd w:val="0"/>
              <w:ind w:firstLineChars="0"/>
              <w:jc w:val="center"/>
              <w:textAlignment w:val="baseline"/>
              <w:rPr>
                <w:rFonts w:ascii="Times New Roman" w:hAnsi="Times New Roman" w:eastAsiaTheme="minorEastAsia"/>
                <w:kern w:val="28"/>
                <w:szCs w:val="21"/>
              </w:rPr>
            </w:pPr>
          </w:p>
        </w:tc>
        <w:tc>
          <w:tcPr>
            <w:tcW w:w="965" w:type="pct"/>
            <w:vAlign w:val="center"/>
          </w:tcPr>
          <w:p w14:paraId="3B4EFAAD">
            <w:pPr>
              <w:adjustRightInd w:val="0"/>
              <w:jc w:val="center"/>
              <w:textAlignment w:val="baseline"/>
              <w:rPr>
                <w:rFonts w:eastAsiaTheme="minorEastAsia"/>
                <w:kern w:val="28"/>
                <w:szCs w:val="21"/>
              </w:rPr>
            </w:pPr>
            <w:r>
              <w:rPr>
                <w:rFonts w:eastAsiaTheme="minorEastAsia"/>
                <w:szCs w:val="21"/>
              </w:rPr>
              <w:t>信号放大器</w:t>
            </w:r>
          </w:p>
        </w:tc>
        <w:tc>
          <w:tcPr>
            <w:tcW w:w="982" w:type="pct"/>
            <w:vAlign w:val="center"/>
          </w:tcPr>
          <w:p w14:paraId="5FF3A247">
            <w:pPr>
              <w:adjustRightInd w:val="0"/>
              <w:jc w:val="center"/>
              <w:textAlignment w:val="baseline"/>
              <w:rPr>
                <w:rFonts w:eastAsiaTheme="minorEastAsia"/>
                <w:kern w:val="28"/>
                <w:szCs w:val="21"/>
              </w:rPr>
            </w:pPr>
            <w:r>
              <w:rPr>
                <w:rFonts w:eastAsiaTheme="minorEastAsia"/>
                <w:kern w:val="28"/>
                <w:szCs w:val="21"/>
              </w:rPr>
              <w:t>产品功能性能测试</w:t>
            </w:r>
          </w:p>
        </w:tc>
        <w:tc>
          <w:tcPr>
            <w:tcW w:w="1074" w:type="pct"/>
            <w:vAlign w:val="center"/>
          </w:tcPr>
          <w:p w14:paraId="20A5590F">
            <w:pPr>
              <w:adjustRightInd w:val="0"/>
              <w:jc w:val="center"/>
              <w:textAlignment w:val="baseline"/>
              <w:rPr>
                <w:rFonts w:eastAsiaTheme="minorEastAsia"/>
                <w:kern w:val="28"/>
                <w:szCs w:val="21"/>
              </w:rPr>
            </w:pPr>
            <w:r>
              <w:rPr>
                <w:rFonts w:eastAsiaTheme="minorEastAsia"/>
                <w:kern w:val="28"/>
                <w:szCs w:val="21"/>
              </w:rPr>
              <w:t>TBC</w:t>
            </w:r>
          </w:p>
        </w:tc>
        <w:tc>
          <w:tcPr>
            <w:tcW w:w="1780" w:type="dxa"/>
            <w:vAlign w:val="center"/>
          </w:tcPr>
          <w:p w14:paraId="02565112">
            <w:pPr>
              <w:adjustRightInd w:val="0"/>
              <w:jc w:val="center"/>
              <w:textAlignment w:val="baseline"/>
              <w:rPr>
                <w:rFonts w:eastAsiaTheme="minorEastAsia"/>
                <w:szCs w:val="21"/>
              </w:rPr>
            </w:pPr>
            <w:r>
              <w:rPr>
                <w:kern w:val="0"/>
                <w:szCs w:val="21"/>
              </w:rPr>
              <w:t>/</w:t>
            </w:r>
          </w:p>
        </w:tc>
        <w:tc>
          <w:tcPr>
            <w:tcW w:w="1332" w:type="dxa"/>
            <w:vAlign w:val="center"/>
          </w:tcPr>
          <w:p w14:paraId="4470D0FE">
            <w:pPr>
              <w:adjustRightInd w:val="0"/>
              <w:jc w:val="center"/>
              <w:textAlignment w:val="baseline"/>
              <w:rPr>
                <w:rFonts w:eastAsiaTheme="minorEastAsia"/>
                <w:kern w:val="28"/>
                <w:szCs w:val="21"/>
              </w:rPr>
            </w:pPr>
            <w:r>
              <w:rPr>
                <w:kern w:val="0"/>
                <w:szCs w:val="21"/>
              </w:rPr>
              <w:t>定检</w:t>
            </w:r>
          </w:p>
        </w:tc>
      </w:tr>
      <w:tr w14:paraId="0B850C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3" w:type="pct"/>
            <w:vAlign w:val="center"/>
          </w:tcPr>
          <w:p w14:paraId="40C31AF8">
            <w:pPr>
              <w:pStyle w:val="32"/>
              <w:numPr>
                <w:ilvl w:val="0"/>
                <w:numId w:val="39"/>
              </w:numPr>
              <w:adjustRightInd w:val="0"/>
              <w:ind w:firstLineChars="0"/>
              <w:jc w:val="center"/>
              <w:textAlignment w:val="baseline"/>
              <w:rPr>
                <w:rFonts w:ascii="Times New Roman" w:hAnsi="Times New Roman" w:eastAsiaTheme="minorEastAsia"/>
                <w:kern w:val="28"/>
                <w:szCs w:val="21"/>
              </w:rPr>
            </w:pPr>
          </w:p>
        </w:tc>
        <w:tc>
          <w:tcPr>
            <w:tcW w:w="965" w:type="pct"/>
            <w:vAlign w:val="center"/>
          </w:tcPr>
          <w:p w14:paraId="17EE7D81">
            <w:pPr>
              <w:adjustRightInd w:val="0"/>
              <w:jc w:val="center"/>
              <w:textAlignment w:val="baseline"/>
              <w:rPr>
                <w:rFonts w:eastAsiaTheme="minorEastAsia"/>
                <w:kern w:val="28"/>
                <w:szCs w:val="21"/>
              </w:rPr>
            </w:pPr>
            <w:r>
              <w:rPr>
                <w:rFonts w:eastAsiaTheme="minorEastAsia"/>
                <w:szCs w:val="21"/>
              </w:rPr>
              <w:t>液压试验台架</w:t>
            </w:r>
          </w:p>
        </w:tc>
        <w:tc>
          <w:tcPr>
            <w:tcW w:w="982" w:type="pct"/>
            <w:vAlign w:val="center"/>
          </w:tcPr>
          <w:p w14:paraId="3351766F">
            <w:pPr>
              <w:adjustRightInd w:val="0"/>
              <w:jc w:val="center"/>
              <w:textAlignment w:val="baseline"/>
              <w:rPr>
                <w:rFonts w:eastAsiaTheme="minorEastAsia"/>
                <w:kern w:val="28"/>
                <w:szCs w:val="21"/>
              </w:rPr>
            </w:pPr>
            <w:r>
              <w:rPr>
                <w:rFonts w:eastAsiaTheme="minorEastAsia"/>
                <w:kern w:val="28"/>
                <w:szCs w:val="21"/>
              </w:rPr>
              <w:t>产品功能性能测试</w:t>
            </w:r>
          </w:p>
        </w:tc>
        <w:tc>
          <w:tcPr>
            <w:tcW w:w="1074" w:type="pct"/>
            <w:vAlign w:val="center"/>
          </w:tcPr>
          <w:p w14:paraId="57395F7B">
            <w:pPr>
              <w:adjustRightInd w:val="0"/>
              <w:jc w:val="center"/>
              <w:textAlignment w:val="baseline"/>
              <w:rPr>
                <w:rFonts w:eastAsiaTheme="minorEastAsia"/>
                <w:kern w:val="28"/>
                <w:szCs w:val="21"/>
              </w:rPr>
            </w:pPr>
            <w:r>
              <w:rPr>
                <w:rFonts w:eastAsiaTheme="minorEastAsia"/>
                <w:kern w:val="28"/>
                <w:szCs w:val="21"/>
              </w:rPr>
              <w:t>TBC</w:t>
            </w:r>
          </w:p>
        </w:tc>
        <w:tc>
          <w:tcPr>
            <w:tcW w:w="1780" w:type="dxa"/>
            <w:vAlign w:val="center"/>
          </w:tcPr>
          <w:p w14:paraId="4F10E5BF">
            <w:pPr>
              <w:adjustRightInd w:val="0"/>
              <w:jc w:val="center"/>
              <w:textAlignment w:val="baseline"/>
              <w:rPr>
                <w:rFonts w:eastAsiaTheme="minorEastAsia"/>
                <w:szCs w:val="21"/>
              </w:rPr>
            </w:pPr>
            <w:r>
              <w:rPr>
                <w:kern w:val="0"/>
                <w:szCs w:val="21"/>
              </w:rPr>
              <w:t>/</w:t>
            </w:r>
          </w:p>
        </w:tc>
        <w:tc>
          <w:tcPr>
            <w:tcW w:w="1332" w:type="dxa"/>
            <w:vAlign w:val="center"/>
          </w:tcPr>
          <w:p w14:paraId="564AB816">
            <w:pPr>
              <w:adjustRightInd w:val="0"/>
              <w:jc w:val="center"/>
              <w:textAlignment w:val="baseline"/>
              <w:rPr>
                <w:rFonts w:eastAsiaTheme="minorEastAsia"/>
                <w:kern w:val="28"/>
                <w:szCs w:val="21"/>
              </w:rPr>
            </w:pPr>
            <w:r>
              <w:rPr>
                <w:kern w:val="0"/>
                <w:szCs w:val="21"/>
              </w:rPr>
              <w:t>定检</w:t>
            </w:r>
          </w:p>
        </w:tc>
      </w:tr>
      <w:tr w14:paraId="01ECD3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3" w:type="pct"/>
            <w:vAlign w:val="center"/>
          </w:tcPr>
          <w:p w14:paraId="0A498C30">
            <w:pPr>
              <w:pStyle w:val="32"/>
              <w:numPr>
                <w:ilvl w:val="0"/>
                <w:numId w:val="39"/>
              </w:numPr>
              <w:adjustRightInd w:val="0"/>
              <w:ind w:firstLineChars="0"/>
              <w:jc w:val="center"/>
              <w:textAlignment w:val="baseline"/>
              <w:rPr>
                <w:rFonts w:ascii="Times New Roman" w:hAnsi="Times New Roman" w:eastAsiaTheme="minorEastAsia"/>
                <w:kern w:val="28"/>
                <w:szCs w:val="21"/>
              </w:rPr>
            </w:pPr>
          </w:p>
        </w:tc>
        <w:tc>
          <w:tcPr>
            <w:tcW w:w="965" w:type="pct"/>
            <w:vAlign w:val="center"/>
          </w:tcPr>
          <w:p w14:paraId="4293D43F">
            <w:pPr>
              <w:adjustRightInd w:val="0"/>
              <w:jc w:val="center"/>
              <w:textAlignment w:val="baseline"/>
              <w:rPr>
                <w:rFonts w:eastAsiaTheme="minorEastAsia"/>
                <w:szCs w:val="21"/>
              </w:rPr>
            </w:pPr>
            <w:r>
              <w:rPr>
                <w:rFonts w:eastAsiaTheme="minorEastAsia"/>
                <w:szCs w:val="21"/>
              </w:rPr>
              <w:t>流量计</w:t>
            </w:r>
          </w:p>
        </w:tc>
        <w:tc>
          <w:tcPr>
            <w:tcW w:w="982" w:type="pct"/>
            <w:vAlign w:val="center"/>
          </w:tcPr>
          <w:p w14:paraId="3C424150">
            <w:pPr>
              <w:adjustRightInd w:val="0"/>
              <w:jc w:val="center"/>
              <w:textAlignment w:val="baseline"/>
              <w:rPr>
                <w:rFonts w:eastAsiaTheme="minorEastAsia"/>
                <w:kern w:val="28"/>
                <w:szCs w:val="21"/>
              </w:rPr>
            </w:pPr>
          </w:p>
        </w:tc>
        <w:tc>
          <w:tcPr>
            <w:tcW w:w="1074" w:type="pct"/>
            <w:vAlign w:val="center"/>
          </w:tcPr>
          <w:p w14:paraId="54D07E64">
            <w:pPr>
              <w:adjustRightInd w:val="0"/>
              <w:jc w:val="center"/>
              <w:textAlignment w:val="baseline"/>
              <w:rPr>
                <w:rFonts w:eastAsiaTheme="minorEastAsia"/>
                <w:szCs w:val="21"/>
              </w:rPr>
            </w:pPr>
            <w:r>
              <w:rPr>
                <w:rFonts w:eastAsiaTheme="minorEastAsia"/>
                <w:kern w:val="28"/>
                <w:szCs w:val="21"/>
              </w:rPr>
              <w:t>TBC</w:t>
            </w:r>
          </w:p>
        </w:tc>
        <w:tc>
          <w:tcPr>
            <w:tcW w:w="1780" w:type="dxa"/>
            <w:vAlign w:val="center"/>
          </w:tcPr>
          <w:p w14:paraId="5D8DA47C">
            <w:pPr>
              <w:adjustRightInd w:val="0"/>
              <w:jc w:val="center"/>
              <w:textAlignment w:val="baseline"/>
              <w:rPr>
                <w:rFonts w:eastAsiaTheme="minorEastAsia"/>
                <w:szCs w:val="21"/>
              </w:rPr>
            </w:pPr>
            <w:r>
              <w:rPr>
                <w:kern w:val="0"/>
                <w:szCs w:val="21"/>
              </w:rPr>
              <w:t>/</w:t>
            </w:r>
          </w:p>
        </w:tc>
        <w:tc>
          <w:tcPr>
            <w:tcW w:w="1332" w:type="dxa"/>
            <w:vAlign w:val="center"/>
          </w:tcPr>
          <w:p w14:paraId="1DEC00F1">
            <w:pPr>
              <w:adjustRightInd w:val="0"/>
              <w:jc w:val="center"/>
              <w:textAlignment w:val="baseline"/>
              <w:rPr>
                <w:rFonts w:eastAsiaTheme="minorEastAsia"/>
                <w:kern w:val="28"/>
                <w:szCs w:val="21"/>
              </w:rPr>
            </w:pPr>
            <w:r>
              <w:rPr>
                <w:kern w:val="0"/>
                <w:szCs w:val="21"/>
              </w:rPr>
              <w:t>定检</w:t>
            </w:r>
          </w:p>
        </w:tc>
      </w:tr>
      <w:tr w14:paraId="2E4C34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3" w:type="pct"/>
            <w:vAlign w:val="center"/>
          </w:tcPr>
          <w:p w14:paraId="757AA6F2">
            <w:pPr>
              <w:pStyle w:val="32"/>
              <w:numPr>
                <w:ilvl w:val="0"/>
                <w:numId w:val="39"/>
              </w:numPr>
              <w:adjustRightInd w:val="0"/>
              <w:ind w:firstLineChars="0"/>
              <w:jc w:val="center"/>
              <w:textAlignment w:val="baseline"/>
              <w:rPr>
                <w:rFonts w:ascii="Times New Roman" w:hAnsi="Times New Roman" w:eastAsiaTheme="minorEastAsia"/>
                <w:kern w:val="28"/>
                <w:szCs w:val="21"/>
              </w:rPr>
            </w:pPr>
          </w:p>
        </w:tc>
        <w:tc>
          <w:tcPr>
            <w:tcW w:w="965" w:type="pct"/>
            <w:vAlign w:val="center"/>
          </w:tcPr>
          <w:p w14:paraId="7D637CC3">
            <w:pPr>
              <w:adjustRightInd w:val="0"/>
              <w:jc w:val="center"/>
              <w:textAlignment w:val="baseline"/>
              <w:rPr>
                <w:rFonts w:eastAsiaTheme="minorEastAsia"/>
                <w:szCs w:val="21"/>
              </w:rPr>
            </w:pPr>
            <w:r>
              <w:rPr>
                <w:rFonts w:eastAsiaTheme="minorEastAsia"/>
                <w:szCs w:val="21"/>
              </w:rPr>
              <w:t>高低温湿热试验箱</w:t>
            </w:r>
          </w:p>
        </w:tc>
        <w:tc>
          <w:tcPr>
            <w:tcW w:w="982" w:type="pct"/>
            <w:vAlign w:val="center"/>
          </w:tcPr>
          <w:p w14:paraId="6CB63681">
            <w:pPr>
              <w:adjustRightInd w:val="0"/>
              <w:jc w:val="center"/>
              <w:textAlignment w:val="baseline"/>
              <w:rPr>
                <w:rFonts w:eastAsiaTheme="minorEastAsia"/>
                <w:szCs w:val="21"/>
              </w:rPr>
            </w:pPr>
            <w:r>
              <w:rPr>
                <w:rFonts w:eastAsiaTheme="minorEastAsia"/>
                <w:szCs w:val="21"/>
              </w:rPr>
              <w:t>用于防冷凝水试验</w:t>
            </w:r>
          </w:p>
        </w:tc>
        <w:tc>
          <w:tcPr>
            <w:tcW w:w="1074" w:type="pct"/>
            <w:vAlign w:val="center"/>
          </w:tcPr>
          <w:p w14:paraId="2555E1D6">
            <w:pPr>
              <w:adjustRightInd w:val="0"/>
              <w:jc w:val="center"/>
              <w:textAlignment w:val="baseline"/>
              <w:rPr>
                <w:rFonts w:eastAsiaTheme="minorEastAsia"/>
                <w:szCs w:val="21"/>
              </w:rPr>
            </w:pPr>
            <w:r>
              <w:rPr>
                <w:rFonts w:eastAsiaTheme="minorEastAsia"/>
                <w:szCs w:val="21"/>
              </w:rPr>
              <w:t>CZ-A-1000G</w:t>
            </w:r>
          </w:p>
        </w:tc>
        <w:tc>
          <w:tcPr>
            <w:tcW w:w="930" w:type="pct"/>
            <w:vAlign w:val="center"/>
          </w:tcPr>
          <w:p w14:paraId="6AC582AA">
            <w:pPr>
              <w:widowControl/>
            </w:pPr>
            <w:r>
              <w:t>温度范围：-70℃~150℃</w:t>
            </w:r>
          </w:p>
          <w:p w14:paraId="3632AF3E">
            <w:pPr>
              <w:widowControl/>
            </w:pPr>
            <w:r>
              <w:t>温度偏差：±2℃</w:t>
            </w:r>
          </w:p>
          <w:p w14:paraId="51799E30">
            <w:pPr>
              <w:widowControl/>
            </w:pPr>
            <w:r>
              <w:t>湿度范围：20%RH→98%RH</w:t>
            </w:r>
          </w:p>
          <w:p w14:paraId="41B667E9">
            <w:pPr>
              <w:adjustRightInd w:val="0"/>
              <w:textAlignment w:val="baseline"/>
              <w:rPr>
                <w:rFonts w:eastAsiaTheme="minorEastAsia"/>
                <w:szCs w:val="21"/>
              </w:rPr>
            </w:pPr>
            <w:r>
              <w:t>相对湿度偏差：±3%RH</w:t>
            </w:r>
          </w:p>
        </w:tc>
        <w:tc>
          <w:tcPr>
            <w:tcW w:w="696" w:type="pct"/>
            <w:vAlign w:val="center"/>
          </w:tcPr>
          <w:p w14:paraId="0DBD32A2">
            <w:pPr>
              <w:adjustRightInd w:val="0"/>
              <w:jc w:val="center"/>
              <w:textAlignment w:val="baseline"/>
              <w:rPr>
                <w:rFonts w:eastAsiaTheme="minorEastAsia"/>
                <w:kern w:val="28"/>
                <w:szCs w:val="21"/>
              </w:rPr>
            </w:pPr>
            <w:r>
              <w:rPr>
                <w:rFonts w:eastAsiaTheme="minorEastAsia"/>
                <w:kern w:val="28"/>
                <w:szCs w:val="21"/>
              </w:rPr>
              <w:t>设备校验</w:t>
            </w:r>
          </w:p>
        </w:tc>
      </w:tr>
      <w:tr w14:paraId="5BF2FB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3" w:type="pct"/>
            <w:vAlign w:val="center"/>
          </w:tcPr>
          <w:p w14:paraId="3C7EC0A4">
            <w:pPr>
              <w:pStyle w:val="32"/>
              <w:numPr>
                <w:ilvl w:val="0"/>
                <w:numId w:val="39"/>
              </w:numPr>
              <w:adjustRightInd w:val="0"/>
              <w:ind w:firstLineChars="0"/>
              <w:jc w:val="center"/>
              <w:textAlignment w:val="baseline"/>
              <w:rPr>
                <w:rFonts w:ascii="Times New Roman" w:hAnsi="Times New Roman" w:eastAsiaTheme="minorEastAsia"/>
                <w:kern w:val="28"/>
                <w:szCs w:val="21"/>
              </w:rPr>
            </w:pPr>
          </w:p>
        </w:tc>
        <w:tc>
          <w:tcPr>
            <w:tcW w:w="965" w:type="pct"/>
            <w:vAlign w:val="center"/>
          </w:tcPr>
          <w:p w14:paraId="65B13189">
            <w:pPr>
              <w:adjustRightInd w:val="0"/>
              <w:jc w:val="center"/>
              <w:textAlignment w:val="baseline"/>
              <w:rPr>
                <w:rFonts w:eastAsiaTheme="minorEastAsia"/>
                <w:szCs w:val="21"/>
              </w:rPr>
            </w:pPr>
            <w:r>
              <w:rPr>
                <w:rFonts w:eastAsiaTheme="minorEastAsia"/>
                <w:szCs w:val="21"/>
              </w:rPr>
              <w:t>高低温湿热试验箱</w:t>
            </w:r>
          </w:p>
        </w:tc>
        <w:tc>
          <w:tcPr>
            <w:tcW w:w="982" w:type="pct"/>
            <w:vAlign w:val="center"/>
          </w:tcPr>
          <w:p w14:paraId="59C64C6E">
            <w:pPr>
              <w:adjustRightInd w:val="0"/>
              <w:jc w:val="center"/>
              <w:textAlignment w:val="baseline"/>
              <w:rPr>
                <w:rFonts w:eastAsiaTheme="minorEastAsia"/>
                <w:szCs w:val="21"/>
              </w:rPr>
            </w:pPr>
            <w:r>
              <w:rPr>
                <w:rFonts w:eastAsiaTheme="minorEastAsia"/>
                <w:szCs w:val="21"/>
              </w:rPr>
              <w:t>用于防冷凝水试验</w:t>
            </w:r>
          </w:p>
        </w:tc>
        <w:tc>
          <w:tcPr>
            <w:tcW w:w="1074" w:type="pct"/>
            <w:vAlign w:val="center"/>
          </w:tcPr>
          <w:p w14:paraId="276EF4E0">
            <w:pPr>
              <w:adjustRightInd w:val="0"/>
              <w:jc w:val="center"/>
              <w:textAlignment w:val="baseline"/>
              <w:rPr>
                <w:rFonts w:eastAsiaTheme="minorEastAsia"/>
                <w:szCs w:val="21"/>
              </w:rPr>
            </w:pPr>
            <w:r>
              <w:rPr>
                <w:rFonts w:eastAsiaTheme="minorEastAsia"/>
                <w:szCs w:val="21"/>
              </w:rPr>
              <w:t>CZ-A-1000G</w:t>
            </w:r>
          </w:p>
        </w:tc>
        <w:tc>
          <w:tcPr>
            <w:tcW w:w="930" w:type="pct"/>
            <w:vAlign w:val="center"/>
          </w:tcPr>
          <w:p w14:paraId="66B4F1D7">
            <w:pPr>
              <w:widowControl/>
            </w:pPr>
            <w:r>
              <w:t>温度范围：-70℃~150℃</w:t>
            </w:r>
          </w:p>
          <w:p w14:paraId="46AEB559">
            <w:pPr>
              <w:widowControl/>
            </w:pPr>
            <w:r>
              <w:t>温度偏差：±2℃</w:t>
            </w:r>
          </w:p>
          <w:p w14:paraId="376FF4EB">
            <w:pPr>
              <w:widowControl/>
            </w:pPr>
            <w:r>
              <w:t>湿度范围：20%RH→98%RH</w:t>
            </w:r>
          </w:p>
          <w:p w14:paraId="5D13B030">
            <w:pPr>
              <w:widowControl/>
              <w:rPr>
                <w:rFonts w:eastAsiaTheme="minorEastAsia"/>
                <w:szCs w:val="21"/>
              </w:rPr>
            </w:pPr>
            <w:r>
              <w:t>相对湿度偏差：±3%RH</w:t>
            </w:r>
          </w:p>
        </w:tc>
        <w:tc>
          <w:tcPr>
            <w:tcW w:w="696" w:type="pct"/>
            <w:vAlign w:val="center"/>
          </w:tcPr>
          <w:p w14:paraId="575B12F4">
            <w:pPr>
              <w:adjustRightInd w:val="0"/>
              <w:jc w:val="center"/>
              <w:textAlignment w:val="baseline"/>
              <w:rPr>
                <w:rFonts w:eastAsiaTheme="minorEastAsia"/>
                <w:kern w:val="28"/>
                <w:szCs w:val="21"/>
              </w:rPr>
            </w:pPr>
            <w:r>
              <w:rPr>
                <w:rFonts w:eastAsiaTheme="minorEastAsia"/>
                <w:kern w:val="28"/>
                <w:szCs w:val="21"/>
              </w:rPr>
              <w:t>设备校验</w:t>
            </w:r>
          </w:p>
        </w:tc>
      </w:tr>
      <w:tr w14:paraId="062E2F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3" w:type="pct"/>
            <w:vAlign w:val="center"/>
          </w:tcPr>
          <w:p w14:paraId="13AAF813">
            <w:pPr>
              <w:pStyle w:val="32"/>
              <w:numPr>
                <w:ilvl w:val="0"/>
                <w:numId w:val="39"/>
              </w:numPr>
              <w:adjustRightInd w:val="0"/>
              <w:ind w:firstLineChars="0"/>
              <w:jc w:val="center"/>
              <w:textAlignment w:val="baseline"/>
              <w:rPr>
                <w:rFonts w:ascii="Times New Roman" w:hAnsi="Times New Roman" w:eastAsiaTheme="minorEastAsia"/>
                <w:kern w:val="28"/>
                <w:szCs w:val="21"/>
              </w:rPr>
            </w:pPr>
          </w:p>
        </w:tc>
        <w:tc>
          <w:tcPr>
            <w:tcW w:w="965" w:type="pct"/>
            <w:vAlign w:val="center"/>
          </w:tcPr>
          <w:p w14:paraId="20FB9C10">
            <w:pPr>
              <w:adjustRightInd w:val="0"/>
              <w:jc w:val="center"/>
              <w:textAlignment w:val="baseline"/>
              <w:rPr>
                <w:rFonts w:eastAsiaTheme="minorEastAsia"/>
                <w:szCs w:val="21"/>
              </w:rPr>
            </w:pPr>
            <w:r>
              <w:rPr>
                <w:rFonts w:eastAsiaTheme="minorEastAsia"/>
                <w:szCs w:val="21"/>
              </w:rPr>
              <w:t>钢卷尺</w:t>
            </w:r>
          </w:p>
        </w:tc>
        <w:tc>
          <w:tcPr>
            <w:tcW w:w="982" w:type="pct"/>
            <w:vAlign w:val="center"/>
          </w:tcPr>
          <w:p w14:paraId="6F9EDD43">
            <w:pPr>
              <w:adjustRightInd w:val="0"/>
              <w:jc w:val="center"/>
              <w:textAlignment w:val="baseline"/>
              <w:rPr>
                <w:rFonts w:eastAsiaTheme="minorEastAsia"/>
                <w:szCs w:val="21"/>
              </w:rPr>
            </w:pPr>
            <w:r>
              <w:rPr>
                <w:rFonts w:eastAsiaTheme="minorEastAsia"/>
                <w:szCs w:val="21"/>
              </w:rPr>
              <w:t>用于测量受试设备与试验系统的距离</w:t>
            </w:r>
          </w:p>
        </w:tc>
        <w:tc>
          <w:tcPr>
            <w:tcW w:w="1074" w:type="pct"/>
            <w:vAlign w:val="center"/>
          </w:tcPr>
          <w:p w14:paraId="3C9B502C">
            <w:pPr>
              <w:adjustRightInd w:val="0"/>
              <w:jc w:val="center"/>
              <w:textAlignment w:val="baseline"/>
              <w:rPr>
                <w:rFonts w:eastAsiaTheme="minorEastAsia"/>
                <w:szCs w:val="21"/>
              </w:rPr>
            </w:pPr>
            <w:r>
              <w:rPr>
                <w:rFonts w:eastAsiaTheme="minorEastAsia"/>
                <w:szCs w:val="21"/>
              </w:rPr>
              <w:t>10m</w:t>
            </w:r>
          </w:p>
        </w:tc>
        <w:tc>
          <w:tcPr>
            <w:tcW w:w="930" w:type="pct"/>
            <w:vAlign w:val="center"/>
          </w:tcPr>
          <w:p w14:paraId="2D5F7324">
            <w:pPr>
              <w:adjustRightInd w:val="0"/>
              <w:jc w:val="center"/>
              <w:textAlignment w:val="baseline"/>
              <w:rPr>
                <w:rFonts w:eastAsiaTheme="minorEastAsia"/>
                <w:szCs w:val="21"/>
              </w:rPr>
            </w:pPr>
            <w:r>
              <w:rPr>
                <w:rFonts w:eastAsiaTheme="minorEastAsia"/>
                <w:szCs w:val="21"/>
              </w:rPr>
              <w:t>允差±5.0mm</w:t>
            </w:r>
          </w:p>
        </w:tc>
        <w:tc>
          <w:tcPr>
            <w:tcW w:w="696" w:type="pct"/>
            <w:vAlign w:val="center"/>
          </w:tcPr>
          <w:p w14:paraId="41D0E6AC">
            <w:pPr>
              <w:adjustRightInd w:val="0"/>
              <w:jc w:val="center"/>
              <w:textAlignment w:val="baseline"/>
              <w:rPr>
                <w:rFonts w:eastAsiaTheme="minorEastAsia"/>
                <w:kern w:val="28"/>
                <w:szCs w:val="21"/>
              </w:rPr>
            </w:pPr>
            <w:r>
              <w:rPr>
                <w:rFonts w:eastAsiaTheme="minorEastAsia"/>
                <w:kern w:val="28"/>
                <w:szCs w:val="21"/>
              </w:rPr>
              <w:t>设备校验</w:t>
            </w:r>
          </w:p>
        </w:tc>
      </w:tr>
      <w:tr w14:paraId="66683A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3" w:type="pct"/>
            <w:vAlign w:val="center"/>
          </w:tcPr>
          <w:p w14:paraId="34F334FB">
            <w:pPr>
              <w:pStyle w:val="32"/>
              <w:numPr>
                <w:ilvl w:val="0"/>
                <w:numId w:val="39"/>
              </w:numPr>
              <w:adjustRightInd w:val="0"/>
              <w:ind w:firstLineChars="0"/>
              <w:jc w:val="center"/>
              <w:textAlignment w:val="baseline"/>
              <w:rPr>
                <w:rFonts w:ascii="Times New Roman" w:hAnsi="Times New Roman" w:eastAsiaTheme="minorEastAsia"/>
                <w:kern w:val="28"/>
                <w:szCs w:val="21"/>
              </w:rPr>
            </w:pPr>
          </w:p>
        </w:tc>
        <w:tc>
          <w:tcPr>
            <w:tcW w:w="965" w:type="pct"/>
            <w:vAlign w:val="center"/>
          </w:tcPr>
          <w:p w14:paraId="71444CA2">
            <w:pPr>
              <w:adjustRightInd w:val="0"/>
              <w:jc w:val="center"/>
              <w:textAlignment w:val="baseline"/>
              <w:rPr>
                <w:rFonts w:eastAsiaTheme="minorEastAsia"/>
                <w:szCs w:val="21"/>
              </w:rPr>
            </w:pPr>
            <w:r>
              <w:rPr>
                <w:rFonts w:eastAsiaTheme="minorEastAsia"/>
                <w:szCs w:val="21"/>
              </w:rPr>
              <w:t>温湿度计</w:t>
            </w:r>
          </w:p>
        </w:tc>
        <w:tc>
          <w:tcPr>
            <w:tcW w:w="982" w:type="pct"/>
            <w:vAlign w:val="center"/>
          </w:tcPr>
          <w:p w14:paraId="643CDFAE">
            <w:pPr>
              <w:adjustRightInd w:val="0"/>
              <w:jc w:val="center"/>
              <w:textAlignment w:val="baseline"/>
              <w:rPr>
                <w:rFonts w:eastAsiaTheme="minorEastAsia"/>
                <w:szCs w:val="21"/>
              </w:rPr>
            </w:pPr>
            <w:r>
              <w:rPr>
                <w:rFonts w:eastAsiaTheme="minorEastAsia"/>
                <w:szCs w:val="21"/>
              </w:rPr>
              <w:t>用于测量试验室大气温湿度</w:t>
            </w:r>
          </w:p>
        </w:tc>
        <w:tc>
          <w:tcPr>
            <w:tcW w:w="1074" w:type="pct"/>
            <w:vAlign w:val="center"/>
          </w:tcPr>
          <w:p w14:paraId="0E5E07BB">
            <w:pPr>
              <w:adjustRightInd w:val="0"/>
              <w:jc w:val="center"/>
              <w:textAlignment w:val="baseline"/>
              <w:rPr>
                <w:rFonts w:eastAsiaTheme="minorEastAsia"/>
                <w:szCs w:val="21"/>
              </w:rPr>
            </w:pPr>
            <w:r>
              <w:rPr>
                <w:rFonts w:eastAsiaTheme="minorEastAsia"/>
                <w:szCs w:val="21"/>
              </w:rPr>
              <w:t>RE-W1012</w:t>
            </w:r>
          </w:p>
        </w:tc>
        <w:tc>
          <w:tcPr>
            <w:tcW w:w="930" w:type="pct"/>
            <w:vAlign w:val="center"/>
          </w:tcPr>
          <w:p w14:paraId="485B4B87">
            <w:pPr>
              <w:adjustRightInd w:val="0"/>
              <w:textAlignment w:val="baseline"/>
              <w:rPr>
                <w:rFonts w:eastAsiaTheme="minorEastAsia"/>
                <w:szCs w:val="21"/>
              </w:rPr>
            </w:pPr>
            <w:r>
              <w:rPr>
                <w:rFonts w:eastAsiaTheme="minorEastAsia"/>
                <w:szCs w:val="21"/>
              </w:rPr>
              <w:t>温度范围：10℃~35℃</w:t>
            </w:r>
          </w:p>
          <w:p w14:paraId="716D5587">
            <w:pPr>
              <w:adjustRightInd w:val="0"/>
              <w:textAlignment w:val="baseline"/>
              <w:rPr>
                <w:rFonts w:eastAsiaTheme="minorEastAsia"/>
                <w:szCs w:val="21"/>
              </w:rPr>
            </w:pPr>
            <w:r>
              <w:rPr>
                <w:rFonts w:eastAsiaTheme="minorEastAsia"/>
                <w:szCs w:val="21"/>
              </w:rPr>
              <w:t>最大误差：0.7℃</w:t>
            </w:r>
          </w:p>
          <w:p w14:paraId="0A7713EF">
            <w:pPr>
              <w:adjustRightInd w:val="0"/>
              <w:textAlignment w:val="baseline"/>
              <w:rPr>
                <w:rFonts w:eastAsiaTheme="minorEastAsia"/>
                <w:szCs w:val="21"/>
              </w:rPr>
            </w:pPr>
            <w:r>
              <w:rPr>
                <w:rFonts w:eastAsiaTheme="minorEastAsia"/>
                <w:szCs w:val="21"/>
              </w:rPr>
              <w:t>湿度范围：20~85%</w:t>
            </w:r>
          </w:p>
          <w:p w14:paraId="15445CEB">
            <w:pPr>
              <w:adjustRightInd w:val="0"/>
              <w:textAlignment w:val="baseline"/>
              <w:rPr>
                <w:rFonts w:eastAsiaTheme="minorEastAsia"/>
                <w:szCs w:val="21"/>
              </w:rPr>
            </w:pPr>
            <w:r>
              <w:rPr>
                <w:rFonts w:eastAsiaTheme="minorEastAsia"/>
                <w:szCs w:val="21"/>
              </w:rPr>
              <w:t>最大误差：4%</w:t>
            </w:r>
          </w:p>
        </w:tc>
        <w:tc>
          <w:tcPr>
            <w:tcW w:w="696" w:type="pct"/>
            <w:vAlign w:val="center"/>
          </w:tcPr>
          <w:p w14:paraId="7AAD5379">
            <w:pPr>
              <w:adjustRightInd w:val="0"/>
              <w:jc w:val="center"/>
              <w:textAlignment w:val="baseline"/>
              <w:rPr>
                <w:rFonts w:eastAsiaTheme="minorEastAsia"/>
                <w:kern w:val="28"/>
                <w:szCs w:val="21"/>
              </w:rPr>
            </w:pPr>
            <w:r>
              <w:rPr>
                <w:rFonts w:eastAsiaTheme="minorEastAsia"/>
                <w:kern w:val="28"/>
                <w:szCs w:val="21"/>
              </w:rPr>
              <w:t>设备校验</w:t>
            </w:r>
          </w:p>
        </w:tc>
      </w:tr>
      <w:tr w14:paraId="2CD250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3" w:type="pct"/>
            <w:vAlign w:val="center"/>
          </w:tcPr>
          <w:p w14:paraId="4792553F">
            <w:pPr>
              <w:pStyle w:val="32"/>
              <w:numPr>
                <w:ilvl w:val="0"/>
                <w:numId w:val="39"/>
              </w:numPr>
              <w:adjustRightInd w:val="0"/>
              <w:ind w:firstLineChars="0"/>
              <w:jc w:val="center"/>
              <w:textAlignment w:val="baseline"/>
              <w:rPr>
                <w:rFonts w:ascii="Times New Roman" w:hAnsi="Times New Roman" w:eastAsiaTheme="minorEastAsia"/>
                <w:kern w:val="28"/>
                <w:szCs w:val="21"/>
              </w:rPr>
            </w:pPr>
          </w:p>
        </w:tc>
        <w:tc>
          <w:tcPr>
            <w:tcW w:w="965" w:type="pct"/>
            <w:vAlign w:val="center"/>
          </w:tcPr>
          <w:p w14:paraId="53DD3C95">
            <w:pPr>
              <w:adjustRightInd w:val="0"/>
              <w:jc w:val="center"/>
              <w:textAlignment w:val="baseline"/>
              <w:rPr>
                <w:rFonts w:eastAsiaTheme="minorEastAsia"/>
                <w:szCs w:val="21"/>
              </w:rPr>
            </w:pPr>
            <w:r>
              <w:rPr>
                <w:rFonts w:eastAsiaTheme="minorEastAsia"/>
                <w:color w:val="000000"/>
                <w:kern w:val="0"/>
                <w:szCs w:val="21"/>
              </w:rPr>
              <w:t>温湿度大气压力表</w:t>
            </w:r>
          </w:p>
        </w:tc>
        <w:tc>
          <w:tcPr>
            <w:tcW w:w="982" w:type="pct"/>
            <w:vAlign w:val="center"/>
          </w:tcPr>
          <w:p w14:paraId="696A1324">
            <w:pPr>
              <w:adjustRightInd w:val="0"/>
              <w:jc w:val="center"/>
              <w:textAlignment w:val="baseline"/>
              <w:rPr>
                <w:rFonts w:eastAsiaTheme="minorEastAsia"/>
                <w:szCs w:val="21"/>
              </w:rPr>
            </w:pPr>
            <w:r>
              <w:rPr>
                <w:rFonts w:eastAsiaTheme="minorEastAsia"/>
                <w:szCs w:val="21"/>
              </w:rPr>
              <w:t>用于测量试验室大气压力</w:t>
            </w:r>
          </w:p>
        </w:tc>
        <w:tc>
          <w:tcPr>
            <w:tcW w:w="1074" w:type="pct"/>
            <w:vAlign w:val="center"/>
          </w:tcPr>
          <w:p w14:paraId="256D4550">
            <w:pPr>
              <w:adjustRightInd w:val="0"/>
              <w:jc w:val="center"/>
              <w:textAlignment w:val="baseline"/>
              <w:rPr>
                <w:rFonts w:eastAsiaTheme="minorEastAsia"/>
                <w:szCs w:val="21"/>
              </w:rPr>
            </w:pPr>
            <w:r>
              <w:rPr>
                <w:rFonts w:eastAsiaTheme="minorEastAsia"/>
                <w:color w:val="000000"/>
                <w:kern w:val="0"/>
                <w:szCs w:val="21"/>
              </w:rPr>
              <w:t>TES1160</w:t>
            </w:r>
          </w:p>
        </w:tc>
        <w:tc>
          <w:tcPr>
            <w:tcW w:w="930" w:type="pct"/>
            <w:vAlign w:val="center"/>
          </w:tcPr>
          <w:p w14:paraId="6C08E3DA">
            <w:pPr>
              <w:widowControl/>
              <w:rPr>
                <w:rFonts w:eastAsiaTheme="minorEastAsia"/>
                <w:color w:val="000000"/>
                <w:kern w:val="0"/>
                <w:szCs w:val="21"/>
              </w:rPr>
            </w:pPr>
            <w:r>
              <w:rPr>
                <w:rFonts w:eastAsiaTheme="minorEastAsia"/>
                <w:color w:val="000000"/>
                <w:kern w:val="0"/>
                <w:szCs w:val="21"/>
              </w:rPr>
              <w:t>压力范围：（500~1100）hPa</w:t>
            </w:r>
          </w:p>
          <w:p w14:paraId="2C1A2193">
            <w:pPr>
              <w:adjustRightInd w:val="0"/>
              <w:textAlignment w:val="baseline"/>
              <w:rPr>
                <w:rFonts w:eastAsiaTheme="minorEastAsia"/>
                <w:szCs w:val="21"/>
              </w:rPr>
            </w:pPr>
            <w:r>
              <w:rPr>
                <w:rFonts w:eastAsiaTheme="minorEastAsia"/>
                <w:color w:val="000000"/>
                <w:kern w:val="0"/>
                <w:szCs w:val="21"/>
              </w:rPr>
              <w:t>误差：±5hPa</w:t>
            </w:r>
          </w:p>
        </w:tc>
        <w:tc>
          <w:tcPr>
            <w:tcW w:w="696" w:type="pct"/>
            <w:vAlign w:val="center"/>
          </w:tcPr>
          <w:p w14:paraId="0186D627">
            <w:pPr>
              <w:adjustRightInd w:val="0"/>
              <w:jc w:val="center"/>
              <w:textAlignment w:val="baseline"/>
              <w:rPr>
                <w:rFonts w:eastAsiaTheme="minorEastAsia"/>
                <w:kern w:val="28"/>
                <w:szCs w:val="21"/>
              </w:rPr>
            </w:pPr>
            <w:r>
              <w:rPr>
                <w:rFonts w:eastAsiaTheme="minorEastAsia"/>
                <w:kern w:val="28"/>
                <w:szCs w:val="21"/>
              </w:rPr>
              <w:t>设备校验</w:t>
            </w:r>
          </w:p>
        </w:tc>
      </w:tr>
      <w:tr w14:paraId="32A580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000" w:type="pct"/>
            <w:gridSpan w:val="6"/>
            <w:vAlign w:val="center"/>
          </w:tcPr>
          <w:p w14:paraId="1B5A255E">
            <w:pPr>
              <w:adjustRightInd w:val="0"/>
              <w:jc w:val="left"/>
              <w:textAlignment w:val="baseline"/>
              <w:rPr>
                <w:rFonts w:eastAsiaTheme="minorEastAsia"/>
                <w:iCs/>
                <w:kern w:val="28"/>
                <w:szCs w:val="21"/>
              </w:rPr>
            </w:pPr>
            <w:r>
              <w:rPr>
                <w:rFonts w:eastAsiaTheme="minorEastAsia"/>
                <w:bCs/>
                <w:iCs/>
                <w:kern w:val="28"/>
                <w:szCs w:val="21"/>
              </w:rPr>
              <w:t>注：1.</w:t>
            </w:r>
            <w:r>
              <w:rPr>
                <w:rFonts w:eastAsiaTheme="minorEastAsia"/>
                <w:iCs/>
                <w:kern w:val="0"/>
                <w:szCs w:val="21"/>
              </w:rPr>
              <w:t>若选择的试验设备精度/量程比原试验设备等同或更优</w:t>
            </w:r>
            <w:r>
              <w:rPr>
                <w:rFonts w:eastAsiaTheme="minorEastAsia"/>
                <w:iCs/>
                <w:kern w:val="28"/>
                <w:szCs w:val="21"/>
              </w:rPr>
              <w:t>，则允许更换设备进行试验。</w:t>
            </w:r>
          </w:p>
          <w:p w14:paraId="6C583869">
            <w:pPr>
              <w:adjustRightInd w:val="0"/>
              <w:jc w:val="left"/>
              <w:textAlignment w:val="baseline"/>
              <w:rPr>
                <w:rFonts w:eastAsiaTheme="minorEastAsia"/>
                <w:iCs/>
                <w:kern w:val="28"/>
                <w:szCs w:val="21"/>
              </w:rPr>
            </w:pPr>
            <w:r>
              <w:rPr>
                <w:rFonts w:eastAsiaTheme="minorEastAsia"/>
                <w:iCs/>
                <w:kern w:val="28"/>
                <w:szCs w:val="21"/>
              </w:rPr>
              <w:t>2．实际使用的设备/仪器，由试验单位记录，并在试验报告中明确，如存在差异，应在试验报告中进行分析。</w:t>
            </w:r>
          </w:p>
          <w:p w14:paraId="0F79119E">
            <w:pPr>
              <w:adjustRightInd w:val="0"/>
              <w:jc w:val="left"/>
              <w:textAlignment w:val="baseline"/>
              <w:rPr>
                <w:rFonts w:eastAsiaTheme="minorEastAsia"/>
                <w:b/>
                <w:i/>
                <w:kern w:val="28"/>
                <w:szCs w:val="21"/>
              </w:rPr>
            </w:pPr>
            <w:r>
              <w:rPr>
                <w:rFonts w:eastAsiaTheme="minorEastAsia"/>
                <w:bCs/>
                <w:iCs/>
                <w:kern w:val="28"/>
                <w:szCs w:val="21"/>
              </w:rPr>
              <w:t>3</w:t>
            </w:r>
            <w:r>
              <w:rPr>
                <w:rFonts w:eastAsiaTheme="minorEastAsia"/>
                <w:b/>
                <w:iCs/>
                <w:kern w:val="28"/>
                <w:szCs w:val="21"/>
              </w:rPr>
              <w:t>.</w:t>
            </w:r>
            <w:r>
              <w:rPr>
                <w:rFonts w:eastAsiaTheme="minorEastAsia"/>
                <w:iCs/>
                <w:kern w:val="0"/>
                <w:szCs w:val="21"/>
              </w:rPr>
              <w:t>所有未标注数量的设备，默认数量为1。</w:t>
            </w:r>
          </w:p>
        </w:tc>
      </w:tr>
    </w:tbl>
    <w:p w14:paraId="124C728D">
      <w:pPr>
        <w:pStyle w:val="35"/>
        <w:numPr>
          <w:ilvl w:val="2"/>
          <w:numId w:val="2"/>
        </w:numPr>
        <w:tabs>
          <w:tab w:val="clear" w:pos="340"/>
          <w:tab w:val="clear" w:pos="567"/>
        </w:tabs>
        <w:spacing w:line="420" w:lineRule="exact"/>
      </w:pPr>
      <w:bookmarkStart w:id="291" w:name="_Toc176264448"/>
      <w:r>
        <w:rPr>
          <w:rFonts w:hint="eastAsia"/>
        </w:rPr>
        <w:t>试验布置和连接</w:t>
      </w:r>
      <w:bookmarkEnd w:id="291"/>
    </w:p>
    <w:p w14:paraId="19D358C7">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试验前后测试时，按图19-1将受试设备与测试设备进行连接布置。将受试</w:t>
      </w:r>
      <w:r>
        <w:rPr>
          <w:rFonts w:ascii="Times New Roman" w:hAnsi="Times New Roman" w:cs="宋体"/>
          <w:sz w:val="24"/>
          <w:szCs w:val="21"/>
        </w:rPr>
        <w:t>设备</w:t>
      </w:r>
      <w:r>
        <w:rPr>
          <w:rFonts w:hint="eastAsia" w:ascii="Times New Roman" w:hAnsi="Times New Roman" w:cs="宋体"/>
          <w:sz w:val="24"/>
          <w:szCs w:val="21"/>
        </w:rPr>
        <w:t>安装在试验箱内，受试设备放在试验箱内中心位置，距离箱壁不小于15cm，具体如图33和所示34。</w:t>
      </w:r>
    </w:p>
    <w:p w14:paraId="5C017DB1">
      <w:pPr>
        <w:pStyle w:val="32"/>
        <w:ind w:firstLine="0" w:firstLineChars="0"/>
        <w:jc w:val="center"/>
        <w:rPr>
          <w:rFonts w:ascii="Times New Roman" w:hAnsi="Times New Roman"/>
        </w:rPr>
      </w:pPr>
      <w:r>
        <w:drawing>
          <wp:inline distT="0" distB="0" distL="0" distR="0">
            <wp:extent cx="4316730" cy="4493895"/>
            <wp:effectExtent l="0" t="0" r="7620" b="190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313955" cy="4491165"/>
                    </a:xfrm>
                    <a:prstGeom prst="rect">
                      <a:avLst/>
                    </a:prstGeom>
                    <a:noFill/>
                    <a:ln>
                      <a:noFill/>
                    </a:ln>
                  </pic:spPr>
                </pic:pic>
              </a:graphicData>
            </a:graphic>
          </wp:inline>
        </w:drawing>
      </w:r>
    </w:p>
    <w:p w14:paraId="403FE05E">
      <w:pPr>
        <w:pStyle w:val="61"/>
        <w:numPr>
          <w:ilvl w:val="0"/>
          <w:numId w:val="8"/>
        </w:numPr>
        <w:rPr>
          <w:rFonts w:ascii="黑体" w:hAnsi="黑体" w:cs="宋体"/>
        </w:rPr>
      </w:pPr>
      <w:bookmarkStart w:id="292" w:name="_Toc176262587"/>
      <w:r>
        <w:rPr>
          <w:rFonts w:hint="eastAsia" w:ascii="黑体" w:hAnsi="黑体" w:cs="宋体"/>
        </w:rPr>
        <w:t>防冷凝试验连接示意图</w:t>
      </w:r>
      <w:bookmarkEnd w:id="292"/>
    </w:p>
    <w:p w14:paraId="6D8F53A8">
      <w:pPr>
        <w:pStyle w:val="24"/>
        <w:ind w:firstLine="480"/>
      </w:pPr>
    </w:p>
    <w:p w14:paraId="2E89483F">
      <w:pPr>
        <w:pStyle w:val="24"/>
        <w:ind w:firstLine="0" w:firstLineChars="0"/>
        <w:jc w:val="center"/>
      </w:pPr>
      <w:r>
        <w:drawing>
          <wp:inline distT="0" distB="0" distL="0" distR="0">
            <wp:extent cx="4432935" cy="2275205"/>
            <wp:effectExtent l="0" t="0" r="5715" b="127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8"/>
                    <a:stretch>
                      <a:fillRect/>
                    </a:stretch>
                  </pic:blipFill>
                  <pic:spPr>
                    <a:xfrm>
                      <a:off x="0" y="0"/>
                      <a:ext cx="4450879" cy="2284820"/>
                    </a:xfrm>
                    <a:prstGeom prst="rect">
                      <a:avLst/>
                    </a:prstGeom>
                  </pic:spPr>
                </pic:pic>
              </a:graphicData>
            </a:graphic>
          </wp:inline>
        </w:drawing>
      </w:r>
    </w:p>
    <w:p w14:paraId="63A5683C">
      <w:pPr>
        <w:pStyle w:val="61"/>
        <w:numPr>
          <w:ilvl w:val="0"/>
          <w:numId w:val="8"/>
        </w:numPr>
        <w:rPr>
          <w:rFonts w:ascii="黑体" w:hAnsi="黑体" w:cs="宋体"/>
        </w:rPr>
      </w:pPr>
      <w:bookmarkStart w:id="293" w:name="_Toc176262588"/>
      <w:r>
        <w:rPr>
          <w:rFonts w:hint="eastAsia" w:ascii="黑体" w:hAnsi="黑体" w:cs="宋体"/>
        </w:rPr>
        <w:t>防冷凝试验受试设备工作状态1时布置图</w:t>
      </w:r>
      <w:bookmarkEnd w:id="293"/>
    </w:p>
    <w:p w14:paraId="5B9CAD59">
      <w:pPr>
        <w:pStyle w:val="32"/>
        <w:ind w:firstLine="0" w:firstLineChars="0"/>
        <w:jc w:val="center"/>
        <w:rPr>
          <w:rFonts w:ascii="Times New Roman" w:hAnsi="Times New Roman"/>
        </w:rPr>
      </w:pPr>
      <w:r>
        <w:drawing>
          <wp:inline distT="0" distB="0" distL="0" distR="0">
            <wp:extent cx="4181475" cy="280987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8"/>
                    <a:stretch>
                      <a:fillRect/>
                    </a:stretch>
                  </pic:blipFill>
                  <pic:spPr>
                    <a:xfrm>
                      <a:off x="0" y="0"/>
                      <a:ext cx="4182532" cy="2810267"/>
                    </a:xfrm>
                    <a:prstGeom prst="rect">
                      <a:avLst/>
                    </a:prstGeom>
                  </pic:spPr>
                </pic:pic>
              </a:graphicData>
            </a:graphic>
          </wp:inline>
        </w:drawing>
      </w:r>
    </w:p>
    <w:p w14:paraId="24B30A39">
      <w:pPr>
        <w:pStyle w:val="61"/>
        <w:numPr>
          <w:ilvl w:val="0"/>
          <w:numId w:val="8"/>
        </w:numPr>
        <w:rPr>
          <w:rFonts w:ascii="黑体" w:hAnsi="黑体" w:cs="宋体"/>
        </w:rPr>
      </w:pPr>
      <w:bookmarkStart w:id="294" w:name="_Toc176262589"/>
      <w:r>
        <w:rPr>
          <w:rFonts w:hint="eastAsia" w:ascii="黑体" w:hAnsi="黑体" w:cs="宋体"/>
        </w:rPr>
        <w:t>防冷凝试验受试设备工作状态2热时布置图</w:t>
      </w:r>
      <w:bookmarkEnd w:id="294"/>
    </w:p>
    <w:p w14:paraId="039BECDA">
      <w:pPr>
        <w:pStyle w:val="35"/>
        <w:numPr>
          <w:ilvl w:val="2"/>
          <w:numId w:val="2"/>
        </w:numPr>
        <w:tabs>
          <w:tab w:val="clear" w:pos="340"/>
          <w:tab w:val="clear" w:pos="567"/>
        </w:tabs>
        <w:spacing w:line="420" w:lineRule="exact"/>
      </w:pPr>
      <w:bookmarkStart w:id="295" w:name="_Toc176264449"/>
      <w:r>
        <w:rPr>
          <w:rFonts w:hint="eastAsia"/>
        </w:rPr>
        <w:t>试验件、试验装置（试验前）的制造符合性要求</w:t>
      </w:r>
      <w:bookmarkEnd w:id="295"/>
    </w:p>
    <w:p w14:paraId="0FDA06E5">
      <w:pPr>
        <w:pStyle w:val="32"/>
        <w:spacing w:line="500" w:lineRule="exact"/>
        <w:ind w:firstLine="563" w:firstLineChars="0"/>
        <w:rPr>
          <w:rFonts w:ascii="Times New Roman" w:hAnsi="Times New Roman" w:cs="宋体"/>
          <w:sz w:val="24"/>
          <w:szCs w:val="21"/>
        </w:rPr>
      </w:pPr>
      <w:r>
        <w:rPr>
          <w:rFonts w:hint="eastAsia" w:ascii="Times New Roman" w:hAnsi="Times New Roman" w:cs="宋体"/>
          <w:sz w:val="24"/>
          <w:szCs w:val="21"/>
        </w:rPr>
        <w:t>试验件状态应满足“6.试验产品/设备说明”构型和产品状态要求，确定试验件按照12.1要求完成了产品验收测试。</w:t>
      </w:r>
    </w:p>
    <w:p w14:paraId="3A472C4D">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确保试验件、陪试件、试验装置，在试验前按照19.1.3-19.1.5的要求，进行了相应的安装和连接。</w:t>
      </w:r>
    </w:p>
    <w:p w14:paraId="577B46C9">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确保试验人员资质符合“10. 试验人员”的要求。</w:t>
      </w:r>
    </w:p>
    <w:p w14:paraId="2F576B6E">
      <w:pPr>
        <w:pStyle w:val="35"/>
        <w:numPr>
          <w:ilvl w:val="2"/>
          <w:numId w:val="2"/>
        </w:numPr>
        <w:tabs>
          <w:tab w:val="clear" w:pos="340"/>
          <w:tab w:val="clear" w:pos="567"/>
        </w:tabs>
        <w:spacing w:line="420" w:lineRule="exact"/>
      </w:pPr>
      <w:bookmarkStart w:id="296" w:name="_Toc176264450"/>
      <w:r>
        <w:rPr>
          <w:rFonts w:hint="eastAsia"/>
        </w:rPr>
        <w:t>试验程序</w:t>
      </w:r>
      <w:bookmarkEnd w:id="296"/>
    </w:p>
    <w:p w14:paraId="47C12FB4">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试验人员应在试验环境搭建完成后予以检查确认试验参数设置，待确认满足要求后再开始试验。</w:t>
      </w:r>
    </w:p>
    <w:p w14:paraId="594FF6F0">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在附录B检测记录表</w:t>
      </w:r>
      <w:r>
        <w:rPr>
          <w:rFonts w:ascii="Times New Roman" w:hAnsi="Times New Roman" w:cs="宋体"/>
          <w:sz w:val="24"/>
          <w:szCs w:val="21"/>
        </w:rPr>
        <w:t>中</w:t>
      </w:r>
      <w:r>
        <w:rPr>
          <w:rFonts w:hint="eastAsia" w:ascii="Times New Roman" w:hAnsi="Times New Roman" w:cs="宋体"/>
          <w:sz w:val="24"/>
          <w:szCs w:val="21"/>
        </w:rPr>
        <w:t>记录</w:t>
      </w:r>
      <w:r>
        <w:rPr>
          <w:rFonts w:ascii="Times New Roman" w:hAnsi="Times New Roman" w:cs="宋体"/>
          <w:sz w:val="24"/>
          <w:szCs w:val="21"/>
        </w:rPr>
        <w:t>试验设备相关信息及试验开始</w:t>
      </w:r>
      <w:r>
        <w:rPr>
          <w:rFonts w:hint="eastAsia" w:ascii="Times New Roman" w:hAnsi="Times New Roman" w:cs="宋体"/>
          <w:sz w:val="24"/>
          <w:szCs w:val="21"/>
        </w:rPr>
        <w:t>和结束</w:t>
      </w:r>
      <w:r>
        <w:rPr>
          <w:rFonts w:ascii="Times New Roman" w:hAnsi="Times New Roman" w:cs="宋体"/>
          <w:sz w:val="24"/>
          <w:szCs w:val="21"/>
        </w:rPr>
        <w:t>时间等内容，根据试验程序计算每次温度变化的时间节点，定时</w:t>
      </w:r>
      <w:r>
        <w:rPr>
          <w:rFonts w:hint="eastAsia" w:ascii="Times New Roman" w:hAnsi="Times New Roman" w:cs="宋体"/>
          <w:sz w:val="24"/>
          <w:szCs w:val="21"/>
        </w:rPr>
        <w:t>巡查</w:t>
      </w:r>
      <w:r>
        <w:rPr>
          <w:rFonts w:ascii="Times New Roman" w:hAnsi="Times New Roman" w:cs="宋体"/>
          <w:sz w:val="24"/>
          <w:szCs w:val="21"/>
        </w:rPr>
        <w:t>试验设备运行状态</w:t>
      </w:r>
      <w:r>
        <w:rPr>
          <w:rFonts w:hint="eastAsia" w:ascii="Times New Roman" w:hAnsi="Times New Roman" w:cs="宋体"/>
          <w:sz w:val="24"/>
          <w:szCs w:val="21"/>
        </w:rPr>
        <w:t>。</w:t>
      </w:r>
    </w:p>
    <w:p w14:paraId="6BC13A43">
      <w:pPr>
        <w:pStyle w:val="24"/>
        <w:ind w:firstLine="480"/>
      </w:pPr>
      <w:r>
        <w:rPr>
          <w:rFonts w:hint="eastAsia"/>
        </w:rPr>
        <w:t>该</w:t>
      </w:r>
      <w:r>
        <w:t>试验</w:t>
      </w:r>
      <w:r>
        <w:rPr>
          <w:rFonts w:hint="eastAsia"/>
        </w:rPr>
        <w:t>中</w:t>
      </w:r>
      <w:r>
        <w:t>将使用</w:t>
      </w:r>
      <w:r>
        <w:rPr>
          <w:rFonts w:hint="eastAsia"/>
        </w:rPr>
        <w:t>2个</w:t>
      </w:r>
      <w:r>
        <w:t>温度箱，</w:t>
      </w:r>
      <w:r>
        <w:rPr>
          <w:rFonts w:hint="eastAsia"/>
        </w:rPr>
        <w:t>试验箱1设定-</w:t>
      </w:r>
      <w:r>
        <w:t>10</w:t>
      </w:r>
      <w:r>
        <w:rPr>
          <w:rFonts w:hint="eastAsia"/>
        </w:rPr>
        <w:t>℃，试验</w:t>
      </w:r>
      <w:r>
        <w:t>箱2</w:t>
      </w:r>
      <w:r>
        <w:rPr>
          <w:rFonts w:hint="eastAsia"/>
        </w:rPr>
        <w:t>设定</w:t>
      </w:r>
      <w:r>
        <w:t>+40</w:t>
      </w:r>
      <w:r>
        <w:rPr>
          <w:rFonts w:hint="eastAsia" w:ascii="宋体" w:hAnsi="宋体" w:cs="宋体"/>
        </w:rPr>
        <w:t>℃</w:t>
      </w:r>
      <w:r>
        <w:rPr>
          <w:rFonts w:hint="eastAsia"/>
        </w:rPr>
        <w:t>以及湿度</w:t>
      </w:r>
      <w:r>
        <w:t>85%</w:t>
      </w:r>
      <w:r>
        <w:rPr>
          <w:rFonts w:hint="eastAsia"/>
        </w:rPr>
        <w:t>。试验</w:t>
      </w:r>
      <w:r>
        <w:t>人员应在试验环境搭建完成后</w:t>
      </w:r>
      <w:r>
        <w:rPr>
          <w:rFonts w:hint="eastAsia"/>
        </w:rPr>
        <w:t>予以</w:t>
      </w:r>
      <w:r>
        <w:t>检查确认试验参数设置，并拍照取证开始试验</w:t>
      </w:r>
      <w:r>
        <w:rPr>
          <w:rFonts w:hint="eastAsia"/>
        </w:rPr>
        <w:t>：</w:t>
      </w:r>
    </w:p>
    <w:p w14:paraId="6EE51DD0">
      <w:pPr>
        <w:pStyle w:val="24"/>
        <w:numPr>
          <w:ilvl w:val="0"/>
          <w:numId w:val="40"/>
        </w:numPr>
        <w:ind w:firstLineChars="0"/>
      </w:pPr>
      <w:r>
        <w:rPr>
          <w:rFonts w:hint="eastAsia" w:cs="宋体"/>
        </w:rPr>
        <w:t>在试验室环境下按12.2章节要求进行</w:t>
      </w:r>
      <w:r>
        <w:rPr>
          <w:rFonts w:hint="eastAsia" w:cs="宋体"/>
          <w:szCs w:val="24"/>
        </w:rPr>
        <w:t>QPAT1-1和QPAT2</w:t>
      </w:r>
      <w:r>
        <w:rPr>
          <w:rFonts w:hint="eastAsia" w:cs="宋体"/>
        </w:rPr>
        <w:t>检查并记录检测数据</w:t>
      </w:r>
      <w:r>
        <w:rPr>
          <w:rFonts w:hint="eastAsia"/>
        </w:rPr>
        <w:t>，</w:t>
      </w:r>
      <w:r>
        <w:rPr>
          <w:rFonts w:hint="eastAsia" w:cs="宋体"/>
        </w:rPr>
        <w:t>将受试设备按照图34所示安装于试验箱内；</w:t>
      </w:r>
    </w:p>
    <w:p w14:paraId="66B5AFF8">
      <w:pPr>
        <w:pStyle w:val="24"/>
        <w:numPr>
          <w:ilvl w:val="0"/>
          <w:numId w:val="40"/>
        </w:numPr>
        <w:ind w:firstLineChars="0"/>
      </w:pPr>
      <w:r>
        <w:rPr>
          <w:rFonts w:hint="eastAsia"/>
        </w:rPr>
        <w:t>试验：受试</w:t>
      </w:r>
      <w:r>
        <w:t>设备放置在</w:t>
      </w:r>
      <w:r>
        <w:rPr>
          <w:rFonts w:hint="eastAsia"/>
        </w:rPr>
        <w:t>试验箱1中</w:t>
      </w:r>
      <w:r>
        <w:t>，受试设备处于工作状态1，将试验箱温度</w:t>
      </w:r>
      <w:r>
        <w:rPr>
          <w:rFonts w:hint="eastAsia"/>
        </w:rPr>
        <w:t>调至－</w:t>
      </w:r>
      <w:r>
        <w:t>10</w:t>
      </w:r>
      <w:r>
        <w:rPr>
          <w:rFonts w:hint="eastAsia"/>
        </w:rPr>
        <w:t>℃，</w:t>
      </w:r>
      <w:r>
        <w:t>稳定</w:t>
      </w:r>
      <w:r>
        <w:rPr>
          <w:rFonts w:hint="eastAsia"/>
        </w:rPr>
        <w:t>3h，</w:t>
      </w:r>
      <w:r>
        <w:t>期间将试验箱</w:t>
      </w:r>
      <w:r>
        <w:rPr>
          <w:rFonts w:hint="eastAsia"/>
        </w:rPr>
        <w:t>2温度</w:t>
      </w:r>
      <w:r>
        <w:t>调至+40</w:t>
      </w:r>
      <w:r>
        <w:rPr>
          <w:rFonts w:hint="eastAsia"/>
        </w:rPr>
        <w:t>℃，相对湿度</w:t>
      </w:r>
      <w:r>
        <w:t>85%</w:t>
      </w:r>
      <w:r>
        <w:rPr>
          <w:rFonts w:hint="eastAsia"/>
        </w:rPr>
        <w:t>，</w:t>
      </w:r>
      <w:r>
        <w:t>并保持</w:t>
      </w:r>
      <w:r>
        <w:rPr>
          <w:rFonts w:hint="eastAsia"/>
        </w:rPr>
        <w:t>；</w:t>
      </w:r>
    </w:p>
    <w:p w14:paraId="632C9D3A">
      <w:pPr>
        <w:pStyle w:val="24"/>
        <w:numPr>
          <w:ilvl w:val="0"/>
          <w:numId w:val="40"/>
        </w:numPr>
        <w:ind w:firstLineChars="0"/>
      </w:pPr>
      <w:r>
        <w:t>在</w:t>
      </w:r>
      <w:r>
        <w:rPr>
          <w:rFonts w:hint="eastAsia"/>
        </w:rPr>
        <w:t>5min的</w:t>
      </w:r>
      <w:r>
        <w:t>时间内，将受试设备转移到试验箱</w:t>
      </w:r>
      <w:r>
        <w:rPr>
          <w:rFonts w:hint="eastAsia"/>
        </w:rPr>
        <w:t>2中</w:t>
      </w:r>
      <w:r>
        <w:t>，并在</w:t>
      </w:r>
      <w:r>
        <w:rPr>
          <w:rFonts w:hint="eastAsia"/>
        </w:rPr>
        <w:t>5min内</w:t>
      </w:r>
      <w:r>
        <w:t>将受试设备</w:t>
      </w:r>
      <w:r>
        <w:rPr>
          <w:rFonts w:hint="eastAsia" w:cs="宋体"/>
        </w:rPr>
        <w:t>按照图35所示</w:t>
      </w:r>
      <w:r>
        <w:rPr>
          <w:rFonts w:hint="eastAsia"/>
        </w:rPr>
        <w:t>连接</w:t>
      </w:r>
      <w:r>
        <w:t>好，</w:t>
      </w:r>
      <w:r>
        <w:rPr>
          <w:rFonts w:hint="eastAsia"/>
        </w:rPr>
        <w:t>然后上</w:t>
      </w:r>
      <w:r>
        <w:t>电工作</w:t>
      </w:r>
      <w:r>
        <w:rPr>
          <w:rFonts w:hint="eastAsia"/>
        </w:rPr>
        <w:t>10</w:t>
      </w:r>
      <w:r>
        <w:t>min</w:t>
      </w:r>
      <w:r>
        <w:rPr>
          <w:rFonts w:hint="eastAsia"/>
        </w:rPr>
        <w:t>。受试</w:t>
      </w:r>
      <w:r>
        <w:t>设备工作期间，按照</w:t>
      </w:r>
      <w:r>
        <w:rPr>
          <w:rFonts w:hint="eastAsia" w:cs="宋体"/>
          <w:szCs w:val="24"/>
        </w:rPr>
        <w:t>QPAT2</w:t>
      </w:r>
      <w:r>
        <w:rPr>
          <w:rFonts w:hint="eastAsia" w:cs="宋体"/>
        </w:rPr>
        <w:t>检查并记录检测数据</w:t>
      </w:r>
      <w:r>
        <w:rPr>
          <w:rFonts w:hint="eastAsia"/>
        </w:rPr>
        <w:t>；</w:t>
      </w:r>
    </w:p>
    <w:p w14:paraId="419895A2">
      <w:pPr>
        <w:pStyle w:val="24"/>
        <w:numPr>
          <w:ilvl w:val="0"/>
          <w:numId w:val="40"/>
        </w:numPr>
        <w:ind w:firstLineChars="0"/>
        <w:rPr>
          <w:rFonts w:cs="宋体"/>
        </w:rPr>
      </w:pPr>
      <w:r>
        <w:rPr>
          <w:rFonts w:cs="宋体"/>
          <w:lang w:eastAsia="ja-JP"/>
        </w:rPr>
        <w:t>试验结束后，将受试设备</w:t>
      </w:r>
      <w:r>
        <w:rPr>
          <w:rFonts w:hint="eastAsia" w:cs="宋体"/>
          <w:lang w:eastAsia="ja-JP"/>
        </w:rPr>
        <w:t>从</w:t>
      </w:r>
      <w:r>
        <w:rPr>
          <w:rFonts w:cs="宋体"/>
          <w:lang w:eastAsia="ja-JP"/>
        </w:rPr>
        <w:t>试验箱内取出并排除水</w:t>
      </w:r>
      <w:r>
        <w:rPr>
          <w:rFonts w:hint="eastAsia" w:cs="宋体"/>
        </w:rPr>
        <w:t>，</w:t>
      </w:r>
      <w:r>
        <w:rPr>
          <w:rFonts w:hint="eastAsia"/>
          <w:kern w:val="0"/>
        </w:rPr>
        <w:t>按照</w:t>
      </w:r>
      <w:r>
        <w:rPr>
          <w:rFonts w:hint="eastAsia" w:cs="宋体"/>
        </w:rPr>
        <w:t>12.2章节要求进行</w:t>
      </w:r>
      <w:r>
        <w:rPr>
          <w:rFonts w:hint="eastAsia" w:cs="宋体"/>
          <w:szCs w:val="24"/>
        </w:rPr>
        <w:t>行QPAT1-1和QPAT2</w:t>
      </w:r>
      <w:r>
        <w:rPr>
          <w:rFonts w:hint="eastAsia" w:cs="宋体"/>
        </w:rPr>
        <w:t>检查并记录检测数据</w:t>
      </w:r>
      <w:r>
        <w:t>。</w:t>
      </w:r>
    </w:p>
    <w:p w14:paraId="729C5BD0">
      <w:pPr>
        <w:pStyle w:val="35"/>
        <w:numPr>
          <w:ilvl w:val="2"/>
          <w:numId w:val="2"/>
        </w:numPr>
        <w:tabs>
          <w:tab w:val="clear" w:pos="340"/>
          <w:tab w:val="clear" w:pos="567"/>
        </w:tabs>
        <w:spacing w:line="420" w:lineRule="exact"/>
      </w:pPr>
      <w:bookmarkStart w:id="297" w:name="_Toc176264451"/>
      <w:r>
        <w:rPr>
          <w:rFonts w:hint="eastAsia"/>
        </w:rPr>
        <w:t>试验判据</w:t>
      </w:r>
      <w:bookmarkEnd w:id="297"/>
    </w:p>
    <w:p w14:paraId="737B2868">
      <w:pPr>
        <w:pStyle w:val="32"/>
        <w:spacing w:line="360" w:lineRule="auto"/>
        <w:ind w:firstLine="480"/>
        <w:rPr>
          <w:rFonts w:ascii="Times New Roman" w:hAnsi="Times New Roman" w:cs="宋体"/>
          <w:sz w:val="24"/>
          <w:szCs w:val="24"/>
        </w:rPr>
      </w:pPr>
      <w:r>
        <w:rPr>
          <w:rFonts w:hint="eastAsia" w:ascii="Times New Roman" w:hAnsi="Times New Roman" w:cs="宋体"/>
          <w:sz w:val="24"/>
          <w:szCs w:val="24"/>
        </w:rPr>
        <w:t>试验前后，按12.2章节中要求进行QPAT1-1和QPAT2检查，确认通过并记录检测数据。</w:t>
      </w:r>
    </w:p>
    <w:p w14:paraId="56CA02B5">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满足以上要求，则判定结论为Pass，否则为Fail。</w:t>
      </w:r>
    </w:p>
    <w:p w14:paraId="1ED6CD5F">
      <w:pPr>
        <w:pStyle w:val="27"/>
      </w:pPr>
      <w:bookmarkStart w:id="298" w:name="_Toc21696111"/>
      <w:bookmarkStart w:id="299" w:name="_Toc176264452"/>
      <w:bookmarkStart w:id="300" w:name="_Toc164764704"/>
      <w:r>
        <w:t>防</w:t>
      </w:r>
      <w:r>
        <w:rPr>
          <w:rFonts w:hint="eastAsia"/>
        </w:rPr>
        <w:t>滴水</w:t>
      </w:r>
      <w:r>
        <w:t>试验</w:t>
      </w:r>
      <w:bookmarkEnd w:id="298"/>
      <w:bookmarkEnd w:id="299"/>
      <w:bookmarkEnd w:id="300"/>
    </w:p>
    <w:p w14:paraId="31917367">
      <w:pPr>
        <w:pStyle w:val="35"/>
        <w:numPr>
          <w:ilvl w:val="2"/>
          <w:numId w:val="2"/>
        </w:numPr>
        <w:tabs>
          <w:tab w:val="clear" w:pos="340"/>
          <w:tab w:val="clear" w:pos="567"/>
        </w:tabs>
        <w:spacing w:line="420" w:lineRule="exact"/>
      </w:pPr>
      <w:bookmarkStart w:id="301" w:name="_Toc176264453"/>
      <w:bookmarkStart w:id="302" w:name="_Toc164764705"/>
      <w:r>
        <w:rPr>
          <w:rFonts w:hint="eastAsia"/>
        </w:rPr>
        <w:t>试验</w:t>
      </w:r>
      <w:r>
        <w:t>目的</w:t>
      </w:r>
      <w:bookmarkEnd w:id="301"/>
      <w:bookmarkEnd w:id="302"/>
    </w:p>
    <w:p w14:paraId="3405119B">
      <w:pPr>
        <w:pStyle w:val="24"/>
        <w:ind w:firstLine="480"/>
      </w:pPr>
      <w:r>
        <w:rPr>
          <w:rFonts w:hint="eastAsia"/>
        </w:rPr>
        <w:t>确定刹车控制阀（单）是否</w:t>
      </w:r>
      <w:r>
        <w:t>能经受</w:t>
      </w:r>
      <w:r>
        <w:rPr>
          <w:rFonts w:hint="eastAsia"/>
        </w:rPr>
        <w:t>住工作期间其安装位置上滴水的</w:t>
      </w:r>
      <w:r>
        <w:t>的影响。</w:t>
      </w:r>
    </w:p>
    <w:p w14:paraId="41814352">
      <w:pPr>
        <w:pStyle w:val="35"/>
        <w:numPr>
          <w:ilvl w:val="2"/>
          <w:numId w:val="2"/>
        </w:numPr>
        <w:tabs>
          <w:tab w:val="clear" w:pos="340"/>
          <w:tab w:val="clear" w:pos="567"/>
        </w:tabs>
        <w:spacing w:line="420" w:lineRule="exact"/>
      </w:pPr>
      <w:bookmarkStart w:id="303" w:name="_Toc500191168"/>
      <w:bookmarkStart w:id="304" w:name="_Toc21696112"/>
      <w:bookmarkStart w:id="305" w:name="_Toc176264454"/>
      <w:bookmarkStart w:id="306" w:name="_Toc164764706"/>
      <w:r>
        <w:t>试验</w:t>
      </w:r>
      <w:bookmarkEnd w:id="303"/>
      <w:bookmarkEnd w:id="304"/>
      <w:r>
        <w:t>要求</w:t>
      </w:r>
      <w:bookmarkEnd w:id="305"/>
      <w:bookmarkEnd w:id="306"/>
    </w:p>
    <w:p w14:paraId="17007CBB">
      <w:pPr>
        <w:pStyle w:val="24"/>
        <w:ind w:firstLine="480"/>
        <w:rPr>
          <w:kern w:val="0"/>
          <w:szCs w:val="20"/>
        </w:rPr>
      </w:pPr>
      <w:r>
        <w:rPr>
          <w:kern w:val="0"/>
        </w:rPr>
        <w:t>按照RTCA/DO 160G第10章3.2节的规定进行试验。</w:t>
      </w:r>
      <w:r>
        <w:rPr>
          <w:kern w:val="0"/>
          <w:szCs w:val="20"/>
        </w:rPr>
        <w:t>受试设备类别为W类。</w:t>
      </w:r>
    </w:p>
    <w:p w14:paraId="08BDC08B">
      <w:pPr>
        <w:pStyle w:val="35"/>
        <w:numPr>
          <w:ilvl w:val="2"/>
          <w:numId w:val="2"/>
        </w:numPr>
        <w:tabs>
          <w:tab w:val="clear" w:pos="340"/>
          <w:tab w:val="clear" w:pos="567"/>
        </w:tabs>
        <w:spacing w:line="420" w:lineRule="exact"/>
      </w:pPr>
      <w:bookmarkStart w:id="307" w:name="_Toc176264455"/>
      <w:r>
        <w:rPr>
          <w:rFonts w:hint="eastAsia"/>
        </w:rPr>
        <w:t>受试/陪试设备</w:t>
      </w:r>
      <w:bookmarkEnd w:id="307"/>
    </w:p>
    <w:p w14:paraId="72904738">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受试设备：名称-件号，详细构型见6.1受试设备构型状态</w:t>
      </w:r>
    </w:p>
    <w:p w14:paraId="24092E6D">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陪试设备：无。</w:t>
      </w:r>
    </w:p>
    <w:p w14:paraId="0F46C179">
      <w:pPr>
        <w:pStyle w:val="32"/>
        <w:spacing w:line="500" w:lineRule="exact"/>
        <w:ind w:firstLine="480"/>
        <w:rPr>
          <w:rFonts w:ascii="Times New Roman" w:hAnsi="Times New Roman"/>
          <w:sz w:val="24"/>
          <w:szCs w:val="24"/>
        </w:rPr>
      </w:pPr>
      <w:r>
        <w:rPr>
          <w:rFonts w:hint="eastAsia" w:ascii="Times New Roman" w:hAnsi="Times New Roman"/>
          <w:sz w:val="24"/>
          <w:szCs w:val="24"/>
        </w:rPr>
        <w:t>搭接要求：无</w:t>
      </w:r>
    </w:p>
    <w:p w14:paraId="28790970">
      <w:pPr>
        <w:pStyle w:val="35"/>
        <w:numPr>
          <w:ilvl w:val="2"/>
          <w:numId w:val="2"/>
        </w:numPr>
        <w:tabs>
          <w:tab w:val="clear" w:pos="340"/>
          <w:tab w:val="clear" w:pos="567"/>
        </w:tabs>
        <w:spacing w:line="420" w:lineRule="exact"/>
      </w:pPr>
      <w:bookmarkStart w:id="308" w:name="_Toc176264456"/>
      <w:r>
        <w:rPr>
          <w:rFonts w:hint="eastAsia"/>
        </w:rPr>
        <w:t>试验设备、测试设备及要求</w:t>
      </w:r>
      <w:bookmarkEnd w:id="308"/>
    </w:p>
    <w:p w14:paraId="466BD64B">
      <w:pPr>
        <w:pStyle w:val="59"/>
        <w:numPr>
          <w:ilvl w:val="0"/>
          <w:numId w:val="7"/>
        </w:numPr>
        <w:rPr>
          <w:rFonts w:ascii="黑体" w:hAnsi="黑体" w:cs="宋体"/>
        </w:rPr>
      </w:pPr>
      <w:bookmarkStart w:id="309" w:name="_Toc176262535"/>
      <w:r>
        <w:rPr>
          <w:rFonts w:hint="eastAsia" w:ascii="黑体" w:hAnsi="黑体" w:cs="宋体"/>
        </w:rPr>
        <w:t>设备信息表</w:t>
      </w:r>
      <w:bookmarkEnd w:id="309"/>
    </w:p>
    <w:tbl>
      <w:tblPr>
        <w:tblStyle w:val="1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27"/>
        <w:gridCol w:w="1900"/>
        <w:gridCol w:w="1932"/>
        <w:gridCol w:w="1834"/>
        <w:gridCol w:w="1780"/>
        <w:gridCol w:w="1398"/>
      </w:tblGrid>
      <w:tr w14:paraId="5FA778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4" w:type="pct"/>
            <w:vAlign w:val="center"/>
          </w:tcPr>
          <w:p w14:paraId="3208D576">
            <w:pPr>
              <w:adjustRightInd w:val="0"/>
              <w:jc w:val="center"/>
              <w:textAlignment w:val="baseline"/>
              <w:rPr>
                <w:rFonts w:eastAsiaTheme="minorEastAsia"/>
                <w:bCs/>
                <w:kern w:val="28"/>
                <w:szCs w:val="21"/>
              </w:rPr>
            </w:pPr>
            <w:r>
              <w:rPr>
                <w:rFonts w:eastAsiaTheme="minorEastAsia"/>
                <w:bCs/>
                <w:kern w:val="28"/>
                <w:szCs w:val="21"/>
              </w:rPr>
              <w:t>序号</w:t>
            </w:r>
          </w:p>
        </w:tc>
        <w:tc>
          <w:tcPr>
            <w:tcW w:w="996" w:type="pct"/>
            <w:vAlign w:val="center"/>
          </w:tcPr>
          <w:p w14:paraId="17F1DE05">
            <w:pPr>
              <w:adjustRightInd w:val="0"/>
              <w:jc w:val="center"/>
              <w:textAlignment w:val="baseline"/>
              <w:rPr>
                <w:rFonts w:eastAsiaTheme="minorEastAsia"/>
                <w:bCs/>
                <w:kern w:val="28"/>
                <w:szCs w:val="21"/>
              </w:rPr>
            </w:pPr>
            <w:r>
              <w:rPr>
                <w:rFonts w:eastAsiaTheme="minorEastAsia"/>
                <w:bCs/>
                <w:kern w:val="28"/>
                <w:szCs w:val="21"/>
              </w:rPr>
              <w:t>设备名称</w:t>
            </w:r>
          </w:p>
        </w:tc>
        <w:tc>
          <w:tcPr>
            <w:tcW w:w="1013" w:type="pct"/>
            <w:vAlign w:val="center"/>
          </w:tcPr>
          <w:p w14:paraId="34DF2A9A">
            <w:pPr>
              <w:adjustRightInd w:val="0"/>
              <w:jc w:val="center"/>
              <w:textAlignment w:val="baseline"/>
              <w:rPr>
                <w:rFonts w:eastAsiaTheme="minorEastAsia"/>
                <w:bCs/>
                <w:kern w:val="28"/>
                <w:szCs w:val="21"/>
              </w:rPr>
            </w:pPr>
            <w:r>
              <w:rPr>
                <w:rFonts w:eastAsiaTheme="minorEastAsia"/>
                <w:bCs/>
                <w:kern w:val="28"/>
                <w:szCs w:val="21"/>
              </w:rPr>
              <w:t>用途</w:t>
            </w:r>
          </w:p>
        </w:tc>
        <w:tc>
          <w:tcPr>
            <w:tcW w:w="962" w:type="pct"/>
            <w:vAlign w:val="center"/>
          </w:tcPr>
          <w:p w14:paraId="7072260B">
            <w:pPr>
              <w:adjustRightInd w:val="0"/>
              <w:jc w:val="center"/>
              <w:textAlignment w:val="baseline"/>
              <w:rPr>
                <w:rFonts w:eastAsiaTheme="minorEastAsia"/>
                <w:bCs/>
                <w:kern w:val="28"/>
                <w:szCs w:val="21"/>
              </w:rPr>
            </w:pPr>
            <w:r>
              <w:rPr>
                <w:rFonts w:eastAsiaTheme="minorEastAsia"/>
                <w:bCs/>
                <w:kern w:val="28"/>
                <w:szCs w:val="21"/>
              </w:rPr>
              <w:t>设备型号</w:t>
            </w:r>
          </w:p>
        </w:tc>
        <w:tc>
          <w:tcPr>
            <w:tcW w:w="911" w:type="pct"/>
            <w:vAlign w:val="center"/>
          </w:tcPr>
          <w:p w14:paraId="662A5480">
            <w:pPr>
              <w:adjustRightInd w:val="0"/>
              <w:jc w:val="center"/>
              <w:textAlignment w:val="baseline"/>
              <w:rPr>
                <w:rFonts w:eastAsiaTheme="minorEastAsia"/>
                <w:bCs/>
                <w:kern w:val="28"/>
                <w:szCs w:val="21"/>
              </w:rPr>
            </w:pPr>
            <w:r>
              <w:rPr>
                <w:rFonts w:eastAsiaTheme="minorEastAsia"/>
                <w:bCs/>
                <w:kern w:val="28"/>
                <w:szCs w:val="21"/>
              </w:rPr>
              <w:t>技术要求/精度</w:t>
            </w:r>
          </w:p>
        </w:tc>
        <w:tc>
          <w:tcPr>
            <w:tcW w:w="734" w:type="pct"/>
            <w:vAlign w:val="center"/>
          </w:tcPr>
          <w:p w14:paraId="00F8B0E8">
            <w:pPr>
              <w:adjustRightInd w:val="0"/>
              <w:spacing w:line="480" w:lineRule="auto"/>
              <w:jc w:val="center"/>
              <w:textAlignment w:val="baseline"/>
              <w:rPr>
                <w:rFonts w:eastAsiaTheme="minorEastAsia"/>
                <w:bCs/>
                <w:kern w:val="28"/>
                <w:szCs w:val="21"/>
              </w:rPr>
            </w:pPr>
            <w:r>
              <w:rPr>
                <w:rFonts w:eastAsiaTheme="minorEastAsia"/>
                <w:bCs/>
                <w:kern w:val="28"/>
                <w:szCs w:val="21"/>
              </w:rPr>
              <w:t>校验方式</w:t>
            </w:r>
          </w:p>
        </w:tc>
      </w:tr>
      <w:tr w14:paraId="387DE3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4" w:type="pct"/>
            <w:vAlign w:val="center"/>
          </w:tcPr>
          <w:p w14:paraId="36B9D2D4">
            <w:pPr>
              <w:pStyle w:val="32"/>
              <w:numPr>
                <w:ilvl w:val="0"/>
                <w:numId w:val="41"/>
              </w:numPr>
              <w:adjustRightInd w:val="0"/>
              <w:ind w:firstLineChars="0"/>
              <w:jc w:val="center"/>
              <w:textAlignment w:val="baseline"/>
              <w:rPr>
                <w:rFonts w:ascii="Times New Roman" w:hAnsi="Times New Roman" w:eastAsiaTheme="minorEastAsia"/>
                <w:kern w:val="28"/>
                <w:szCs w:val="21"/>
              </w:rPr>
            </w:pPr>
          </w:p>
        </w:tc>
        <w:tc>
          <w:tcPr>
            <w:tcW w:w="996" w:type="pct"/>
            <w:vAlign w:val="center"/>
          </w:tcPr>
          <w:p w14:paraId="11D9DFB7">
            <w:pPr>
              <w:adjustRightInd w:val="0"/>
              <w:jc w:val="center"/>
              <w:textAlignment w:val="baseline"/>
              <w:rPr>
                <w:rFonts w:eastAsiaTheme="minorEastAsia"/>
                <w:kern w:val="0"/>
                <w:szCs w:val="21"/>
              </w:rPr>
            </w:pPr>
            <w:r>
              <w:rPr>
                <w:rFonts w:eastAsiaTheme="minorEastAsia"/>
                <w:szCs w:val="21"/>
              </w:rPr>
              <w:t>X-Y记录仪</w:t>
            </w:r>
          </w:p>
        </w:tc>
        <w:tc>
          <w:tcPr>
            <w:tcW w:w="1013" w:type="pct"/>
            <w:vAlign w:val="center"/>
          </w:tcPr>
          <w:p w14:paraId="6E683B01">
            <w:pPr>
              <w:adjustRightInd w:val="0"/>
              <w:jc w:val="center"/>
              <w:textAlignment w:val="baseline"/>
              <w:rPr>
                <w:rFonts w:eastAsiaTheme="minorEastAsia"/>
                <w:kern w:val="28"/>
                <w:szCs w:val="21"/>
              </w:rPr>
            </w:pPr>
            <w:r>
              <w:rPr>
                <w:rFonts w:eastAsiaTheme="minorEastAsia"/>
                <w:kern w:val="28"/>
                <w:szCs w:val="21"/>
              </w:rPr>
              <w:t>产品功能性能测试</w:t>
            </w:r>
          </w:p>
        </w:tc>
        <w:tc>
          <w:tcPr>
            <w:tcW w:w="962" w:type="pct"/>
            <w:vAlign w:val="center"/>
          </w:tcPr>
          <w:p w14:paraId="2FAC992A">
            <w:pPr>
              <w:adjustRightInd w:val="0"/>
              <w:jc w:val="center"/>
              <w:textAlignment w:val="baseline"/>
              <w:rPr>
                <w:rFonts w:eastAsiaTheme="minorEastAsia"/>
                <w:kern w:val="28"/>
                <w:szCs w:val="21"/>
              </w:rPr>
            </w:pPr>
            <w:r>
              <w:rPr>
                <w:rFonts w:eastAsiaTheme="minorEastAsia"/>
                <w:kern w:val="28"/>
                <w:szCs w:val="21"/>
              </w:rPr>
              <w:t>TBC</w:t>
            </w:r>
          </w:p>
        </w:tc>
        <w:tc>
          <w:tcPr>
            <w:tcW w:w="911" w:type="pct"/>
            <w:vAlign w:val="center"/>
          </w:tcPr>
          <w:p w14:paraId="0B7CA738">
            <w:pPr>
              <w:adjustRightInd w:val="0"/>
              <w:jc w:val="center"/>
              <w:textAlignment w:val="baseline"/>
              <w:rPr>
                <w:rFonts w:eastAsiaTheme="minorEastAsia"/>
                <w:kern w:val="0"/>
                <w:szCs w:val="21"/>
              </w:rPr>
            </w:pPr>
            <w:r>
              <w:rPr>
                <w:kern w:val="0"/>
                <w:szCs w:val="21"/>
              </w:rPr>
              <w:t>/</w:t>
            </w:r>
          </w:p>
        </w:tc>
        <w:tc>
          <w:tcPr>
            <w:tcW w:w="734" w:type="pct"/>
            <w:vAlign w:val="center"/>
          </w:tcPr>
          <w:p w14:paraId="4827C358">
            <w:pPr>
              <w:adjustRightInd w:val="0"/>
              <w:jc w:val="center"/>
              <w:textAlignment w:val="baseline"/>
              <w:rPr>
                <w:rFonts w:eastAsiaTheme="minorEastAsia"/>
                <w:kern w:val="0"/>
                <w:szCs w:val="21"/>
              </w:rPr>
            </w:pPr>
            <w:r>
              <w:rPr>
                <w:kern w:val="0"/>
                <w:szCs w:val="21"/>
              </w:rPr>
              <w:t>定检</w:t>
            </w:r>
          </w:p>
        </w:tc>
      </w:tr>
      <w:tr w14:paraId="2EF9C3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4" w:type="pct"/>
            <w:vAlign w:val="center"/>
          </w:tcPr>
          <w:p w14:paraId="507C72FE">
            <w:pPr>
              <w:pStyle w:val="32"/>
              <w:numPr>
                <w:ilvl w:val="0"/>
                <w:numId w:val="41"/>
              </w:numPr>
              <w:adjustRightInd w:val="0"/>
              <w:ind w:firstLineChars="0"/>
              <w:jc w:val="center"/>
              <w:textAlignment w:val="baseline"/>
              <w:rPr>
                <w:rFonts w:ascii="Times New Roman" w:hAnsi="Times New Roman" w:eastAsiaTheme="minorEastAsia"/>
                <w:kern w:val="28"/>
                <w:szCs w:val="21"/>
              </w:rPr>
            </w:pPr>
          </w:p>
        </w:tc>
        <w:tc>
          <w:tcPr>
            <w:tcW w:w="996" w:type="pct"/>
            <w:vAlign w:val="center"/>
          </w:tcPr>
          <w:p w14:paraId="51544B1F">
            <w:pPr>
              <w:adjustRightInd w:val="0"/>
              <w:jc w:val="center"/>
              <w:textAlignment w:val="baseline"/>
              <w:rPr>
                <w:rFonts w:eastAsiaTheme="minorEastAsia"/>
                <w:kern w:val="28"/>
                <w:szCs w:val="21"/>
              </w:rPr>
            </w:pPr>
            <w:r>
              <w:rPr>
                <w:rFonts w:eastAsiaTheme="minorEastAsia"/>
                <w:szCs w:val="21"/>
              </w:rPr>
              <w:t>信号放大器</w:t>
            </w:r>
          </w:p>
        </w:tc>
        <w:tc>
          <w:tcPr>
            <w:tcW w:w="1013" w:type="pct"/>
            <w:vAlign w:val="center"/>
          </w:tcPr>
          <w:p w14:paraId="29D2BDBA">
            <w:pPr>
              <w:adjustRightInd w:val="0"/>
              <w:jc w:val="center"/>
              <w:textAlignment w:val="baseline"/>
              <w:rPr>
                <w:rFonts w:eastAsiaTheme="minorEastAsia"/>
                <w:kern w:val="28"/>
                <w:szCs w:val="21"/>
              </w:rPr>
            </w:pPr>
            <w:r>
              <w:rPr>
                <w:rFonts w:eastAsiaTheme="minorEastAsia"/>
                <w:kern w:val="28"/>
                <w:szCs w:val="21"/>
              </w:rPr>
              <w:t>产品功能性能测试</w:t>
            </w:r>
          </w:p>
        </w:tc>
        <w:tc>
          <w:tcPr>
            <w:tcW w:w="962" w:type="pct"/>
            <w:vAlign w:val="center"/>
          </w:tcPr>
          <w:p w14:paraId="14C55DC4">
            <w:pPr>
              <w:adjustRightInd w:val="0"/>
              <w:jc w:val="center"/>
              <w:textAlignment w:val="baseline"/>
              <w:rPr>
                <w:rFonts w:eastAsiaTheme="minorEastAsia"/>
                <w:kern w:val="28"/>
                <w:szCs w:val="21"/>
              </w:rPr>
            </w:pPr>
            <w:r>
              <w:rPr>
                <w:rFonts w:eastAsiaTheme="minorEastAsia"/>
                <w:kern w:val="28"/>
                <w:szCs w:val="21"/>
              </w:rPr>
              <w:t>TBC</w:t>
            </w:r>
          </w:p>
        </w:tc>
        <w:tc>
          <w:tcPr>
            <w:tcW w:w="911" w:type="pct"/>
            <w:vAlign w:val="center"/>
          </w:tcPr>
          <w:p w14:paraId="72AAEFD5">
            <w:pPr>
              <w:adjustRightInd w:val="0"/>
              <w:jc w:val="center"/>
              <w:textAlignment w:val="baseline"/>
              <w:rPr>
                <w:rFonts w:eastAsiaTheme="minorEastAsia"/>
                <w:kern w:val="28"/>
                <w:szCs w:val="21"/>
              </w:rPr>
            </w:pPr>
            <w:r>
              <w:rPr>
                <w:kern w:val="0"/>
                <w:szCs w:val="21"/>
              </w:rPr>
              <w:t>/</w:t>
            </w:r>
          </w:p>
        </w:tc>
        <w:tc>
          <w:tcPr>
            <w:tcW w:w="734" w:type="pct"/>
            <w:vAlign w:val="center"/>
          </w:tcPr>
          <w:p w14:paraId="22BFB119">
            <w:pPr>
              <w:adjustRightInd w:val="0"/>
              <w:jc w:val="center"/>
              <w:textAlignment w:val="baseline"/>
              <w:rPr>
                <w:rFonts w:eastAsiaTheme="minorEastAsia"/>
                <w:kern w:val="28"/>
                <w:szCs w:val="21"/>
              </w:rPr>
            </w:pPr>
            <w:r>
              <w:rPr>
                <w:kern w:val="0"/>
                <w:szCs w:val="21"/>
              </w:rPr>
              <w:t>定检</w:t>
            </w:r>
          </w:p>
        </w:tc>
      </w:tr>
      <w:tr w14:paraId="07FA71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4" w:type="pct"/>
            <w:vAlign w:val="center"/>
          </w:tcPr>
          <w:p w14:paraId="3EC09C6A">
            <w:pPr>
              <w:pStyle w:val="32"/>
              <w:numPr>
                <w:ilvl w:val="0"/>
                <w:numId w:val="41"/>
              </w:numPr>
              <w:adjustRightInd w:val="0"/>
              <w:ind w:firstLineChars="0"/>
              <w:jc w:val="center"/>
              <w:textAlignment w:val="baseline"/>
              <w:rPr>
                <w:rFonts w:ascii="Times New Roman" w:hAnsi="Times New Roman" w:eastAsiaTheme="minorEastAsia"/>
                <w:kern w:val="28"/>
                <w:szCs w:val="21"/>
              </w:rPr>
            </w:pPr>
          </w:p>
        </w:tc>
        <w:tc>
          <w:tcPr>
            <w:tcW w:w="996" w:type="pct"/>
            <w:vAlign w:val="center"/>
          </w:tcPr>
          <w:p w14:paraId="7E3D61E6">
            <w:pPr>
              <w:adjustRightInd w:val="0"/>
              <w:jc w:val="center"/>
              <w:textAlignment w:val="baseline"/>
              <w:rPr>
                <w:rFonts w:eastAsiaTheme="minorEastAsia"/>
                <w:kern w:val="28"/>
                <w:szCs w:val="21"/>
              </w:rPr>
            </w:pPr>
            <w:r>
              <w:rPr>
                <w:rFonts w:eastAsiaTheme="minorEastAsia"/>
                <w:szCs w:val="21"/>
              </w:rPr>
              <w:t>液压试验台架</w:t>
            </w:r>
          </w:p>
        </w:tc>
        <w:tc>
          <w:tcPr>
            <w:tcW w:w="1013" w:type="pct"/>
            <w:vAlign w:val="center"/>
          </w:tcPr>
          <w:p w14:paraId="13E1BB21">
            <w:pPr>
              <w:adjustRightInd w:val="0"/>
              <w:jc w:val="center"/>
              <w:textAlignment w:val="baseline"/>
              <w:rPr>
                <w:rFonts w:eastAsiaTheme="minorEastAsia"/>
                <w:kern w:val="28"/>
                <w:szCs w:val="21"/>
              </w:rPr>
            </w:pPr>
            <w:r>
              <w:rPr>
                <w:rFonts w:eastAsiaTheme="minorEastAsia"/>
                <w:kern w:val="28"/>
                <w:szCs w:val="21"/>
              </w:rPr>
              <w:t>产品功能性能测试</w:t>
            </w:r>
          </w:p>
        </w:tc>
        <w:tc>
          <w:tcPr>
            <w:tcW w:w="962" w:type="pct"/>
            <w:vAlign w:val="center"/>
          </w:tcPr>
          <w:p w14:paraId="55D49D28">
            <w:pPr>
              <w:adjustRightInd w:val="0"/>
              <w:jc w:val="center"/>
              <w:textAlignment w:val="baseline"/>
              <w:rPr>
                <w:rFonts w:eastAsiaTheme="minorEastAsia"/>
                <w:kern w:val="28"/>
                <w:szCs w:val="21"/>
              </w:rPr>
            </w:pPr>
            <w:r>
              <w:rPr>
                <w:rFonts w:eastAsiaTheme="minorEastAsia"/>
                <w:kern w:val="28"/>
                <w:szCs w:val="21"/>
              </w:rPr>
              <w:t>TBC</w:t>
            </w:r>
          </w:p>
        </w:tc>
        <w:tc>
          <w:tcPr>
            <w:tcW w:w="911" w:type="pct"/>
            <w:vAlign w:val="center"/>
          </w:tcPr>
          <w:p w14:paraId="589DDBE6">
            <w:pPr>
              <w:adjustRightInd w:val="0"/>
              <w:jc w:val="center"/>
              <w:textAlignment w:val="baseline"/>
              <w:rPr>
                <w:rFonts w:eastAsiaTheme="minorEastAsia"/>
                <w:kern w:val="28"/>
                <w:szCs w:val="21"/>
              </w:rPr>
            </w:pPr>
            <w:r>
              <w:rPr>
                <w:kern w:val="0"/>
                <w:szCs w:val="21"/>
              </w:rPr>
              <w:t>/</w:t>
            </w:r>
          </w:p>
        </w:tc>
        <w:tc>
          <w:tcPr>
            <w:tcW w:w="734" w:type="pct"/>
            <w:vAlign w:val="center"/>
          </w:tcPr>
          <w:p w14:paraId="3B09F4A0">
            <w:pPr>
              <w:adjustRightInd w:val="0"/>
              <w:jc w:val="center"/>
              <w:textAlignment w:val="baseline"/>
              <w:rPr>
                <w:rFonts w:eastAsiaTheme="minorEastAsia"/>
                <w:kern w:val="28"/>
                <w:szCs w:val="21"/>
              </w:rPr>
            </w:pPr>
            <w:r>
              <w:rPr>
                <w:kern w:val="0"/>
                <w:szCs w:val="21"/>
              </w:rPr>
              <w:t>定检</w:t>
            </w:r>
          </w:p>
        </w:tc>
      </w:tr>
      <w:tr w14:paraId="566545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4" w:type="pct"/>
            <w:vAlign w:val="center"/>
          </w:tcPr>
          <w:p w14:paraId="2DDEFBA8">
            <w:pPr>
              <w:pStyle w:val="32"/>
              <w:numPr>
                <w:ilvl w:val="0"/>
                <w:numId w:val="41"/>
              </w:numPr>
              <w:adjustRightInd w:val="0"/>
              <w:ind w:firstLineChars="0"/>
              <w:jc w:val="center"/>
              <w:textAlignment w:val="baseline"/>
              <w:rPr>
                <w:rFonts w:ascii="Times New Roman" w:hAnsi="Times New Roman" w:eastAsiaTheme="minorEastAsia"/>
                <w:kern w:val="28"/>
                <w:szCs w:val="21"/>
              </w:rPr>
            </w:pPr>
          </w:p>
        </w:tc>
        <w:tc>
          <w:tcPr>
            <w:tcW w:w="996" w:type="pct"/>
            <w:vAlign w:val="center"/>
          </w:tcPr>
          <w:p w14:paraId="5E691C51">
            <w:pPr>
              <w:adjustRightInd w:val="0"/>
              <w:jc w:val="center"/>
              <w:textAlignment w:val="baseline"/>
              <w:rPr>
                <w:rFonts w:eastAsiaTheme="minorEastAsia"/>
                <w:szCs w:val="21"/>
              </w:rPr>
            </w:pPr>
            <w:r>
              <w:rPr>
                <w:rFonts w:eastAsiaTheme="minorEastAsia"/>
                <w:szCs w:val="21"/>
              </w:rPr>
              <w:t>流量计</w:t>
            </w:r>
          </w:p>
        </w:tc>
        <w:tc>
          <w:tcPr>
            <w:tcW w:w="1013" w:type="pct"/>
            <w:vAlign w:val="center"/>
          </w:tcPr>
          <w:p w14:paraId="017049CA">
            <w:pPr>
              <w:adjustRightInd w:val="0"/>
              <w:jc w:val="center"/>
              <w:textAlignment w:val="baseline"/>
              <w:rPr>
                <w:rFonts w:eastAsiaTheme="minorEastAsia"/>
                <w:kern w:val="28"/>
                <w:szCs w:val="21"/>
              </w:rPr>
            </w:pPr>
          </w:p>
        </w:tc>
        <w:tc>
          <w:tcPr>
            <w:tcW w:w="962" w:type="pct"/>
            <w:vAlign w:val="center"/>
          </w:tcPr>
          <w:p w14:paraId="4BCB6F3F">
            <w:pPr>
              <w:adjustRightInd w:val="0"/>
              <w:jc w:val="center"/>
              <w:textAlignment w:val="baseline"/>
              <w:rPr>
                <w:rFonts w:eastAsiaTheme="minorEastAsia"/>
                <w:szCs w:val="21"/>
              </w:rPr>
            </w:pPr>
            <w:r>
              <w:rPr>
                <w:rFonts w:eastAsiaTheme="minorEastAsia"/>
                <w:kern w:val="28"/>
                <w:szCs w:val="21"/>
              </w:rPr>
              <w:t>TBC</w:t>
            </w:r>
          </w:p>
        </w:tc>
        <w:tc>
          <w:tcPr>
            <w:tcW w:w="911" w:type="pct"/>
            <w:vAlign w:val="center"/>
          </w:tcPr>
          <w:p w14:paraId="5677ABD0">
            <w:pPr>
              <w:adjustRightInd w:val="0"/>
              <w:jc w:val="center"/>
              <w:textAlignment w:val="baseline"/>
              <w:rPr>
                <w:rFonts w:eastAsiaTheme="minorEastAsia"/>
                <w:szCs w:val="21"/>
              </w:rPr>
            </w:pPr>
            <w:r>
              <w:rPr>
                <w:kern w:val="0"/>
                <w:szCs w:val="21"/>
              </w:rPr>
              <w:t>/</w:t>
            </w:r>
          </w:p>
        </w:tc>
        <w:tc>
          <w:tcPr>
            <w:tcW w:w="734" w:type="pct"/>
            <w:vAlign w:val="center"/>
          </w:tcPr>
          <w:p w14:paraId="48072D65">
            <w:pPr>
              <w:adjustRightInd w:val="0"/>
              <w:jc w:val="center"/>
              <w:textAlignment w:val="baseline"/>
              <w:rPr>
                <w:rFonts w:eastAsiaTheme="minorEastAsia"/>
                <w:kern w:val="28"/>
                <w:szCs w:val="21"/>
              </w:rPr>
            </w:pPr>
            <w:r>
              <w:rPr>
                <w:kern w:val="0"/>
                <w:szCs w:val="21"/>
              </w:rPr>
              <w:t>定检</w:t>
            </w:r>
          </w:p>
        </w:tc>
      </w:tr>
      <w:tr w14:paraId="32ED1C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4" w:type="pct"/>
            <w:vAlign w:val="center"/>
          </w:tcPr>
          <w:p w14:paraId="062ACFA1">
            <w:pPr>
              <w:pStyle w:val="32"/>
              <w:numPr>
                <w:ilvl w:val="0"/>
                <w:numId w:val="41"/>
              </w:numPr>
              <w:adjustRightInd w:val="0"/>
              <w:ind w:firstLineChars="0"/>
              <w:jc w:val="center"/>
              <w:textAlignment w:val="baseline"/>
              <w:rPr>
                <w:rFonts w:ascii="Times New Roman" w:hAnsi="Times New Roman" w:eastAsiaTheme="minorEastAsia"/>
                <w:kern w:val="28"/>
                <w:szCs w:val="21"/>
              </w:rPr>
            </w:pPr>
          </w:p>
        </w:tc>
        <w:tc>
          <w:tcPr>
            <w:tcW w:w="996" w:type="pct"/>
            <w:vAlign w:val="center"/>
          </w:tcPr>
          <w:p w14:paraId="336C01F2">
            <w:pPr>
              <w:adjustRightInd w:val="0"/>
              <w:jc w:val="center"/>
              <w:textAlignment w:val="baseline"/>
              <w:rPr>
                <w:rFonts w:eastAsiaTheme="minorEastAsia"/>
                <w:szCs w:val="21"/>
              </w:rPr>
            </w:pPr>
            <w:r>
              <w:t>多功能水试验系统</w:t>
            </w:r>
          </w:p>
        </w:tc>
        <w:tc>
          <w:tcPr>
            <w:tcW w:w="1013" w:type="pct"/>
            <w:vAlign w:val="center"/>
          </w:tcPr>
          <w:p w14:paraId="51936C11">
            <w:pPr>
              <w:adjustRightInd w:val="0"/>
              <w:jc w:val="center"/>
              <w:textAlignment w:val="baseline"/>
              <w:rPr>
                <w:rFonts w:eastAsiaTheme="minorEastAsia"/>
                <w:szCs w:val="21"/>
              </w:rPr>
            </w:pPr>
            <w:r>
              <w:rPr>
                <w:rFonts w:eastAsiaTheme="minorEastAsia"/>
                <w:szCs w:val="21"/>
              </w:rPr>
              <w:t>用于防滴水试验</w:t>
            </w:r>
          </w:p>
        </w:tc>
        <w:tc>
          <w:tcPr>
            <w:tcW w:w="962" w:type="pct"/>
            <w:vAlign w:val="center"/>
          </w:tcPr>
          <w:p w14:paraId="1FA5A923">
            <w:pPr>
              <w:adjustRightInd w:val="0"/>
              <w:jc w:val="center"/>
              <w:textAlignment w:val="baseline"/>
              <w:rPr>
                <w:rFonts w:eastAsiaTheme="minorEastAsia"/>
                <w:szCs w:val="21"/>
              </w:rPr>
            </w:pPr>
            <w:r>
              <w:t>GJB123Z</w:t>
            </w:r>
          </w:p>
        </w:tc>
        <w:tc>
          <w:tcPr>
            <w:tcW w:w="911" w:type="pct"/>
            <w:vAlign w:val="center"/>
          </w:tcPr>
          <w:p w14:paraId="330600F0">
            <w:pPr>
              <w:adjustRightInd w:val="0"/>
              <w:jc w:val="center"/>
              <w:textAlignment w:val="baseline"/>
              <w:rPr>
                <w:rFonts w:eastAsiaTheme="minorEastAsia"/>
                <w:szCs w:val="21"/>
              </w:rPr>
            </w:pPr>
            <w:r>
              <w:rPr>
                <w:rFonts w:eastAsiaTheme="minorEastAsia"/>
                <w:szCs w:val="21"/>
              </w:rPr>
              <w:t>温度范围：常温~55℃</w:t>
            </w:r>
          </w:p>
          <w:p w14:paraId="085ECA70">
            <w:pPr>
              <w:adjustRightInd w:val="0"/>
              <w:jc w:val="center"/>
              <w:textAlignment w:val="baseline"/>
              <w:rPr>
                <w:rFonts w:eastAsiaTheme="minorEastAsia"/>
                <w:szCs w:val="21"/>
              </w:rPr>
            </w:pPr>
            <w:r>
              <w:rPr>
                <w:rFonts w:eastAsiaTheme="minorEastAsia"/>
                <w:szCs w:val="21"/>
              </w:rPr>
              <w:t>降雨强度：≥280L/m2/h</w:t>
            </w:r>
          </w:p>
          <w:p w14:paraId="589B01A0">
            <w:pPr>
              <w:adjustRightInd w:val="0"/>
              <w:jc w:val="center"/>
              <w:textAlignment w:val="baseline"/>
              <w:rPr>
                <w:rFonts w:eastAsiaTheme="minorEastAsia"/>
                <w:szCs w:val="21"/>
              </w:rPr>
            </w:pPr>
            <w:r>
              <w:rPr>
                <w:rFonts w:eastAsiaTheme="minorEastAsia"/>
                <w:szCs w:val="21"/>
              </w:rPr>
              <w:t>降雨高度：可满足大于1m。</w:t>
            </w:r>
          </w:p>
        </w:tc>
        <w:tc>
          <w:tcPr>
            <w:tcW w:w="734" w:type="pct"/>
            <w:vAlign w:val="center"/>
          </w:tcPr>
          <w:p w14:paraId="4D9A48F1">
            <w:pPr>
              <w:adjustRightInd w:val="0"/>
              <w:jc w:val="center"/>
              <w:textAlignment w:val="baseline"/>
              <w:rPr>
                <w:rFonts w:eastAsiaTheme="minorEastAsia"/>
                <w:szCs w:val="21"/>
              </w:rPr>
            </w:pPr>
            <w:r>
              <w:rPr>
                <w:rFonts w:eastAsiaTheme="minorEastAsia"/>
                <w:szCs w:val="21"/>
              </w:rPr>
              <w:t>设备校验</w:t>
            </w:r>
          </w:p>
        </w:tc>
      </w:tr>
      <w:tr w14:paraId="385516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4" w:type="pct"/>
            <w:vAlign w:val="center"/>
          </w:tcPr>
          <w:p w14:paraId="4D58B6D2">
            <w:pPr>
              <w:pStyle w:val="32"/>
              <w:numPr>
                <w:ilvl w:val="0"/>
                <w:numId w:val="41"/>
              </w:numPr>
              <w:adjustRightInd w:val="0"/>
              <w:ind w:firstLineChars="0"/>
              <w:jc w:val="center"/>
              <w:textAlignment w:val="baseline"/>
              <w:rPr>
                <w:rFonts w:ascii="Times New Roman" w:hAnsi="Times New Roman" w:eastAsiaTheme="minorEastAsia"/>
                <w:kern w:val="28"/>
                <w:szCs w:val="21"/>
              </w:rPr>
            </w:pPr>
          </w:p>
        </w:tc>
        <w:tc>
          <w:tcPr>
            <w:tcW w:w="996" w:type="pct"/>
            <w:vAlign w:val="center"/>
          </w:tcPr>
          <w:p w14:paraId="5F6A694F">
            <w:pPr>
              <w:adjustRightInd w:val="0"/>
              <w:jc w:val="center"/>
              <w:textAlignment w:val="baseline"/>
              <w:rPr>
                <w:rFonts w:eastAsiaTheme="minorEastAsia"/>
                <w:szCs w:val="21"/>
              </w:rPr>
            </w:pPr>
            <w:r>
              <w:rPr>
                <w:rFonts w:eastAsiaTheme="minorEastAsia"/>
                <w:szCs w:val="21"/>
              </w:rPr>
              <w:t>钢卷尺</w:t>
            </w:r>
          </w:p>
        </w:tc>
        <w:tc>
          <w:tcPr>
            <w:tcW w:w="1013" w:type="pct"/>
            <w:vAlign w:val="center"/>
          </w:tcPr>
          <w:p w14:paraId="1056DF6F">
            <w:pPr>
              <w:adjustRightInd w:val="0"/>
              <w:jc w:val="center"/>
              <w:textAlignment w:val="baseline"/>
              <w:rPr>
                <w:rFonts w:eastAsiaTheme="minorEastAsia"/>
                <w:szCs w:val="21"/>
              </w:rPr>
            </w:pPr>
            <w:r>
              <w:rPr>
                <w:rFonts w:eastAsiaTheme="minorEastAsia"/>
                <w:szCs w:val="21"/>
              </w:rPr>
              <w:t>用于测量受试设备与试验系统的距离</w:t>
            </w:r>
          </w:p>
        </w:tc>
        <w:tc>
          <w:tcPr>
            <w:tcW w:w="962" w:type="pct"/>
            <w:vAlign w:val="center"/>
          </w:tcPr>
          <w:p w14:paraId="6FC64FBB">
            <w:pPr>
              <w:adjustRightInd w:val="0"/>
              <w:jc w:val="center"/>
              <w:textAlignment w:val="baseline"/>
              <w:rPr>
                <w:rFonts w:eastAsiaTheme="minorEastAsia"/>
                <w:szCs w:val="21"/>
              </w:rPr>
            </w:pPr>
            <w:r>
              <w:rPr>
                <w:rFonts w:eastAsiaTheme="minorEastAsia"/>
                <w:szCs w:val="21"/>
              </w:rPr>
              <w:t>10m</w:t>
            </w:r>
          </w:p>
        </w:tc>
        <w:tc>
          <w:tcPr>
            <w:tcW w:w="911" w:type="pct"/>
            <w:vAlign w:val="center"/>
          </w:tcPr>
          <w:p w14:paraId="25EDB1CB">
            <w:pPr>
              <w:adjustRightInd w:val="0"/>
              <w:jc w:val="center"/>
              <w:textAlignment w:val="baseline"/>
              <w:rPr>
                <w:rFonts w:eastAsiaTheme="minorEastAsia"/>
                <w:szCs w:val="21"/>
              </w:rPr>
            </w:pPr>
            <w:r>
              <w:rPr>
                <w:rFonts w:eastAsiaTheme="minorEastAsia"/>
                <w:szCs w:val="21"/>
              </w:rPr>
              <w:t>允差±5.0mm</w:t>
            </w:r>
          </w:p>
        </w:tc>
        <w:tc>
          <w:tcPr>
            <w:tcW w:w="734" w:type="pct"/>
            <w:vAlign w:val="center"/>
          </w:tcPr>
          <w:p w14:paraId="2ACA9223">
            <w:pPr>
              <w:adjustRightInd w:val="0"/>
              <w:jc w:val="center"/>
              <w:textAlignment w:val="baseline"/>
              <w:rPr>
                <w:rFonts w:eastAsiaTheme="minorEastAsia"/>
                <w:szCs w:val="21"/>
              </w:rPr>
            </w:pPr>
            <w:r>
              <w:rPr>
                <w:rFonts w:eastAsiaTheme="minorEastAsia"/>
                <w:kern w:val="28"/>
                <w:szCs w:val="21"/>
              </w:rPr>
              <w:t>设备校验</w:t>
            </w:r>
          </w:p>
        </w:tc>
      </w:tr>
      <w:tr w14:paraId="511821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4" w:type="pct"/>
            <w:vAlign w:val="center"/>
          </w:tcPr>
          <w:p w14:paraId="335DE74E">
            <w:pPr>
              <w:pStyle w:val="32"/>
              <w:numPr>
                <w:ilvl w:val="0"/>
                <w:numId w:val="41"/>
              </w:numPr>
              <w:adjustRightInd w:val="0"/>
              <w:ind w:firstLineChars="0"/>
              <w:jc w:val="center"/>
              <w:textAlignment w:val="baseline"/>
              <w:rPr>
                <w:rFonts w:ascii="Times New Roman" w:hAnsi="Times New Roman" w:eastAsiaTheme="minorEastAsia"/>
                <w:kern w:val="28"/>
                <w:szCs w:val="21"/>
              </w:rPr>
            </w:pPr>
          </w:p>
        </w:tc>
        <w:tc>
          <w:tcPr>
            <w:tcW w:w="996" w:type="pct"/>
            <w:vAlign w:val="center"/>
          </w:tcPr>
          <w:p w14:paraId="347F6750">
            <w:pPr>
              <w:adjustRightInd w:val="0"/>
              <w:jc w:val="center"/>
              <w:textAlignment w:val="baseline"/>
              <w:rPr>
                <w:rFonts w:eastAsiaTheme="minorEastAsia"/>
                <w:szCs w:val="21"/>
              </w:rPr>
            </w:pPr>
            <w:r>
              <w:rPr>
                <w:rFonts w:eastAsiaTheme="minorEastAsia"/>
                <w:szCs w:val="21"/>
              </w:rPr>
              <w:t>高低温湿热试验箱</w:t>
            </w:r>
          </w:p>
        </w:tc>
        <w:tc>
          <w:tcPr>
            <w:tcW w:w="1013" w:type="pct"/>
            <w:vAlign w:val="center"/>
          </w:tcPr>
          <w:p w14:paraId="16AB48F3">
            <w:pPr>
              <w:adjustRightInd w:val="0"/>
              <w:jc w:val="center"/>
              <w:textAlignment w:val="baseline"/>
              <w:rPr>
                <w:rFonts w:eastAsiaTheme="minorEastAsia"/>
                <w:szCs w:val="21"/>
              </w:rPr>
            </w:pPr>
            <w:r>
              <w:rPr>
                <w:rFonts w:eastAsiaTheme="minorEastAsia"/>
                <w:szCs w:val="21"/>
              </w:rPr>
              <w:t>用于加热受试设备</w:t>
            </w:r>
          </w:p>
        </w:tc>
        <w:tc>
          <w:tcPr>
            <w:tcW w:w="962" w:type="pct"/>
            <w:vAlign w:val="center"/>
          </w:tcPr>
          <w:p w14:paraId="441A406F">
            <w:pPr>
              <w:adjustRightInd w:val="0"/>
              <w:jc w:val="center"/>
              <w:textAlignment w:val="baseline"/>
              <w:rPr>
                <w:rFonts w:eastAsiaTheme="minorEastAsia"/>
                <w:szCs w:val="21"/>
              </w:rPr>
            </w:pPr>
            <w:r>
              <w:rPr>
                <w:rFonts w:eastAsiaTheme="minorEastAsia"/>
                <w:szCs w:val="21"/>
              </w:rPr>
              <w:t>CZ-A-1000G</w:t>
            </w:r>
          </w:p>
        </w:tc>
        <w:tc>
          <w:tcPr>
            <w:tcW w:w="911" w:type="pct"/>
            <w:vAlign w:val="center"/>
          </w:tcPr>
          <w:p w14:paraId="214AD680">
            <w:pPr>
              <w:widowControl/>
            </w:pPr>
            <w:r>
              <w:t>温度范围：-70℃~150℃</w:t>
            </w:r>
          </w:p>
          <w:p w14:paraId="4F13AEA9">
            <w:pPr>
              <w:widowControl/>
            </w:pPr>
            <w:r>
              <w:t>温度偏差：±2℃</w:t>
            </w:r>
          </w:p>
          <w:p w14:paraId="41207225">
            <w:pPr>
              <w:widowControl/>
            </w:pPr>
            <w:r>
              <w:t>湿度范围：20%RH→98%RH</w:t>
            </w:r>
          </w:p>
          <w:p w14:paraId="3E26B7F8">
            <w:pPr>
              <w:adjustRightInd w:val="0"/>
              <w:textAlignment w:val="baseline"/>
              <w:rPr>
                <w:rFonts w:eastAsiaTheme="minorEastAsia"/>
                <w:szCs w:val="21"/>
              </w:rPr>
            </w:pPr>
            <w:r>
              <w:t>相对湿度偏差：±3%RH</w:t>
            </w:r>
          </w:p>
        </w:tc>
        <w:tc>
          <w:tcPr>
            <w:tcW w:w="734" w:type="pct"/>
            <w:vAlign w:val="center"/>
          </w:tcPr>
          <w:p w14:paraId="6E6C702B">
            <w:pPr>
              <w:adjustRightInd w:val="0"/>
              <w:jc w:val="center"/>
              <w:textAlignment w:val="baseline"/>
              <w:rPr>
                <w:rFonts w:eastAsiaTheme="minorEastAsia"/>
                <w:szCs w:val="21"/>
              </w:rPr>
            </w:pPr>
          </w:p>
        </w:tc>
      </w:tr>
      <w:tr w14:paraId="6BCA06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4" w:type="pct"/>
            <w:vAlign w:val="center"/>
          </w:tcPr>
          <w:p w14:paraId="1C7F2B0D">
            <w:pPr>
              <w:pStyle w:val="32"/>
              <w:numPr>
                <w:ilvl w:val="0"/>
                <w:numId w:val="41"/>
              </w:numPr>
              <w:adjustRightInd w:val="0"/>
              <w:ind w:firstLineChars="0"/>
              <w:jc w:val="center"/>
              <w:textAlignment w:val="baseline"/>
              <w:rPr>
                <w:rFonts w:ascii="Times New Roman" w:hAnsi="Times New Roman" w:eastAsiaTheme="minorEastAsia"/>
                <w:kern w:val="28"/>
                <w:szCs w:val="21"/>
              </w:rPr>
            </w:pPr>
          </w:p>
        </w:tc>
        <w:tc>
          <w:tcPr>
            <w:tcW w:w="996" w:type="pct"/>
            <w:vAlign w:val="center"/>
          </w:tcPr>
          <w:p w14:paraId="55A34E30">
            <w:pPr>
              <w:adjustRightInd w:val="0"/>
              <w:jc w:val="center"/>
              <w:textAlignment w:val="baseline"/>
              <w:rPr>
                <w:rFonts w:eastAsiaTheme="minorEastAsia"/>
                <w:szCs w:val="21"/>
              </w:rPr>
            </w:pPr>
            <w:r>
              <w:rPr>
                <w:rFonts w:eastAsiaTheme="minorEastAsia"/>
                <w:szCs w:val="21"/>
              </w:rPr>
              <w:t>温湿度计</w:t>
            </w:r>
          </w:p>
        </w:tc>
        <w:tc>
          <w:tcPr>
            <w:tcW w:w="1013" w:type="pct"/>
            <w:vAlign w:val="center"/>
          </w:tcPr>
          <w:p w14:paraId="74FB77AD">
            <w:pPr>
              <w:adjustRightInd w:val="0"/>
              <w:jc w:val="center"/>
              <w:textAlignment w:val="baseline"/>
              <w:rPr>
                <w:rFonts w:eastAsiaTheme="minorEastAsia"/>
                <w:szCs w:val="21"/>
              </w:rPr>
            </w:pPr>
            <w:r>
              <w:rPr>
                <w:rFonts w:eastAsiaTheme="minorEastAsia"/>
                <w:szCs w:val="21"/>
              </w:rPr>
              <w:t>用于测量试验室大气温湿度</w:t>
            </w:r>
          </w:p>
        </w:tc>
        <w:tc>
          <w:tcPr>
            <w:tcW w:w="962" w:type="pct"/>
            <w:vAlign w:val="center"/>
          </w:tcPr>
          <w:p w14:paraId="6E2B2BCB">
            <w:pPr>
              <w:adjustRightInd w:val="0"/>
              <w:jc w:val="center"/>
              <w:textAlignment w:val="baseline"/>
              <w:rPr>
                <w:rFonts w:eastAsiaTheme="minorEastAsia"/>
                <w:szCs w:val="21"/>
              </w:rPr>
            </w:pPr>
            <w:r>
              <w:rPr>
                <w:rFonts w:eastAsiaTheme="minorEastAsia"/>
                <w:szCs w:val="21"/>
              </w:rPr>
              <w:t>RE-W1012</w:t>
            </w:r>
          </w:p>
        </w:tc>
        <w:tc>
          <w:tcPr>
            <w:tcW w:w="911" w:type="pct"/>
            <w:vAlign w:val="center"/>
          </w:tcPr>
          <w:p w14:paraId="7883ABF5">
            <w:pPr>
              <w:adjustRightInd w:val="0"/>
              <w:jc w:val="center"/>
              <w:textAlignment w:val="baseline"/>
              <w:rPr>
                <w:rFonts w:eastAsiaTheme="minorEastAsia"/>
                <w:szCs w:val="21"/>
              </w:rPr>
            </w:pPr>
            <w:r>
              <w:rPr>
                <w:rFonts w:eastAsiaTheme="minorEastAsia"/>
                <w:szCs w:val="21"/>
              </w:rPr>
              <w:t>温度范围：10℃~35℃</w:t>
            </w:r>
          </w:p>
          <w:p w14:paraId="6E68D35C">
            <w:pPr>
              <w:adjustRightInd w:val="0"/>
              <w:jc w:val="center"/>
              <w:textAlignment w:val="baseline"/>
              <w:rPr>
                <w:rFonts w:eastAsiaTheme="minorEastAsia"/>
                <w:szCs w:val="21"/>
              </w:rPr>
            </w:pPr>
            <w:r>
              <w:rPr>
                <w:rFonts w:eastAsiaTheme="minorEastAsia"/>
                <w:szCs w:val="21"/>
              </w:rPr>
              <w:t>最大误差：0.7℃</w:t>
            </w:r>
          </w:p>
          <w:p w14:paraId="46815174">
            <w:pPr>
              <w:adjustRightInd w:val="0"/>
              <w:jc w:val="center"/>
              <w:textAlignment w:val="baseline"/>
              <w:rPr>
                <w:rFonts w:eastAsiaTheme="minorEastAsia"/>
                <w:szCs w:val="21"/>
              </w:rPr>
            </w:pPr>
            <w:r>
              <w:rPr>
                <w:rFonts w:eastAsiaTheme="minorEastAsia"/>
                <w:szCs w:val="21"/>
              </w:rPr>
              <w:t>湿度范围：20~85%</w:t>
            </w:r>
          </w:p>
          <w:p w14:paraId="5EBF268F">
            <w:pPr>
              <w:adjustRightInd w:val="0"/>
              <w:jc w:val="center"/>
              <w:textAlignment w:val="baseline"/>
              <w:rPr>
                <w:rFonts w:eastAsiaTheme="minorEastAsia"/>
                <w:szCs w:val="21"/>
              </w:rPr>
            </w:pPr>
            <w:r>
              <w:rPr>
                <w:rFonts w:eastAsiaTheme="minorEastAsia"/>
                <w:szCs w:val="21"/>
              </w:rPr>
              <w:t>最大误差：4%</w:t>
            </w:r>
          </w:p>
        </w:tc>
        <w:tc>
          <w:tcPr>
            <w:tcW w:w="734" w:type="pct"/>
            <w:vAlign w:val="center"/>
          </w:tcPr>
          <w:p w14:paraId="66371FC0">
            <w:pPr>
              <w:adjustRightInd w:val="0"/>
              <w:jc w:val="center"/>
              <w:textAlignment w:val="baseline"/>
              <w:rPr>
                <w:rFonts w:eastAsiaTheme="minorEastAsia"/>
                <w:szCs w:val="21"/>
              </w:rPr>
            </w:pPr>
            <w:r>
              <w:rPr>
                <w:rFonts w:eastAsiaTheme="minorEastAsia"/>
                <w:kern w:val="28"/>
                <w:szCs w:val="21"/>
              </w:rPr>
              <w:t>设备校验</w:t>
            </w:r>
          </w:p>
        </w:tc>
      </w:tr>
      <w:tr w14:paraId="31CCCD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4" w:type="pct"/>
            <w:vAlign w:val="center"/>
          </w:tcPr>
          <w:p w14:paraId="4075CDEF">
            <w:pPr>
              <w:pStyle w:val="32"/>
              <w:numPr>
                <w:ilvl w:val="0"/>
                <w:numId w:val="41"/>
              </w:numPr>
              <w:adjustRightInd w:val="0"/>
              <w:ind w:firstLineChars="0"/>
              <w:jc w:val="center"/>
              <w:textAlignment w:val="baseline"/>
              <w:rPr>
                <w:rFonts w:ascii="Times New Roman" w:hAnsi="Times New Roman" w:eastAsiaTheme="minorEastAsia"/>
                <w:kern w:val="28"/>
                <w:szCs w:val="21"/>
              </w:rPr>
            </w:pPr>
          </w:p>
        </w:tc>
        <w:tc>
          <w:tcPr>
            <w:tcW w:w="996" w:type="pct"/>
            <w:vAlign w:val="center"/>
          </w:tcPr>
          <w:p w14:paraId="026A23AB">
            <w:pPr>
              <w:adjustRightInd w:val="0"/>
              <w:jc w:val="center"/>
              <w:textAlignment w:val="baseline"/>
              <w:rPr>
                <w:rFonts w:eastAsiaTheme="minorEastAsia"/>
                <w:szCs w:val="21"/>
              </w:rPr>
            </w:pPr>
            <w:r>
              <w:rPr>
                <w:rFonts w:eastAsiaTheme="minorEastAsia"/>
                <w:color w:val="000000"/>
                <w:kern w:val="0"/>
                <w:szCs w:val="21"/>
              </w:rPr>
              <w:t>温湿度大气压力表</w:t>
            </w:r>
          </w:p>
        </w:tc>
        <w:tc>
          <w:tcPr>
            <w:tcW w:w="1013" w:type="pct"/>
            <w:vAlign w:val="center"/>
          </w:tcPr>
          <w:p w14:paraId="3CE7026E">
            <w:pPr>
              <w:adjustRightInd w:val="0"/>
              <w:jc w:val="center"/>
              <w:textAlignment w:val="baseline"/>
              <w:rPr>
                <w:rFonts w:eastAsiaTheme="minorEastAsia"/>
                <w:szCs w:val="21"/>
              </w:rPr>
            </w:pPr>
            <w:r>
              <w:rPr>
                <w:rFonts w:eastAsiaTheme="minorEastAsia"/>
                <w:szCs w:val="21"/>
              </w:rPr>
              <w:t>用于测量试验室大气压力</w:t>
            </w:r>
          </w:p>
        </w:tc>
        <w:tc>
          <w:tcPr>
            <w:tcW w:w="962" w:type="pct"/>
            <w:vAlign w:val="center"/>
          </w:tcPr>
          <w:p w14:paraId="05550F5B">
            <w:pPr>
              <w:adjustRightInd w:val="0"/>
              <w:jc w:val="center"/>
              <w:textAlignment w:val="baseline"/>
              <w:rPr>
                <w:rFonts w:eastAsiaTheme="minorEastAsia"/>
                <w:szCs w:val="21"/>
              </w:rPr>
            </w:pPr>
            <w:r>
              <w:rPr>
                <w:rFonts w:eastAsiaTheme="minorEastAsia"/>
                <w:color w:val="000000"/>
                <w:kern w:val="0"/>
                <w:szCs w:val="21"/>
              </w:rPr>
              <w:t>TES1160</w:t>
            </w:r>
          </w:p>
        </w:tc>
        <w:tc>
          <w:tcPr>
            <w:tcW w:w="911" w:type="pct"/>
            <w:vAlign w:val="center"/>
          </w:tcPr>
          <w:p w14:paraId="02E92F81">
            <w:pPr>
              <w:widowControl/>
              <w:rPr>
                <w:rFonts w:eastAsiaTheme="minorEastAsia"/>
                <w:color w:val="000000"/>
                <w:kern w:val="0"/>
                <w:szCs w:val="21"/>
              </w:rPr>
            </w:pPr>
            <w:r>
              <w:rPr>
                <w:rFonts w:eastAsiaTheme="minorEastAsia"/>
                <w:color w:val="000000"/>
                <w:kern w:val="0"/>
                <w:szCs w:val="21"/>
              </w:rPr>
              <w:t>压力范围：（500~1100）hPa</w:t>
            </w:r>
          </w:p>
          <w:p w14:paraId="2B3AD4ED">
            <w:pPr>
              <w:adjustRightInd w:val="0"/>
              <w:textAlignment w:val="baseline"/>
              <w:rPr>
                <w:rFonts w:eastAsiaTheme="minorEastAsia"/>
                <w:szCs w:val="21"/>
              </w:rPr>
            </w:pPr>
            <w:r>
              <w:rPr>
                <w:rFonts w:eastAsiaTheme="minorEastAsia"/>
                <w:color w:val="000000"/>
                <w:kern w:val="0"/>
                <w:szCs w:val="21"/>
              </w:rPr>
              <w:t>误差：±5hPa</w:t>
            </w:r>
          </w:p>
        </w:tc>
        <w:tc>
          <w:tcPr>
            <w:tcW w:w="734" w:type="pct"/>
            <w:vAlign w:val="center"/>
          </w:tcPr>
          <w:p w14:paraId="0B074ACA">
            <w:pPr>
              <w:adjustRightInd w:val="0"/>
              <w:jc w:val="center"/>
              <w:textAlignment w:val="baseline"/>
              <w:rPr>
                <w:rFonts w:eastAsiaTheme="minorEastAsia"/>
                <w:szCs w:val="21"/>
              </w:rPr>
            </w:pPr>
            <w:r>
              <w:rPr>
                <w:rFonts w:eastAsiaTheme="minorEastAsia"/>
                <w:kern w:val="28"/>
                <w:szCs w:val="21"/>
              </w:rPr>
              <w:t>设备校验</w:t>
            </w:r>
          </w:p>
        </w:tc>
      </w:tr>
      <w:tr w14:paraId="1CCF1E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000" w:type="pct"/>
            <w:gridSpan w:val="6"/>
            <w:vAlign w:val="center"/>
          </w:tcPr>
          <w:p w14:paraId="1900D219">
            <w:pPr>
              <w:adjustRightInd w:val="0"/>
              <w:jc w:val="left"/>
              <w:textAlignment w:val="baseline"/>
              <w:rPr>
                <w:rFonts w:eastAsiaTheme="minorEastAsia"/>
                <w:iCs/>
                <w:kern w:val="28"/>
                <w:szCs w:val="21"/>
              </w:rPr>
            </w:pPr>
            <w:r>
              <w:rPr>
                <w:rFonts w:eastAsiaTheme="minorEastAsia"/>
                <w:bCs/>
                <w:iCs/>
                <w:kern w:val="28"/>
                <w:szCs w:val="21"/>
              </w:rPr>
              <w:t>注：1.</w:t>
            </w:r>
            <w:r>
              <w:rPr>
                <w:rFonts w:eastAsiaTheme="minorEastAsia"/>
                <w:iCs/>
                <w:kern w:val="0"/>
                <w:szCs w:val="21"/>
              </w:rPr>
              <w:t>若选择的试验设备精度/量程比原试验设备等同或更优</w:t>
            </w:r>
            <w:r>
              <w:rPr>
                <w:rFonts w:eastAsiaTheme="minorEastAsia"/>
                <w:iCs/>
                <w:kern w:val="28"/>
                <w:szCs w:val="21"/>
              </w:rPr>
              <w:t>，则允许更换设备进行试验。</w:t>
            </w:r>
          </w:p>
          <w:p w14:paraId="4F88D6A2">
            <w:pPr>
              <w:adjustRightInd w:val="0"/>
              <w:jc w:val="left"/>
              <w:textAlignment w:val="baseline"/>
              <w:rPr>
                <w:rFonts w:eastAsiaTheme="minorEastAsia"/>
                <w:iCs/>
                <w:kern w:val="28"/>
                <w:szCs w:val="21"/>
              </w:rPr>
            </w:pPr>
            <w:r>
              <w:rPr>
                <w:rFonts w:eastAsiaTheme="minorEastAsia"/>
                <w:iCs/>
                <w:kern w:val="28"/>
                <w:szCs w:val="21"/>
              </w:rPr>
              <w:t>2．实际使用的设备/仪器，由试验单位记录，并在试验报告中明确，如存在差异，应在试验报告中进行分析。</w:t>
            </w:r>
          </w:p>
          <w:p w14:paraId="4F9EDE9D">
            <w:pPr>
              <w:adjustRightInd w:val="0"/>
              <w:jc w:val="left"/>
              <w:textAlignment w:val="baseline"/>
              <w:rPr>
                <w:rFonts w:eastAsiaTheme="minorEastAsia"/>
                <w:b/>
                <w:i/>
                <w:kern w:val="28"/>
                <w:szCs w:val="21"/>
              </w:rPr>
            </w:pPr>
            <w:r>
              <w:rPr>
                <w:rFonts w:eastAsiaTheme="minorEastAsia"/>
                <w:bCs/>
                <w:iCs/>
                <w:kern w:val="28"/>
                <w:szCs w:val="21"/>
              </w:rPr>
              <w:t>3</w:t>
            </w:r>
            <w:r>
              <w:rPr>
                <w:rFonts w:eastAsiaTheme="minorEastAsia"/>
                <w:b/>
                <w:iCs/>
                <w:kern w:val="28"/>
                <w:szCs w:val="21"/>
              </w:rPr>
              <w:t>.</w:t>
            </w:r>
            <w:r>
              <w:rPr>
                <w:rFonts w:eastAsiaTheme="minorEastAsia"/>
                <w:iCs/>
                <w:kern w:val="0"/>
                <w:szCs w:val="21"/>
              </w:rPr>
              <w:t>所有未标注数量的设备，默认数量为1。</w:t>
            </w:r>
          </w:p>
        </w:tc>
      </w:tr>
    </w:tbl>
    <w:p w14:paraId="50C2A8F5">
      <w:pPr>
        <w:pStyle w:val="35"/>
        <w:numPr>
          <w:ilvl w:val="2"/>
          <w:numId w:val="2"/>
        </w:numPr>
        <w:tabs>
          <w:tab w:val="clear" w:pos="340"/>
          <w:tab w:val="clear" w:pos="567"/>
        </w:tabs>
        <w:spacing w:line="420" w:lineRule="exact"/>
      </w:pPr>
      <w:bookmarkStart w:id="310" w:name="_Toc176264457"/>
      <w:bookmarkStart w:id="311" w:name="_Toc21696113"/>
      <w:bookmarkStart w:id="312" w:name="_Toc164764707"/>
      <w:r>
        <w:rPr>
          <w:rFonts w:hint="eastAsia"/>
        </w:rPr>
        <w:t>试验布置和连接</w:t>
      </w:r>
      <w:bookmarkEnd w:id="310"/>
    </w:p>
    <w:p w14:paraId="56D88CDA">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试验前后测试时，按图36将受试设备与测试设备进行连接布置。加热受试设备时，将受试</w:t>
      </w:r>
      <w:r>
        <w:rPr>
          <w:rFonts w:ascii="Times New Roman" w:hAnsi="Times New Roman" w:cs="宋体"/>
          <w:sz w:val="24"/>
          <w:szCs w:val="21"/>
        </w:rPr>
        <w:t>设备</w:t>
      </w:r>
      <w:r>
        <w:rPr>
          <w:rFonts w:hint="eastAsia" w:ascii="Times New Roman" w:hAnsi="Times New Roman" w:cs="宋体"/>
          <w:sz w:val="24"/>
          <w:szCs w:val="21"/>
        </w:rPr>
        <w:t>安装在试验箱内，受试设备放在试验箱内中心位置，距离箱壁不小于15cm，具体如图37所示，滴雨时，将受试</w:t>
      </w:r>
      <w:r>
        <w:rPr>
          <w:rFonts w:ascii="Times New Roman" w:hAnsi="Times New Roman" w:cs="宋体"/>
          <w:sz w:val="24"/>
          <w:szCs w:val="21"/>
        </w:rPr>
        <w:t>设备</w:t>
      </w:r>
      <w:r>
        <w:rPr>
          <w:rFonts w:hint="eastAsia" w:ascii="Times New Roman" w:hAnsi="Times New Roman" w:cs="宋体"/>
          <w:sz w:val="24"/>
          <w:szCs w:val="21"/>
        </w:rPr>
        <w:t>安装在防水试验系统滴水盘下方，受试设备与滴水盘距离至少1m，具体如图38所示。</w:t>
      </w:r>
    </w:p>
    <w:p w14:paraId="4CA07CD5">
      <w:pPr>
        <w:pStyle w:val="32"/>
        <w:ind w:firstLine="0" w:firstLineChars="0"/>
        <w:jc w:val="center"/>
        <w:rPr>
          <w:rFonts w:ascii="Times New Roman" w:hAnsi="Times New Roman"/>
        </w:rPr>
      </w:pPr>
      <w:r>
        <w:drawing>
          <wp:inline distT="0" distB="0" distL="0" distR="0">
            <wp:extent cx="4316730" cy="4493895"/>
            <wp:effectExtent l="0" t="0" r="7620" b="190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313955" cy="4491165"/>
                    </a:xfrm>
                    <a:prstGeom prst="rect">
                      <a:avLst/>
                    </a:prstGeom>
                    <a:noFill/>
                    <a:ln>
                      <a:noFill/>
                    </a:ln>
                  </pic:spPr>
                </pic:pic>
              </a:graphicData>
            </a:graphic>
          </wp:inline>
        </w:drawing>
      </w:r>
    </w:p>
    <w:p w14:paraId="43E1D7F6">
      <w:pPr>
        <w:pStyle w:val="61"/>
        <w:numPr>
          <w:ilvl w:val="0"/>
          <w:numId w:val="8"/>
        </w:numPr>
        <w:rPr>
          <w:rFonts w:ascii="黑体" w:hAnsi="黑体" w:cs="宋体"/>
        </w:rPr>
      </w:pPr>
      <w:bookmarkStart w:id="313" w:name="_Toc176262590"/>
      <w:r>
        <w:rPr>
          <w:rFonts w:hint="eastAsia" w:ascii="黑体" w:hAnsi="黑体" w:cs="宋体"/>
        </w:rPr>
        <w:t>防滴水试验连接示意图</w:t>
      </w:r>
      <w:bookmarkEnd w:id="313"/>
    </w:p>
    <w:p w14:paraId="4A26D760">
      <w:pPr>
        <w:pStyle w:val="24"/>
        <w:ind w:firstLine="0" w:firstLineChars="0"/>
        <w:jc w:val="center"/>
      </w:pPr>
      <w:r>
        <w:drawing>
          <wp:inline distT="0" distB="0" distL="0" distR="0">
            <wp:extent cx="4432935" cy="2275205"/>
            <wp:effectExtent l="0" t="0" r="5715" b="127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8"/>
                    <a:stretch>
                      <a:fillRect/>
                    </a:stretch>
                  </pic:blipFill>
                  <pic:spPr>
                    <a:xfrm>
                      <a:off x="0" y="0"/>
                      <a:ext cx="4450879" cy="2284820"/>
                    </a:xfrm>
                    <a:prstGeom prst="rect">
                      <a:avLst/>
                    </a:prstGeom>
                  </pic:spPr>
                </pic:pic>
              </a:graphicData>
            </a:graphic>
          </wp:inline>
        </w:drawing>
      </w:r>
    </w:p>
    <w:p w14:paraId="4F0643F1">
      <w:pPr>
        <w:pStyle w:val="61"/>
        <w:numPr>
          <w:ilvl w:val="0"/>
          <w:numId w:val="8"/>
        </w:numPr>
        <w:rPr>
          <w:rFonts w:ascii="黑体" w:hAnsi="黑体" w:cs="宋体"/>
        </w:rPr>
      </w:pPr>
      <w:bookmarkStart w:id="314" w:name="_Toc176262591"/>
      <w:r>
        <w:rPr>
          <w:rFonts w:hint="eastAsia" w:ascii="黑体" w:hAnsi="黑体" w:cs="宋体"/>
        </w:rPr>
        <w:t>防水试验加热受试设备时布置图</w:t>
      </w:r>
      <w:bookmarkEnd w:id="314"/>
    </w:p>
    <w:p w14:paraId="3E695CA0">
      <w:pPr>
        <w:pStyle w:val="24"/>
        <w:ind w:firstLine="0" w:firstLineChars="0"/>
        <w:jc w:val="center"/>
      </w:pPr>
      <w:r>
        <w:drawing>
          <wp:inline distT="0" distB="0" distL="0" distR="0">
            <wp:extent cx="4831080" cy="3924935"/>
            <wp:effectExtent l="0" t="0" r="7620" b="889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43"/>
                    <a:stretch>
                      <a:fillRect/>
                    </a:stretch>
                  </pic:blipFill>
                  <pic:spPr>
                    <a:xfrm>
                      <a:off x="0" y="0"/>
                      <a:ext cx="4835365" cy="3928250"/>
                    </a:xfrm>
                    <a:prstGeom prst="rect">
                      <a:avLst/>
                    </a:prstGeom>
                  </pic:spPr>
                </pic:pic>
              </a:graphicData>
            </a:graphic>
          </wp:inline>
        </w:drawing>
      </w:r>
    </w:p>
    <w:p w14:paraId="6B134B6D">
      <w:pPr>
        <w:pStyle w:val="61"/>
        <w:numPr>
          <w:ilvl w:val="0"/>
          <w:numId w:val="8"/>
        </w:numPr>
        <w:rPr>
          <w:rFonts w:ascii="黑体" w:hAnsi="黑体" w:cs="宋体"/>
        </w:rPr>
      </w:pPr>
      <w:bookmarkStart w:id="315" w:name="_Toc176262592"/>
      <w:r>
        <w:rPr>
          <w:rFonts w:hint="eastAsia" w:ascii="黑体" w:hAnsi="黑体" w:cs="宋体"/>
        </w:rPr>
        <w:t>防水试验滴雨时布置</w:t>
      </w:r>
      <w:bookmarkEnd w:id="315"/>
    </w:p>
    <w:p w14:paraId="5E41849D">
      <w:pPr>
        <w:pStyle w:val="35"/>
        <w:numPr>
          <w:ilvl w:val="2"/>
          <w:numId w:val="2"/>
        </w:numPr>
        <w:tabs>
          <w:tab w:val="clear" w:pos="340"/>
          <w:tab w:val="clear" w:pos="567"/>
        </w:tabs>
        <w:spacing w:line="420" w:lineRule="exact"/>
        <w:rPr>
          <w:lang w:val="zh-CN"/>
        </w:rPr>
      </w:pPr>
      <w:bookmarkStart w:id="316" w:name="_Toc176264458"/>
      <w:r>
        <w:rPr>
          <w:rFonts w:hint="eastAsia"/>
        </w:rPr>
        <w:t>试验</w:t>
      </w:r>
      <w:r>
        <w:rPr>
          <w:rFonts w:hint="eastAsia"/>
          <w:lang w:val="zh-CN"/>
        </w:rPr>
        <w:t>件、试验装置（试验前）的制造符合性要求</w:t>
      </w:r>
      <w:bookmarkEnd w:id="316"/>
    </w:p>
    <w:p w14:paraId="12896A28">
      <w:pPr>
        <w:pStyle w:val="32"/>
        <w:spacing w:line="500" w:lineRule="exact"/>
        <w:ind w:firstLine="563" w:firstLineChars="0"/>
        <w:rPr>
          <w:rFonts w:ascii="Times New Roman" w:hAnsi="Times New Roman" w:cs="宋体"/>
          <w:sz w:val="24"/>
          <w:szCs w:val="21"/>
        </w:rPr>
      </w:pPr>
      <w:r>
        <w:rPr>
          <w:rFonts w:hint="eastAsia" w:ascii="Times New Roman" w:hAnsi="Times New Roman" w:cs="宋体"/>
          <w:sz w:val="24"/>
          <w:szCs w:val="21"/>
        </w:rPr>
        <w:t>试验件状态应满足“6.试验产品/设备说明”构型和产品状态要求，确定试验件按照12.1要求完成了产品验收测试。</w:t>
      </w:r>
    </w:p>
    <w:p w14:paraId="3CBA4252">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确保试验件、陪试件、试验装置，在试验前按照19.2.3-19.2.5的要求，进行了相应的安装和连接。</w:t>
      </w:r>
    </w:p>
    <w:p w14:paraId="508F09B2">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确保试验人员资质符合“10. 试验人员”的要求。</w:t>
      </w:r>
    </w:p>
    <w:p w14:paraId="1A73DD90">
      <w:pPr>
        <w:pStyle w:val="35"/>
        <w:numPr>
          <w:ilvl w:val="2"/>
          <w:numId w:val="2"/>
        </w:numPr>
        <w:tabs>
          <w:tab w:val="clear" w:pos="340"/>
          <w:tab w:val="clear" w:pos="567"/>
        </w:tabs>
        <w:spacing w:line="420" w:lineRule="exact"/>
        <w:rPr>
          <w:lang w:val="zh-CN"/>
        </w:rPr>
      </w:pPr>
      <w:bookmarkStart w:id="317" w:name="_Toc176264459"/>
      <w:r>
        <w:rPr>
          <w:rFonts w:hint="eastAsia"/>
          <w:lang w:val="zh-CN"/>
        </w:rPr>
        <w:t>试验程序</w:t>
      </w:r>
      <w:bookmarkEnd w:id="317"/>
    </w:p>
    <w:p w14:paraId="6A07A65E">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试验人员应在试验环境搭建完成后予以检查确认试验参数设置，待确认满足要求后再开始试验。</w:t>
      </w:r>
    </w:p>
    <w:p w14:paraId="428641CF">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在附录B检测记录表</w:t>
      </w:r>
      <w:r>
        <w:rPr>
          <w:rFonts w:ascii="Times New Roman" w:hAnsi="Times New Roman" w:cs="宋体"/>
          <w:sz w:val="24"/>
          <w:szCs w:val="21"/>
        </w:rPr>
        <w:t>中</w:t>
      </w:r>
      <w:r>
        <w:rPr>
          <w:rFonts w:hint="eastAsia" w:ascii="Times New Roman" w:hAnsi="Times New Roman" w:cs="宋体"/>
          <w:sz w:val="24"/>
          <w:szCs w:val="21"/>
        </w:rPr>
        <w:t>记录</w:t>
      </w:r>
      <w:r>
        <w:rPr>
          <w:rFonts w:ascii="Times New Roman" w:hAnsi="Times New Roman" w:cs="宋体"/>
          <w:sz w:val="24"/>
          <w:szCs w:val="21"/>
        </w:rPr>
        <w:t>试验设备相关信息及试验开始</w:t>
      </w:r>
      <w:r>
        <w:rPr>
          <w:rFonts w:hint="eastAsia" w:ascii="Times New Roman" w:hAnsi="Times New Roman" w:cs="宋体"/>
          <w:sz w:val="24"/>
          <w:szCs w:val="21"/>
        </w:rPr>
        <w:t>和结束</w:t>
      </w:r>
      <w:r>
        <w:rPr>
          <w:rFonts w:ascii="Times New Roman" w:hAnsi="Times New Roman" w:cs="宋体"/>
          <w:sz w:val="24"/>
          <w:szCs w:val="21"/>
        </w:rPr>
        <w:t>时间等内容，根据试验程序计算每次温度变化的时间节点，定时</w:t>
      </w:r>
      <w:r>
        <w:rPr>
          <w:rFonts w:hint="eastAsia" w:ascii="Times New Roman" w:hAnsi="Times New Roman" w:cs="宋体"/>
          <w:sz w:val="24"/>
          <w:szCs w:val="21"/>
        </w:rPr>
        <w:t>巡查</w:t>
      </w:r>
      <w:r>
        <w:rPr>
          <w:rFonts w:ascii="Times New Roman" w:hAnsi="Times New Roman" w:cs="宋体"/>
          <w:sz w:val="24"/>
          <w:szCs w:val="21"/>
        </w:rPr>
        <w:t>试验设备运行状态</w:t>
      </w:r>
      <w:r>
        <w:rPr>
          <w:rFonts w:hint="eastAsia" w:ascii="Times New Roman" w:hAnsi="Times New Roman" w:cs="宋体"/>
          <w:sz w:val="24"/>
          <w:szCs w:val="21"/>
        </w:rPr>
        <w:t>。</w:t>
      </w:r>
    </w:p>
    <w:p w14:paraId="33977DFD">
      <w:pPr>
        <w:pStyle w:val="24"/>
        <w:numPr>
          <w:ilvl w:val="0"/>
          <w:numId w:val="42"/>
        </w:numPr>
        <w:ind w:firstLineChars="0"/>
      </w:pPr>
      <w:r>
        <w:rPr>
          <w:rFonts w:hint="eastAsia" w:cs="宋体"/>
        </w:rPr>
        <w:t>在试验室环境下按12.2章节要求进行</w:t>
      </w:r>
      <w:r>
        <w:rPr>
          <w:rFonts w:hint="eastAsia" w:cs="宋体"/>
          <w:szCs w:val="24"/>
        </w:rPr>
        <w:t>QPAT1-1和QPAT2</w:t>
      </w:r>
      <w:r>
        <w:rPr>
          <w:rFonts w:hint="eastAsia" w:cs="宋体"/>
        </w:rPr>
        <w:t>检查并记录检测数据</w:t>
      </w:r>
      <w:r>
        <w:rPr>
          <w:rFonts w:hint="eastAsia"/>
        </w:rPr>
        <w:t>，</w:t>
      </w:r>
      <w:r>
        <w:rPr>
          <w:rFonts w:hint="eastAsia" w:cs="宋体"/>
        </w:rPr>
        <w:t>将受试设备按照图37所示安装于试验箱内；</w:t>
      </w:r>
    </w:p>
    <w:p w14:paraId="55C919F1">
      <w:pPr>
        <w:pStyle w:val="24"/>
        <w:numPr>
          <w:ilvl w:val="0"/>
          <w:numId w:val="42"/>
        </w:numPr>
        <w:ind w:firstLineChars="0"/>
      </w:pPr>
      <w:r>
        <w:rPr>
          <w:rFonts w:hint="eastAsia"/>
        </w:rPr>
        <w:t>使受试设备</w:t>
      </w:r>
      <w:r>
        <w:t>处于工作状态1</w:t>
      </w:r>
      <w:r>
        <w:rPr>
          <w:rFonts w:hint="eastAsia" w:cs="宋体"/>
        </w:rPr>
        <w:t>，</w:t>
      </w:r>
      <w:r>
        <w:rPr>
          <w:rFonts w:cs="宋体"/>
        </w:rPr>
        <w:t>调节试验箱内温度至高于水温10℃的温度，</w:t>
      </w:r>
      <w:r>
        <w:rPr>
          <w:rFonts w:hint="eastAsia" w:cs="宋体"/>
        </w:rPr>
        <w:t>使</w:t>
      </w:r>
      <w:r>
        <w:rPr>
          <w:rFonts w:cs="宋体"/>
        </w:rPr>
        <w:t>受试设备在该温度条件下</w:t>
      </w:r>
      <w:r>
        <w:rPr>
          <w:rFonts w:hint="eastAsia" w:cs="宋体"/>
        </w:rPr>
        <w:t>稳定3h；</w:t>
      </w:r>
    </w:p>
    <w:p w14:paraId="1EF513E3">
      <w:pPr>
        <w:pStyle w:val="24"/>
        <w:numPr>
          <w:ilvl w:val="0"/>
          <w:numId w:val="42"/>
        </w:numPr>
        <w:ind w:firstLineChars="0"/>
      </w:pPr>
      <w:r>
        <w:rPr>
          <w:rFonts w:hint="eastAsia" w:cs="宋体"/>
        </w:rPr>
        <w:t>将受试设备按照图38所示安装于防水试验系统中，受试设备</w:t>
      </w:r>
      <w:r>
        <w:rPr>
          <w:rFonts w:hint="eastAsia"/>
        </w:rPr>
        <w:t>处于</w:t>
      </w:r>
      <w:r>
        <w:t>工作状态1，经受匀速滴水的作用，滴水的位置距受试设备上表面至少1m高，试验箱通过孔径为0.33mm、孔距为25mm的</w:t>
      </w:r>
      <w:r>
        <w:rPr>
          <w:rFonts w:hint="eastAsia"/>
        </w:rPr>
        <w:t>滴水盘流</w:t>
      </w:r>
      <w:r>
        <w:t>出</w:t>
      </w:r>
      <w:r>
        <w:rPr>
          <w:rFonts w:hint="eastAsia"/>
        </w:rPr>
        <w:t>滴水</w:t>
      </w:r>
      <w:r>
        <w:t>量大于140l/m</w:t>
      </w:r>
      <w:r>
        <w:rPr>
          <w:vertAlign w:val="superscript"/>
        </w:rPr>
        <w:t>2</w:t>
      </w:r>
      <w:r>
        <w:t>·h的水滴，滴水时间每面不少于15min</w:t>
      </w:r>
      <w:r>
        <w:rPr>
          <w:rFonts w:hint="eastAsia"/>
        </w:rPr>
        <w:t>，受试面为顶面。</w:t>
      </w:r>
      <w:r>
        <w:t>试验人员在试验期间应全程值守，观察样品的试验情况是否正常和控制参数的变化是否在规定的范围内</w:t>
      </w:r>
      <w:r>
        <w:rPr>
          <w:rFonts w:hint="eastAsia"/>
        </w:rPr>
        <w:t>；</w:t>
      </w:r>
    </w:p>
    <w:p w14:paraId="3B089D11">
      <w:pPr>
        <w:pStyle w:val="24"/>
        <w:numPr>
          <w:ilvl w:val="0"/>
          <w:numId w:val="42"/>
        </w:numPr>
        <w:ind w:firstLineChars="0"/>
        <w:rPr>
          <w:rFonts w:cs="宋体"/>
        </w:rPr>
      </w:pPr>
      <w:r>
        <w:rPr>
          <w:rFonts w:cs="宋体"/>
          <w:lang w:eastAsia="ja-JP"/>
        </w:rPr>
        <w:t>试验结束后，将受试设备</w:t>
      </w:r>
      <w:r>
        <w:rPr>
          <w:rFonts w:hint="eastAsia" w:cs="宋体"/>
          <w:lang w:eastAsia="ja-JP"/>
        </w:rPr>
        <w:t>从</w:t>
      </w:r>
      <w:r>
        <w:rPr>
          <w:rFonts w:cs="宋体"/>
          <w:lang w:eastAsia="ja-JP"/>
        </w:rPr>
        <w:t>试验箱内取出并排除水</w:t>
      </w:r>
      <w:r>
        <w:rPr>
          <w:rFonts w:hint="eastAsia" w:cs="宋体"/>
        </w:rPr>
        <w:t>，</w:t>
      </w:r>
      <w:r>
        <w:rPr>
          <w:rFonts w:hint="eastAsia"/>
          <w:kern w:val="0"/>
        </w:rPr>
        <w:t>按照</w:t>
      </w:r>
      <w:r>
        <w:rPr>
          <w:rFonts w:hint="eastAsia" w:cs="宋体"/>
        </w:rPr>
        <w:t>12.2章节要求进行</w:t>
      </w:r>
      <w:r>
        <w:rPr>
          <w:rFonts w:hint="eastAsia" w:cs="宋体"/>
          <w:szCs w:val="24"/>
        </w:rPr>
        <w:t>行QPAT1-1和QPAT2</w:t>
      </w:r>
      <w:r>
        <w:rPr>
          <w:rFonts w:hint="eastAsia" w:cs="宋体"/>
        </w:rPr>
        <w:t>检查并记录检测数据</w:t>
      </w:r>
      <w:r>
        <w:t>。</w:t>
      </w:r>
    </w:p>
    <w:p w14:paraId="547E7874">
      <w:pPr>
        <w:pStyle w:val="35"/>
        <w:numPr>
          <w:ilvl w:val="2"/>
          <w:numId w:val="2"/>
        </w:numPr>
        <w:tabs>
          <w:tab w:val="clear" w:pos="340"/>
          <w:tab w:val="clear" w:pos="567"/>
        </w:tabs>
        <w:spacing w:line="420" w:lineRule="exact"/>
        <w:rPr>
          <w:lang w:val="zh-CN"/>
        </w:rPr>
      </w:pPr>
      <w:bookmarkStart w:id="318" w:name="_Toc176264460"/>
      <w:r>
        <w:rPr>
          <w:rFonts w:hint="eastAsia"/>
          <w:lang w:val="zh-CN"/>
        </w:rPr>
        <w:t>试验判据</w:t>
      </w:r>
      <w:bookmarkEnd w:id="318"/>
    </w:p>
    <w:p w14:paraId="12DFEDD5">
      <w:pPr>
        <w:pStyle w:val="32"/>
        <w:spacing w:line="360" w:lineRule="auto"/>
        <w:ind w:firstLine="480"/>
        <w:rPr>
          <w:rFonts w:ascii="Times New Roman" w:hAnsi="Times New Roman" w:cs="宋体"/>
          <w:sz w:val="24"/>
          <w:szCs w:val="24"/>
        </w:rPr>
      </w:pPr>
      <w:r>
        <w:rPr>
          <w:rFonts w:hint="eastAsia" w:ascii="Times New Roman" w:hAnsi="Times New Roman" w:cs="宋体"/>
          <w:sz w:val="24"/>
          <w:szCs w:val="24"/>
        </w:rPr>
        <w:t>试验前后，按12.2章节中要求进行QPAT1-1和QPAT2检查，确认通过并记录检测数据。</w:t>
      </w:r>
    </w:p>
    <w:p w14:paraId="33B3C93D">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满足以上要求，则判定结论为Pass，否则为Fail。</w:t>
      </w:r>
    </w:p>
    <w:bookmarkEnd w:id="311"/>
    <w:bookmarkEnd w:id="312"/>
    <w:p w14:paraId="133C003B">
      <w:pPr>
        <w:pStyle w:val="26"/>
        <w:spacing w:before="156" w:after="156"/>
        <w:rPr>
          <w:sz w:val="30"/>
          <w:szCs w:val="30"/>
        </w:rPr>
      </w:pPr>
      <w:bookmarkStart w:id="319" w:name="_Toc176264461"/>
      <w:bookmarkStart w:id="320" w:name="_Toc11799960"/>
      <w:bookmarkStart w:id="321" w:name="_Toc164764712"/>
      <w:r>
        <w:rPr>
          <w:rFonts w:hint="eastAsia"/>
          <w:sz w:val="30"/>
          <w:szCs w:val="30"/>
        </w:rPr>
        <w:t>流体敏感性</w:t>
      </w:r>
      <w:r>
        <w:rPr>
          <w:sz w:val="30"/>
          <w:szCs w:val="30"/>
        </w:rPr>
        <w:t>试验</w:t>
      </w:r>
      <w:bookmarkEnd w:id="319"/>
      <w:bookmarkEnd w:id="320"/>
      <w:bookmarkEnd w:id="321"/>
    </w:p>
    <w:p w14:paraId="7FE18D74">
      <w:pPr>
        <w:pStyle w:val="27"/>
      </w:pPr>
      <w:bookmarkStart w:id="322" w:name="_Toc164764713"/>
      <w:bookmarkStart w:id="323" w:name="_Toc11799961"/>
      <w:bookmarkStart w:id="324" w:name="_Toc176264462"/>
      <w:r>
        <w:rPr>
          <w:rFonts w:hint="eastAsia"/>
        </w:rPr>
        <w:t>试验</w:t>
      </w:r>
      <w:r>
        <w:t>目的</w:t>
      </w:r>
      <w:bookmarkEnd w:id="322"/>
      <w:bookmarkEnd w:id="323"/>
      <w:bookmarkEnd w:id="324"/>
    </w:p>
    <w:p w14:paraId="0AFC99EC">
      <w:pPr>
        <w:pStyle w:val="24"/>
        <w:ind w:firstLine="480"/>
      </w:pPr>
      <w:r>
        <w:rPr>
          <w:rFonts w:hint="eastAsia"/>
        </w:rPr>
        <w:t>确定受试设备结构</w:t>
      </w:r>
      <w:r>
        <w:t>中所用材料</w:t>
      </w:r>
      <w:r>
        <w:rPr>
          <w:rFonts w:hint="eastAsia"/>
        </w:rPr>
        <w:t>受</w:t>
      </w:r>
      <w:r>
        <w:t>到流体污染时能否承受流体的有害侵蚀。</w:t>
      </w:r>
    </w:p>
    <w:p w14:paraId="17A9B31A">
      <w:pPr>
        <w:pStyle w:val="27"/>
      </w:pPr>
      <w:bookmarkStart w:id="325" w:name="_Toc164764714"/>
      <w:bookmarkStart w:id="326" w:name="_Toc176264463"/>
      <w:bookmarkStart w:id="327" w:name="_Toc11799962"/>
      <w:r>
        <w:rPr>
          <w:rFonts w:hint="eastAsia"/>
        </w:rPr>
        <w:t>试验</w:t>
      </w:r>
      <w:r>
        <w:t>要求</w:t>
      </w:r>
      <w:bookmarkEnd w:id="325"/>
      <w:bookmarkEnd w:id="326"/>
      <w:bookmarkEnd w:id="327"/>
    </w:p>
    <w:p w14:paraId="6448A10B">
      <w:pPr>
        <w:pStyle w:val="24"/>
        <w:ind w:firstLine="480"/>
      </w:pPr>
      <w:r>
        <w:rPr>
          <w:rFonts w:hint="eastAsia"/>
        </w:rPr>
        <w:t>受试</w:t>
      </w:r>
      <w:r>
        <w:t>设备应通过</w:t>
      </w:r>
      <w:r>
        <w:rPr>
          <w:rFonts w:hint="eastAsia"/>
        </w:rPr>
        <w:t>DO－160G第1</w:t>
      </w:r>
      <w:r>
        <w:t>1</w:t>
      </w:r>
      <w:r>
        <w:rPr>
          <w:rFonts w:hint="eastAsia"/>
        </w:rPr>
        <w:t>章</w:t>
      </w:r>
      <w:r>
        <w:t>，F</w:t>
      </w:r>
      <w:r>
        <w:rPr>
          <w:rFonts w:hint="eastAsia"/>
        </w:rPr>
        <w:t>类</w:t>
      </w:r>
      <w:r>
        <w:t>规定的</w:t>
      </w:r>
      <w:r>
        <w:rPr>
          <w:rFonts w:hint="eastAsia"/>
        </w:rPr>
        <w:t>喷淋</w:t>
      </w:r>
      <w:r>
        <w:t>试验。</w:t>
      </w:r>
    </w:p>
    <w:p w14:paraId="51571077">
      <w:pPr>
        <w:pStyle w:val="24"/>
        <w:ind w:firstLine="480"/>
      </w:pPr>
      <w:r>
        <w:rPr>
          <w:rFonts w:hint="eastAsia"/>
        </w:rPr>
        <w:t>流体</w:t>
      </w:r>
      <w:r>
        <w:t>试验</w:t>
      </w:r>
      <w:r>
        <w:rPr>
          <w:rFonts w:hint="eastAsia"/>
        </w:rPr>
        <w:t>涉及</w:t>
      </w:r>
      <w:r>
        <w:t>的污染液的种类和</w:t>
      </w:r>
      <w:r>
        <w:rPr>
          <w:rFonts w:hint="eastAsia"/>
        </w:rPr>
        <w:t>对应</w:t>
      </w:r>
      <w:r>
        <w:t>温度</w:t>
      </w:r>
      <w:r>
        <w:rPr>
          <w:rFonts w:hint="eastAsia"/>
        </w:rPr>
        <w:t>见表30</w:t>
      </w:r>
      <w:r>
        <w:t>。</w:t>
      </w:r>
    </w:p>
    <w:p w14:paraId="141F8D89">
      <w:pPr>
        <w:pStyle w:val="59"/>
        <w:numPr>
          <w:ilvl w:val="0"/>
          <w:numId w:val="7"/>
        </w:numPr>
        <w:rPr>
          <w:rFonts w:ascii="黑体" w:hAnsi="黑体" w:cs="宋体"/>
          <w:szCs w:val="21"/>
        </w:rPr>
      </w:pPr>
      <w:bookmarkStart w:id="328" w:name="_Toc176262536"/>
      <w:r>
        <w:rPr>
          <w:rFonts w:hint="eastAsia" w:ascii="黑体" w:hAnsi="黑体" w:cs="宋体"/>
          <w:szCs w:val="21"/>
        </w:rPr>
        <w:t>污染液的种类和液体温度表（试剂类型待核实）</w:t>
      </w:r>
      <w:bookmarkEnd w:id="328"/>
    </w:p>
    <w:tbl>
      <w:tblPr>
        <w:tblStyle w:val="1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28" w:type="dxa"/>
          <w:left w:w="108" w:type="dxa"/>
          <w:bottom w:w="28" w:type="dxa"/>
          <w:right w:w="108" w:type="dxa"/>
        </w:tblCellMar>
      </w:tblPr>
      <w:tblGrid>
        <w:gridCol w:w="2274"/>
        <w:gridCol w:w="5804"/>
        <w:gridCol w:w="1493"/>
      </w:tblGrid>
      <w:tr w14:paraId="54ADA8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blHeader/>
          <w:jc w:val="center"/>
        </w:trPr>
        <w:tc>
          <w:tcPr>
            <w:tcW w:w="1188" w:type="pct"/>
            <w:tcBorders>
              <w:top w:val="single" w:color="auto" w:sz="12" w:space="0"/>
              <w:bottom w:val="single" w:color="auto" w:sz="12" w:space="0"/>
            </w:tcBorders>
            <w:vAlign w:val="center"/>
          </w:tcPr>
          <w:p w14:paraId="19856E41">
            <w:pPr>
              <w:jc w:val="center"/>
              <w:rPr>
                <w:bCs/>
                <w:szCs w:val="21"/>
              </w:rPr>
            </w:pPr>
            <w:r>
              <w:rPr>
                <w:bCs/>
                <w:szCs w:val="21"/>
              </w:rPr>
              <w:t>污染流体类别</w:t>
            </w:r>
          </w:p>
        </w:tc>
        <w:tc>
          <w:tcPr>
            <w:tcW w:w="3032" w:type="pct"/>
            <w:tcBorders>
              <w:top w:val="single" w:color="auto" w:sz="12" w:space="0"/>
              <w:bottom w:val="single" w:color="auto" w:sz="12" w:space="0"/>
            </w:tcBorders>
            <w:vAlign w:val="center"/>
          </w:tcPr>
          <w:p w14:paraId="2EE370E8">
            <w:pPr>
              <w:jc w:val="center"/>
              <w:rPr>
                <w:bCs/>
                <w:szCs w:val="21"/>
              </w:rPr>
            </w:pPr>
            <w:r>
              <w:rPr>
                <w:bCs/>
                <w:szCs w:val="21"/>
              </w:rPr>
              <w:t>试验流体</w:t>
            </w:r>
          </w:p>
        </w:tc>
        <w:tc>
          <w:tcPr>
            <w:tcW w:w="780" w:type="pct"/>
            <w:tcBorders>
              <w:top w:val="single" w:color="auto" w:sz="12" w:space="0"/>
              <w:bottom w:val="single" w:color="auto" w:sz="12" w:space="0"/>
            </w:tcBorders>
            <w:vAlign w:val="center"/>
          </w:tcPr>
          <w:p w14:paraId="666F3E15">
            <w:pPr>
              <w:jc w:val="center"/>
              <w:rPr>
                <w:bCs/>
                <w:szCs w:val="21"/>
              </w:rPr>
            </w:pPr>
            <w:r>
              <w:rPr>
                <w:bCs/>
                <w:szCs w:val="21"/>
              </w:rPr>
              <w:t>流体温度</w:t>
            </w:r>
          </w:p>
        </w:tc>
      </w:tr>
      <w:tr w14:paraId="625C1D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jc w:val="center"/>
        </w:trPr>
        <w:tc>
          <w:tcPr>
            <w:tcW w:w="1188" w:type="pct"/>
            <w:tcBorders>
              <w:top w:val="single" w:color="auto" w:sz="12" w:space="0"/>
            </w:tcBorders>
            <w:vAlign w:val="center"/>
          </w:tcPr>
          <w:p w14:paraId="252A419D">
            <w:pPr>
              <w:jc w:val="center"/>
              <w:rPr>
                <w:szCs w:val="21"/>
              </w:rPr>
            </w:pPr>
            <w:r>
              <w:rPr>
                <w:szCs w:val="21"/>
              </w:rPr>
              <w:t>溶剂和清洗用流体</w:t>
            </w:r>
          </w:p>
        </w:tc>
        <w:tc>
          <w:tcPr>
            <w:tcW w:w="3032" w:type="pct"/>
            <w:tcBorders>
              <w:top w:val="single" w:color="auto" w:sz="12" w:space="0"/>
            </w:tcBorders>
            <w:vAlign w:val="center"/>
          </w:tcPr>
          <w:p w14:paraId="6123EED0">
            <w:pPr>
              <w:jc w:val="center"/>
              <w:rPr>
                <w:szCs w:val="21"/>
              </w:rPr>
            </w:pPr>
            <w:r>
              <w:rPr>
                <w:kern w:val="0"/>
                <w:szCs w:val="21"/>
              </w:rPr>
              <w:t>飞机客舱清洗剂（深度）NW-015A</w:t>
            </w:r>
          </w:p>
        </w:tc>
        <w:tc>
          <w:tcPr>
            <w:tcW w:w="780" w:type="pct"/>
            <w:tcBorders>
              <w:top w:val="single" w:color="auto" w:sz="12" w:space="0"/>
            </w:tcBorders>
            <w:vAlign w:val="center"/>
          </w:tcPr>
          <w:p w14:paraId="3A8D860B">
            <w:pPr>
              <w:jc w:val="center"/>
              <w:rPr>
                <w:szCs w:val="21"/>
              </w:rPr>
            </w:pPr>
            <w:r>
              <w:rPr>
                <w:szCs w:val="21"/>
              </w:rPr>
              <w:t>23℃</w:t>
            </w:r>
          </w:p>
        </w:tc>
      </w:tr>
      <w:tr w14:paraId="28B20B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jc w:val="center"/>
        </w:trPr>
        <w:tc>
          <w:tcPr>
            <w:tcW w:w="1188" w:type="pct"/>
            <w:vAlign w:val="center"/>
          </w:tcPr>
          <w:p w14:paraId="02ED3839">
            <w:pPr>
              <w:jc w:val="center"/>
              <w:rPr>
                <w:szCs w:val="21"/>
              </w:rPr>
            </w:pPr>
            <w:r>
              <w:rPr>
                <w:szCs w:val="21"/>
              </w:rPr>
              <w:t>杀虫剂</w:t>
            </w:r>
          </w:p>
        </w:tc>
        <w:tc>
          <w:tcPr>
            <w:tcW w:w="3032" w:type="pct"/>
            <w:vAlign w:val="center"/>
          </w:tcPr>
          <w:p w14:paraId="61929967">
            <w:pPr>
              <w:jc w:val="center"/>
              <w:rPr>
                <w:szCs w:val="21"/>
              </w:rPr>
            </w:pPr>
            <w:r>
              <w:rPr>
                <w:szCs w:val="21"/>
              </w:rPr>
              <w:t>六维航化NW-016A杀虫气雾剂（氯菊酯含量2%）</w:t>
            </w:r>
          </w:p>
        </w:tc>
        <w:tc>
          <w:tcPr>
            <w:tcW w:w="780" w:type="pct"/>
            <w:vAlign w:val="center"/>
          </w:tcPr>
          <w:p w14:paraId="5013F530">
            <w:pPr>
              <w:jc w:val="center"/>
              <w:rPr>
                <w:szCs w:val="21"/>
              </w:rPr>
            </w:pPr>
            <w:r>
              <w:rPr>
                <w:szCs w:val="21"/>
              </w:rPr>
              <w:t>23℃</w:t>
            </w:r>
          </w:p>
        </w:tc>
      </w:tr>
      <w:tr w14:paraId="66F36F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jc w:val="center"/>
        </w:trPr>
        <w:tc>
          <w:tcPr>
            <w:tcW w:w="1188" w:type="pct"/>
            <w:vAlign w:val="center"/>
          </w:tcPr>
          <w:p w14:paraId="515FD389">
            <w:pPr>
              <w:jc w:val="center"/>
              <w:rPr>
                <w:szCs w:val="21"/>
              </w:rPr>
            </w:pPr>
            <w:r>
              <w:rPr>
                <w:szCs w:val="21"/>
              </w:rPr>
              <w:t>消毒剂</w:t>
            </w:r>
          </w:p>
        </w:tc>
        <w:tc>
          <w:tcPr>
            <w:tcW w:w="3032" w:type="pct"/>
            <w:vAlign w:val="center"/>
          </w:tcPr>
          <w:p w14:paraId="6442FD5E">
            <w:pPr>
              <w:jc w:val="center"/>
              <w:rPr>
                <w:szCs w:val="21"/>
              </w:rPr>
            </w:pPr>
            <w:r>
              <w:rPr>
                <w:szCs w:val="21"/>
              </w:rPr>
              <w:t>NW-036飞机消毒剂</w:t>
            </w:r>
          </w:p>
        </w:tc>
        <w:tc>
          <w:tcPr>
            <w:tcW w:w="780" w:type="pct"/>
            <w:vAlign w:val="center"/>
          </w:tcPr>
          <w:p w14:paraId="78FEEDBD">
            <w:pPr>
              <w:jc w:val="center"/>
              <w:rPr>
                <w:szCs w:val="21"/>
              </w:rPr>
            </w:pPr>
            <w:r>
              <w:rPr>
                <w:szCs w:val="21"/>
              </w:rPr>
              <w:t>23℃</w:t>
            </w:r>
          </w:p>
        </w:tc>
      </w:tr>
      <w:tr w14:paraId="1B8D58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jc w:val="center"/>
        </w:trPr>
        <w:tc>
          <w:tcPr>
            <w:tcW w:w="1188" w:type="pct"/>
            <w:vAlign w:val="center"/>
          </w:tcPr>
          <w:p w14:paraId="2413484F">
            <w:pPr>
              <w:jc w:val="center"/>
              <w:rPr>
                <w:szCs w:val="21"/>
              </w:rPr>
            </w:pPr>
            <w:r>
              <w:rPr>
                <w:szCs w:val="21"/>
              </w:rPr>
              <w:t>饮料</w:t>
            </w:r>
          </w:p>
        </w:tc>
        <w:tc>
          <w:tcPr>
            <w:tcW w:w="3032" w:type="pct"/>
            <w:vAlign w:val="center"/>
          </w:tcPr>
          <w:p w14:paraId="12C9C895">
            <w:pPr>
              <w:jc w:val="center"/>
              <w:rPr>
                <w:szCs w:val="21"/>
              </w:rPr>
            </w:pPr>
            <w:r>
              <w:rPr>
                <w:szCs w:val="21"/>
              </w:rPr>
              <w:t>可乐、咖啡、果汁、茶水</w:t>
            </w:r>
          </w:p>
        </w:tc>
        <w:tc>
          <w:tcPr>
            <w:tcW w:w="780" w:type="pct"/>
            <w:vAlign w:val="center"/>
          </w:tcPr>
          <w:p w14:paraId="6220B359">
            <w:pPr>
              <w:jc w:val="center"/>
              <w:rPr>
                <w:szCs w:val="21"/>
              </w:rPr>
            </w:pPr>
            <w:r>
              <w:rPr>
                <w:szCs w:val="21"/>
              </w:rPr>
              <w:t>23℃</w:t>
            </w:r>
          </w:p>
        </w:tc>
      </w:tr>
      <w:tr w14:paraId="10E76C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jc w:val="center"/>
        </w:trPr>
        <w:tc>
          <w:tcPr>
            <w:tcW w:w="1188" w:type="pct"/>
            <w:vAlign w:val="center"/>
          </w:tcPr>
          <w:p w14:paraId="18898B1C">
            <w:pPr>
              <w:jc w:val="center"/>
              <w:rPr>
                <w:szCs w:val="21"/>
              </w:rPr>
            </w:pPr>
            <w:r>
              <w:rPr>
                <w:szCs w:val="21"/>
              </w:rPr>
              <w:t>灭火剂</w:t>
            </w:r>
          </w:p>
        </w:tc>
        <w:tc>
          <w:tcPr>
            <w:tcW w:w="3032" w:type="pct"/>
            <w:vAlign w:val="center"/>
          </w:tcPr>
          <w:p w14:paraId="6FAA6BC3">
            <w:pPr>
              <w:jc w:val="center"/>
              <w:rPr>
                <w:szCs w:val="21"/>
              </w:rPr>
            </w:pPr>
            <w:r>
              <w:rPr>
                <w:color w:val="000000"/>
                <w:kern w:val="0"/>
                <w:szCs w:val="21"/>
              </w:rPr>
              <w:t>氟蛋白</w:t>
            </w:r>
          </w:p>
        </w:tc>
        <w:tc>
          <w:tcPr>
            <w:tcW w:w="780" w:type="pct"/>
            <w:vAlign w:val="center"/>
          </w:tcPr>
          <w:p w14:paraId="77F519B0">
            <w:pPr>
              <w:jc w:val="center"/>
              <w:rPr>
                <w:szCs w:val="21"/>
              </w:rPr>
            </w:pPr>
            <w:r>
              <w:rPr>
                <w:szCs w:val="21"/>
              </w:rPr>
              <w:t>23℃</w:t>
            </w:r>
          </w:p>
        </w:tc>
      </w:tr>
    </w:tbl>
    <w:p w14:paraId="1949860E">
      <w:pPr>
        <w:pStyle w:val="27"/>
        <w:rPr>
          <w:lang w:val="zh-CN"/>
        </w:rPr>
      </w:pPr>
      <w:bookmarkStart w:id="329" w:name="_Toc176264464"/>
      <w:bookmarkStart w:id="330" w:name="_Toc164764715"/>
      <w:bookmarkStart w:id="331" w:name="_Toc11799963"/>
      <w:r>
        <w:rPr>
          <w:rFonts w:hint="eastAsia"/>
          <w:lang w:val="zh-CN"/>
        </w:rPr>
        <w:t>受试/陪试设备</w:t>
      </w:r>
      <w:bookmarkEnd w:id="329"/>
    </w:p>
    <w:p w14:paraId="34A87A0A">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受试设备：名称-件号，详细构型见6.1受试设备构型状态</w:t>
      </w:r>
    </w:p>
    <w:p w14:paraId="3E5E98E4">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陪试设备：无。</w:t>
      </w:r>
    </w:p>
    <w:p w14:paraId="4E1C32B3">
      <w:pPr>
        <w:pStyle w:val="32"/>
        <w:spacing w:line="360" w:lineRule="auto"/>
        <w:ind w:firstLine="480"/>
        <w:rPr>
          <w:rFonts w:ascii="Times New Roman" w:hAnsi="Times New Roman" w:cs="宋体"/>
          <w:sz w:val="24"/>
          <w:szCs w:val="21"/>
        </w:rPr>
      </w:pPr>
    </w:p>
    <w:p w14:paraId="2AD1EEFF">
      <w:pPr>
        <w:pStyle w:val="32"/>
        <w:spacing w:line="360" w:lineRule="auto"/>
        <w:ind w:firstLine="480"/>
        <w:rPr>
          <w:rFonts w:ascii="Times New Roman" w:hAnsi="Times New Roman" w:cs="宋体"/>
          <w:sz w:val="24"/>
          <w:szCs w:val="21"/>
        </w:rPr>
      </w:pPr>
    </w:p>
    <w:p w14:paraId="52CA6AAD">
      <w:pPr>
        <w:pStyle w:val="32"/>
        <w:spacing w:line="360" w:lineRule="auto"/>
        <w:ind w:firstLine="480"/>
        <w:rPr>
          <w:rFonts w:ascii="Times New Roman" w:hAnsi="Times New Roman" w:cs="宋体"/>
          <w:sz w:val="24"/>
          <w:szCs w:val="21"/>
        </w:rPr>
      </w:pPr>
    </w:p>
    <w:p w14:paraId="3A6B57F9">
      <w:pPr>
        <w:pStyle w:val="32"/>
        <w:spacing w:line="500" w:lineRule="exact"/>
        <w:ind w:firstLine="0" w:firstLineChars="0"/>
        <w:rPr>
          <w:rFonts w:ascii="Times New Roman" w:hAnsi="Times New Roman"/>
          <w:sz w:val="24"/>
          <w:szCs w:val="24"/>
        </w:rPr>
      </w:pPr>
      <w:r>
        <w:rPr>
          <w:rFonts w:hint="eastAsia" w:ascii="Times New Roman" w:hAnsi="Times New Roman"/>
          <w:sz w:val="24"/>
          <w:szCs w:val="24"/>
        </w:rPr>
        <w:t>搭接要求：无</w:t>
      </w:r>
    </w:p>
    <w:p w14:paraId="431ABF3A">
      <w:pPr>
        <w:pStyle w:val="27"/>
        <w:rPr>
          <w:lang w:val="zh-CN"/>
        </w:rPr>
      </w:pPr>
      <w:bookmarkStart w:id="332" w:name="_Toc176264465"/>
      <w:r>
        <w:rPr>
          <w:rFonts w:hint="eastAsia"/>
          <w:lang w:val="zh-CN"/>
        </w:rPr>
        <w:t>试验设备、测试设备及要求</w:t>
      </w:r>
      <w:bookmarkEnd w:id="332"/>
    </w:p>
    <w:p w14:paraId="7426F0C1">
      <w:pPr>
        <w:pStyle w:val="59"/>
        <w:numPr>
          <w:ilvl w:val="0"/>
          <w:numId w:val="7"/>
        </w:numPr>
        <w:rPr>
          <w:rFonts w:ascii="黑体" w:hAnsi="黑体" w:cs="宋体"/>
        </w:rPr>
      </w:pPr>
      <w:bookmarkStart w:id="333" w:name="_Toc176262537"/>
      <w:r>
        <w:rPr>
          <w:rFonts w:hint="eastAsia" w:ascii="黑体" w:hAnsi="黑体" w:cs="宋体"/>
        </w:rPr>
        <w:t>设备信息表</w:t>
      </w:r>
      <w:bookmarkEnd w:id="333"/>
    </w:p>
    <w:tbl>
      <w:tblPr>
        <w:tblStyle w:val="1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89"/>
        <w:gridCol w:w="1861"/>
        <w:gridCol w:w="1893"/>
        <w:gridCol w:w="2069"/>
        <w:gridCol w:w="1711"/>
        <w:gridCol w:w="1348"/>
      </w:tblGrid>
      <w:tr w14:paraId="4E6043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14EF1068">
            <w:pPr>
              <w:adjustRightInd w:val="0"/>
              <w:jc w:val="center"/>
              <w:textAlignment w:val="baseline"/>
              <w:rPr>
                <w:rFonts w:cs="宋体"/>
                <w:bCs/>
                <w:kern w:val="28"/>
                <w:szCs w:val="21"/>
              </w:rPr>
            </w:pPr>
            <w:r>
              <w:rPr>
                <w:rFonts w:hint="eastAsia" w:cs="宋体"/>
                <w:bCs/>
                <w:kern w:val="28"/>
                <w:szCs w:val="21"/>
              </w:rPr>
              <w:t>序号</w:t>
            </w:r>
          </w:p>
        </w:tc>
        <w:tc>
          <w:tcPr>
            <w:tcW w:w="972" w:type="pct"/>
            <w:vAlign w:val="center"/>
          </w:tcPr>
          <w:p w14:paraId="325515A9">
            <w:pPr>
              <w:adjustRightInd w:val="0"/>
              <w:jc w:val="center"/>
              <w:textAlignment w:val="baseline"/>
              <w:rPr>
                <w:rFonts w:cs="宋体"/>
                <w:bCs/>
                <w:kern w:val="28"/>
                <w:szCs w:val="21"/>
              </w:rPr>
            </w:pPr>
            <w:r>
              <w:rPr>
                <w:rFonts w:hint="eastAsia" w:cs="宋体"/>
                <w:bCs/>
                <w:kern w:val="28"/>
                <w:szCs w:val="21"/>
              </w:rPr>
              <w:t>设备名称</w:t>
            </w:r>
          </w:p>
        </w:tc>
        <w:tc>
          <w:tcPr>
            <w:tcW w:w="989" w:type="pct"/>
            <w:vAlign w:val="center"/>
          </w:tcPr>
          <w:p w14:paraId="052CD0DC">
            <w:pPr>
              <w:adjustRightInd w:val="0"/>
              <w:jc w:val="center"/>
              <w:textAlignment w:val="baseline"/>
              <w:rPr>
                <w:rFonts w:cs="宋体"/>
                <w:bCs/>
                <w:kern w:val="28"/>
                <w:szCs w:val="21"/>
              </w:rPr>
            </w:pPr>
            <w:r>
              <w:rPr>
                <w:rFonts w:hint="eastAsia" w:cs="宋体"/>
                <w:bCs/>
                <w:kern w:val="28"/>
                <w:szCs w:val="21"/>
              </w:rPr>
              <w:t>用途</w:t>
            </w:r>
          </w:p>
        </w:tc>
        <w:tc>
          <w:tcPr>
            <w:tcW w:w="1081" w:type="pct"/>
            <w:vAlign w:val="center"/>
          </w:tcPr>
          <w:p w14:paraId="235540F2">
            <w:pPr>
              <w:adjustRightInd w:val="0"/>
              <w:jc w:val="center"/>
              <w:textAlignment w:val="baseline"/>
              <w:rPr>
                <w:rFonts w:cs="宋体"/>
                <w:bCs/>
                <w:kern w:val="28"/>
                <w:szCs w:val="21"/>
              </w:rPr>
            </w:pPr>
            <w:r>
              <w:rPr>
                <w:rFonts w:hint="eastAsia" w:cs="宋体"/>
                <w:bCs/>
                <w:kern w:val="28"/>
                <w:szCs w:val="21"/>
              </w:rPr>
              <w:t>设备型号</w:t>
            </w:r>
          </w:p>
        </w:tc>
        <w:tc>
          <w:tcPr>
            <w:tcW w:w="894" w:type="pct"/>
            <w:vAlign w:val="center"/>
          </w:tcPr>
          <w:p w14:paraId="18A94029">
            <w:pPr>
              <w:adjustRightInd w:val="0"/>
              <w:jc w:val="center"/>
              <w:textAlignment w:val="baseline"/>
              <w:rPr>
                <w:rFonts w:cs="宋体"/>
                <w:bCs/>
                <w:kern w:val="28"/>
                <w:szCs w:val="21"/>
              </w:rPr>
            </w:pPr>
            <w:r>
              <w:rPr>
                <w:rFonts w:hint="eastAsia" w:cs="宋体"/>
                <w:bCs/>
                <w:kern w:val="28"/>
                <w:szCs w:val="21"/>
              </w:rPr>
              <w:t>技术要求/精度</w:t>
            </w:r>
          </w:p>
        </w:tc>
        <w:tc>
          <w:tcPr>
            <w:tcW w:w="704" w:type="pct"/>
            <w:vAlign w:val="center"/>
          </w:tcPr>
          <w:p w14:paraId="300F19DF">
            <w:pPr>
              <w:adjustRightInd w:val="0"/>
              <w:spacing w:line="480" w:lineRule="auto"/>
              <w:jc w:val="center"/>
              <w:textAlignment w:val="baseline"/>
              <w:rPr>
                <w:rFonts w:cs="宋体"/>
                <w:bCs/>
                <w:kern w:val="28"/>
                <w:szCs w:val="21"/>
              </w:rPr>
            </w:pPr>
            <w:r>
              <w:rPr>
                <w:rFonts w:hint="eastAsia" w:cs="宋体"/>
                <w:bCs/>
                <w:kern w:val="28"/>
                <w:szCs w:val="21"/>
              </w:rPr>
              <w:t>校验方式</w:t>
            </w:r>
          </w:p>
        </w:tc>
      </w:tr>
      <w:tr w14:paraId="456234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5E0E1847">
            <w:pPr>
              <w:pStyle w:val="32"/>
              <w:numPr>
                <w:ilvl w:val="0"/>
                <w:numId w:val="43"/>
              </w:numPr>
              <w:adjustRightInd w:val="0"/>
              <w:ind w:left="0" w:firstLine="0" w:firstLineChars="0"/>
              <w:jc w:val="center"/>
              <w:textAlignment w:val="baseline"/>
              <w:rPr>
                <w:rFonts w:cs="宋体"/>
                <w:kern w:val="28"/>
                <w:szCs w:val="21"/>
              </w:rPr>
            </w:pPr>
          </w:p>
        </w:tc>
        <w:tc>
          <w:tcPr>
            <w:tcW w:w="972" w:type="pct"/>
            <w:vAlign w:val="center"/>
          </w:tcPr>
          <w:p w14:paraId="5DC63182">
            <w:pPr>
              <w:adjustRightInd w:val="0"/>
              <w:jc w:val="center"/>
              <w:textAlignment w:val="baseline"/>
              <w:rPr>
                <w:rFonts w:cs="宋体"/>
                <w:kern w:val="0"/>
                <w:szCs w:val="21"/>
              </w:rPr>
            </w:pPr>
            <w:r>
              <w:rPr>
                <w:rFonts w:hint="eastAsia"/>
                <w:szCs w:val="21"/>
              </w:rPr>
              <w:t>X-Y</w:t>
            </w:r>
            <w:r>
              <w:rPr>
                <w:szCs w:val="21"/>
              </w:rPr>
              <w:t>记录仪</w:t>
            </w:r>
          </w:p>
        </w:tc>
        <w:tc>
          <w:tcPr>
            <w:tcW w:w="989" w:type="pct"/>
            <w:vAlign w:val="center"/>
          </w:tcPr>
          <w:p w14:paraId="176640A4">
            <w:pPr>
              <w:adjustRightInd w:val="0"/>
              <w:jc w:val="center"/>
              <w:textAlignment w:val="baseline"/>
              <w:rPr>
                <w:rFonts w:cs="宋体"/>
                <w:kern w:val="28"/>
                <w:szCs w:val="21"/>
              </w:rPr>
            </w:pPr>
            <w:r>
              <w:rPr>
                <w:rFonts w:hint="eastAsia" w:cs="宋体"/>
                <w:kern w:val="28"/>
                <w:szCs w:val="21"/>
              </w:rPr>
              <w:t>产品功能性能测试</w:t>
            </w:r>
          </w:p>
        </w:tc>
        <w:tc>
          <w:tcPr>
            <w:tcW w:w="1081" w:type="pct"/>
            <w:vAlign w:val="center"/>
          </w:tcPr>
          <w:p w14:paraId="48CA8315">
            <w:pPr>
              <w:adjustRightInd w:val="0"/>
              <w:jc w:val="center"/>
              <w:textAlignment w:val="baseline"/>
              <w:rPr>
                <w:rFonts w:cs="宋体"/>
                <w:kern w:val="28"/>
                <w:szCs w:val="21"/>
              </w:rPr>
            </w:pPr>
            <w:r>
              <w:rPr>
                <w:rFonts w:hint="eastAsia" w:cs="宋体"/>
                <w:kern w:val="28"/>
                <w:szCs w:val="21"/>
              </w:rPr>
              <w:t>TBC</w:t>
            </w:r>
          </w:p>
        </w:tc>
        <w:tc>
          <w:tcPr>
            <w:tcW w:w="1711" w:type="dxa"/>
            <w:vAlign w:val="center"/>
          </w:tcPr>
          <w:p w14:paraId="1C139C9D">
            <w:pPr>
              <w:adjustRightInd w:val="0"/>
              <w:jc w:val="center"/>
              <w:textAlignment w:val="baseline"/>
              <w:rPr>
                <w:rFonts w:cs="宋体"/>
                <w:kern w:val="0"/>
                <w:szCs w:val="21"/>
              </w:rPr>
            </w:pPr>
            <w:r>
              <w:rPr>
                <w:rFonts w:hint="eastAsia" w:cs="宋体"/>
                <w:kern w:val="0"/>
                <w:szCs w:val="21"/>
              </w:rPr>
              <w:t>/</w:t>
            </w:r>
          </w:p>
        </w:tc>
        <w:tc>
          <w:tcPr>
            <w:tcW w:w="1348" w:type="dxa"/>
            <w:vAlign w:val="center"/>
          </w:tcPr>
          <w:p w14:paraId="376C00A9">
            <w:pPr>
              <w:adjustRightInd w:val="0"/>
              <w:jc w:val="center"/>
              <w:textAlignment w:val="baseline"/>
              <w:rPr>
                <w:rFonts w:cs="宋体"/>
                <w:kern w:val="0"/>
                <w:szCs w:val="21"/>
              </w:rPr>
            </w:pPr>
            <w:r>
              <w:rPr>
                <w:rFonts w:hint="eastAsia" w:cs="宋体"/>
                <w:kern w:val="0"/>
                <w:szCs w:val="21"/>
              </w:rPr>
              <w:t>定检</w:t>
            </w:r>
          </w:p>
        </w:tc>
      </w:tr>
      <w:tr w14:paraId="0A958C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63769C92">
            <w:pPr>
              <w:pStyle w:val="32"/>
              <w:numPr>
                <w:ilvl w:val="0"/>
                <w:numId w:val="43"/>
              </w:numPr>
              <w:adjustRightInd w:val="0"/>
              <w:ind w:left="0" w:firstLine="0" w:firstLineChars="0"/>
              <w:jc w:val="center"/>
              <w:textAlignment w:val="baseline"/>
              <w:rPr>
                <w:rFonts w:cs="宋体"/>
                <w:kern w:val="28"/>
                <w:szCs w:val="21"/>
              </w:rPr>
            </w:pPr>
          </w:p>
        </w:tc>
        <w:tc>
          <w:tcPr>
            <w:tcW w:w="972" w:type="pct"/>
            <w:vAlign w:val="center"/>
          </w:tcPr>
          <w:p w14:paraId="58616AEC">
            <w:pPr>
              <w:adjustRightInd w:val="0"/>
              <w:jc w:val="center"/>
              <w:textAlignment w:val="baseline"/>
              <w:rPr>
                <w:rFonts w:cs="宋体"/>
                <w:kern w:val="28"/>
                <w:szCs w:val="21"/>
              </w:rPr>
            </w:pPr>
            <w:r>
              <w:rPr>
                <w:rFonts w:hint="eastAsia"/>
                <w:szCs w:val="21"/>
              </w:rPr>
              <w:t>信号</w:t>
            </w:r>
            <w:r>
              <w:rPr>
                <w:szCs w:val="21"/>
              </w:rPr>
              <w:t>放大器</w:t>
            </w:r>
          </w:p>
        </w:tc>
        <w:tc>
          <w:tcPr>
            <w:tcW w:w="989" w:type="pct"/>
            <w:vAlign w:val="center"/>
          </w:tcPr>
          <w:p w14:paraId="2C4FD06E">
            <w:pPr>
              <w:adjustRightInd w:val="0"/>
              <w:jc w:val="center"/>
              <w:textAlignment w:val="baseline"/>
              <w:rPr>
                <w:rFonts w:cs="宋体"/>
                <w:kern w:val="28"/>
                <w:szCs w:val="21"/>
              </w:rPr>
            </w:pPr>
            <w:r>
              <w:rPr>
                <w:rFonts w:hint="eastAsia" w:cs="宋体"/>
                <w:kern w:val="28"/>
                <w:szCs w:val="21"/>
              </w:rPr>
              <w:t>产品功能性能测试</w:t>
            </w:r>
          </w:p>
        </w:tc>
        <w:tc>
          <w:tcPr>
            <w:tcW w:w="1081" w:type="pct"/>
            <w:vAlign w:val="center"/>
          </w:tcPr>
          <w:p w14:paraId="0CFBC6A2">
            <w:pPr>
              <w:adjustRightInd w:val="0"/>
              <w:jc w:val="center"/>
              <w:textAlignment w:val="baseline"/>
              <w:rPr>
                <w:rFonts w:cs="宋体"/>
                <w:kern w:val="28"/>
                <w:szCs w:val="21"/>
              </w:rPr>
            </w:pPr>
            <w:r>
              <w:rPr>
                <w:rFonts w:hint="eastAsia" w:cs="宋体"/>
                <w:kern w:val="28"/>
                <w:szCs w:val="21"/>
              </w:rPr>
              <w:t>TBC</w:t>
            </w:r>
          </w:p>
        </w:tc>
        <w:tc>
          <w:tcPr>
            <w:tcW w:w="1711" w:type="dxa"/>
            <w:vAlign w:val="center"/>
          </w:tcPr>
          <w:p w14:paraId="31FFF0F2">
            <w:pPr>
              <w:adjustRightInd w:val="0"/>
              <w:jc w:val="center"/>
              <w:textAlignment w:val="baseline"/>
              <w:rPr>
                <w:szCs w:val="21"/>
              </w:rPr>
            </w:pPr>
            <w:r>
              <w:rPr>
                <w:rFonts w:hint="eastAsia" w:cs="宋体"/>
                <w:kern w:val="0"/>
                <w:szCs w:val="21"/>
              </w:rPr>
              <w:t>/</w:t>
            </w:r>
          </w:p>
        </w:tc>
        <w:tc>
          <w:tcPr>
            <w:tcW w:w="1348" w:type="dxa"/>
            <w:vAlign w:val="center"/>
          </w:tcPr>
          <w:p w14:paraId="42CB4151">
            <w:pPr>
              <w:adjustRightInd w:val="0"/>
              <w:jc w:val="center"/>
              <w:textAlignment w:val="baseline"/>
              <w:rPr>
                <w:rFonts w:cs="宋体"/>
                <w:kern w:val="28"/>
                <w:szCs w:val="21"/>
              </w:rPr>
            </w:pPr>
            <w:r>
              <w:rPr>
                <w:rFonts w:hint="eastAsia" w:cs="宋体"/>
                <w:kern w:val="0"/>
                <w:szCs w:val="21"/>
              </w:rPr>
              <w:t>定检</w:t>
            </w:r>
          </w:p>
        </w:tc>
      </w:tr>
      <w:tr w14:paraId="17A9D0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26326C90">
            <w:pPr>
              <w:pStyle w:val="32"/>
              <w:numPr>
                <w:ilvl w:val="0"/>
                <w:numId w:val="43"/>
              </w:numPr>
              <w:adjustRightInd w:val="0"/>
              <w:ind w:left="0" w:firstLine="0" w:firstLineChars="0"/>
              <w:jc w:val="center"/>
              <w:textAlignment w:val="baseline"/>
              <w:rPr>
                <w:rFonts w:cs="宋体"/>
                <w:kern w:val="28"/>
                <w:szCs w:val="21"/>
              </w:rPr>
            </w:pPr>
          </w:p>
        </w:tc>
        <w:tc>
          <w:tcPr>
            <w:tcW w:w="972" w:type="pct"/>
            <w:vAlign w:val="center"/>
          </w:tcPr>
          <w:p w14:paraId="777B86B5">
            <w:pPr>
              <w:adjustRightInd w:val="0"/>
              <w:jc w:val="center"/>
              <w:textAlignment w:val="baseline"/>
              <w:rPr>
                <w:rFonts w:cs="宋体"/>
                <w:kern w:val="28"/>
                <w:szCs w:val="21"/>
              </w:rPr>
            </w:pPr>
            <w:r>
              <w:rPr>
                <w:rFonts w:hint="eastAsia"/>
                <w:szCs w:val="21"/>
              </w:rPr>
              <w:t>液压</w:t>
            </w:r>
            <w:r>
              <w:rPr>
                <w:szCs w:val="21"/>
              </w:rPr>
              <w:t>试验台架</w:t>
            </w:r>
          </w:p>
        </w:tc>
        <w:tc>
          <w:tcPr>
            <w:tcW w:w="989" w:type="pct"/>
            <w:vAlign w:val="center"/>
          </w:tcPr>
          <w:p w14:paraId="58EBC902">
            <w:pPr>
              <w:adjustRightInd w:val="0"/>
              <w:jc w:val="center"/>
              <w:textAlignment w:val="baseline"/>
              <w:rPr>
                <w:rFonts w:cs="宋体"/>
                <w:kern w:val="28"/>
                <w:szCs w:val="21"/>
              </w:rPr>
            </w:pPr>
            <w:r>
              <w:rPr>
                <w:rFonts w:hint="eastAsia" w:cs="宋体"/>
                <w:kern w:val="28"/>
                <w:szCs w:val="21"/>
              </w:rPr>
              <w:t>产品功能性能测试</w:t>
            </w:r>
          </w:p>
        </w:tc>
        <w:tc>
          <w:tcPr>
            <w:tcW w:w="1081" w:type="pct"/>
            <w:vAlign w:val="center"/>
          </w:tcPr>
          <w:p w14:paraId="688B4A49">
            <w:pPr>
              <w:adjustRightInd w:val="0"/>
              <w:jc w:val="center"/>
              <w:textAlignment w:val="baseline"/>
              <w:rPr>
                <w:rFonts w:cs="宋体"/>
                <w:kern w:val="28"/>
                <w:szCs w:val="21"/>
              </w:rPr>
            </w:pPr>
            <w:r>
              <w:rPr>
                <w:rFonts w:hint="eastAsia" w:cs="宋体"/>
                <w:kern w:val="28"/>
                <w:szCs w:val="21"/>
              </w:rPr>
              <w:t>TBC</w:t>
            </w:r>
          </w:p>
        </w:tc>
        <w:tc>
          <w:tcPr>
            <w:tcW w:w="1711" w:type="dxa"/>
            <w:vAlign w:val="center"/>
          </w:tcPr>
          <w:p w14:paraId="42ADB653">
            <w:pPr>
              <w:adjustRightInd w:val="0"/>
              <w:jc w:val="center"/>
              <w:textAlignment w:val="baseline"/>
              <w:rPr>
                <w:szCs w:val="21"/>
              </w:rPr>
            </w:pPr>
            <w:r>
              <w:rPr>
                <w:rFonts w:hint="eastAsia" w:cs="宋体"/>
                <w:kern w:val="0"/>
                <w:szCs w:val="21"/>
              </w:rPr>
              <w:t>/</w:t>
            </w:r>
          </w:p>
        </w:tc>
        <w:tc>
          <w:tcPr>
            <w:tcW w:w="1348" w:type="dxa"/>
            <w:vAlign w:val="center"/>
          </w:tcPr>
          <w:p w14:paraId="1D3865E5">
            <w:pPr>
              <w:adjustRightInd w:val="0"/>
              <w:jc w:val="center"/>
              <w:textAlignment w:val="baseline"/>
              <w:rPr>
                <w:rFonts w:cs="宋体"/>
                <w:kern w:val="28"/>
                <w:szCs w:val="21"/>
              </w:rPr>
            </w:pPr>
            <w:r>
              <w:rPr>
                <w:rFonts w:hint="eastAsia" w:cs="宋体"/>
                <w:kern w:val="0"/>
                <w:szCs w:val="21"/>
              </w:rPr>
              <w:t>定检</w:t>
            </w:r>
          </w:p>
        </w:tc>
      </w:tr>
      <w:tr w14:paraId="256758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68B3245D">
            <w:pPr>
              <w:pStyle w:val="32"/>
              <w:numPr>
                <w:ilvl w:val="0"/>
                <w:numId w:val="43"/>
              </w:numPr>
              <w:adjustRightInd w:val="0"/>
              <w:ind w:left="0" w:firstLine="0" w:firstLineChars="0"/>
              <w:jc w:val="center"/>
              <w:textAlignment w:val="baseline"/>
              <w:rPr>
                <w:rFonts w:cs="宋体"/>
                <w:kern w:val="28"/>
                <w:szCs w:val="21"/>
              </w:rPr>
            </w:pPr>
          </w:p>
        </w:tc>
        <w:tc>
          <w:tcPr>
            <w:tcW w:w="972" w:type="pct"/>
            <w:vAlign w:val="center"/>
          </w:tcPr>
          <w:p w14:paraId="3B86EDE2">
            <w:pPr>
              <w:adjustRightInd w:val="0"/>
              <w:jc w:val="center"/>
              <w:textAlignment w:val="baseline"/>
              <w:rPr>
                <w:szCs w:val="21"/>
              </w:rPr>
            </w:pPr>
            <w:r>
              <w:rPr>
                <w:rFonts w:hint="eastAsia"/>
                <w:szCs w:val="21"/>
              </w:rPr>
              <w:t>流量计</w:t>
            </w:r>
          </w:p>
        </w:tc>
        <w:tc>
          <w:tcPr>
            <w:tcW w:w="989" w:type="pct"/>
            <w:vAlign w:val="center"/>
          </w:tcPr>
          <w:p w14:paraId="4260D8BC">
            <w:pPr>
              <w:adjustRightInd w:val="0"/>
              <w:jc w:val="center"/>
              <w:textAlignment w:val="baseline"/>
              <w:rPr>
                <w:rFonts w:cs="宋体"/>
                <w:kern w:val="28"/>
                <w:szCs w:val="21"/>
              </w:rPr>
            </w:pPr>
          </w:p>
        </w:tc>
        <w:tc>
          <w:tcPr>
            <w:tcW w:w="1081" w:type="pct"/>
            <w:vAlign w:val="center"/>
          </w:tcPr>
          <w:p w14:paraId="186771C7">
            <w:pPr>
              <w:adjustRightInd w:val="0"/>
              <w:jc w:val="center"/>
              <w:textAlignment w:val="baseline"/>
              <w:rPr>
                <w:szCs w:val="21"/>
              </w:rPr>
            </w:pPr>
            <w:r>
              <w:rPr>
                <w:rFonts w:hint="eastAsia" w:cs="宋体"/>
                <w:kern w:val="28"/>
                <w:szCs w:val="21"/>
              </w:rPr>
              <w:t>TBC</w:t>
            </w:r>
          </w:p>
        </w:tc>
        <w:tc>
          <w:tcPr>
            <w:tcW w:w="1711" w:type="dxa"/>
            <w:vAlign w:val="center"/>
          </w:tcPr>
          <w:p w14:paraId="53848BB9">
            <w:pPr>
              <w:adjustRightInd w:val="0"/>
              <w:jc w:val="center"/>
              <w:textAlignment w:val="baseline"/>
              <w:rPr>
                <w:szCs w:val="21"/>
              </w:rPr>
            </w:pPr>
            <w:r>
              <w:rPr>
                <w:rFonts w:hint="eastAsia" w:cs="宋体"/>
                <w:kern w:val="0"/>
                <w:szCs w:val="21"/>
              </w:rPr>
              <w:t>/</w:t>
            </w:r>
          </w:p>
        </w:tc>
        <w:tc>
          <w:tcPr>
            <w:tcW w:w="1348" w:type="dxa"/>
            <w:vAlign w:val="center"/>
          </w:tcPr>
          <w:p w14:paraId="1EF12D66">
            <w:pPr>
              <w:adjustRightInd w:val="0"/>
              <w:jc w:val="center"/>
              <w:textAlignment w:val="baseline"/>
              <w:rPr>
                <w:rFonts w:cs="宋体"/>
                <w:kern w:val="28"/>
                <w:szCs w:val="21"/>
              </w:rPr>
            </w:pPr>
            <w:r>
              <w:rPr>
                <w:rFonts w:hint="eastAsia" w:cs="宋体"/>
                <w:kern w:val="0"/>
                <w:szCs w:val="21"/>
              </w:rPr>
              <w:t>定检</w:t>
            </w:r>
          </w:p>
        </w:tc>
      </w:tr>
      <w:tr w14:paraId="4180E2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08C78E64">
            <w:pPr>
              <w:pStyle w:val="32"/>
              <w:numPr>
                <w:ilvl w:val="0"/>
                <w:numId w:val="43"/>
              </w:numPr>
              <w:adjustRightInd w:val="0"/>
              <w:ind w:left="0" w:firstLine="0" w:firstLineChars="0"/>
              <w:jc w:val="center"/>
              <w:textAlignment w:val="baseline"/>
              <w:rPr>
                <w:rFonts w:cs="宋体"/>
                <w:kern w:val="28"/>
                <w:szCs w:val="21"/>
              </w:rPr>
            </w:pPr>
          </w:p>
        </w:tc>
        <w:tc>
          <w:tcPr>
            <w:tcW w:w="972" w:type="pct"/>
            <w:vAlign w:val="center"/>
          </w:tcPr>
          <w:p w14:paraId="6AAE4FD8">
            <w:pPr>
              <w:adjustRightInd w:val="0"/>
              <w:jc w:val="center"/>
              <w:textAlignment w:val="baseline"/>
              <w:rPr>
                <w:szCs w:val="21"/>
              </w:rPr>
            </w:pPr>
            <w:r>
              <w:rPr>
                <w:rFonts w:hint="eastAsia"/>
              </w:rPr>
              <w:t>可编程高低温湿热试验箱</w:t>
            </w:r>
          </w:p>
        </w:tc>
        <w:tc>
          <w:tcPr>
            <w:tcW w:w="989" w:type="pct"/>
            <w:vAlign w:val="center"/>
          </w:tcPr>
          <w:p w14:paraId="3C39F02E">
            <w:pPr>
              <w:adjustRightInd w:val="0"/>
              <w:jc w:val="center"/>
              <w:textAlignment w:val="baseline"/>
              <w:rPr>
                <w:szCs w:val="21"/>
              </w:rPr>
            </w:pPr>
            <w:r>
              <w:rPr>
                <w:rFonts w:hint="eastAsia"/>
                <w:szCs w:val="21"/>
              </w:rPr>
              <w:t>用于调节</w:t>
            </w:r>
            <w:r>
              <w:rPr>
                <w:szCs w:val="21"/>
              </w:rPr>
              <w:t>污染流体温度和干燥受试设备</w:t>
            </w:r>
          </w:p>
        </w:tc>
        <w:tc>
          <w:tcPr>
            <w:tcW w:w="1081" w:type="pct"/>
            <w:vAlign w:val="center"/>
          </w:tcPr>
          <w:p w14:paraId="15BFDEF8">
            <w:pPr>
              <w:adjustRightInd w:val="0"/>
              <w:jc w:val="center"/>
              <w:textAlignment w:val="baseline"/>
              <w:rPr>
                <w:szCs w:val="21"/>
              </w:rPr>
            </w:pPr>
            <w:r>
              <w:t>HRT710PB</w:t>
            </w:r>
          </w:p>
        </w:tc>
        <w:tc>
          <w:tcPr>
            <w:tcW w:w="894" w:type="pct"/>
            <w:vAlign w:val="center"/>
          </w:tcPr>
          <w:p w14:paraId="7CD983CA">
            <w:pPr>
              <w:adjustRightInd w:val="0"/>
              <w:jc w:val="center"/>
              <w:textAlignment w:val="baseline"/>
              <w:rPr>
                <w:szCs w:val="21"/>
              </w:rPr>
            </w:pPr>
            <w:r>
              <w:rPr>
                <w:rFonts w:hint="eastAsia"/>
                <w:szCs w:val="21"/>
              </w:rPr>
              <w:t>温度偏差：±</w:t>
            </w:r>
            <w:r>
              <w:rPr>
                <w:szCs w:val="21"/>
              </w:rPr>
              <w:t>2.0</w:t>
            </w:r>
            <w:r>
              <w:rPr>
                <w:rFonts w:hint="eastAsia"/>
                <w:szCs w:val="21"/>
              </w:rPr>
              <w:t>℃</w:t>
            </w:r>
          </w:p>
        </w:tc>
        <w:tc>
          <w:tcPr>
            <w:tcW w:w="704" w:type="pct"/>
            <w:vAlign w:val="center"/>
          </w:tcPr>
          <w:p w14:paraId="3FA1E953">
            <w:pPr>
              <w:adjustRightInd w:val="0"/>
              <w:jc w:val="center"/>
              <w:textAlignment w:val="baseline"/>
              <w:rPr>
                <w:rFonts w:cs="宋体"/>
                <w:kern w:val="28"/>
                <w:szCs w:val="21"/>
              </w:rPr>
            </w:pPr>
            <w:r>
              <w:rPr>
                <w:rFonts w:hint="eastAsia" w:cs="宋体"/>
                <w:kern w:val="28"/>
                <w:szCs w:val="21"/>
              </w:rPr>
              <w:t>设备校验</w:t>
            </w:r>
          </w:p>
        </w:tc>
      </w:tr>
      <w:tr w14:paraId="5E73F5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0874ADEF">
            <w:pPr>
              <w:pStyle w:val="32"/>
              <w:numPr>
                <w:ilvl w:val="0"/>
                <w:numId w:val="43"/>
              </w:numPr>
              <w:adjustRightInd w:val="0"/>
              <w:ind w:left="0" w:firstLine="0" w:firstLineChars="0"/>
              <w:jc w:val="center"/>
              <w:textAlignment w:val="baseline"/>
              <w:rPr>
                <w:rFonts w:cs="宋体"/>
                <w:kern w:val="28"/>
                <w:szCs w:val="21"/>
              </w:rPr>
            </w:pPr>
          </w:p>
        </w:tc>
        <w:tc>
          <w:tcPr>
            <w:tcW w:w="972" w:type="pct"/>
            <w:vAlign w:val="center"/>
          </w:tcPr>
          <w:p w14:paraId="7F4166E3">
            <w:pPr>
              <w:adjustRightInd w:val="0"/>
              <w:jc w:val="center"/>
              <w:textAlignment w:val="baseline"/>
              <w:rPr>
                <w:szCs w:val="21"/>
              </w:rPr>
            </w:pPr>
            <w:r>
              <w:rPr>
                <w:rFonts w:hint="eastAsia"/>
                <w:szCs w:val="21"/>
              </w:rPr>
              <w:t>专用喷壶</w:t>
            </w:r>
          </w:p>
        </w:tc>
        <w:tc>
          <w:tcPr>
            <w:tcW w:w="989" w:type="pct"/>
            <w:vAlign w:val="center"/>
          </w:tcPr>
          <w:p w14:paraId="0B151418">
            <w:pPr>
              <w:adjustRightInd w:val="0"/>
              <w:jc w:val="center"/>
              <w:textAlignment w:val="baseline"/>
              <w:rPr>
                <w:szCs w:val="21"/>
              </w:rPr>
            </w:pPr>
            <w:r>
              <w:rPr>
                <w:rFonts w:hint="eastAsia"/>
                <w:szCs w:val="21"/>
              </w:rPr>
              <w:t>用于喷洒污染流体</w:t>
            </w:r>
          </w:p>
        </w:tc>
        <w:tc>
          <w:tcPr>
            <w:tcW w:w="1081" w:type="pct"/>
            <w:vAlign w:val="center"/>
          </w:tcPr>
          <w:p w14:paraId="42B0997C">
            <w:pPr>
              <w:adjustRightInd w:val="0"/>
              <w:jc w:val="center"/>
              <w:textAlignment w:val="baseline"/>
              <w:rPr>
                <w:szCs w:val="21"/>
              </w:rPr>
            </w:pPr>
            <w:r>
              <w:rPr>
                <w:rFonts w:hint="eastAsia"/>
                <w:szCs w:val="21"/>
              </w:rPr>
              <w:t>/</w:t>
            </w:r>
          </w:p>
        </w:tc>
        <w:tc>
          <w:tcPr>
            <w:tcW w:w="894" w:type="pct"/>
            <w:vAlign w:val="center"/>
          </w:tcPr>
          <w:p w14:paraId="0BFD0FCE">
            <w:pPr>
              <w:adjustRightInd w:val="0"/>
              <w:jc w:val="center"/>
              <w:textAlignment w:val="baseline"/>
              <w:rPr>
                <w:szCs w:val="21"/>
              </w:rPr>
            </w:pPr>
            <w:r>
              <w:rPr>
                <w:rFonts w:hint="eastAsia"/>
                <w:szCs w:val="21"/>
              </w:rPr>
              <w:t>/</w:t>
            </w:r>
          </w:p>
        </w:tc>
        <w:tc>
          <w:tcPr>
            <w:tcW w:w="704" w:type="pct"/>
            <w:vAlign w:val="center"/>
          </w:tcPr>
          <w:p w14:paraId="0653F894">
            <w:pPr>
              <w:adjustRightInd w:val="0"/>
              <w:jc w:val="center"/>
              <w:textAlignment w:val="baseline"/>
              <w:rPr>
                <w:rFonts w:cs="宋体"/>
                <w:kern w:val="28"/>
                <w:szCs w:val="21"/>
              </w:rPr>
            </w:pPr>
            <w:r>
              <w:rPr>
                <w:rFonts w:hint="eastAsia" w:cs="宋体"/>
                <w:kern w:val="28"/>
                <w:szCs w:val="21"/>
              </w:rPr>
              <w:t>设备校验</w:t>
            </w:r>
          </w:p>
        </w:tc>
      </w:tr>
      <w:tr w14:paraId="3A7371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21A67747">
            <w:pPr>
              <w:pStyle w:val="32"/>
              <w:numPr>
                <w:ilvl w:val="0"/>
                <w:numId w:val="43"/>
              </w:numPr>
              <w:adjustRightInd w:val="0"/>
              <w:ind w:left="0" w:firstLine="0" w:firstLineChars="0"/>
              <w:jc w:val="center"/>
              <w:textAlignment w:val="baseline"/>
              <w:rPr>
                <w:rFonts w:cs="宋体"/>
                <w:kern w:val="28"/>
                <w:szCs w:val="21"/>
              </w:rPr>
            </w:pPr>
          </w:p>
        </w:tc>
        <w:tc>
          <w:tcPr>
            <w:tcW w:w="972" w:type="pct"/>
            <w:vAlign w:val="center"/>
          </w:tcPr>
          <w:p w14:paraId="0A3A93B2">
            <w:pPr>
              <w:adjustRightInd w:val="0"/>
              <w:jc w:val="center"/>
              <w:textAlignment w:val="baseline"/>
              <w:rPr>
                <w:szCs w:val="21"/>
              </w:rPr>
            </w:pPr>
            <w:r>
              <w:rPr>
                <w:szCs w:val="21"/>
              </w:rPr>
              <w:t>温湿度计</w:t>
            </w:r>
          </w:p>
        </w:tc>
        <w:tc>
          <w:tcPr>
            <w:tcW w:w="989" w:type="pct"/>
            <w:vAlign w:val="center"/>
          </w:tcPr>
          <w:p w14:paraId="0440D049">
            <w:pPr>
              <w:adjustRightInd w:val="0"/>
              <w:jc w:val="center"/>
              <w:textAlignment w:val="baseline"/>
              <w:rPr>
                <w:szCs w:val="21"/>
              </w:rPr>
            </w:pPr>
            <w:r>
              <w:rPr>
                <w:rFonts w:hint="eastAsia"/>
                <w:szCs w:val="21"/>
              </w:rPr>
              <w:t>用于测量试验室大气温湿度</w:t>
            </w:r>
          </w:p>
        </w:tc>
        <w:tc>
          <w:tcPr>
            <w:tcW w:w="1081" w:type="pct"/>
            <w:vAlign w:val="center"/>
          </w:tcPr>
          <w:p w14:paraId="458331F9">
            <w:pPr>
              <w:adjustRightInd w:val="0"/>
              <w:jc w:val="center"/>
              <w:textAlignment w:val="baseline"/>
              <w:rPr>
                <w:szCs w:val="21"/>
              </w:rPr>
            </w:pPr>
            <w:r>
              <w:rPr>
                <w:sz w:val="22"/>
                <w:szCs w:val="22"/>
              </w:rPr>
              <w:t>RE-W1012</w:t>
            </w:r>
          </w:p>
        </w:tc>
        <w:tc>
          <w:tcPr>
            <w:tcW w:w="894" w:type="pct"/>
            <w:vAlign w:val="center"/>
          </w:tcPr>
          <w:p w14:paraId="5520F2CD">
            <w:pPr>
              <w:adjustRightInd w:val="0"/>
              <w:jc w:val="center"/>
              <w:textAlignment w:val="baseline"/>
              <w:rPr>
                <w:szCs w:val="21"/>
              </w:rPr>
            </w:pPr>
            <w:r>
              <w:rPr>
                <w:rFonts w:hint="eastAsia"/>
                <w:szCs w:val="21"/>
              </w:rPr>
              <w:t>温度范围：10℃~35℃</w:t>
            </w:r>
          </w:p>
          <w:p w14:paraId="6C0F780A">
            <w:pPr>
              <w:adjustRightInd w:val="0"/>
              <w:jc w:val="center"/>
              <w:textAlignment w:val="baseline"/>
              <w:rPr>
                <w:szCs w:val="21"/>
              </w:rPr>
            </w:pPr>
            <w:r>
              <w:rPr>
                <w:rFonts w:hint="eastAsia"/>
                <w:szCs w:val="21"/>
              </w:rPr>
              <w:t>最大误差：0.7℃</w:t>
            </w:r>
          </w:p>
          <w:p w14:paraId="287D021C">
            <w:pPr>
              <w:adjustRightInd w:val="0"/>
              <w:jc w:val="center"/>
              <w:textAlignment w:val="baseline"/>
              <w:rPr>
                <w:szCs w:val="21"/>
              </w:rPr>
            </w:pPr>
            <w:r>
              <w:rPr>
                <w:rFonts w:hint="eastAsia"/>
                <w:szCs w:val="21"/>
              </w:rPr>
              <w:t>湿度范围：20~85%</w:t>
            </w:r>
          </w:p>
          <w:p w14:paraId="5EC6A3FE">
            <w:pPr>
              <w:adjustRightInd w:val="0"/>
              <w:jc w:val="center"/>
              <w:textAlignment w:val="baseline"/>
              <w:rPr>
                <w:szCs w:val="21"/>
              </w:rPr>
            </w:pPr>
            <w:r>
              <w:rPr>
                <w:rFonts w:hint="eastAsia"/>
                <w:szCs w:val="21"/>
              </w:rPr>
              <w:t>最大误差：4%</w:t>
            </w:r>
          </w:p>
        </w:tc>
        <w:tc>
          <w:tcPr>
            <w:tcW w:w="704" w:type="pct"/>
            <w:vAlign w:val="center"/>
          </w:tcPr>
          <w:p w14:paraId="058E2D7B">
            <w:pPr>
              <w:adjustRightInd w:val="0"/>
              <w:jc w:val="center"/>
              <w:textAlignment w:val="baseline"/>
              <w:rPr>
                <w:rFonts w:cs="宋体"/>
                <w:kern w:val="28"/>
                <w:szCs w:val="21"/>
              </w:rPr>
            </w:pPr>
            <w:r>
              <w:rPr>
                <w:rFonts w:hint="eastAsia" w:cs="宋体"/>
                <w:kern w:val="28"/>
                <w:szCs w:val="21"/>
              </w:rPr>
              <w:t>设备校验</w:t>
            </w:r>
          </w:p>
        </w:tc>
      </w:tr>
      <w:tr w14:paraId="52842F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79E43599">
            <w:pPr>
              <w:pStyle w:val="32"/>
              <w:numPr>
                <w:ilvl w:val="0"/>
                <w:numId w:val="43"/>
              </w:numPr>
              <w:adjustRightInd w:val="0"/>
              <w:ind w:left="0" w:firstLine="0" w:firstLineChars="0"/>
              <w:jc w:val="center"/>
              <w:textAlignment w:val="baseline"/>
              <w:rPr>
                <w:rFonts w:cs="宋体"/>
                <w:kern w:val="28"/>
                <w:szCs w:val="21"/>
              </w:rPr>
            </w:pPr>
          </w:p>
        </w:tc>
        <w:tc>
          <w:tcPr>
            <w:tcW w:w="972" w:type="pct"/>
            <w:vAlign w:val="center"/>
          </w:tcPr>
          <w:p w14:paraId="42E93AA0">
            <w:pPr>
              <w:adjustRightInd w:val="0"/>
              <w:jc w:val="center"/>
              <w:textAlignment w:val="baseline"/>
              <w:rPr>
                <w:szCs w:val="21"/>
              </w:rPr>
            </w:pPr>
            <w:r>
              <w:rPr>
                <w:rFonts w:eastAsiaTheme="minorEastAsia"/>
                <w:color w:val="000000"/>
                <w:kern w:val="0"/>
                <w:szCs w:val="21"/>
              </w:rPr>
              <w:t>温湿度大气压力表</w:t>
            </w:r>
          </w:p>
        </w:tc>
        <w:tc>
          <w:tcPr>
            <w:tcW w:w="989" w:type="pct"/>
            <w:vAlign w:val="center"/>
          </w:tcPr>
          <w:p w14:paraId="087AD256">
            <w:pPr>
              <w:adjustRightInd w:val="0"/>
              <w:jc w:val="center"/>
              <w:textAlignment w:val="baseline"/>
              <w:rPr>
                <w:szCs w:val="21"/>
              </w:rPr>
            </w:pPr>
            <w:r>
              <w:rPr>
                <w:rFonts w:hint="eastAsia"/>
                <w:szCs w:val="21"/>
              </w:rPr>
              <w:t>用于测量试验室大气压力</w:t>
            </w:r>
          </w:p>
        </w:tc>
        <w:tc>
          <w:tcPr>
            <w:tcW w:w="1081" w:type="pct"/>
            <w:vAlign w:val="center"/>
          </w:tcPr>
          <w:p w14:paraId="6AE3E849">
            <w:pPr>
              <w:adjustRightInd w:val="0"/>
              <w:jc w:val="center"/>
              <w:textAlignment w:val="baseline"/>
              <w:rPr>
                <w:szCs w:val="21"/>
              </w:rPr>
            </w:pPr>
            <w:r>
              <w:rPr>
                <w:rFonts w:eastAsiaTheme="minorEastAsia"/>
                <w:color w:val="000000"/>
                <w:kern w:val="0"/>
                <w:szCs w:val="21"/>
              </w:rPr>
              <w:t>TES1160</w:t>
            </w:r>
          </w:p>
        </w:tc>
        <w:tc>
          <w:tcPr>
            <w:tcW w:w="894" w:type="pct"/>
            <w:vAlign w:val="center"/>
          </w:tcPr>
          <w:p w14:paraId="44531774">
            <w:pPr>
              <w:widowControl/>
              <w:jc w:val="left"/>
              <w:rPr>
                <w:rFonts w:eastAsiaTheme="minorEastAsia"/>
                <w:color w:val="000000"/>
                <w:kern w:val="0"/>
                <w:szCs w:val="21"/>
              </w:rPr>
            </w:pPr>
            <w:r>
              <w:rPr>
                <w:rFonts w:eastAsiaTheme="minorEastAsia"/>
                <w:color w:val="000000"/>
                <w:kern w:val="0"/>
                <w:szCs w:val="21"/>
              </w:rPr>
              <w:t>压力范围：（500~1100）hPa</w:t>
            </w:r>
          </w:p>
          <w:p w14:paraId="42B79C60">
            <w:pPr>
              <w:adjustRightInd w:val="0"/>
              <w:jc w:val="center"/>
              <w:textAlignment w:val="baseline"/>
              <w:rPr>
                <w:szCs w:val="21"/>
              </w:rPr>
            </w:pPr>
            <w:r>
              <w:rPr>
                <w:rFonts w:eastAsiaTheme="minorEastAsia"/>
                <w:color w:val="000000"/>
                <w:kern w:val="0"/>
                <w:szCs w:val="21"/>
              </w:rPr>
              <w:t>误差：±5hPa</w:t>
            </w:r>
          </w:p>
        </w:tc>
        <w:tc>
          <w:tcPr>
            <w:tcW w:w="704" w:type="pct"/>
            <w:vAlign w:val="center"/>
          </w:tcPr>
          <w:p w14:paraId="18F6E38C">
            <w:pPr>
              <w:adjustRightInd w:val="0"/>
              <w:jc w:val="center"/>
              <w:textAlignment w:val="baseline"/>
              <w:rPr>
                <w:rFonts w:cs="宋体"/>
                <w:kern w:val="28"/>
                <w:szCs w:val="21"/>
              </w:rPr>
            </w:pPr>
            <w:r>
              <w:rPr>
                <w:rFonts w:hint="eastAsia" w:cs="宋体"/>
                <w:kern w:val="28"/>
                <w:szCs w:val="21"/>
              </w:rPr>
              <w:t>设备校验</w:t>
            </w:r>
          </w:p>
        </w:tc>
      </w:tr>
      <w:tr w14:paraId="754297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340ED51A">
            <w:pPr>
              <w:pStyle w:val="32"/>
              <w:numPr>
                <w:ilvl w:val="0"/>
                <w:numId w:val="43"/>
              </w:numPr>
              <w:adjustRightInd w:val="0"/>
              <w:ind w:left="0" w:firstLine="0" w:firstLineChars="0"/>
              <w:jc w:val="center"/>
              <w:textAlignment w:val="baseline"/>
              <w:rPr>
                <w:rFonts w:cs="宋体"/>
                <w:kern w:val="28"/>
                <w:szCs w:val="21"/>
              </w:rPr>
            </w:pPr>
          </w:p>
        </w:tc>
        <w:tc>
          <w:tcPr>
            <w:tcW w:w="972" w:type="pct"/>
            <w:vAlign w:val="center"/>
          </w:tcPr>
          <w:p w14:paraId="3812212F">
            <w:pPr>
              <w:adjustRightInd w:val="0"/>
              <w:jc w:val="center"/>
              <w:textAlignment w:val="baseline"/>
              <w:rPr>
                <w:rFonts w:eastAsiaTheme="minorEastAsia"/>
                <w:color w:val="000000"/>
                <w:kern w:val="0"/>
                <w:szCs w:val="21"/>
              </w:rPr>
            </w:pPr>
            <w:r>
              <w:rPr>
                <w:szCs w:val="21"/>
              </w:rPr>
              <w:t>钢卷尺</w:t>
            </w:r>
          </w:p>
        </w:tc>
        <w:tc>
          <w:tcPr>
            <w:tcW w:w="989" w:type="pct"/>
            <w:vAlign w:val="center"/>
          </w:tcPr>
          <w:p w14:paraId="2A8FE0A4">
            <w:pPr>
              <w:adjustRightInd w:val="0"/>
              <w:jc w:val="center"/>
              <w:textAlignment w:val="baseline"/>
              <w:rPr>
                <w:szCs w:val="21"/>
              </w:rPr>
            </w:pPr>
            <w:r>
              <w:rPr>
                <w:szCs w:val="21"/>
              </w:rPr>
              <w:t>用于测量受试设备与试验系统的距离</w:t>
            </w:r>
          </w:p>
        </w:tc>
        <w:tc>
          <w:tcPr>
            <w:tcW w:w="1081" w:type="pct"/>
            <w:vAlign w:val="center"/>
          </w:tcPr>
          <w:p w14:paraId="6CA9C1E0">
            <w:pPr>
              <w:adjustRightInd w:val="0"/>
              <w:jc w:val="center"/>
              <w:textAlignment w:val="baseline"/>
              <w:rPr>
                <w:rFonts w:eastAsiaTheme="minorEastAsia"/>
                <w:color w:val="000000"/>
                <w:kern w:val="0"/>
                <w:szCs w:val="21"/>
              </w:rPr>
            </w:pPr>
            <w:r>
              <w:rPr>
                <w:szCs w:val="21"/>
              </w:rPr>
              <w:t>10m</w:t>
            </w:r>
          </w:p>
        </w:tc>
        <w:tc>
          <w:tcPr>
            <w:tcW w:w="894" w:type="pct"/>
            <w:vAlign w:val="center"/>
          </w:tcPr>
          <w:p w14:paraId="477FA776">
            <w:pPr>
              <w:widowControl/>
              <w:jc w:val="left"/>
              <w:rPr>
                <w:rFonts w:eastAsiaTheme="minorEastAsia"/>
                <w:color w:val="000000"/>
                <w:kern w:val="0"/>
                <w:szCs w:val="21"/>
              </w:rPr>
            </w:pPr>
            <w:r>
              <w:rPr>
                <w:szCs w:val="21"/>
              </w:rPr>
              <w:t>允差±5.0mm</w:t>
            </w:r>
          </w:p>
        </w:tc>
        <w:tc>
          <w:tcPr>
            <w:tcW w:w="704" w:type="pct"/>
            <w:vAlign w:val="center"/>
          </w:tcPr>
          <w:p w14:paraId="074821BA">
            <w:pPr>
              <w:adjustRightInd w:val="0"/>
              <w:jc w:val="center"/>
              <w:textAlignment w:val="baseline"/>
              <w:rPr>
                <w:rFonts w:cs="宋体"/>
                <w:kern w:val="28"/>
                <w:szCs w:val="21"/>
              </w:rPr>
            </w:pPr>
            <w:r>
              <w:rPr>
                <w:kern w:val="28"/>
                <w:szCs w:val="21"/>
              </w:rPr>
              <w:t>设备校验</w:t>
            </w:r>
          </w:p>
        </w:tc>
      </w:tr>
      <w:tr w14:paraId="499A6F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000" w:type="pct"/>
            <w:gridSpan w:val="6"/>
            <w:vAlign w:val="center"/>
          </w:tcPr>
          <w:p w14:paraId="16B9813B">
            <w:pPr>
              <w:adjustRightInd w:val="0"/>
              <w:jc w:val="left"/>
              <w:textAlignment w:val="baseline"/>
              <w:rPr>
                <w:rFonts w:cs="宋体"/>
                <w:iCs/>
                <w:kern w:val="28"/>
                <w:szCs w:val="21"/>
              </w:rPr>
            </w:pPr>
            <w:r>
              <w:rPr>
                <w:rFonts w:hint="eastAsia" w:cs="宋体"/>
                <w:bCs/>
                <w:iCs/>
                <w:kern w:val="28"/>
                <w:szCs w:val="21"/>
              </w:rPr>
              <w:t>注：1.</w:t>
            </w:r>
            <w:r>
              <w:rPr>
                <w:rFonts w:hint="eastAsia" w:cs="宋体"/>
                <w:iCs/>
                <w:kern w:val="0"/>
                <w:szCs w:val="21"/>
              </w:rPr>
              <w:t>若选择的试验设备精度/量程比原试验设备等同或更优</w:t>
            </w:r>
            <w:r>
              <w:rPr>
                <w:rFonts w:hint="eastAsia" w:cs="宋体"/>
                <w:iCs/>
                <w:kern w:val="28"/>
                <w:szCs w:val="21"/>
              </w:rPr>
              <w:t>，则允许更换设备进行试验。</w:t>
            </w:r>
          </w:p>
          <w:p w14:paraId="659F758B">
            <w:pPr>
              <w:adjustRightInd w:val="0"/>
              <w:jc w:val="left"/>
              <w:textAlignment w:val="baseline"/>
              <w:rPr>
                <w:rFonts w:cs="宋体"/>
                <w:iCs/>
                <w:kern w:val="28"/>
                <w:szCs w:val="21"/>
              </w:rPr>
            </w:pPr>
            <w:r>
              <w:rPr>
                <w:rFonts w:hint="eastAsia" w:cs="宋体"/>
                <w:iCs/>
                <w:kern w:val="28"/>
                <w:szCs w:val="21"/>
              </w:rPr>
              <w:t>2．实际使用的设备/仪器，由试验单位记录，并在试验报告中明确，如存在差异，应在试验报告中进行分析。</w:t>
            </w:r>
          </w:p>
          <w:p w14:paraId="316D4FC8">
            <w:pPr>
              <w:adjustRightInd w:val="0"/>
              <w:jc w:val="left"/>
              <w:textAlignment w:val="baseline"/>
              <w:rPr>
                <w:rFonts w:cs="Calibri"/>
                <w:b/>
                <w:i/>
                <w:kern w:val="28"/>
                <w:szCs w:val="21"/>
              </w:rPr>
            </w:pPr>
            <w:r>
              <w:rPr>
                <w:rFonts w:hint="eastAsia" w:cs="宋体"/>
                <w:bCs/>
                <w:iCs/>
                <w:kern w:val="28"/>
                <w:szCs w:val="21"/>
              </w:rPr>
              <w:t>3</w:t>
            </w:r>
            <w:r>
              <w:rPr>
                <w:rFonts w:hint="eastAsia" w:cs="宋体"/>
                <w:b/>
                <w:iCs/>
                <w:kern w:val="28"/>
                <w:szCs w:val="21"/>
              </w:rPr>
              <w:t>.</w:t>
            </w:r>
            <w:r>
              <w:rPr>
                <w:rFonts w:hint="eastAsia" w:cs="宋体"/>
                <w:iCs/>
                <w:kern w:val="0"/>
                <w:szCs w:val="21"/>
              </w:rPr>
              <w:t>所有未标注数量的设备，默认数量为1。</w:t>
            </w:r>
          </w:p>
        </w:tc>
      </w:tr>
    </w:tbl>
    <w:p w14:paraId="44C4500E">
      <w:pPr>
        <w:pStyle w:val="27"/>
        <w:rPr>
          <w:lang w:val="zh-CN"/>
        </w:rPr>
      </w:pPr>
      <w:bookmarkStart w:id="334" w:name="_Toc176264466"/>
      <w:r>
        <w:rPr>
          <w:rFonts w:hint="eastAsia"/>
          <w:lang w:val="zh-CN"/>
        </w:rPr>
        <w:t>试验布置和连接</w:t>
      </w:r>
      <w:bookmarkEnd w:id="334"/>
    </w:p>
    <w:p w14:paraId="3A400014">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将</w:t>
      </w:r>
      <w:r>
        <w:rPr>
          <w:rFonts w:ascii="Times New Roman" w:hAnsi="Times New Roman" w:cs="宋体"/>
          <w:sz w:val="24"/>
          <w:szCs w:val="21"/>
        </w:rPr>
        <w:t>刹车控制阀（单）</w:t>
      </w:r>
      <w:r>
        <w:rPr>
          <w:rFonts w:hint="eastAsia" w:ascii="Times New Roman" w:hAnsi="Times New Roman" w:cs="宋体"/>
          <w:sz w:val="24"/>
          <w:szCs w:val="21"/>
        </w:rPr>
        <w:t>安装在试验箱内（测试设备处于试验箱外），按图39将受试设备与测试设备进行连接布置，试验中受试设备放在试验箱内中心位置，距离箱壁不小于15cm，具体如图40所示。</w:t>
      </w:r>
    </w:p>
    <w:p w14:paraId="444FD4AF">
      <w:pPr>
        <w:pStyle w:val="32"/>
        <w:ind w:firstLine="0" w:firstLineChars="0"/>
        <w:jc w:val="center"/>
        <w:rPr>
          <w:rFonts w:ascii="Times New Roman" w:hAnsi="Times New Roman"/>
        </w:rPr>
      </w:pPr>
      <w:r>
        <w:drawing>
          <wp:inline distT="0" distB="0" distL="0" distR="0">
            <wp:extent cx="4885055" cy="5085715"/>
            <wp:effectExtent l="0" t="0" r="1270" b="6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885055" cy="5085715"/>
                    </a:xfrm>
                    <a:prstGeom prst="rect">
                      <a:avLst/>
                    </a:prstGeom>
                    <a:noFill/>
                    <a:ln>
                      <a:noFill/>
                    </a:ln>
                  </pic:spPr>
                </pic:pic>
              </a:graphicData>
            </a:graphic>
          </wp:inline>
        </w:drawing>
      </w:r>
    </w:p>
    <w:p w14:paraId="459F1A1C">
      <w:pPr>
        <w:pStyle w:val="61"/>
        <w:numPr>
          <w:ilvl w:val="0"/>
          <w:numId w:val="8"/>
        </w:numPr>
        <w:rPr>
          <w:rFonts w:ascii="黑体" w:hAnsi="黑体" w:cs="宋体"/>
        </w:rPr>
      </w:pPr>
      <w:bookmarkStart w:id="335" w:name="_Toc176262593"/>
      <w:r>
        <w:rPr>
          <w:rFonts w:hint="eastAsia" w:ascii="黑体" w:hAnsi="黑体" w:cs="宋体"/>
        </w:rPr>
        <w:t>流体敏感性试验连接示意图</w:t>
      </w:r>
      <w:bookmarkEnd w:id="335"/>
    </w:p>
    <w:p w14:paraId="03B98A87">
      <w:pPr>
        <w:pStyle w:val="24"/>
        <w:ind w:firstLine="0" w:firstLineChars="0"/>
        <w:jc w:val="center"/>
      </w:pPr>
      <w:r>
        <w:drawing>
          <wp:inline distT="0" distB="0" distL="0" distR="0">
            <wp:extent cx="3983355" cy="2676525"/>
            <wp:effectExtent l="0" t="0" r="762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8"/>
                    <a:stretch>
                      <a:fillRect/>
                    </a:stretch>
                  </pic:blipFill>
                  <pic:spPr>
                    <a:xfrm>
                      <a:off x="0" y="0"/>
                      <a:ext cx="3983355" cy="2676525"/>
                    </a:xfrm>
                    <a:prstGeom prst="rect">
                      <a:avLst/>
                    </a:prstGeom>
                  </pic:spPr>
                </pic:pic>
              </a:graphicData>
            </a:graphic>
          </wp:inline>
        </w:drawing>
      </w:r>
    </w:p>
    <w:p w14:paraId="0004152B">
      <w:pPr>
        <w:pStyle w:val="61"/>
        <w:numPr>
          <w:ilvl w:val="0"/>
          <w:numId w:val="8"/>
        </w:numPr>
        <w:rPr>
          <w:rFonts w:ascii="黑体" w:hAnsi="黑体" w:cs="宋体"/>
        </w:rPr>
      </w:pPr>
      <w:bookmarkStart w:id="336" w:name="_Toc176262594"/>
      <w:r>
        <w:rPr>
          <w:rFonts w:hint="eastAsia" w:ascii="黑体" w:hAnsi="黑体" w:cs="宋体"/>
          <w:kern w:val="28"/>
        </w:rPr>
        <w:t>流体敏感性试验布置图</w:t>
      </w:r>
      <w:bookmarkEnd w:id="336"/>
    </w:p>
    <w:p w14:paraId="37ACC7F9">
      <w:pPr>
        <w:pStyle w:val="27"/>
        <w:rPr>
          <w:lang w:val="zh-CN"/>
        </w:rPr>
      </w:pPr>
      <w:bookmarkStart w:id="337" w:name="_Toc176264467"/>
      <w:r>
        <w:rPr>
          <w:rFonts w:hint="eastAsia"/>
          <w:lang w:val="zh-CN"/>
        </w:rPr>
        <w:t>试验件、试验装置（试验前）的制造符合性要求</w:t>
      </w:r>
      <w:bookmarkEnd w:id="337"/>
    </w:p>
    <w:p w14:paraId="7A805B85">
      <w:pPr>
        <w:pStyle w:val="32"/>
        <w:spacing w:line="500" w:lineRule="exact"/>
        <w:ind w:firstLine="563" w:firstLineChars="0"/>
        <w:rPr>
          <w:rFonts w:ascii="Times New Roman" w:hAnsi="Times New Roman" w:cs="宋体"/>
          <w:sz w:val="24"/>
          <w:szCs w:val="21"/>
        </w:rPr>
      </w:pPr>
      <w:r>
        <w:rPr>
          <w:rFonts w:hint="eastAsia" w:ascii="Times New Roman" w:hAnsi="Times New Roman" w:cs="宋体"/>
          <w:sz w:val="24"/>
          <w:szCs w:val="21"/>
        </w:rPr>
        <w:t>试验件状态应满足“6.试验产品/设备说明”构型和产品状态要求，确定试验件按照12.1要求完成了产品验收测试。</w:t>
      </w:r>
    </w:p>
    <w:p w14:paraId="2943F0A2">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确保试验件、陪试件、试验装置，在试验前按照20.3-20.5的要求，进行了相应的安装和连接。</w:t>
      </w:r>
    </w:p>
    <w:p w14:paraId="2E733F4F">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确保试验人员资质符合“10. 试验人员”的要求。</w:t>
      </w:r>
    </w:p>
    <w:p w14:paraId="165085FB">
      <w:pPr>
        <w:pStyle w:val="27"/>
        <w:rPr>
          <w:lang w:val="zh-CN"/>
        </w:rPr>
      </w:pPr>
      <w:bookmarkStart w:id="338" w:name="_Toc176264468"/>
      <w:r>
        <w:rPr>
          <w:rFonts w:hint="eastAsia"/>
          <w:lang w:val="zh-CN"/>
        </w:rPr>
        <w:t>试验程序</w:t>
      </w:r>
      <w:bookmarkEnd w:id="338"/>
    </w:p>
    <w:p w14:paraId="2A309E37">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试验人员应在试验环境搭建完成后予以检查确认试验参数设置，待确认满足要求后再开始试验。</w:t>
      </w:r>
    </w:p>
    <w:p w14:paraId="26326804">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在附录B检测记录表</w:t>
      </w:r>
      <w:r>
        <w:rPr>
          <w:rFonts w:ascii="Times New Roman" w:hAnsi="Times New Roman" w:cs="宋体"/>
          <w:sz w:val="24"/>
          <w:szCs w:val="21"/>
        </w:rPr>
        <w:t>中</w:t>
      </w:r>
      <w:r>
        <w:rPr>
          <w:rFonts w:hint="eastAsia" w:ascii="Times New Roman" w:hAnsi="Times New Roman" w:cs="宋体"/>
          <w:sz w:val="24"/>
          <w:szCs w:val="21"/>
        </w:rPr>
        <w:t>记录</w:t>
      </w:r>
      <w:r>
        <w:rPr>
          <w:rFonts w:ascii="Times New Roman" w:hAnsi="Times New Roman" w:cs="宋体"/>
          <w:sz w:val="24"/>
          <w:szCs w:val="21"/>
        </w:rPr>
        <w:t>试验设备相关信息及试验开始</w:t>
      </w:r>
      <w:r>
        <w:rPr>
          <w:rFonts w:hint="eastAsia" w:ascii="Times New Roman" w:hAnsi="Times New Roman" w:cs="宋体"/>
          <w:sz w:val="24"/>
          <w:szCs w:val="21"/>
        </w:rPr>
        <w:t>和结束</w:t>
      </w:r>
      <w:r>
        <w:rPr>
          <w:rFonts w:ascii="Times New Roman" w:hAnsi="Times New Roman" w:cs="宋体"/>
          <w:sz w:val="24"/>
          <w:szCs w:val="21"/>
        </w:rPr>
        <w:t>时间等内容，根据试验程序计算每次温度</w:t>
      </w:r>
      <w:r>
        <w:rPr>
          <w:rFonts w:hint="eastAsia" w:ascii="Times New Roman" w:hAnsi="Times New Roman" w:cs="宋体"/>
          <w:sz w:val="24"/>
          <w:szCs w:val="21"/>
        </w:rPr>
        <w:t>变化</w:t>
      </w:r>
      <w:r>
        <w:rPr>
          <w:rFonts w:ascii="Times New Roman" w:hAnsi="Times New Roman" w:cs="宋体"/>
          <w:sz w:val="24"/>
          <w:szCs w:val="21"/>
        </w:rPr>
        <w:t>的时间节点，定时</w:t>
      </w:r>
      <w:r>
        <w:rPr>
          <w:rFonts w:hint="eastAsia" w:ascii="Times New Roman" w:hAnsi="Times New Roman" w:cs="宋体"/>
          <w:sz w:val="24"/>
          <w:szCs w:val="21"/>
        </w:rPr>
        <w:t>巡查</w:t>
      </w:r>
      <w:r>
        <w:rPr>
          <w:rFonts w:ascii="Times New Roman" w:hAnsi="Times New Roman" w:cs="宋体"/>
          <w:sz w:val="24"/>
          <w:szCs w:val="21"/>
        </w:rPr>
        <w:t>试验设备运行状态</w:t>
      </w:r>
      <w:r>
        <w:rPr>
          <w:rFonts w:hint="eastAsia" w:ascii="Times New Roman" w:hAnsi="Times New Roman" w:cs="宋体"/>
          <w:sz w:val="24"/>
          <w:szCs w:val="21"/>
        </w:rPr>
        <w:t>。</w:t>
      </w:r>
    </w:p>
    <w:p w14:paraId="76CD3897">
      <w:pPr>
        <w:pStyle w:val="24"/>
        <w:numPr>
          <w:ilvl w:val="0"/>
          <w:numId w:val="44"/>
        </w:numPr>
        <w:ind w:firstLineChars="0"/>
      </w:pPr>
      <w:r>
        <w:rPr>
          <w:rFonts w:hint="eastAsia" w:cs="宋体"/>
        </w:rPr>
        <w:t>在试验室环境下将受试设备按照图39和图40所示安装于试验箱内，并按12.2章节要求进行QPAT1-1和QPAT2检查并记录检测数据</w:t>
      </w:r>
      <w:r>
        <w:rPr>
          <w:rFonts w:hint="eastAsia"/>
        </w:rPr>
        <w:t>；</w:t>
      </w:r>
    </w:p>
    <w:p w14:paraId="3A010293">
      <w:pPr>
        <w:pStyle w:val="24"/>
        <w:numPr>
          <w:ilvl w:val="0"/>
          <w:numId w:val="44"/>
        </w:numPr>
        <w:ind w:firstLineChars="0"/>
      </w:pPr>
      <w:r>
        <w:rPr>
          <w:rFonts w:hint="eastAsia"/>
        </w:rPr>
        <w:t>使受试设备</w:t>
      </w:r>
      <w:r>
        <w:t>处于工作状态1</w:t>
      </w:r>
      <w:r>
        <w:rPr>
          <w:rFonts w:hint="eastAsia"/>
        </w:rPr>
        <w:t>，</w:t>
      </w:r>
      <w:r>
        <w:t>将</w:t>
      </w:r>
      <w:r>
        <w:rPr>
          <w:rFonts w:hint="eastAsia"/>
        </w:rPr>
        <w:t>表30中</w:t>
      </w:r>
      <w:r>
        <w:t>的某一</w:t>
      </w:r>
      <w:r>
        <w:rPr>
          <w:rFonts w:hint="eastAsia"/>
        </w:rPr>
        <w:t>种</w:t>
      </w:r>
      <w:r>
        <w:t>流体装入专用喷壶中，按表</w:t>
      </w:r>
      <w:r>
        <w:rPr>
          <w:rFonts w:hint="eastAsia"/>
        </w:rPr>
        <w:t>30规定的温度稳定流体，</w:t>
      </w:r>
      <w:r>
        <w:t>用以细雾状对受试设备进行喷淋，</w:t>
      </w:r>
      <w:r>
        <w:rPr>
          <w:rFonts w:hint="eastAsia"/>
        </w:rPr>
        <w:t>使</w:t>
      </w:r>
      <w:r>
        <w:t>受试</w:t>
      </w:r>
      <w:r>
        <w:rPr>
          <w:rFonts w:hint="eastAsia"/>
        </w:rPr>
        <w:t>设备</w:t>
      </w:r>
      <w:r>
        <w:t>处于湿润状态，时间不少于</w:t>
      </w:r>
      <w:r>
        <w:rPr>
          <w:rFonts w:hint="eastAsia"/>
        </w:rPr>
        <w:t>8h，最多</w:t>
      </w:r>
      <w:r>
        <w:t>每</w:t>
      </w:r>
      <w:r>
        <w:rPr>
          <w:rFonts w:hint="eastAsia"/>
        </w:rPr>
        <w:t>间隔4h喷淋</w:t>
      </w:r>
      <w:r>
        <w:t>一次，喷淋时注意保持</w:t>
      </w:r>
      <w:r>
        <w:rPr>
          <w:rFonts w:hint="eastAsia"/>
        </w:rPr>
        <w:t>表20-1中</w:t>
      </w:r>
      <w:r>
        <w:t>规定的流体温度，喷向受试设备</w:t>
      </w:r>
      <w:r>
        <w:rPr>
          <w:rFonts w:hint="eastAsia"/>
        </w:rPr>
        <w:t>所有</w:t>
      </w:r>
      <w:r>
        <w:t>表面</w:t>
      </w:r>
      <w:r>
        <w:rPr>
          <w:rFonts w:hint="eastAsia"/>
        </w:rPr>
        <w:t>；</w:t>
      </w:r>
    </w:p>
    <w:p w14:paraId="53CC95D8">
      <w:pPr>
        <w:pStyle w:val="24"/>
        <w:numPr>
          <w:ilvl w:val="0"/>
          <w:numId w:val="44"/>
        </w:numPr>
        <w:ind w:firstLineChars="0"/>
      </w:pPr>
      <w:r>
        <w:t>目视检查受试设备是否有</w:t>
      </w:r>
      <w:r>
        <w:rPr>
          <w:rFonts w:hint="eastAsia"/>
        </w:rPr>
        <w:t>损伤，以不超过3℃/min的温度变化速率将试验箱内温度调节至65℃，在该</w:t>
      </w:r>
      <w:r>
        <w:t>温度下</w:t>
      </w:r>
      <w:r>
        <w:rPr>
          <w:rFonts w:hint="eastAsia"/>
        </w:rPr>
        <w:t>干燥16h，</w:t>
      </w:r>
      <w:r>
        <w:t>目视检查受试设备外观</w:t>
      </w:r>
      <w:r>
        <w:rPr>
          <w:rFonts w:hint="eastAsia"/>
        </w:rPr>
        <w:t>；</w:t>
      </w:r>
    </w:p>
    <w:p w14:paraId="6A9D7481">
      <w:pPr>
        <w:pStyle w:val="24"/>
        <w:numPr>
          <w:ilvl w:val="0"/>
          <w:numId w:val="44"/>
        </w:numPr>
        <w:ind w:firstLineChars="0"/>
      </w:pPr>
      <w:r>
        <w:t>重复步骤</w:t>
      </w:r>
      <w:r>
        <w:rPr>
          <w:rFonts w:hint="eastAsia"/>
        </w:rPr>
        <w:t>b）～步骤c），</w:t>
      </w:r>
      <w:r>
        <w:t>共3</w:t>
      </w:r>
      <w:r>
        <w:rPr>
          <w:rFonts w:hint="eastAsia"/>
        </w:rPr>
        <w:t>个2</w:t>
      </w:r>
      <w:r>
        <w:t>4h循环</w:t>
      </w:r>
      <w:r>
        <w:rPr>
          <w:rFonts w:hint="eastAsia"/>
        </w:rPr>
        <w:t>，</w:t>
      </w:r>
      <w:r>
        <w:t>在第</w:t>
      </w:r>
      <w:r>
        <w:rPr>
          <w:rFonts w:hint="eastAsia"/>
        </w:rPr>
        <w:t>3</w:t>
      </w:r>
      <w:r>
        <w:t>个循环喷淋</w:t>
      </w:r>
      <w:r>
        <w:rPr>
          <w:rFonts w:hint="eastAsia"/>
        </w:rPr>
        <w:t>周期内</w:t>
      </w:r>
      <w:r>
        <w:t>，受试设备至少工作</w:t>
      </w:r>
      <w:r>
        <w:rPr>
          <w:rFonts w:hint="eastAsia"/>
        </w:rPr>
        <w:t>10min，</w:t>
      </w:r>
      <w:r>
        <w:t>然后使受试设备处于工作状态1</w:t>
      </w:r>
      <w:r>
        <w:rPr>
          <w:rFonts w:hint="eastAsia"/>
        </w:rPr>
        <w:t>；</w:t>
      </w:r>
    </w:p>
    <w:p w14:paraId="358B6E6D">
      <w:pPr>
        <w:pStyle w:val="24"/>
        <w:numPr>
          <w:ilvl w:val="0"/>
          <w:numId w:val="44"/>
        </w:numPr>
        <w:ind w:firstLineChars="0"/>
      </w:pPr>
      <w:r>
        <w:t>在第</w:t>
      </w:r>
      <w:r>
        <w:rPr>
          <w:rFonts w:hint="eastAsia"/>
        </w:rPr>
        <w:t>3个</w:t>
      </w:r>
      <w:r>
        <w:t>循环结束后，将试验箱内的温度恢复至标准大气条件下的温度，使受试设备在标准环境温度下工作至少</w:t>
      </w:r>
      <w:r>
        <w:rPr>
          <w:rFonts w:hint="eastAsia"/>
        </w:rPr>
        <w:t>30min，</w:t>
      </w:r>
      <w:r>
        <w:rPr>
          <w:rFonts w:hint="eastAsia" w:cs="宋体"/>
        </w:rPr>
        <w:t>并按12.2章节要求进行QPAT1-3和QPAT2检查并记录检测数据</w:t>
      </w:r>
      <w:r>
        <w:rPr>
          <w:rFonts w:hint="eastAsia"/>
        </w:rPr>
        <w:t>；</w:t>
      </w:r>
    </w:p>
    <w:p w14:paraId="41182536">
      <w:pPr>
        <w:pStyle w:val="24"/>
        <w:numPr>
          <w:ilvl w:val="0"/>
          <w:numId w:val="44"/>
        </w:numPr>
        <w:ind w:firstLineChars="0"/>
      </w:pPr>
      <w:r>
        <w:t>表</w:t>
      </w:r>
      <w:r>
        <w:rPr>
          <w:rFonts w:hint="eastAsia"/>
        </w:rPr>
        <w:t>20-1中</w:t>
      </w:r>
      <w:r>
        <w:t>的其他每类</w:t>
      </w:r>
      <w:r>
        <w:rPr>
          <w:rFonts w:hint="eastAsia"/>
        </w:rPr>
        <w:t>污染</w:t>
      </w:r>
      <w:r>
        <w:t>流体按步骤</w:t>
      </w:r>
      <w:r>
        <w:rPr>
          <w:rFonts w:hint="eastAsia"/>
        </w:rPr>
        <w:t>b）~步骤e）；</w:t>
      </w:r>
    </w:p>
    <w:p w14:paraId="56586BBF">
      <w:pPr>
        <w:pStyle w:val="24"/>
        <w:numPr>
          <w:ilvl w:val="0"/>
          <w:numId w:val="44"/>
        </w:numPr>
        <w:ind w:firstLineChars="0"/>
        <w:rPr>
          <w:rFonts w:cs="宋体"/>
        </w:rPr>
      </w:pPr>
      <w:r>
        <w:rPr>
          <w:rFonts w:hint="eastAsia"/>
        </w:rPr>
        <w:t>在</w:t>
      </w:r>
      <w:r>
        <w:rPr>
          <w:rFonts w:hint="eastAsia"/>
          <w:kern w:val="0"/>
        </w:rPr>
        <w:t>试验室</w:t>
      </w:r>
      <w:r>
        <w:rPr>
          <w:kern w:val="0"/>
        </w:rPr>
        <w:t>环境下</w:t>
      </w:r>
      <w:r>
        <w:rPr>
          <w:rFonts w:hint="eastAsia"/>
          <w:kern w:val="0"/>
        </w:rPr>
        <w:t>，按照</w:t>
      </w:r>
      <w:r>
        <w:rPr>
          <w:rFonts w:hint="eastAsia" w:cs="宋体"/>
        </w:rPr>
        <w:t>12.2章节要求进行QPAT1-3和QPAT2检查并记录检测数据</w:t>
      </w:r>
      <w:r>
        <w:t>。</w:t>
      </w:r>
    </w:p>
    <w:p w14:paraId="192A6424">
      <w:pPr>
        <w:pStyle w:val="27"/>
        <w:rPr>
          <w:lang w:val="zh-CN"/>
        </w:rPr>
      </w:pPr>
      <w:bookmarkStart w:id="339" w:name="_Toc176264469"/>
      <w:r>
        <w:rPr>
          <w:rFonts w:hint="eastAsia"/>
          <w:lang w:val="zh-CN"/>
        </w:rPr>
        <w:t>试验判据</w:t>
      </w:r>
      <w:bookmarkEnd w:id="339"/>
    </w:p>
    <w:p w14:paraId="0A50862F">
      <w:pPr>
        <w:pStyle w:val="32"/>
        <w:spacing w:line="360" w:lineRule="auto"/>
        <w:ind w:firstLine="480"/>
        <w:rPr>
          <w:rFonts w:ascii="Times New Roman" w:hAnsi="Times New Roman" w:cs="宋体"/>
          <w:sz w:val="24"/>
          <w:szCs w:val="24"/>
        </w:rPr>
      </w:pPr>
      <w:r>
        <w:rPr>
          <w:rFonts w:hint="eastAsia" w:ascii="Times New Roman" w:hAnsi="Times New Roman" w:cs="宋体"/>
          <w:sz w:val="24"/>
          <w:szCs w:val="24"/>
        </w:rPr>
        <w:t>试验前，按12.2章节中要求进行QPAT1-1和QPAT2检查，确认通过并记录检测数据。</w:t>
      </w:r>
    </w:p>
    <w:p w14:paraId="4E386907">
      <w:pPr>
        <w:pStyle w:val="32"/>
        <w:spacing w:line="360" w:lineRule="auto"/>
        <w:ind w:firstLine="480"/>
        <w:rPr>
          <w:rFonts w:ascii="Times New Roman" w:hAnsi="Times New Roman" w:cs="宋体"/>
          <w:sz w:val="24"/>
          <w:szCs w:val="24"/>
        </w:rPr>
      </w:pPr>
      <w:r>
        <w:rPr>
          <w:rFonts w:hint="eastAsia" w:ascii="Times New Roman" w:hAnsi="Times New Roman" w:cs="宋体"/>
          <w:sz w:val="24"/>
          <w:szCs w:val="24"/>
        </w:rPr>
        <w:t>试验后，按12.2章节中要求进行QPAT1-3和QPAT2检查，确认通过并记录检测数据。</w:t>
      </w:r>
    </w:p>
    <w:p w14:paraId="652214F9">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满足以上两条要求，则判定结论为Pass，否则为Fail。</w:t>
      </w:r>
    </w:p>
    <w:p w14:paraId="678B6FB8">
      <w:pPr>
        <w:pStyle w:val="26"/>
        <w:spacing w:before="156" w:after="156"/>
        <w:rPr>
          <w:rFonts w:ascii="Times New Roman" w:hAnsi="Times New Roman"/>
          <w:kern w:val="0"/>
          <w:sz w:val="30"/>
          <w:szCs w:val="30"/>
        </w:rPr>
      </w:pPr>
      <w:bookmarkStart w:id="340" w:name="_Toc176264470"/>
      <w:r>
        <w:rPr>
          <w:rFonts w:ascii="Times New Roman" w:hAnsi="Times New Roman"/>
          <w:kern w:val="0"/>
          <w:sz w:val="30"/>
          <w:szCs w:val="30"/>
        </w:rPr>
        <w:t>砂尘</w:t>
      </w:r>
      <w:bookmarkEnd w:id="340"/>
    </w:p>
    <w:p w14:paraId="6B49C8D2">
      <w:pPr>
        <w:pStyle w:val="27"/>
        <w:rPr>
          <w:rFonts w:ascii="Times New Roman" w:hAnsi="Times New Roman"/>
          <w:lang w:val="zh-CN"/>
        </w:rPr>
      </w:pPr>
      <w:bookmarkStart w:id="341" w:name="_Toc176264471"/>
      <w:r>
        <w:rPr>
          <w:rFonts w:ascii="Times New Roman" w:hAnsi="Times New Roman"/>
          <w:lang w:val="zh-CN"/>
        </w:rPr>
        <w:t>试验目的</w:t>
      </w:r>
      <w:bookmarkEnd w:id="341"/>
    </w:p>
    <w:p w14:paraId="08AA1E79">
      <w:pPr>
        <w:pStyle w:val="24"/>
        <w:ind w:firstLine="480"/>
      </w:pPr>
      <w:r>
        <w:t>确定受试设备对以适中速度运动的空气所携带的吹尘影响的抗力。</w:t>
      </w:r>
    </w:p>
    <w:p w14:paraId="015FB6F1">
      <w:pPr>
        <w:pStyle w:val="27"/>
        <w:rPr>
          <w:rFonts w:ascii="Times New Roman" w:hAnsi="Times New Roman"/>
          <w:lang w:val="zh-CN"/>
        </w:rPr>
      </w:pPr>
      <w:bookmarkStart w:id="342" w:name="_Toc176264472"/>
      <w:r>
        <w:rPr>
          <w:rFonts w:ascii="Times New Roman" w:hAnsi="Times New Roman"/>
          <w:lang w:val="zh-CN"/>
        </w:rPr>
        <w:t>试验要求</w:t>
      </w:r>
      <w:bookmarkEnd w:id="342"/>
    </w:p>
    <w:p w14:paraId="4FF9EAC1">
      <w:pPr>
        <w:pStyle w:val="24"/>
        <w:ind w:firstLine="480"/>
      </w:pPr>
      <w:r>
        <w:t>受试样件应通过DO－160G第12章中D类规定的砂尘试验。</w:t>
      </w:r>
    </w:p>
    <w:p w14:paraId="41AFD896">
      <w:pPr>
        <w:pStyle w:val="24"/>
        <w:ind w:firstLine="480"/>
      </w:pPr>
      <w:r>
        <w:t>试验条件如下：</w:t>
      </w:r>
    </w:p>
    <w:p w14:paraId="39902898">
      <w:pPr>
        <w:pStyle w:val="41"/>
        <w:numPr>
          <w:ilvl w:val="0"/>
          <w:numId w:val="45"/>
        </w:numPr>
      </w:pPr>
      <w:r>
        <w:t>尘的类型：红瓷土/石英粉；</w:t>
      </w:r>
    </w:p>
    <w:p w14:paraId="6A7229BB">
      <w:pPr>
        <w:pStyle w:val="41"/>
        <w:numPr>
          <w:ilvl w:val="0"/>
          <w:numId w:val="45"/>
        </w:numPr>
      </w:pPr>
      <w:r>
        <w:t xml:space="preserve">尘的尺寸：xx </w:t>
      </w:r>
      <m:oMath>
        <m:r>
          <m:rPr/>
          <w:rPr>
            <w:rFonts w:ascii="Cambria Math" w:hAnsi="Cambria Math"/>
          </w:rPr>
          <m:t>μm</m:t>
        </m:r>
      </m:oMath>
      <w:r>
        <w:t>；</w:t>
      </w:r>
    </w:p>
    <w:p w14:paraId="1214DC12">
      <w:pPr>
        <w:pStyle w:val="41"/>
        <w:numPr>
          <w:ilvl w:val="0"/>
          <w:numId w:val="45"/>
        </w:numPr>
      </w:pPr>
      <w:r>
        <w:rPr>
          <w:kern w:val="0"/>
        </w:rPr>
        <w:t>吹尘气流速度：（0.5～2.4）m/s；</w:t>
      </w:r>
    </w:p>
    <w:p w14:paraId="454B4F64">
      <w:pPr>
        <w:pStyle w:val="41"/>
      </w:pPr>
      <w:r>
        <w:t>吹尘浓度：</w:t>
      </w:r>
      <w:r>
        <w:rPr>
          <w:kern w:val="0"/>
        </w:rPr>
        <w:t>3.5g/m</w:t>
      </w:r>
      <w:r>
        <w:rPr>
          <w:kern w:val="0"/>
          <w:vertAlign w:val="superscript"/>
        </w:rPr>
        <w:t>3</w:t>
      </w:r>
      <w:r>
        <w:rPr>
          <w:kern w:val="0"/>
        </w:rPr>
        <w:t>～8.8g/m</w:t>
      </w:r>
      <w:r>
        <w:rPr>
          <w:kern w:val="0"/>
          <w:vertAlign w:val="superscript"/>
        </w:rPr>
        <w:t>3</w:t>
      </w:r>
      <w:r>
        <w:rPr>
          <w:kern w:val="0"/>
        </w:rPr>
        <w:t>；</w:t>
      </w:r>
    </w:p>
    <w:p w14:paraId="753199A6">
      <w:pPr>
        <w:pStyle w:val="41"/>
      </w:pPr>
      <w:r>
        <w:rPr>
          <w:kern w:val="0"/>
        </w:rPr>
        <w:t>相对湿度：不大于30%；</w:t>
      </w:r>
    </w:p>
    <w:p w14:paraId="0AE06BD8">
      <w:pPr>
        <w:pStyle w:val="41"/>
      </w:pPr>
      <w:r>
        <w:rPr>
          <w:kern w:val="0"/>
        </w:rPr>
        <w:t>第一阶段温度：（25±2）℃；</w:t>
      </w:r>
    </w:p>
    <w:p w14:paraId="5E95FEBB">
      <w:pPr>
        <w:pStyle w:val="41"/>
      </w:pPr>
      <w:r>
        <w:rPr>
          <w:kern w:val="0"/>
        </w:rPr>
        <w:t>第二阶段温度：（55±2）℃。</w:t>
      </w:r>
    </w:p>
    <w:p w14:paraId="3B5A2DCA">
      <w:pPr>
        <w:pStyle w:val="27"/>
        <w:rPr>
          <w:lang w:val="zh-CN"/>
        </w:rPr>
      </w:pPr>
      <w:bookmarkStart w:id="343" w:name="_Toc176264473"/>
      <w:r>
        <w:rPr>
          <w:rFonts w:hint="eastAsia"/>
          <w:lang w:val="zh-CN"/>
        </w:rPr>
        <w:t>受试/陪试设备</w:t>
      </w:r>
      <w:bookmarkEnd w:id="343"/>
    </w:p>
    <w:p w14:paraId="0D9B80C4">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受试设备：名称-件号，详细构型见6.1受试设备构型状态</w:t>
      </w:r>
    </w:p>
    <w:p w14:paraId="21A7A5A3">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陪试设备：无。</w:t>
      </w:r>
    </w:p>
    <w:p w14:paraId="378A2E2A">
      <w:pPr>
        <w:pStyle w:val="32"/>
        <w:spacing w:line="500" w:lineRule="exact"/>
        <w:ind w:firstLine="480"/>
        <w:rPr>
          <w:rFonts w:ascii="Times New Roman" w:hAnsi="Times New Roman"/>
          <w:sz w:val="24"/>
          <w:szCs w:val="24"/>
        </w:rPr>
      </w:pPr>
      <w:r>
        <w:rPr>
          <w:rFonts w:hint="eastAsia" w:ascii="Times New Roman" w:hAnsi="Times New Roman"/>
          <w:sz w:val="24"/>
          <w:szCs w:val="24"/>
        </w:rPr>
        <w:t>搭接要求：无</w:t>
      </w:r>
    </w:p>
    <w:p w14:paraId="4B19D3D4">
      <w:pPr>
        <w:pStyle w:val="27"/>
        <w:rPr>
          <w:lang w:val="zh-CN"/>
        </w:rPr>
      </w:pPr>
      <w:bookmarkStart w:id="344" w:name="_Toc176264474"/>
      <w:r>
        <w:rPr>
          <w:rFonts w:hint="eastAsia"/>
          <w:lang w:val="zh-CN"/>
        </w:rPr>
        <w:t>试验设备、测试设备及要求</w:t>
      </w:r>
      <w:bookmarkEnd w:id="344"/>
    </w:p>
    <w:p w14:paraId="38E04C4D">
      <w:pPr>
        <w:pStyle w:val="59"/>
        <w:numPr>
          <w:ilvl w:val="0"/>
          <w:numId w:val="7"/>
        </w:numPr>
        <w:rPr>
          <w:rFonts w:ascii="黑体" w:hAnsi="黑体" w:cs="宋体"/>
        </w:rPr>
      </w:pPr>
      <w:bookmarkStart w:id="345" w:name="_Toc176262538"/>
      <w:r>
        <w:rPr>
          <w:rFonts w:hint="eastAsia" w:ascii="黑体" w:hAnsi="黑体" w:cs="宋体"/>
        </w:rPr>
        <w:t>设备信息表</w:t>
      </w:r>
      <w:bookmarkEnd w:id="345"/>
    </w:p>
    <w:tbl>
      <w:tblPr>
        <w:tblStyle w:val="1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89"/>
        <w:gridCol w:w="1861"/>
        <w:gridCol w:w="1893"/>
        <w:gridCol w:w="2069"/>
        <w:gridCol w:w="1711"/>
        <w:gridCol w:w="1348"/>
      </w:tblGrid>
      <w:tr w14:paraId="301991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0FDBE91D">
            <w:pPr>
              <w:adjustRightInd w:val="0"/>
              <w:jc w:val="center"/>
              <w:textAlignment w:val="baseline"/>
              <w:rPr>
                <w:rFonts w:cs="宋体"/>
                <w:bCs/>
                <w:kern w:val="28"/>
                <w:szCs w:val="21"/>
              </w:rPr>
            </w:pPr>
            <w:r>
              <w:rPr>
                <w:rFonts w:hint="eastAsia" w:cs="宋体"/>
                <w:bCs/>
                <w:kern w:val="28"/>
                <w:szCs w:val="21"/>
              </w:rPr>
              <w:t>序号</w:t>
            </w:r>
          </w:p>
        </w:tc>
        <w:tc>
          <w:tcPr>
            <w:tcW w:w="972" w:type="pct"/>
            <w:vAlign w:val="center"/>
          </w:tcPr>
          <w:p w14:paraId="028AA76D">
            <w:pPr>
              <w:adjustRightInd w:val="0"/>
              <w:jc w:val="center"/>
              <w:textAlignment w:val="baseline"/>
              <w:rPr>
                <w:rFonts w:cs="宋体"/>
                <w:bCs/>
                <w:kern w:val="28"/>
                <w:szCs w:val="21"/>
              </w:rPr>
            </w:pPr>
            <w:r>
              <w:rPr>
                <w:rFonts w:hint="eastAsia" w:cs="宋体"/>
                <w:bCs/>
                <w:kern w:val="28"/>
                <w:szCs w:val="21"/>
              </w:rPr>
              <w:t>设备名称</w:t>
            </w:r>
          </w:p>
        </w:tc>
        <w:tc>
          <w:tcPr>
            <w:tcW w:w="989" w:type="pct"/>
            <w:vAlign w:val="center"/>
          </w:tcPr>
          <w:p w14:paraId="1C45A251">
            <w:pPr>
              <w:adjustRightInd w:val="0"/>
              <w:jc w:val="center"/>
              <w:textAlignment w:val="baseline"/>
              <w:rPr>
                <w:rFonts w:cs="宋体"/>
                <w:bCs/>
                <w:kern w:val="28"/>
                <w:szCs w:val="21"/>
              </w:rPr>
            </w:pPr>
            <w:r>
              <w:rPr>
                <w:rFonts w:hint="eastAsia" w:cs="宋体"/>
                <w:bCs/>
                <w:kern w:val="28"/>
                <w:szCs w:val="21"/>
              </w:rPr>
              <w:t>用途</w:t>
            </w:r>
          </w:p>
        </w:tc>
        <w:tc>
          <w:tcPr>
            <w:tcW w:w="1081" w:type="pct"/>
            <w:vAlign w:val="center"/>
          </w:tcPr>
          <w:p w14:paraId="3670CD3A">
            <w:pPr>
              <w:adjustRightInd w:val="0"/>
              <w:jc w:val="center"/>
              <w:textAlignment w:val="baseline"/>
              <w:rPr>
                <w:rFonts w:cs="宋体"/>
                <w:bCs/>
                <w:kern w:val="28"/>
                <w:szCs w:val="21"/>
              </w:rPr>
            </w:pPr>
            <w:r>
              <w:rPr>
                <w:rFonts w:hint="eastAsia" w:cs="宋体"/>
                <w:bCs/>
                <w:kern w:val="28"/>
                <w:szCs w:val="21"/>
              </w:rPr>
              <w:t>设备型号</w:t>
            </w:r>
          </w:p>
        </w:tc>
        <w:tc>
          <w:tcPr>
            <w:tcW w:w="894" w:type="pct"/>
            <w:vAlign w:val="center"/>
          </w:tcPr>
          <w:p w14:paraId="207E05B6">
            <w:pPr>
              <w:adjustRightInd w:val="0"/>
              <w:jc w:val="center"/>
              <w:textAlignment w:val="baseline"/>
              <w:rPr>
                <w:rFonts w:cs="宋体"/>
                <w:bCs/>
                <w:kern w:val="28"/>
                <w:szCs w:val="21"/>
              </w:rPr>
            </w:pPr>
            <w:r>
              <w:rPr>
                <w:rFonts w:hint="eastAsia" w:cs="宋体"/>
                <w:bCs/>
                <w:kern w:val="28"/>
                <w:szCs w:val="21"/>
              </w:rPr>
              <w:t>技术要求/精度</w:t>
            </w:r>
          </w:p>
        </w:tc>
        <w:tc>
          <w:tcPr>
            <w:tcW w:w="704" w:type="pct"/>
            <w:vAlign w:val="center"/>
          </w:tcPr>
          <w:p w14:paraId="1DADD037">
            <w:pPr>
              <w:adjustRightInd w:val="0"/>
              <w:spacing w:line="480" w:lineRule="auto"/>
              <w:jc w:val="center"/>
              <w:textAlignment w:val="baseline"/>
              <w:rPr>
                <w:rFonts w:cs="宋体"/>
                <w:bCs/>
                <w:kern w:val="28"/>
                <w:szCs w:val="21"/>
              </w:rPr>
            </w:pPr>
            <w:r>
              <w:rPr>
                <w:rFonts w:hint="eastAsia" w:cs="宋体"/>
                <w:bCs/>
                <w:kern w:val="28"/>
                <w:szCs w:val="21"/>
              </w:rPr>
              <w:t>校验方式</w:t>
            </w:r>
          </w:p>
        </w:tc>
      </w:tr>
      <w:tr w14:paraId="3556C0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5FE3DC04">
            <w:pPr>
              <w:pStyle w:val="32"/>
              <w:numPr>
                <w:ilvl w:val="0"/>
                <w:numId w:val="46"/>
              </w:numPr>
              <w:adjustRightInd w:val="0"/>
              <w:ind w:left="0" w:firstLine="0" w:firstLineChars="0"/>
              <w:jc w:val="center"/>
              <w:textAlignment w:val="baseline"/>
              <w:rPr>
                <w:rFonts w:cs="宋体"/>
                <w:kern w:val="28"/>
                <w:szCs w:val="21"/>
              </w:rPr>
            </w:pPr>
          </w:p>
        </w:tc>
        <w:tc>
          <w:tcPr>
            <w:tcW w:w="972" w:type="pct"/>
            <w:vAlign w:val="center"/>
          </w:tcPr>
          <w:p w14:paraId="437C6FC7">
            <w:pPr>
              <w:adjustRightInd w:val="0"/>
              <w:jc w:val="center"/>
              <w:textAlignment w:val="baseline"/>
              <w:rPr>
                <w:rFonts w:cs="宋体"/>
                <w:kern w:val="0"/>
                <w:szCs w:val="21"/>
              </w:rPr>
            </w:pPr>
            <w:r>
              <w:rPr>
                <w:rFonts w:hint="eastAsia"/>
                <w:szCs w:val="21"/>
              </w:rPr>
              <w:t>X-Y</w:t>
            </w:r>
            <w:r>
              <w:rPr>
                <w:szCs w:val="21"/>
              </w:rPr>
              <w:t>记录仪</w:t>
            </w:r>
          </w:p>
        </w:tc>
        <w:tc>
          <w:tcPr>
            <w:tcW w:w="989" w:type="pct"/>
            <w:vAlign w:val="center"/>
          </w:tcPr>
          <w:p w14:paraId="17D8F578">
            <w:pPr>
              <w:adjustRightInd w:val="0"/>
              <w:jc w:val="center"/>
              <w:textAlignment w:val="baseline"/>
              <w:rPr>
                <w:rFonts w:cs="宋体"/>
                <w:kern w:val="28"/>
                <w:szCs w:val="21"/>
              </w:rPr>
            </w:pPr>
            <w:r>
              <w:rPr>
                <w:rFonts w:hint="eastAsia" w:cs="宋体"/>
                <w:kern w:val="28"/>
                <w:szCs w:val="21"/>
              </w:rPr>
              <w:t>产品功能性能测试</w:t>
            </w:r>
          </w:p>
        </w:tc>
        <w:tc>
          <w:tcPr>
            <w:tcW w:w="1081" w:type="pct"/>
            <w:vAlign w:val="center"/>
          </w:tcPr>
          <w:p w14:paraId="794DBDB4">
            <w:pPr>
              <w:adjustRightInd w:val="0"/>
              <w:jc w:val="center"/>
              <w:textAlignment w:val="baseline"/>
              <w:rPr>
                <w:rFonts w:cs="宋体"/>
                <w:kern w:val="28"/>
                <w:szCs w:val="21"/>
              </w:rPr>
            </w:pPr>
            <w:r>
              <w:rPr>
                <w:rFonts w:hint="eastAsia" w:cs="宋体"/>
                <w:kern w:val="28"/>
                <w:szCs w:val="21"/>
              </w:rPr>
              <w:t>TBC</w:t>
            </w:r>
          </w:p>
        </w:tc>
        <w:tc>
          <w:tcPr>
            <w:tcW w:w="1711" w:type="dxa"/>
            <w:vAlign w:val="center"/>
          </w:tcPr>
          <w:p w14:paraId="36739CAD">
            <w:pPr>
              <w:adjustRightInd w:val="0"/>
              <w:jc w:val="center"/>
              <w:textAlignment w:val="baseline"/>
              <w:rPr>
                <w:rFonts w:cs="宋体"/>
                <w:kern w:val="0"/>
                <w:szCs w:val="21"/>
              </w:rPr>
            </w:pPr>
            <w:r>
              <w:rPr>
                <w:rFonts w:hint="eastAsia" w:cs="宋体"/>
                <w:kern w:val="28"/>
                <w:szCs w:val="21"/>
              </w:rPr>
              <w:t>/</w:t>
            </w:r>
          </w:p>
        </w:tc>
        <w:tc>
          <w:tcPr>
            <w:tcW w:w="1348" w:type="dxa"/>
            <w:vAlign w:val="center"/>
          </w:tcPr>
          <w:p w14:paraId="0C4E5D1C">
            <w:pPr>
              <w:adjustRightInd w:val="0"/>
              <w:jc w:val="center"/>
              <w:textAlignment w:val="baseline"/>
              <w:rPr>
                <w:rFonts w:cs="宋体"/>
                <w:kern w:val="0"/>
                <w:szCs w:val="21"/>
              </w:rPr>
            </w:pPr>
            <w:r>
              <w:rPr>
                <w:rFonts w:hint="eastAsia" w:cs="宋体"/>
                <w:kern w:val="0"/>
                <w:szCs w:val="21"/>
              </w:rPr>
              <w:t>定检</w:t>
            </w:r>
          </w:p>
        </w:tc>
      </w:tr>
      <w:tr w14:paraId="146599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5C31688D">
            <w:pPr>
              <w:pStyle w:val="32"/>
              <w:numPr>
                <w:ilvl w:val="0"/>
                <w:numId w:val="46"/>
              </w:numPr>
              <w:adjustRightInd w:val="0"/>
              <w:ind w:left="0" w:firstLine="0" w:firstLineChars="0"/>
              <w:jc w:val="center"/>
              <w:textAlignment w:val="baseline"/>
              <w:rPr>
                <w:rFonts w:cs="宋体"/>
                <w:kern w:val="28"/>
                <w:szCs w:val="21"/>
              </w:rPr>
            </w:pPr>
          </w:p>
        </w:tc>
        <w:tc>
          <w:tcPr>
            <w:tcW w:w="972" w:type="pct"/>
            <w:vAlign w:val="center"/>
          </w:tcPr>
          <w:p w14:paraId="6E84BEA3">
            <w:pPr>
              <w:adjustRightInd w:val="0"/>
              <w:jc w:val="center"/>
              <w:textAlignment w:val="baseline"/>
              <w:rPr>
                <w:rFonts w:cs="宋体"/>
                <w:kern w:val="28"/>
                <w:szCs w:val="21"/>
              </w:rPr>
            </w:pPr>
            <w:r>
              <w:rPr>
                <w:rFonts w:hint="eastAsia"/>
                <w:szCs w:val="21"/>
              </w:rPr>
              <w:t>信号</w:t>
            </w:r>
            <w:r>
              <w:rPr>
                <w:szCs w:val="21"/>
              </w:rPr>
              <w:t>放大器</w:t>
            </w:r>
          </w:p>
        </w:tc>
        <w:tc>
          <w:tcPr>
            <w:tcW w:w="989" w:type="pct"/>
            <w:vAlign w:val="center"/>
          </w:tcPr>
          <w:p w14:paraId="7592761D">
            <w:pPr>
              <w:adjustRightInd w:val="0"/>
              <w:jc w:val="center"/>
              <w:textAlignment w:val="baseline"/>
              <w:rPr>
                <w:rFonts w:cs="宋体"/>
                <w:kern w:val="28"/>
                <w:szCs w:val="21"/>
              </w:rPr>
            </w:pPr>
            <w:r>
              <w:rPr>
                <w:rFonts w:hint="eastAsia" w:cs="宋体"/>
                <w:kern w:val="28"/>
                <w:szCs w:val="21"/>
              </w:rPr>
              <w:t>产品功能性能测试</w:t>
            </w:r>
          </w:p>
        </w:tc>
        <w:tc>
          <w:tcPr>
            <w:tcW w:w="1081" w:type="pct"/>
            <w:vAlign w:val="center"/>
          </w:tcPr>
          <w:p w14:paraId="0ECA1CF7">
            <w:pPr>
              <w:adjustRightInd w:val="0"/>
              <w:jc w:val="center"/>
              <w:textAlignment w:val="baseline"/>
              <w:rPr>
                <w:rFonts w:cs="宋体"/>
                <w:kern w:val="28"/>
                <w:szCs w:val="21"/>
              </w:rPr>
            </w:pPr>
            <w:r>
              <w:rPr>
                <w:rFonts w:hint="eastAsia" w:cs="宋体"/>
                <w:kern w:val="28"/>
                <w:szCs w:val="21"/>
              </w:rPr>
              <w:t>TBC</w:t>
            </w:r>
          </w:p>
        </w:tc>
        <w:tc>
          <w:tcPr>
            <w:tcW w:w="1711" w:type="dxa"/>
            <w:vAlign w:val="center"/>
          </w:tcPr>
          <w:p w14:paraId="7AC5EEE4">
            <w:pPr>
              <w:adjustRightInd w:val="0"/>
              <w:jc w:val="center"/>
              <w:textAlignment w:val="baseline"/>
              <w:rPr>
                <w:szCs w:val="21"/>
              </w:rPr>
            </w:pPr>
            <w:r>
              <w:rPr>
                <w:rFonts w:hint="eastAsia" w:cs="宋体"/>
                <w:kern w:val="28"/>
                <w:szCs w:val="21"/>
              </w:rPr>
              <w:t>/</w:t>
            </w:r>
          </w:p>
        </w:tc>
        <w:tc>
          <w:tcPr>
            <w:tcW w:w="1348" w:type="dxa"/>
            <w:vAlign w:val="center"/>
          </w:tcPr>
          <w:p w14:paraId="166AA5C1">
            <w:pPr>
              <w:adjustRightInd w:val="0"/>
              <w:jc w:val="center"/>
              <w:textAlignment w:val="baseline"/>
              <w:rPr>
                <w:rFonts w:cs="宋体"/>
                <w:kern w:val="28"/>
                <w:szCs w:val="21"/>
              </w:rPr>
            </w:pPr>
            <w:r>
              <w:rPr>
                <w:rFonts w:hint="eastAsia" w:cs="宋体"/>
                <w:kern w:val="0"/>
                <w:szCs w:val="21"/>
              </w:rPr>
              <w:t>定检</w:t>
            </w:r>
          </w:p>
        </w:tc>
      </w:tr>
      <w:tr w14:paraId="07BCB1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18C1B303">
            <w:pPr>
              <w:pStyle w:val="32"/>
              <w:numPr>
                <w:ilvl w:val="0"/>
                <w:numId w:val="46"/>
              </w:numPr>
              <w:adjustRightInd w:val="0"/>
              <w:ind w:left="0" w:firstLine="0" w:firstLineChars="0"/>
              <w:jc w:val="center"/>
              <w:textAlignment w:val="baseline"/>
              <w:rPr>
                <w:rFonts w:cs="宋体"/>
                <w:kern w:val="28"/>
                <w:szCs w:val="21"/>
              </w:rPr>
            </w:pPr>
          </w:p>
        </w:tc>
        <w:tc>
          <w:tcPr>
            <w:tcW w:w="972" w:type="pct"/>
            <w:vAlign w:val="center"/>
          </w:tcPr>
          <w:p w14:paraId="59FD3150">
            <w:pPr>
              <w:adjustRightInd w:val="0"/>
              <w:jc w:val="center"/>
              <w:textAlignment w:val="baseline"/>
              <w:rPr>
                <w:rFonts w:cs="宋体"/>
                <w:kern w:val="28"/>
                <w:szCs w:val="21"/>
              </w:rPr>
            </w:pPr>
            <w:r>
              <w:rPr>
                <w:rFonts w:hint="eastAsia"/>
                <w:szCs w:val="21"/>
              </w:rPr>
              <w:t>液压</w:t>
            </w:r>
            <w:r>
              <w:rPr>
                <w:szCs w:val="21"/>
              </w:rPr>
              <w:t>试验台架</w:t>
            </w:r>
          </w:p>
        </w:tc>
        <w:tc>
          <w:tcPr>
            <w:tcW w:w="989" w:type="pct"/>
            <w:vAlign w:val="center"/>
          </w:tcPr>
          <w:p w14:paraId="61599EE1">
            <w:pPr>
              <w:adjustRightInd w:val="0"/>
              <w:jc w:val="center"/>
              <w:textAlignment w:val="baseline"/>
              <w:rPr>
                <w:rFonts w:cs="宋体"/>
                <w:kern w:val="28"/>
                <w:szCs w:val="21"/>
              </w:rPr>
            </w:pPr>
            <w:r>
              <w:rPr>
                <w:rFonts w:hint="eastAsia" w:cs="宋体"/>
                <w:kern w:val="28"/>
                <w:szCs w:val="21"/>
              </w:rPr>
              <w:t>产品功能性能测试</w:t>
            </w:r>
          </w:p>
        </w:tc>
        <w:tc>
          <w:tcPr>
            <w:tcW w:w="1081" w:type="pct"/>
            <w:vAlign w:val="center"/>
          </w:tcPr>
          <w:p w14:paraId="46310F41">
            <w:pPr>
              <w:adjustRightInd w:val="0"/>
              <w:jc w:val="center"/>
              <w:textAlignment w:val="baseline"/>
              <w:rPr>
                <w:rFonts w:cs="宋体"/>
                <w:kern w:val="28"/>
                <w:szCs w:val="21"/>
              </w:rPr>
            </w:pPr>
            <w:r>
              <w:rPr>
                <w:rFonts w:hint="eastAsia" w:cs="宋体"/>
                <w:kern w:val="28"/>
                <w:szCs w:val="21"/>
              </w:rPr>
              <w:t>TBC</w:t>
            </w:r>
          </w:p>
        </w:tc>
        <w:tc>
          <w:tcPr>
            <w:tcW w:w="1711" w:type="dxa"/>
            <w:vAlign w:val="center"/>
          </w:tcPr>
          <w:p w14:paraId="63231192">
            <w:pPr>
              <w:adjustRightInd w:val="0"/>
              <w:jc w:val="center"/>
              <w:textAlignment w:val="baseline"/>
              <w:rPr>
                <w:szCs w:val="21"/>
              </w:rPr>
            </w:pPr>
            <w:r>
              <w:rPr>
                <w:rFonts w:hint="eastAsia" w:cs="宋体"/>
                <w:kern w:val="28"/>
                <w:szCs w:val="21"/>
              </w:rPr>
              <w:t>/</w:t>
            </w:r>
          </w:p>
        </w:tc>
        <w:tc>
          <w:tcPr>
            <w:tcW w:w="1348" w:type="dxa"/>
            <w:vAlign w:val="center"/>
          </w:tcPr>
          <w:p w14:paraId="5365E987">
            <w:pPr>
              <w:adjustRightInd w:val="0"/>
              <w:jc w:val="center"/>
              <w:textAlignment w:val="baseline"/>
              <w:rPr>
                <w:rFonts w:cs="宋体"/>
                <w:kern w:val="28"/>
                <w:szCs w:val="21"/>
              </w:rPr>
            </w:pPr>
            <w:r>
              <w:rPr>
                <w:rFonts w:hint="eastAsia" w:cs="宋体"/>
                <w:kern w:val="0"/>
                <w:szCs w:val="21"/>
              </w:rPr>
              <w:t>定检</w:t>
            </w:r>
          </w:p>
        </w:tc>
      </w:tr>
      <w:tr w14:paraId="5E3DDF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6CF4D320">
            <w:pPr>
              <w:pStyle w:val="32"/>
              <w:numPr>
                <w:ilvl w:val="0"/>
                <w:numId w:val="46"/>
              </w:numPr>
              <w:adjustRightInd w:val="0"/>
              <w:ind w:left="0" w:firstLine="0" w:firstLineChars="0"/>
              <w:jc w:val="center"/>
              <w:textAlignment w:val="baseline"/>
              <w:rPr>
                <w:rFonts w:cs="宋体"/>
                <w:kern w:val="28"/>
                <w:szCs w:val="21"/>
              </w:rPr>
            </w:pPr>
          </w:p>
        </w:tc>
        <w:tc>
          <w:tcPr>
            <w:tcW w:w="972" w:type="pct"/>
            <w:vAlign w:val="center"/>
          </w:tcPr>
          <w:p w14:paraId="07546F76">
            <w:pPr>
              <w:adjustRightInd w:val="0"/>
              <w:jc w:val="center"/>
              <w:textAlignment w:val="baseline"/>
              <w:rPr>
                <w:szCs w:val="21"/>
              </w:rPr>
            </w:pPr>
            <w:r>
              <w:rPr>
                <w:rFonts w:hint="eastAsia"/>
                <w:szCs w:val="21"/>
              </w:rPr>
              <w:t>流量计</w:t>
            </w:r>
          </w:p>
        </w:tc>
        <w:tc>
          <w:tcPr>
            <w:tcW w:w="989" w:type="pct"/>
            <w:vAlign w:val="center"/>
          </w:tcPr>
          <w:p w14:paraId="4D44A6A8">
            <w:pPr>
              <w:adjustRightInd w:val="0"/>
              <w:jc w:val="center"/>
              <w:textAlignment w:val="baseline"/>
              <w:rPr>
                <w:rFonts w:cs="宋体"/>
                <w:kern w:val="28"/>
                <w:szCs w:val="21"/>
              </w:rPr>
            </w:pPr>
          </w:p>
        </w:tc>
        <w:tc>
          <w:tcPr>
            <w:tcW w:w="1081" w:type="pct"/>
            <w:vAlign w:val="center"/>
          </w:tcPr>
          <w:p w14:paraId="5DBA5BFD">
            <w:pPr>
              <w:adjustRightInd w:val="0"/>
              <w:jc w:val="center"/>
              <w:textAlignment w:val="baseline"/>
              <w:rPr>
                <w:szCs w:val="21"/>
              </w:rPr>
            </w:pPr>
            <w:r>
              <w:rPr>
                <w:rFonts w:hint="eastAsia" w:cs="宋体"/>
                <w:kern w:val="28"/>
                <w:szCs w:val="21"/>
              </w:rPr>
              <w:t>TBC</w:t>
            </w:r>
          </w:p>
        </w:tc>
        <w:tc>
          <w:tcPr>
            <w:tcW w:w="1711" w:type="dxa"/>
            <w:vAlign w:val="center"/>
          </w:tcPr>
          <w:p w14:paraId="5167D466">
            <w:pPr>
              <w:adjustRightInd w:val="0"/>
              <w:jc w:val="center"/>
              <w:textAlignment w:val="baseline"/>
              <w:rPr>
                <w:szCs w:val="21"/>
              </w:rPr>
            </w:pPr>
            <w:r>
              <w:rPr>
                <w:rFonts w:hint="eastAsia" w:cs="宋体"/>
                <w:kern w:val="28"/>
                <w:szCs w:val="21"/>
              </w:rPr>
              <w:t>/</w:t>
            </w:r>
          </w:p>
        </w:tc>
        <w:tc>
          <w:tcPr>
            <w:tcW w:w="1348" w:type="dxa"/>
            <w:vAlign w:val="center"/>
          </w:tcPr>
          <w:p w14:paraId="174C1E94">
            <w:pPr>
              <w:adjustRightInd w:val="0"/>
              <w:jc w:val="center"/>
              <w:textAlignment w:val="baseline"/>
              <w:rPr>
                <w:rFonts w:cs="宋体"/>
                <w:kern w:val="28"/>
                <w:szCs w:val="21"/>
              </w:rPr>
            </w:pPr>
            <w:r>
              <w:rPr>
                <w:rFonts w:hint="eastAsia" w:cs="宋体"/>
                <w:kern w:val="0"/>
                <w:szCs w:val="21"/>
              </w:rPr>
              <w:t>定检</w:t>
            </w:r>
          </w:p>
        </w:tc>
      </w:tr>
      <w:tr w14:paraId="29CFFE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06A93DD1">
            <w:pPr>
              <w:pStyle w:val="32"/>
              <w:numPr>
                <w:ilvl w:val="0"/>
                <w:numId w:val="46"/>
              </w:numPr>
              <w:adjustRightInd w:val="0"/>
              <w:ind w:left="0" w:firstLine="0" w:firstLineChars="0"/>
              <w:jc w:val="center"/>
              <w:textAlignment w:val="baseline"/>
              <w:rPr>
                <w:rFonts w:cs="宋体"/>
                <w:kern w:val="28"/>
                <w:szCs w:val="21"/>
              </w:rPr>
            </w:pPr>
          </w:p>
        </w:tc>
        <w:tc>
          <w:tcPr>
            <w:tcW w:w="972" w:type="pct"/>
            <w:vAlign w:val="center"/>
          </w:tcPr>
          <w:p w14:paraId="25B51F91">
            <w:pPr>
              <w:adjustRightInd w:val="0"/>
              <w:jc w:val="center"/>
              <w:textAlignment w:val="baseline"/>
              <w:rPr>
                <w:szCs w:val="21"/>
              </w:rPr>
            </w:pPr>
            <w:r>
              <w:rPr>
                <w:rFonts w:hint="eastAsia"/>
              </w:rPr>
              <w:t>军标防尘试验箱（吹尘）</w:t>
            </w:r>
          </w:p>
        </w:tc>
        <w:tc>
          <w:tcPr>
            <w:tcW w:w="989" w:type="pct"/>
            <w:vAlign w:val="center"/>
          </w:tcPr>
          <w:p w14:paraId="3088D0B3">
            <w:pPr>
              <w:adjustRightInd w:val="0"/>
              <w:jc w:val="center"/>
              <w:textAlignment w:val="baseline"/>
              <w:rPr>
                <w:szCs w:val="21"/>
              </w:rPr>
            </w:pPr>
            <w:r>
              <w:rPr>
                <w:rFonts w:hint="eastAsia"/>
                <w:szCs w:val="21"/>
              </w:rPr>
              <w:t>用于砂尘试验</w:t>
            </w:r>
            <w:r>
              <w:rPr>
                <w:szCs w:val="21"/>
              </w:rPr>
              <w:t>试设备</w:t>
            </w:r>
          </w:p>
        </w:tc>
        <w:tc>
          <w:tcPr>
            <w:tcW w:w="1081" w:type="pct"/>
            <w:vAlign w:val="center"/>
          </w:tcPr>
          <w:p w14:paraId="0BBB2066">
            <w:pPr>
              <w:adjustRightInd w:val="0"/>
              <w:jc w:val="center"/>
              <w:textAlignment w:val="baseline"/>
              <w:rPr>
                <w:szCs w:val="21"/>
              </w:rPr>
            </w:pPr>
            <w:r>
              <w:t>ESC-PRO-CC-6000</w:t>
            </w:r>
          </w:p>
        </w:tc>
        <w:tc>
          <w:tcPr>
            <w:tcW w:w="894" w:type="pct"/>
            <w:vAlign w:val="center"/>
          </w:tcPr>
          <w:p w14:paraId="24D69377">
            <w:pPr>
              <w:widowControl/>
              <w:jc w:val="left"/>
            </w:pPr>
            <w:r>
              <w:rPr>
                <w:rFonts w:hint="eastAsia"/>
              </w:rPr>
              <w:t>风速：1.5</w:t>
            </w:r>
            <w:r>
              <w:t>~</w:t>
            </w:r>
            <w:r>
              <w:rPr>
                <w:rFonts w:hint="eastAsia"/>
              </w:rPr>
              <w:t>8.9</w:t>
            </w:r>
            <w:r>
              <w:t>（m/s）</w:t>
            </w:r>
          </w:p>
          <w:p w14:paraId="56E40EBA">
            <w:pPr>
              <w:widowControl/>
              <w:jc w:val="left"/>
            </w:pPr>
            <w:r>
              <w:rPr>
                <w:rFonts w:hint="eastAsia"/>
              </w:rPr>
              <w:t>吹尘浓度：（</w:t>
            </w:r>
            <w:r>
              <w:t>5~</w:t>
            </w:r>
            <w:r>
              <w:rPr>
                <w:rFonts w:hint="eastAsia"/>
              </w:rPr>
              <w:t>10.6</w:t>
            </w:r>
            <w:r>
              <w:t>）g/m3</w:t>
            </w:r>
          </w:p>
          <w:p w14:paraId="0615CEE4">
            <w:pPr>
              <w:widowControl/>
              <w:jc w:val="left"/>
            </w:pPr>
            <w:r>
              <w:rPr>
                <w:rFonts w:hint="eastAsia"/>
              </w:rPr>
              <w:t>温度范围：2</w:t>
            </w:r>
            <w:r>
              <w:t>3~85</w:t>
            </w:r>
            <w:r>
              <w:rPr>
                <w:rFonts w:hint="eastAsia"/>
              </w:rPr>
              <w:t>℃</w:t>
            </w:r>
          </w:p>
          <w:p w14:paraId="0DAEA1BA">
            <w:pPr>
              <w:widowControl/>
              <w:jc w:val="left"/>
            </w:pPr>
            <w:r>
              <w:rPr>
                <w:rFonts w:hint="eastAsia"/>
              </w:rPr>
              <w:t>温度偏差：±2.0℃</w:t>
            </w:r>
          </w:p>
          <w:p w14:paraId="7F7F0614">
            <w:pPr>
              <w:adjustRightInd w:val="0"/>
              <w:jc w:val="center"/>
              <w:textAlignment w:val="baseline"/>
              <w:rPr>
                <w:szCs w:val="21"/>
              </w:rPr>
            </w:pPr>
            <w:r>
              <w:t>湿度范围：</w:t>
            </w:r>
            <w:r>
              <w:rPr>
                <w:rFonts w:hint="eastAsia"/>
              </w:rPr>
              <w:t>＜22</w:t>
            </w:r>
            <w:r>
              <w:t>％RH</w:t>
            </w:r>
          </w:p>
        </w:tc>
        <w:tc>
          <w:tcPr>
            <w:tcW w:w="704" w:type="pct"/>
            <w:vAlign w:val="center"/>
          </w:tcPr>
          <w:p w14:paraId="47191F3B">
            <w:pPr>
              <w:adjustRightInd w:val="0"/>
              <w:jc w:val="center"/>
              <w:textAlignment w:val="baseline"/>
              <w:rPr>
                <w:rFonts w:cs="宋体"/>
                <w:kern w:val="28"/>
                <w:szCs w:val="21"/>
              </w:rPr>
            </w:pPr>
            <w:r>
              <w:rPr>
                <w:rFonts w:hint="eastAsia" w:cs="宋体"/>
                <w:kern w:val="28"/>
                <w:szCs w:val="21"/>
              </w:rPr>
              <w:t>设备校验</w:t>
            </w:r>
          </w:p>
        </w:tc>
      </w:tr>
      <w:tr w14:paraId="3004AC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2B7320BD">
            <w:pPr>
              <w:pStyle w:val="32"/>
              <w:numPr>
                <w:ilvl w:val="0"/>
                <w:numId w:val="46"/>
              </w:numPr>
              <w:adjustRightInd w:val="0"/>
              <w:ind w:left="0" w:firstLine="0" w:firstLineChars="0"/>
              <w:jc w:val="center"/>
              <w:textAlignment w:val="baseline"/>
              <w:rPr>
                <w:rFonts w:cs="宋体"/>
                <w:kern w:val="28"/>
                <w:szCs w:val="21"/>
              </w:rPr>
            </w:pPr>
          </w:p>
        </w:tc>
        <w:tc>
          <w:tcPr>
            <w:tcW w:w="972" w:type="pct"/>
            <w:vAlign w:val="center"/>
          </w:tcPr>
          <w:p w14:paraId="7ABBC24E">
            <w:pPr>
              <w:adjustRightInd w:val="0"/>
              <w:jc w:val="center"/>
              <w:textAlignment w:val="baseline"/>
              <w:rPr>
                <w:szCs w:val="21"/>
              </w:rPr>
            </w:pPr>
            <w:r>
              <w:rPr>
                <w:szCs w:val="21"/>
              </w:rPr>
              <w:t>温湿度计</w:t>
            </w:r>
          </w:p>
        </w:tc>
        <w:tc>
          <w:tcPr>
            <w:tcW w:w="989" w:type="pct"/>
            <w:vAlign w:val="center"/>
          </w:tcPr>
          <w:p w14:paraId="101A2DC3">
            <w:pPr>
              <w:adjustRightInd w:val="0"/>
              <w:jc w:val="center"/>
              <w:textAlignment w:val="baseline"/>
              <w:rPr>
                <w:szCs w:val="21"/>
              </w:rPr>
            </w:pPr>
            <w:r>
              <w:rPr>
                <w:rFonts w:hint="eastAsia"/>
                <w:szCs w:val="21"/>
              </w:rPr>
              <w:t>用于测量试验室大气温湿度</w:t>
            </w:r>
          </w:p>
        </w:tc>
        <w:tc>
          <w:tcPr>
            <w:tcW w:w="1081" w:type="pct"/>
            <w:vAlign w:val="center"/>
          </w:tcPr>
          <w:p w14:paraId="575A5C64">
            <w:pPr>
              <w:adjustRightInd w:val="0"/>
              <w:jc w:val="center"/>
              <w:textAlignment w:val="baseline"/>
              <w:rPr>
                <w:szCs w:val="21"/>
              </w:rPr>
            </w:pPr>
            <w:r>
              <w:rPr>
                <w:sz w:val="22"/>
                <w:szCs w:val="22"/>
              </w:rPr>
              <w:t>RE-W1012</w:t>
            </w:r>
          </w:p>
        </w:tc>
        <w:tc>
          <w:tcPr>
            <w:tcW w:w="894" w:type="pct"/>
            <w:vAlign w:val="center"/>
          </w:tcPr>
          <w:p w14:paraId="40975E44">
            <w:pPr>
              <w:adjustRightInd w:val="0"/>
              <w:jc w:val="center"/>
              <w:textAlignment w:val="baseline"/>
              <w:rPr>
                <w:szCs w:val="21"/>
              </w:rPr>
            </w:pPr>
            <w:r>
              <w:rPr>
                <w:rFonts w:hint="eastAsia"/>
                <w:szCs w:val="21"/>
              </w:rPr>
              <w:t>温度范围：10℃~35℃</w:t>
            </w:r>
          </w:p>
          <w:p w14:paraId="0A082CCD">
            <w:pPr>
              <w:adjustRightInd w:val="0"/>
              <w:jc w:val="center"/>
              <w:textAlignment w:val="baseline"/>
              <w:rPr>
                <w:szCs w:val="21"/>
              </w:rPr>
            </w:pPr>
            <w:r>
              <w:rPr>
                <w:rFonts w:hint="eastAsia"/>
                <w:szCs w:val="21"/>
              </w:rPr>
              <w:t>最大误差：0.7℃</w:t>
            </w:r>
          </w:p>
          <w:p w14:paraId="76AB5CA2">
            <w:pPr>
              <w:adjustRightInd w:val="0"/>
              <w:jc w:val="center"/>
              <w:textAlignment w:val="baseline"/>
              <w:rPr>
                <w:szCs w:val="21"/>
              </w:rPr>
            </w:pPr>
            <w:r>
              <w:rPr>
                <w:rFonts w:hint="eastAsia"/>
                <w:szCs w:val="21"/>
              </w:rPr>
              <w:t>湿度范围：20~85%</w:t>
            </w:r>
          </w:p>
          <w:p w14:paraId="270D9A7B">
            <w:pPr>
              <w:adjustRightInd w:val="0"/>
              <w:jc w:val="center"/>
              <w:textAlignment w:val="baseline"/>
              <w:rPr>
                <w:szCs w:val="21"/>
              </w:rPr>
            </w:pPr>
            <w:r>
              <w:rPr>
                <w:rFonts w:hint="eastAsia"/>
                <w:szCs w:val="21"/>
              </w:rPr>
              <w:t>最大误差：4%</w:t>
            </w:r>
          </w:p>
        </w:tc>
        <w:tc>
          <w:tcPr>
            <w:tcW w:w="704" w:type="pct"/>
            <w:vAlign w:val="center"/>
          </w:tcPr>
          <w:p w14:paraId="4FEC1C40">
            <w:pPr>
              <w:adjustRightInd w:val="0"/>
              <w:jc w:val="center"/>
              <w:textAlignment w:val="baseline"/>
              <w:rPr>
                <w:rFonts w:cs="宋体"/>
                <w:kern w:val="28"/>
                <w:szCs w:val="21"/>
              </w:rPr>
            </w:pPr>
            <w:r>
              <w:rPr>
                <w:rFonts w:hint="eastAsia" w:cs="宋体"/>
                <w:kern w:val="28"/>
                <w:szCs w:val="21"/>
              </w:rPr>
              <w:t>设备校验</w:t>
            </w:r>
          </w:p>
        </w:tc>
      </w:tr>
      <w:tr w14:paraId="1E99C8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3E5E5242">
            <w:pPr>
              <w:pStyle w:val="32"/>
              <w:numPr>
                <w:ilvl w:val="0"/>
                <w:numId w:val="46"/>
              </w:numPr>
              <w:adjustRightInd w:val="0"/>
              <w:ind w:left="0" w:firstLine="0" w:firstLineChars="0"/>
              <w:jc w:val="center"/>
              <w:textAlignment w:val="baseline"/>
              <w:rPr>
                <w:rFonts w:cs="宋体"/>
                <w:kern w:val="28"/>
                <w:szCs w:val="21"/>
              </w:rPr>
            </w:pPr>
          </w:p>
        </w:tc>
        <w:tc>
          <w:tcPr>
            <w:tcW w:w="972" w:type="pct"/>
            <w:vAlign w:val="center"/>
          </w:tcPr>
          <w:p w14:paraId="43867E4D">
            <w:pPr>
              <w:adjustRightInd w:val="0"/>
              <w:jc w:val="center"/>
              <w:textAlignment w:val="baseline"/>
              <w:rPr>
                <w:szCs w:val="21"/>
              </w:rPr>
            </w:pPr>
            <w:r>
              <w:rPr>
                <w:rFonts w:eastAsiaTheme="minorEastAsia"/>
                <w:color w:val="000000"/>
                <w:kern w:val="0"/>
                <w:szCs w:val="21"/>
              </w:rPr>
              <w:t>温湿度大气压力表</w:t>
            </w:r>
          </w:p>
        </w:tc>
        <w:tc>
          <w:tcPr>
            <w:tcW w:w="989" w:type="pct"/>
            <w:vAlign w:val="center"/>
          </w:tcPr>
          <w:p w14:paraId="19A81F06">
            <w:pPr>
              <w:adjustRightInd w:val="0"/>
              <w:jc w:val="center"/>
              <w:textAlignment w:val="baseline"/>
              <w:rPr>
                <w:szCs w:val="21"/>
              </w:rPr>
            </w:pPr>
            <w:r>
              <w:rPr>
                <w:rFonts w:hint="eastAsia"/>
                <w:szCs w:val="21"/>
              </w:rPr>
              <w:t>用于测量试验室大气压力</w:t>
            </w:r>
          </w:p>
        </w:tc>
        <w:tc>
          <w:tcPr>
            <w:tcW w:w="1081" w:type="pct"/>
            <w:vAlign w:val="center"/>
          </w:tcPr>
          <w:p w14:paraId="61BAF4DB">
            <w:pPr>
              <w:adjustRightInd w:val="0"/>
              <w:jc w:val="center"/>
              <w:textAlignment w:val="baseline"/>
              <w:rPr>
                <w:szCs w:val="21"/>
              </w:rPr>
            </w:pPr>
            <w:r>
              <w:rPr>
                <w:rFonts w:eastAsiaTheme="minorEastAsia"/>
                <w:color w:val="000000"/>
                <w:kern w:val="0"/>
                <w:szCs w:val="21"/>
              </w:rPr>
              <w:t>TES1160</w:t>
            </w:r>
          </w:p>
        </w:tc>
        <w:tc>
          <w:tcPr>
            <w:tcW w:w="894" w:type="pct"/>
            <w:vAlign w:val="center"/>
          </w:tcPr>
          <w:p w14:paraId="5C5060EE">
            <w:pPr>
              <w:widowControl/>
              <w:jc w:val="left"/>
              <w:rPr>
                <w:rFonts w:eastAsiaTheme="minorEastAsia"/>
                <w:color w:val="000000"/>
                <w:kern w:val="0"/>
                <w:szCs w:val="21"/>
              </w:rPr>
            </w:pPr>
            <w:r>
              <w:rPr>
                <w:rFonts w:eastAsiaTheme="minorEastAsia"/>
                <w:color w:val="000000"/>
                <w:kern w:val="0"/>
                <w:szCs w:val="21"/>
              </w:rPr>
              <w:t>压力范围：（500~1100）hPa</w:t>
            </w:r>
          </w:p>
          <w:p w14:paraId="12A36F78">
            <w:pPr>
              <w:adjustRightInd w:val="0"/>
              <w:jc w:val="center"/>
              <w:textAlignment w:val="baseline"/>
              <w:rPr>
                <w:szCs w:val="21"/>
              </w:rPr>
            </w:pPr>
            <w:r>
              <w:rPr>
                <w:rFonts w:eastAsiaTheme="minorEastAsia"/>
                <w:color w:val="000000"/>
                <w:kern w:val="0"/>
                <w:szCs w:val="21"/>
              </w:rPr>
              <w:t>误差：±5hPa</w:t>
            </w:r>
          </w:p>
        </w:tc>
        <w:tc>
          <w:tcPr>
            <w:tcW w:w="704" w:type="pct"/>
            <w:vAlign w:val="center"/>
          </w:tcPr>
          <w:p w14:paraId="22F7FC61">
            <w:pPr>
              <w:adjustRightInd w:val="0"/>
              <w:jc w:val="center"/>
              <w:textAlignment w:val="baseline"/>
              <w:rPr>
                <w:rFonts w:cs="宋体"/>
                <w:kern w:val="28"/>
                <w:szCs w:val="21"/>
              </w:rPr>
            </w:pPr>
            <w:r>
              <w:rPr>
                <w:rFonts w:hint="eastAsia" w:cs="宋体"/>
                <w:kern w:val="28"/>
                <w:szCs w:val="21"/>
              </w:rPr>
              <w:t>设备校验</w:t>
            </w:r>
          </w:p>
        </w:tc>
      </w:tr>
      <w:tr w14:paraId="34FDDD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0C9C0752">
            <w:pPr>
              <w:pStyle w:val="32"/>
              <w:numPr>
                <w:ilvl w:val="0"/>
                <w:numId w:val="46"/>
              </w:numPr>
              <w:adjustRightInd w:val="0"/>
              <w:ind w:left="0" w:firstLine="0" w:firstLineChars="0"/>
              <w:jc w:val="center"/>
              <w:textAlignment w:val="baseline"/>
              <w:rPr>
                <w:rFonts w:cs="宋体"/>
                <w:kern w:val="28"/>
                <w:szCs w:val="21"/>
              </w:rPr>
            </w:pPr>
          </w:p>
        </w:tc>
        <w:tc>
          <w:tcPr>
            <w:tcW w:w="972" w:type="pct"/>
            <w:vAlign w:val="center"/>
          </w:tcPr>
          <w:p w14:paraId="58D1868A">
            <w:pPr>
              <w:adjustRightInd w:val="0"/>
              <w:jc w:val="center"/>
              <w:textAlignment w:val="baseline"/>
              <w:rPr>
                <w:rFonts w:eastAsiaTheme="minorEastAsia"/>
                <w:color w:val="000000"/>
                <w:kern w:val="0"/>
                <w:szCs w:val="21"/>
              </w:rPr>
            </w:pPr>
            <w:r>
              <w:rPr>
                <w:szCs w:val="21"/>
              </w:rPr>
              <w:t>钢卷尺</w:t>
            </w:r>
          </w:p>
        </w:tc>
        <w:tc>
          <w:tcPr>
            <w:tcW w:w="989" w:type="pct"/>
            <w:vAlign w:val="center"/>
          </w:tcPr>
          <w:p w14:paraId="79234D59">
            <w:pPr>
              <w:adjustRightInd w:val="0"/>
              <w:jc w:val="center"/>
              <w:textAlignment w:val="baseline"/>
              <w:rPr>
                <w:szCs w:val="21"/>
              </w:rPr>
            </w:pPr>
            <w:r>
              <w:rPr>
                <w:szCs w:val="21"/>
              </w:rPr>
              <w:t>用于测量受试设备与试验系统的距离</w:t>
            </w:r>
          </w:p>
        </w:tc>
        <w:tc>
          <w:tcPr>
            <w:tcW w:w="1081" w:type="pct"/>
            <w:vAlign w:val="center"/>
          </w:tcPr>
          <w:p w14:paraId="5A5B3AC7">
            <w:pPr>
              <w:adjustRightInd w:val="0"/>
              <w:jc w:val="center"/>
              <w:textAlignment w:val="baseline"/>
              <w:rPr>
                <w:rFonts w:eastAsiaTheme="minorEastAsia"/>
                <w:color w:val="000000"/>
                <w:kern w:val="0"/>
                <w:szCs w:val="21"/>
              </w:rPr>
            </w:pPr>
            <w:r>
              <w:rPr>
                <w:szCs w:val="21"/>
              </w:rPr>
              <w:t>10m</w:t>
            </w:r>
          </w:p>
        </w:tc>
        <w:tc>
          <w:tcPr>
            <w:tcW w:w="894" w:type="pct"/>
            <w:vAlign w:val="center"/>
          </w:tcPr>
          <w:p w14:paraId="78EAD069">
            <w:pPr>
              <w:widowControl/>
              <w:jc w:val="left"/>
              <w:rPr>
                <w:rFonts w:eastAsiaTheme="minorEastAsia"/>
                <w:color w:val="000000"/>
                <w:kern w:val="0"/>
                <w:szCs w:val="21"/>
              </w:rPr>
            </w:pPr>
            <w:r>
              <w:rPr>
                <w:szCs w:val="21"/>
              </w:rPr>
              <w:t>允差±5.0mm</w:t>
            </w:r>
          </w:p>
        </w:tc>
        <w:tc>
          <w:tcPr>
            <w:tcW w:w="704" w:type="pct"/>
            <w:vAlign w:val="center"/>
          </w:tcPr>
          <w:p w14:paraId="634A5077">
            <w:pPr>
              <w:adjustRightInd w:val="0"/>
              <w:jc w:val="center"/>
              <w:textAlignment w:val="baseline"/>
              <w:rPr>
                <w:rFonts w:cs="宋体"/>
                <w:kern w:val="28"/>
                <w:szCs w:val="21"/>
              </w:rPr>
            </w:pPr>
            <w:r>
              <w:rPr>
                <w:kern w:val="28"/>
                <w:szCs w:val="21"/>
              </w:rPr>
              <w:t>设备校验</w:t>
            </w:r>
          </w:p>
        </w:tc>
      </w:tr>
      <w:tr w14:paraId="71EE0D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000" w:type="pct"/>
            <w:gridSpan w:val="6"/>
            <w:vAlign w:val="center"/>
          </w:tcPr>
          <w:p w14:paraId="0A15B37C">
            <w:pPr>
              <w:adjustRightInd w:val="0"/>
              <w:jc w:val="left"/>
              <w:textAlignment w:val="baseline"/>
              <w:rPr>
                <w:rFonts w:cs="宋体"/>
                <w:iCs/>
                <w:kern w:val="28"/>
                <w:szCs w:val="21"/>
              </w:rPr>
            </w:pPr>
            <w:r>
              <w:rPr>
                <w:rFonts w:hint="eastAsia" w:cs="宋体"/>
                <w:bCs/>
                <w:iCs/>
                <w:kern w:val="28"/>
                <w:szCs w:val="21"/>
              </w:rPr>
              <w:t>注：1.</w:t>
            </w:r>
            <w:r>
              <w:rPr>
                <w:rFonts w:hint="eastAsia" w:cs="宋体"/>
                <w:iCs/>
                <w:kern w:val="0"/>
                <w:szCs w:val="21"/>
              </w:rPr>
              <w:t>若选择的试验设备精度/量程比原试验设备等同或更优</w:t>
            </w:r>
            <w:r>
              <w:rPr>
                <w:rFonts w:hint="eastAsia" w:cs="宋体"/>
                <w:iCs/>
                <w:kern w:val="28"/>
                <w:szCs w:val="21"/>
              </w:rPr>
              <w:t>，则允许更换设备进行试验。</w:t>
            </w:r>
          </w:p>
          <w:p w14:paraId="7D935045">
            <w:pPr>
              <w:adjustRightInd w:val="0"/>
              <w:jc w:val="left"/>
              <w:textAlignment w:val="baseline"/>
              <w:rPr>
                <w:rFonts w:cs="宋体"/>
                <w:iCs/>
                <w:kern w:val="28"/>
                <w:szCs w:val="21"/>
              </w:rPr>
            </w:pPr>
            <w:r>
              <w:rPr>
                <w:rFonts w:hint="eastAsia" w:cs="宋体"/>
                <w:iCs/>
                <w:kern w:val="28"/>
                <w:szCs w:val="21"/>
              </w:rPr>
              <w:t>2．实际使用的设备/仪器，由试验单位记录，并在试验报告中明确，如存在差异，应在试验报告中进行分析。</w:t>
            </w:r>
          </w:p>
          <w:p w14:paraId="177B5810">
            <w:pPr>
              <w:adjustRightInd w:val="0"/>
              <w:jc w:val="left"/>
              <w:textAlignment w:val="baseline"/>
              <w:rPr>
                <w:rFonts w:cs="Calibri"/>
                <w:b/>
                <w:i/>
                <w:kern w:val="28"/>
                <w:szCs w:val="21"/>
              </w:rPr>
            </w:pPr>
            <w:r>
              <w:rPr>
                <w:rFonts w:hint="eastAsia" w:cs="宋体"/>
                <w:bCs/>
                <w:iCs/>
                <w:kern w:val="28"/>
                <w:szCs w:val="21"/>
              </w:rPr>
              <w:t>3</w:t>
            </w:r>
            <w:r>
              <w:rPr>
                <w:rFonts w:hint="eastAsia" w:cs="宋体"/>
                <w:b/>
                <w:iCs/>
                <w:kern w:val="28"/>
                <w:szCs w:val="21"/>
              </w:rPr>
              <w:t>.</w:t>
            </w:r>
            <w:r>
              <w:rPr>
                <w:rFonts w:hint="eastAsia" w:cs="宋体"/>
                <w:iCs/>
                <w:kern w:val="0"/>
                <w:szCs w:val="21"/>
              </w:rPr>
              <w:t>所有未标注数量的设备，默认数量为1。</w:t>
            </w:r>
          </w:p>
        </w:tc>
      </w:tr>
    </w:tbl>
    <w:p w14:paraId="549B9B3E">
      <w:pPr>
        <w:pStyle w:val="27"/>
        <w:rPr>
          <w:lang w:val="zh-CN"/>
        </w:rPr>
      </w:pPr>
      <w:bookmarkStart w:id="346" w:name="_Toc176264475"/>
      <w:r>
        <w:rPr>
          <w:rFonts w:hint="eastAsia"/>
          <w:lang w:val="zh-CN"/>
        </w:rPr>
        <w:t>试验布置和连接</w:t>
      </w:r>
      <w:bookmarkEnd w:id="346"/>
    </w:p>
    <w:p w14:paraId="709F8EEF">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试验前后测试时，按图41将受试设备与测试设备进行连接布置。将受试</w:t>
      </w:r>
      <w:r>
        <w:rPr>
          <w:rFonts w:ascii="Times New Roman" w:hAnsi="Times New Roman" w:cs="宋体"/>
          <w:sz w:val="24"/>
          <w:szCs w:val="21"/>
        </w:rPr>
        <w:t>设备</w:t>
      </w:r>
      <w:r>
        <w:rPr>
          <w:rFonts w:hint="eastAsia" w:ascii="Times New Roman" w:hAnsi="Times New Roman" w:cs="宋体"/>
          <w:sz w:val="24"/>
          <w:szCs w:val="21"/>
        </w:rPr>
        <w:t>安装在试验箱内，受试设备放在试验箱内中心位置，距离箱壁不小于15cm，具体如图42所示。</w:t>
      </w:r>
    </w:p>
    <w:p w14:paraId="343B58DE">
      <w:pPr>
        <w:pStyle w:val="32"/>
        <w:ind w:firstLine="0" w:firstLineChars="0"/>
        <w:jc w:val="center"/>
        <w:rPr>
          <w:rFonts w:ascii="Times New Roman" w:hAnsi="Times New Roman"/>
        </w:rPr>
      </w:pPr>
      <w:r>
        <w:drawing>
          <wp:inline distT="0" distB="0" distL="0" distR="0">
            <wp:extent cx="5019675" cy="5226050"/>
            <wp:effectExtent l="0" t="0" r="0" b="317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017001" cy="5223092"/>
                    </a:xfrm>
                    <a:prstGeom prst="rect">
                      <a:avLst/>
                    </a:prstGeom>
                    <a:noFill/>
                    <a:ln>
                      <a:noFill/>
                    </a:ln>
                  </pic:spPr>
                </pic:pic>
              </a:graphicData>
            </a:graphic>
          </wp:inline>
        </w:drawing>
      </w:r>
    </w:p>
    <w:p w14:paraId="63CD01CE">
      <w:pPr>
        <w:pStyle w:val="61"/>
        <w:numPr>
          <w:ilvl w:val="0"/>
          <w:numId w:val="8"/>
        </w:numPr>
        <w:rPr>
          <w:rFonts w:ascii="黑体" w:hAnsi="黑体" w:cs="宋体"/>
        </w:rPr>
      </w:pPr>
      <w:bookmarkStart w:id="347" w:name="_Toc176262595"/>
      <w:r>
        <w:rPr>
          <w:rFonts w:hint="eastAsia" w:ascii="黑体" w:hAnsi="黑体" w:cs="宋体"/>
        </w:rPr>
        <w:t>砂尘试验连接示意图</w:t>
      </w:r>
      <w:bookmarkEnd w:id="347"/>
    </w:p>
    <w:p w14:paraId="4ACB2EC7">
      <w:pPr>
        <w:pStyle w:val="24"/>
        <w:ind w:firstLine="0" w:firstLineChars="0"/>
        <w:jc w:val="center"/>
        <w:rPr>
          <w:rFonts w:hAnsi="宋体"/>
        </w:rPr>
      </w:pPr>
    </w:p>
    <w:p w14:paraId="6FCE5431">
      <w:pPr>
        <w:pStyle w:val="24"/>
        <w:ind w:firstLine="0" w:firstLineChars="0"/>
        <w:jc w:val="center"/>
        <w:rPr>
          <w:rFonts w:ascii="黑体" w:hAnsi="黑体" w:eastAsia="黑体" w:cs="宋体"/>
          <w:sz w:val="21"/>
        </w:rPr>
      </w:pPr>
      <w:r>
        <w:drawing>
          <wp:inline distT="0" distB="0" distL="0" distR="0">
            <wp:extent cx="3135630" cy="1759585"/>
            <wp:effectExtent l="0" t="0" r="762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44"/>
                    <a:stretch>
                      <a:fillRect/>
                    </a:stretch>
                  </pic:blipFill>
                  <pic:spPr>
                    <a:xfrm>
                      <a:off x="0" y="0"/>
                      <a:ext cx="3176990" cy="1783117"/>
                    </a:xfrm>
                    <a:prstGeom prst="rect">
                      <a:avLst/>
                    </a:prstGeom>
                  </pic:spPr>
                </pic:pic>
              </a:graphicData>
            </a:graphic>
          </wp:inline>
        </w:drawing>
      </w:r>
    </w:p>
    <w:p w14:paraId="5980DC14">
      <w:pPr>
        <w:pStyle w:val="61"/>
        <w:numPr>
          <w:ilvl w:val="0"/>
          <w:numId w:val="8"/>
        </w:numPr>
        <w:rPr>
          <w:rFonts w:ascii="黑体" w:hAnsi="黑体"/>
        </w:rPr>
      </w:pPr>
      <w:bookmarkStart w:id="348" w:name="_Toc176262596"/>
      <w:r>
        <w:rPr>
          <w:rFonts w:hint="eastAsia" w:ascii="黑体" w:hAnsi="黑体" w:cs="宋体"/>
        </w:rPr>
        <w:t>砂尘试验布置</w:t>
      </w:r>
      <w:bookmarkEnd w:id="348"/>
    </w:p>
    <w:p w14:paraId="3F87C3E8">
      <w:pPr>
        <w:pStyle w:val="27"/>
        <w:rPr>
          <w:lang w:val="zh-CN"/>
        </w:rPr>
      </w:pPr>
      <w:bookmarkStart w:id="349" w:name="_Toc176264476"/>
      <w:r>
        <w:rPr>
          <w:rFonts w:hint="eastAsia"/>
          <w:lang w:val="zh-CN"/>
        </w:rPr>
        <w:t>试验件、试验装置（试验前）的制造符合性要求</w:t>
      </w:r>
      <w:bookmarkEnd w:id="349"/>
    </w:p>
    <w:p w14:paraId="5673708C">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试验件状态应满足“6.试验产品/设备说明”构型和产品状态要求，确定试验件按照12.1要求完成了产品验收测试。</w:t>
      </w:r>
    </w:p>
    <w:p w14:paraId="25B19FD3">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确保试验件、陪试件、试验装置，在试验前按照21.3-21.5的要求，进行了相应的安装和连接。</w:t>
      </w:r>
    </w:p>
    <w:p w14:paraId="2A4D29E3">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确保试验人员资质符合“10. 试验人员”的要求。</w:t>
      </w:r>
    </w:p>
    <w:p w14:paraId="6D4CA0D6">
      <w:pPr>
        <w:pStyle w:val="27"/>
        <w:rPr>
          <w:lang w:val="zh-CN"/>
        </w:rPr>
      </w:pPr>
      <w:bookmarkStart w:id="350" w:name="_Toc176264477"/>
      <w:r>
        <w:rPr>
          <w:rFonts w:hint="eastAsia"/>
          <w:lang w:val="zh-CN"/>
        </w:rPr>
        <w:t>试验程序</w:t>
      </w:r>
      <w:bookmarkEnd w:id="350"/>
    </w:p>
    <w:p w14:paraId="2FC31480">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试验人员应在试验环境搭建完成后予以检查确认试验参数设置，待确认满足要求后再开始试验。</w:t>
      </w:r>
    </w:p>
    <w:p w14:paraId="69F6358F">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在附录B检测记录表</w:t>
      </w:r>
      <w:r>
        <w:rPr>
          <w:rFonts w:ascii="Times New Roman" w:hAnsi="Times New Roman" w:cs="宋体"/>
          <w:sz w:val="24"/>
          <w:szCs w:val="21"/>
        </w:rPr>
        <w:t>中</w:t>
      </w:r>
      <w:r>
        <w:rPr>
          <w:rFonts w:hint="eastAsia" w:ascii="Times New Roman" w:hAnsi="Times New Roman" w:cs="宋体"/>
          <w:sz w:val="24"/>
          <w:szCs w:val="21"/>
        </w:rPr>
        <w:t>记录</w:t>
      </w:r>
      <w:r>
        <w:rPr>
          <w:rFonts w:ascii="Times New Roman" w:hAnsi="Times New Roman" w:cs="宋体"/>
          <w:sz w:val="24"/>
          <w:szCs w:val="21"/>
        </w:rPr>
        <w:t>试验设备相关信息及试验开始</w:t>
      </w:r>
      <w:r>
        <w:rPr>
          <w:rFonts w:hint="eastAsia" w:ascii="Times New Roman" w:hAnsi="Times New Roman" w:cs="宋体"/>
          <w:sz w:val="24"/>
          <w:szCs w:val="21"/>
        </w:rPr>
        <w:t>和结束</w:t>
      </w:r>
      <w:r>
        <w:rPr>
          <w:rFonts w:ascii="Times New Roman" w:hAnsi="Times New Roman" w:cs="宋体"/>
          <w:sz w:val="24"/>
          <w:szCs w:val="21"/>
        </w:rPr>
        <w:t>时间等内容，根据试验程序计算每次温度</w:t>
      </w:r>
      <w:r>
        <w:rPr>
          <w:rFonts w:hint="eastAsia" w:ascii="Times New Roman" w:hAnsi="Times New Roman" w:cs="宋体"/>
          <w:sz w:val="24"/>
          <w:szCs w:val="21"/>
        </w:rPr>
        <w:t>变化</w:t>
      </w:r>
      <w:r>
        <w:rPr>
          <w:rFonts w:ascii="Times New Roman" w:hAnsi="Times New Roman" w:cs="宋体"/>
          <w:sz w:val="24"/>
          <w:szCs w:val="21"/>
        </w:rPr>
        <w:t>的时间节点，定时</w:t>
      </w:r>
      <w:r>
        <w:rPr>
          <w:rFonts w:hint="eastAsia" w:ascii="Times New Roman" w:hAnsi="Times New Roman" w:cs="宋体"/>
          <w:sz w:val="24"/>
          <w:szCs w:val="21"/>
        </w:rPr>
        <w:t>巡查</w:t>
      </w:r>
      <w:r>
        <w:rPr>
          <w:rFonts w:ascii="Times New Roman" w:hAnsi="Times New Roman" w:cs="宋体"/>
          <w:sz w:val="24"/>
          <w:szCs w:val="21"/>
        </w:rPr>
        <w:t>试验设备运行状态</w:t>
      </w:r>
      <w:r>
        <w:rPr>
          <w:rFonts w:hint="eastAsia" w:ascii="Times New Roman" w:hAnsi="Times New Roman" w:cs="宋体"/>
          <w:sz w:val="24"/>
          <w:szCs w:val="21"/>
        </w:rPr>
        <w:t>。</w:t>
      </w:r>
    </w:p>
    <w:p w14:paraId="25719E98">
      <w:pPr>
        <w:pStyle w:val="24"/>
        <w:numPr>
          <w:ilvl w:val="0"/>
          <w:numId w:val="47"/>
        </w:numPr>
        <w:ind w:firstLineChars="0"/>
      </w:pPr>
      <w:r>
        <w:rPr>
          <w:rFonts w:hint="eastAsia" w:cs="宋体"/>
        </w:rPr>
        <w:t>在试验室环境下将受试设备按照图41和图42所示安装于试验箱内，并按12.2章节要求进行QPAT1-1和QPAT2检查并记录检测数据</w:t>
      </w:r>
      <w:r>
        <w:rPr>
          <w:rFonts w:hint="eastAsia"/>
        </w:rPr>
        <w:t>；</w:t>
      </w:r>
    </w:p>
    <w:p w14:paraId="12DDF96D">
      <w:pPr>
        <w:pStyle w:val="24"/>
        <w:numPr>
          <w:ilvl w:val="0"/>
          <w:numId w:val="47"/>
        </w:numPr>
        <w:ind w:firstLineChars="0"/>
        <w:rPr>
          <w:rFonts w:cs="宋体"/>
        </w:rPr>
      </w:pPr>
      <w:r>
        <w:rPr>
          <w:rFonts w:hint="eastAsia"/>
        </w:rPr>
        <w:t>使受试设备</w:t>
      </w:r>
      <w:r>
        <w:t>处于工作状态1</w:t>
      </w:r>
      <w:r>
        <w:rPr>
          <w:rFonts w:hint="eastAsia"/>
        </w:rPr>
        <w:t>，</w:t>
      </w:r>
      <w:r>
        <w:rPr>
          <w:rFonts w:hint="eastAsia" w:cs="宋体"/>
        </w:rPr>
        <w:t>吹入试验箱内尘的浓度应达到并保持在3.5 g/m</w:t>
      </w:r>
      <w:r>
        <w:rPr>
          <w:rFonts w:hint="eastAsia" w:cs="宋体"/>
          <w:vertAlign w:val="superscript"/>
        </w:rPr>
        <w:t>3</w:t>
      </w:r>
      <w:r>
        <w:rPr>
          <w:rFonts w:hint="eastAsia" w:cs="宋体"/>
        </w:rPr>
        <w:t>～8.8g/m</w:t>
      </w:r>
      <w:r>
        <w:rPr>
          <w:rFonts w:hint="eastAsia" w:cs="宋体"/>
          <w:vertAlign w:val="superscript"/>
        </w:rPr>
        <w:t>3</w:t>
      </w:r>
      <w:r>
        <w:rPr>
          <w:rFonts w:hint="eastAsia" w:cs="宋体"/>
        </w:rPr>
        <w:t>，二氧化硅的含量应为97％～99％，吹尘气流速度保持在（0.5～2.4）m/s；</w:t>
      </w:r>
    </w:p>
    <w:p w14:paraId="68B673A8">
      <w:pPr>
        <w:pStyle w:val="24"/>
        <w:numPr>
          <w:ilvl w:val="0"/>
          <w:numId w:val="47"/>
        </w:numPr>
        <w:ind w:firstLineChars="0"/>
        <w:rPr>
          <w:rFonts w:cs="宋体"/>
        </w:rPr>
      </w:pPr>
      <w:r>
        <w:rPr>
          <w:rFonts w:hint="eastAsia" w:cs="宋体"/>
        </w:rPr>
        <w:t>试验箱内温度保持在（25±2）℃，相对湿热不大于30%，使设备依次沿每一正交轴的每一方向经受1h的暴露；</w:t>
      </w:r>
    </w:p>
    <w:p w14:paraId="3A7FE28D">
      <w:pPr>
        <w:pStyle w:val="24"/>
        <w:numPr>
          <w:ilvl w:val="0"/>
          <w:numId w:val="47"/>
        </w:numPr>
        <w:ind w:firstLineChars="0"/>
        <w:rPr>
          <w:rFonts w:cs="宋体"/>
        </w:rPr>
      </w:pPr>
      <w:r>
        <w:rPr>
          <w:rFonts w:hint="eastAsia" w:cs="宋体"/>
        </w:rPr>
        <w:t>试验箱内温度升到（55±2）℃，相对湿热不大于30%，使设备依次沿每一正交轴的每一方向经受1h的暴露；</w:t>
      </w:r>
    </w:p>
    <w:p w14:paraId="572311FD">
      <w:pPr>
        <w:pStyle w:val="24"/>
        <w:numPr>
          <w:ilvl w:val="0"/>
          <w:numId w:val="47"/>
        </w:numPr>
        <w:ind w:firstLineChars="0"/>
        <w:rPr>
          <w:rFonts w:cs="宋体"/>
        </w:rPr>
      </w:pPr>
      <w:r>
        <w:rPr>
          <w:rFonts w:hint="eastAsia" w:cs="宋体"/>
        </w:rPr>
        <w:t>暴露周期结束后，设备从试验箱中取出，冷却到室温；</w:t>
      </w:r>
    </w:p>
    <w:p w14:paraId="7775FDC9">
      <w:pPr>
        <w:pStyle w:val="24"/>
        <w:numPr>
          <w:ilvl w:val="0"/>
          <w:numId w:val="47"/>
        </w:numPr>
        <w:ind w:firstLineChars="0"/>
        <w:rPr>
          <w:rFonts w:cs="宋体"/>
        </w:rPr>
      </w:pPr>
      <w:r>
        <w:rPr>
          <w:rFonts w:hint="eastAsia" w:cs="宋体"/>
        </w:rPr>
        <w:t>用刷、擦或摇晃的方法去除积聚在产品外表面的尘，注意避免多余尘粒进入设备内部，决不能用吹风或真空吸尘的方法清除设备上的尘粒；</w:t>
      </w:r>
    </w:p>
    <w:p w14:paraId="0495F0EC">
      <w:pPr>
        <w:pStyle w:val="24"/>
        <w:numPr>
          <w:ilvl w:val="0"/>
          <w:numId w:val="47"/>
        </w:numPr>
        <w:ind w:firstLineChars="0"/>
      </w:pPr>
      <w:r>
        <w:rPr>
          <w:rFonts w:hint="eastAsia" w:cs="宋体"/>
        </w:rPr>
        <w:t>在试验室环境下，按照12.2章节要求进行QPAT1-5和QPAT2检查并记录检测数据</w:t>
      </w:r>
      <w:r>
        <w:rPr>
          <w:rFonts w:hint="eastAsia"/>
        </w:rPr>
        <w:t>。</w:t>
      </w:r>
    </w:p>
    <w:p w14:paraId="07484C9A">
      <w:pPr>
        <w:pStyle w:val="27"/>
        <w:rPr>
          <w:lang w:val="zh-CN"/>
        </w:rPr>
      </w:pPr>
      <w:bookmarkStart w:id="351" w:name="_Toc176264478"/>
      <w:r>
        <w:rPr>
          <w:rFonts w:hint="eastAsia"/>
          <w:lang w:val="zh-CN"/>
        </w:rPr>
        <w:t>试验判据</w:t>
      </w:r>
      <w:bookmarkEnd w:id="351"/>
    </w:p>
    <w:p w14:paraId="7BAF72A1">
      <w:pPr>
        <w:pStyle w:val="32"/>
        <w:spacing w:line="360" w:lineRule="auto"/>
        <w:ind w:firstLine="480"/>
        <w:rPr>
          <w:rFonts w:ascii="Times New Roman" w:hAnsi="Times New Roman" w:cs="宋体"/>
          <w:sz w:val="24"/>
          <w:szCs w:val="24"/>
        </w:rPr>
      </w:pPr>
      <w:r>
        <w:rPr>
          <w:rFonts w:hint="eastAsia" w:ascii="Times New Roman" w:hAnsi="Times New Roman" w:cs="宋体"/>
          <w:sz w:val="24"/>
          <w:szCs w:val="24"/>
        </w:rPr>
        <w:t>试验前，按12.2章节中要求进行QPAT1-1和QPAT2检查，确认通过并记录检测数据。</w:t>
      </w:r>
    </w:p>
    <w:p w14:paraId="14CD7DA8">
      <w:pPr>
        <w:pStyle w:val="32"/>
        <w:spacing w:line="360" w:lineRule="auto"/>
        <w:ind w:firstLine="480"/>
        <w:rPr>
          <w:rFonts w:ascii="Times New Roman" w:hAnsi="Times New Roman" w:cs="宋体"/>
          <w:sz w:val="24"/>
          <w:szCs w:val="24"/>
        </w:rPr>
      </w:pPr>
      <w:r>
        <w:rPr>
          <w:rFonts w:hint="eastAsia" w:ascii="Times New Roman" w:hAnsi="Times New Roman" w:cs="宋体"/>
          <w:sz w:val="24"/>
          <w:szCs w:val="24"/>
        </w:rPr>
        <w:t>试验后，按12.2章节中要求进行QPAT1-5和QPAT2检查，确认通过并记录检测数据。</w:t>
      </w:r>
    </w:p>
    <w:p w14:paraId="2A5A508D">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满足以上两条要求，则判定结论为Pass，否则为Fail。</w:t>
      </w:r>
    </w:p>
    <w:p w14:paraId="65D105BD">
      <w:pPr>
        <w:pStyle w:val="26"/>
        <w:spacing w:before="156" w:after="156"/>
        <w:rPr>
          <w:rFonts w:ascii="黑体" w:hAnsi="黑体"/>
          <w:kern w:val="0"/>
          <w:sz w:val="30"/>
          <w:szCs w:val="30"/>
        </w:rPr>
      </w:pPr>
      <w:bookmarkStart w:id="352" w:name="_Toc176264479"/>
      <w:r>
        <w:rPr>
          <w:rFonts w:hint="eastAsia" w:ascii="黑体" w:hAnsi="黑体"/>
          <w:kern w:val="0"/>
          <w:sz w:val="30"/>
          <w:szCs w:val="30"/>
        </w:rPr>
        <w:t>霉菌</w:t>
      </w:r>
      <w:bookmarkEnd w:id="352"/>
    </w:p>
    <w:p w14:paraId="1ED61FAB">
      <w:pPr>
        <w:pStyle w:val="27"/>
        <w:rPr>
          <w:lang w:val="zh-CN"/>
        </w:rPr>
      </w:pPr>
      <w:bookmarkStart w:id="353" w:name="_Toc176264480"/>
      <w:r>
        <w:rPr>
          <w:rFonts w:hint="eastAsia"/>
          <w:lang w:val="zh-CN"/>
        </w:rPr>
        <w:t>试验目的</w:t>
      </w:r>
      <w:bookmarkEnd w:id="353"/>
    </w:p>
    <w:p w14:paraId="1789AE34">
      <w:pPr>
        <w:pStyle w:val="24"/>
        <w:ind w:firstLine="480"/>
      </w:pPr>
      <w:r>
        <w:rPr>
          <w:rFonts w:hint="eastAsia"/>
        </w:rPr>
        <w:t>考核受试设备的抗霉能力及长霉对受试设备性能的影响程度</w:t>
      </w:r>
      <w:r>
        <w:t>。</w:t>
      </w:r>
    </w:p>
    <w:p w14:paraId="17ECB485">
      <w:pPr>
        <w:pStyle w:val="27"/>
        <w:rPr>
          <w:lang w:val="zh-CN"/>
        </w:rPr>
      </w:pPr>
      <w:bookmarkStart w:id="354" w:name="_Toc176264481"/>
      <w:r>
        <w:rPr>
          <w:rFonts w:hint="eastAsia"/>
          <w:lang w:val="zh-CN"/>
        </w:rPr>
        <w:t>试验要求</w:t>
      </w:r>
      <w:bookmarkEnd w:id="354"/>
    </w:p>
    <w:p w14:paraId="6ED60B8F">
      <w:pPr>
        <w:pStyle w:val="24"/>
        <w:ind w:firstLine="480"/>
      </w:pPr>
      <w:r>
        <w:rPr>
          <w:rFonts w:hint="eastAsia"/>
        </w:rPr>
        <w:t>受试样件</w:t>
      </w:r>
      <w:r>
        <w:t>应通过</w:t>
      </w:r>
      <w:r>
        <w:rPr>
          <w:rFonts w:hint="eastAsia"/>
        </w:rPr>
        <w:t>DO－</w:t>
      </w:r>
      <w:r>
        <w:t>160G</w:t>
      </w:r>
      <w:r>
        <w:rPr>
          <w:rFonts w:hint="eastAsia"/>
        </w:rPr>
        <w:t>第1</w:t>
      </w:r>
      <w:r>
        <w:t>3</w:t>
      </w:r>
      <w:r>
        <w:rPr>
          <w:rFonts w:hint="eastAsia"/>
        </w:rPr>
        <w:t>章</w:t>
      </w:r>
      <w:r>
        <w:t>中F</w:t>
      </w:r>
      <w:r>
        <w:rPr>
          <w:rFonts w:hint="eastAsia"/>
        </w:rPr>
        <w:t>类</w:t>
      </w:r>
      <w:r>
        <w:t>规定的</w:t>
      </w:r>
      <w:r>
        <w:rPr>
          <w:rFonts w:hint="eastAsia"/>
        </w:rPr>
        <w:t>霉菌</w:t>
      </w:r>
      <w:r>
        <w:t>试验。</w:t>
      </w:r>
    </w:p>
    <w:p w14:paraId="24866476">
      <w:pPr>
        <w:pStyle w:val="24"/>
        <w:ind w:firstLine="480"/>
      </w:pPr>
      <w:r>
        <w:t>试验条件如下：</w:t>
      </w:r>
    </w:p>
    <w:p w14:paraId="52C8D1EA">
      <w:pPr>
        <w:pStyle w:val="41"/>
        <w:numPr>
          <w:ilvl w:val="0"/>
          <w:numId w:val="48"/>
        </w:numPr>
      </w:pPr>
      <w:r>
        <w:rPr>
          <w:rFonts w:hint="eastAsia"/>
        </w:rPr>
        <w:t>试验周期：</w:t>
      </w:r>
      <w:r>
        <w:t>28</w:t>
      </w:r>
      <w:r>
        <w:rPr>
          <w:rFonts w:hint="eastAsia"/>
        </w:rPr>
        <w:t>天；</w:t>
      </w:r>
    </w:p>
    <w:p w14:paraId="7D29F00C">
      <w:pPr>
        <w:pStyle w:val="41"/>
      </w:pPr>
      <w:r>
        <w:rPr>
          <w:rFonts w:hint="eastAsia"/>
        </w:rPr>
        <w:t>试验温度：（</w:t>
      </w:r>
      <w:r>
        <w:t>30±</w:t>
      </w:r>
      <w:r>
        <w:rPr>
          <w:rFonts w:hint="eastAsia"/>
        </w:rPr>
        <w:t>1）℃；</w:t>
      </w:r>
    </w:p>
    <w:p w14:paraId="4CEAE7BB">
      <w:pPr>
        <w:pStyle w:val="41"/>
      </w:pPr>
      <w:r>
        <w:rPr>
          <w:rFonts w:hint="eastAsia"/>
        </w:rPr>
        <w:t>相对湿度：（</w:t>
      </w:r>
      <w:r>
        <w:t>9</w:t>
      </w:r>
      <w:r>
        <w:rPr>
          <w:rFonts w:hint="eastAsia"/>
        </w:rPr>
        <w:t>7±2）</w:t>
      </w:r>
      <w:r>
        <w:t>%</w:t>
      </w:r>
      <w:r>
        <w:rPr>
          <w:rFonts w:hint="eastAsia"/>
        </w:rPr>
        <w:t>；</w:t>
      </w:r>
    </w:p>
    <w:p w14:paraId="6AC8D602">
      <w:pPr>
        <w:pStyle w:val="41"/>
      </w:pPr>
      <w:r>
        <w:rPr>
          <w:rFonts w:hint="eastAsia"/>
        </w:rPr>
        <w:t>试验菌种：试验菌种见</w:t>
      </w:r>
      <w:r>
        <w:t>表</w:t>
      </w:r>
      <w:r>
        <w:rPr>
          <w:rFonts w:hint="eastAsia"/>
        </w:rPr>
        <w:t>33。</w:t>
      </w:r>
    </w:p>
    <w:p w14:paraId="35C70C34">
      <w:pPr>
        <w:pStyle w:val="59"/>
        <w:numPr>
          <w:ilvl w:val="0"/>
          <w:numId w:val="7"/>
        </w:numPr>
        <w:rPr>
          <w:rFonts w:ascii="黑体" w:hAnsi="黑体" w:cs="宋体"/>
        </w:rPr>
      </w:pPr>
      <w:bookmarkStart w:id="355" w:name="_Toc176262539"/>
      <w:r>
        <w:rPr>
          <w:rFonts w:hint="eastAsia" w:ascii="黑体" w:hAnsi="黑体" w:cs="宋体"/>
        </w:rPr>
        <w:t>试验菌种</w:t>
      </w:r>
      <w:bookmarkEnd w:id="355"/>
    </w:p>
    <w:tbl>
      <w:tblPr>
        <w:tblStyle w:val="1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840"/>
        <w:gridCol w:w="3130"/>
        <w:gridCol w:w="2800"/>
        <w:gridCol w:w="2801"/>
      </w:tblGrid>
      <w:tr w14:paraId="7D364C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blHeader/>
          <w:jc w:val="center"/>
        </w:trPr>
        <w:tc>
          <w:tcPr>
            <w:tcW w:w="439" w:type="pct"/>
            <w:tcBorders>
              <w:top w:val="single" w:color="auto" w:sz="12" w:space="0"/>
              <w:bottom w:val="single" w:color="auto" w:sz="12" w:space="0"/>
            </w:tcBorders>
            <w:vAlign w:val="center"/>
          </w:tcPr>
          <w:p w14:paraId="302BFBEF">
            <w:pPr>
              <w:jc w:val="center"/>
              <w:rPr>
                <w:szCs w:val="21"/>
              </w:rPr>
            </w:pPr>
            <w:r>
              <w:rPr>
                <w:szCs w:val="21"/>
              </w:rPr>
              <w:t>序号</w:t>
            </w:r>
          </w:p>
        </w:tc>
        <w:tc>
          <w:tcPr>
            <w:tcW w:w="1635" w:type="pct"/>
            <w:tcBorders>
              <w:top w:val="single" w:color="auto" w:sz="12" w:space="0"/>
              <w:bottom w:val="single" w:color="auto" w:sz="12" w:space="0"/>
            </w:tcBorders>
            <w:vAlign w:val="center"/>
          </w:tcPr>
          <w:p w14:paraId="226CDFE2">
            <w:pPr>
              <w:jc w:val="center"/>
              <w:rPr>
                <w:szCs w:val="21"/>
              </w:rPr>
            </w:pPr>
            <w:r>
              <w:rPr>
                <w:szCs w:val="21"/>
              </w:rPr>
              <w:t>菌种名称</w:t>
            </w:r>
          </w:p>
        </w:tc>
        <w:tc>
          <w:tcPr>
            <w:tcW w:w="1463" w:type="pct"/>
            <w:tcBorders>
              <w:top w:val="single" w:color="auto" w:sz="12" w:space="0"/>
              <w:bottom w:val="single" w:color="auto" w:sz="12" w:space="0"/>
            </w:tcBorders>
            <w:vAlign w:val="center"/>
          </w:tcPr>
          <w:p w14:paraId="45D5B5B2">
            <w:pPr>
              <w:jc w:val="center"/>
              <w:rPr>
                <w:szCs w:val="21"/>
              </w:rPr>
            </w:pPr>
            <w:r>
              <w:rPr>
                <w:szCs w:val="21"/>
              </w:rPr>
              <w:t>菌种编号</w:t>
            </w:r>
          </w:p>
        </w:tc>
        <w:tc>
          <w:tcPr>
            <w:tcW w:w="1463" w:type="pct"/>
            <w:tcBorders>
              <w:top w:val="single" w:color="auto" w:sz="12" w:space="0"/>
              <w:bottom w:val="single" w:color="auto" w:sz="12" w:space="0"/>
            </w:tcBorders>
            <w:vAlign w:val="center"/>
          </w:tcPr>
          <w:p w14:paraId="32A84A47">
            <w:pPr>
              <w:jc w:val="center"/>
              <w:rPr>
                <w:szCs w:val="21"/>
              </w:rPr>
            </w:pPr>
            <w:r>
              <w:rPr>
                <w:szCs w:val="21"/>
              </w:rPr>
              <w:t>国内对应的菌种编号</w:t>
            </w:r>
          </w:p>
        </w:tc>
      </w:tr>
      <w:tr w14:paraId="1AF83A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tcBorders>
              <w:top w:val="single" w:color="auto" w:sz="12" w:space="0"/>
            </w:tcBorders>
            <w:vAlign w:val="center"/>
          </w:tcPr>
          <w:p w14:paraId="272B3C1E">
            <w:pPr>
              <w:jc w:val="center"/>
              <w:rPr>
                <w:szCs w:val="21"/>
              </w:rPr>
            </w:pPr>
            <w:r>
              <w:rPr>
                <w:szCs w:val="21"/>
              </w:rPr>
              <w:t>1</w:t>
            </w:r>
          </w:p>
        </w:tc>
        <w:tc>
          <w:tcPr>
            <w:tcW w:w="1635" w:type="pct"/>
            <w:tcBorders>
              <w:top w:val="single" w:color="auto" w:sz="12" w:space="0"/>
            </w:tcBorders>
            <w:vAlign w:val="center"/>
          </w:tcPr>
          <w:p w14:paraId="40AE00C6">
            <w:pPr>
              <w:jc w:val="center"/>
              <w:rPr>
                <w:szCs w:val="21"/>
              </w:rPr>
            </w:pPr>
            <w:r>
              <w:rPr>
                <w:szCs w:val="21"/>
              </w:rPr>
              <w:t>黄曲霉</w:t>
            </w:r>
          </w:p>
        </w:tc>
        <w:tc>
          <w:tcPr>
            <w:tcW w:w="1463" w:type="pct"/>
            <w:tcBorders>
              <w:top w:val="single" w:color="auto" w:sz="12" w:space="0"/>
            </w:tcBorders>
            <w:vAlign w:val="center"/>
          </w:tcPr>
          <w:p w14:paraId="6E607668">
            <w:pPr>
              <w:jc w:val="center"/>
              <w:rPr>
                <w:szCs w:val="21"/>
              </w:rPr>
            </w:pPr>
            <w:r>
              <w:rPr>
                <w:szCs w:val="21"/>
              </w:rPr>
              <w:t>ATCC－9643</w:t>
            </w:r>
          </w:p>
        </w:tc>
        <w:tc>
          <w:tcPr>
            <w:tcW w:w="1463" w:type="pct"/>
            <w:tcBorders>
              <w:top w:val="single" w:color="auto" w:sz="12" w:space="0"/>
            </w:tcBorders>
            <w:vAlign w:val="center"/>
          </w:tcPr>
          <w:p w14:paraId="05AB62C1">
            <w:pPr>
              <w:jc w:val="center"/>
              <w:rPr>
                <w:szCs w:val="21"/>
              </w:rPr>
            </w:pPr>
            <w:r>
              <w:rPr>
                <w:szCs w:val="21"/>
              </w:rPr>
              <w:t>3.3925</w:t>
            </w:r>
          </w:p>
        </w:tc>
      </w:tr>
      <w:tr w14:paraId="4D7BBB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vAlign w:val="center"/>
          </w:tcPr>
          <w:p w14:paraId="3FD766C0">
            <w:pPr>
              <w:jc w:val="center"/>
              <w:rPr>
                <w:szCs w:val="21"/>
              </w:rPr>
            </w:pPr>
            <w:r>
              <w:rPr>
                <w:szCs w:val="21"/>
              </w:rPr>
              <w:t>2</w:t>
            </w:r>
          </w:p>
        </w:tc>
        <w:tc>
          <w:tcPr>
            <w:tcW w:w="1635" w:type="pct"/>
            <w:vAlign w:val="center"/>
          </w:tcPr>
          <w:p w14:paraId="458DBAC7">
            <w:pPr>
              <w:jc w:val="center"/>
              <w:rPr>
                <w:szCs w:val="21"/>
              </w:rPr>
            </w:pPr>
            <w:r>
              <w:rPr>
                <w:szCs w:val="21"/>
              </w:rPr>
              <w:t>杂色曲霉</w:t>
            </w:r>
          </w:p>
        </w:tc>
        <w:tc>
          <w:tcPr>
            <w:tcW w:w="1463" w:type="pct"/>
            <w:vAlign w:val="center"/>
          </w:tcPr>
          <w:p w14:paraId="694334C4">
            <w:pPr>
              <w:jc w:val="center"/>
              <w:rPr>
                <w:szCs w:val="21"/>
              </w:rPr>
            </w:pPr>
            <w:r>
              <w:rPr>
                <w:szCs w:val="21"/>
              </w:rPr>
              <w:t>ATCC－11730</w:t>
            </w:r>
          </w:p>
        </w:tc>
        <w:tc>
          <w:tcPr>
            <w:tcW w:w="1463" w:type="pct"/>
            <w:vAlign w:val="center"/>
          </w:tcPr>
          <w:p w14:paraId="524C2030">
            <w:pPr>
              <w:jc w:val="center"/>
              <w:rPr>
                <w:szCs w:val="21"/>
              </w:rPr>
            </w:pPr>
            <w:r>
              <w:rPr>
                <w:szCs w:val="21"/>
              </w:rPr>
              <w:t>3.3885</w:t>
            </w:r>
          </w:p>
        </w:tc>
      </w:tr>
      <w:tr w14:paraId="18F954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vAlign w:val="center"/>
          </w:tcPr>
          <w:p w14:paraId="1ECAD8EC">
            <w:pPr>
              <w:jc w:val="center"/>
              <w:rPr>
                <w:szCs w:val="21"/>
              </w:rPr>
            </w:pPr>
            <w:r>
              <w:rPr>
                <w:szCs w:val="21"/>
              </w:rPr>
              <w:t>3</w:t>
            </w:r>
          </w:p>
        </w:tc>
        <w:tc>
          <w:tcPr>
            <w:tcW w:w="1635" w:type="pct"/>
            <w:vAlign w:val="center"/>
          </w:tcPr>
          <w:p w14:paraId="66F08D54">
            <w:pPr>
              <w:jc w:val="center"/>
              <w:rPr>
                <w:szCs w:val="21"/>
              </w:rPr>
            </w:pPr>
            <w:r>
              <w:rPr>
                <w:szCs w:val="21"/>
              </w:rPr>
              <w:t>绳状青霉</w:t>
            </w:r>
          </w:p>
        </w:tc>
        <w:tc>
          <w:tcPr>
            <w:tcW w:w="1463" w:type="pct"/>
            <w:vAlign w:val="center"/>
          </w:tcPr>
          <w:p w14:paraId="356AC72D">
            <w:pPr>
              <w:jc w:val="center"/>
              <w:rPr>
                <w:szCs w:val="21"/>
              </w:rPr>
            </w:pPr>
            <w:r>
              <w:rPr>
                <w:szCs w:val="21"/>
              </w:rPr>
              <w:t>ATCC－11797</w:t>
            </w:r>
          </w:p>
        </w:tc>
        <w:tc>
          <w:tcPr>
            <w:tcW w:w="1463" w:type="pct"/>
            <w:vAlign w:val="center"/>
          </w:tcPr>
          <w:p w14:paraId="5C67E642">
            <w:pPr>
              <w:jc w:val="center"/>
              <w:rPr>
                <w:szCs w:val="21"/>
              </w:rPr>
            </w:pPr>
            <w:r>
              <w:rPr>
                <w:szCs w:val="21"/>
              </w:rPr>
              <w:t>3.3875</w:t>
            </w:r>
          </w:p>
        </w:tc>
      </w:tr>
      <w:tr w14:paraId="18D1FE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vAlign w:val="center"/>
          </w:tcPr>
          <w:p w14:paraId="30375314">
            <w:pPr>
              <w:jc w:val="center"/>
              <w:rPr>
                <w:szCs w:val="21"/>
              </w:rPr>
            </w:pPr>
            <w:r>
              <w:rPr>
                <w:szCs w:val="21"/>
              </w:rPr>
              <w:t>4</w:t>
            </w:r>
          </w:p>
        </w:tc>
        <w:tc>
          <w:tcPr>
            <w:tcW w:w="1635" w:type="pct"/>
            <w:vAlign w:val="center"/>
          </w:tcPr>
          <w:p w14:paraId="557B03DA">
            <w:pPr>
              <w:jc w:val="center"/>
              <w:rPr>
                <w:szCs w:val="21"/>
              </w:rPr>
            </w:pPr>
            <w:r>
              <w:rPr>
                <w:szCs w:val="21"/>
              </w:rPr>
              <w:t>球毛壳霉</w:t>
            </w:r>
          </w:p>
        </w:tc>
        <w:tc>
          <w:tcPr>
            <w:tcW w:w="1463" w:type="pct"/>
            <w:vAlign w:val="center"/>
          </w:tcPr>
          <w:p w14:paraId="6B4F9703">
            <w:pPr>
              <w:jc w:val="center"/>
              <w:rPr>
                <w:szCs w:val="21"/>
              </w:rPr>
            </w:pPr>
            <w:r>
              <w:rPr>
                <w:szCs w:val="21"/>
              </w:rPr>
              <w:t>ATCC－6205</w:t>
            </w:r>
          </w:p>
        </w:tc>
        <w:tc>
          <w:tcPr>
            <w:tcW w:w="1463" w:type="pct"/>
            <w:vAlign w:val="center"/>
          </w:tcPr>
          <w:p w14:paraId="67613F9B">
            <w:pPr>
              <w:jc w:val="center"/>
              <w:rPr>
                <w:szCs w:val="21"/>
              </w:rPr>
            </w:pPr>
            <w:r>
              <w:rPr>
                <w:szCs w:val="21"/>
              </w:rPr>
              <w:t>3.4254</w:t>
            </w:r>
          </w:p>
        </w:tc>
      </w:tr>
      <w:tr w14:paraId="516AC2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vAlign w:val="center"/>
          </w:tcPr>
          <w:p w14:paraId="4B173210">
            <w:pPr>
              <w:jc w:val="center"/>
              <w:rPr>
                <w:szCs w:val="21"/>
              </w:rPr>
            </w:pPr>
            <w:r>
              <w:rPr>
                <w:szCs w:val="21"/>
              </w:rPr>
              <w:t>5</w:t>
            </w:r>
          </w:p>
        </w:tc>
        <w:tc>
          <w:tcPr>
            <w:tcW w:w="1635" w:type="pct"/>
            <w:vAlign w:val="center"/>
          </w:tcPr>
          <w:p w14:paraId="53E85D36">
            <w:pPr>
              <w:jc w:val="center"/>
              <w:rPr>
                <w:szCs w:val="21"/>
              </w:rPr>
            </w:pPr>
            <w:r>
              <w:rPr>
                <w:szCs w:val="21"/>
              </w:rPr>
              <w:t>黑曲霉</w:t>
            </w:r>
          </w:p>
        </w:tc>
        <w:tc>
          <w:tcPr>
            <w:tcW w:w="1463" w:type="pct"/>
            <w:vAlign w:val="center"/>
          </w:tcPr>
          <w:p w14:paraId="144CD2D0">
            <w:pPr>
              <w:jc w:val="center"/>
              <w:rPr>
                <w:szCs w:val="21"/>
              </w:rPr>
            </w:pPr>
            <w:r>
              <w:rPr>
                <w:szCs w:val="21"/>
              </w:rPr>
              <w:t>ATCC－9642</w:t>
            </w:r>
          </w:p>
        </w:tc>
        <w:tc>
          <w:tcPr>
            <w:tcW w:w="1463" w:type="pct"/>
            <w:vAlign w:val="center"/>
          </w:tcPr>
          <w:p w14:paraId="62402225">
            <w:pPr>
              <w:jc w:val="center"/>
              <w:rPr>
                <w:szCs w:val="21"/>
              </w:rPr>
            </w:pPr>
            <w:r>
              <w:rPr>
                <w:szCs w:val="21"/>
              </w:rPr>
              <w:t>3.3928</w:t>
            </w:r>
          </w:p>
        </w:tc>
      </w:tr>
      <w:tr w14:paraId="7D4F06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5000" w:type="pct"/>
            <w:gridSpan w:val="4"/>
            <w:vAlign w:val="center"/>
          </w:tcPr>
          <w:p w14:paraId="07A919CA">
            <w:pPr>
              <w:pStyle w:val="31"/>
              <w:numPr>
                <w:ilvl w:val="0"/>
                <w:numId w:val="0"/>
              </w:numPr>
            </w:pPr>
            <w:r>
              <w:t>注：国内对应的编号为中国科学院北京微生物研究所保藏的菌种编号。</w:t>
            </w:r>
          </w:p>
        </w:tc>
      </w:tr>
    </w:tbl>
    <w:p w14:paraId="5BAB6FEA">
      <w:pPr>
        <w:pStyle w:val="27"/>
        <w:rPr>
          <w:lang w:val="zh-CN"/>
        </w:rPr>
      </w:pPr>
      <w:bookmarkStart w:id="356" w:name="_Toc176264482"/>
      <w:r>
        <w:rPr>
          <w:rFonts w:hint="eastAsia"/>
          <w:lang w:val="zh-CN"/>
        </w:rPr>
        <w:t>受试/陪试设备</w:t>
      </w:r>
      <w:bookmarkEnd w:id="356"/>
    </w:p>
    <w:p w14:paraId="5AF13FF2">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受试设备：名称-件号，详细构型见6.1受试设备构型状态</w:t>
      </w:r>
    </w:p>
    <w:p w14:paraId="742EFBE1">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陪试设备：无。</w:t>
      </w:r>
    </w:p>
    <w:p w14:paraId="4981E631">
      <w:pPr>
        <w:pStyle w:val="32"/>
        <w:spacing w:line="500" w:lineRule="exact"/>
        <w:ind w:firstLine="480"/>
        <w:rPr>
          <w:rFonts w:ascii="Times New Roman" w:hAnsi="Times New Roman"/>
          <w:sz w:val="24"/>
          <w:szCs w:val="24"/>
        </w:rPr>
      </w:pPr>
      <w:r>
        <w:rPr>
          <w:rFonts w:hint="eastAsia" w:ascii="Times New Roman" w:hAnsi="Times New Roman"/>
          <w:sz w:val="24"/>
          <w:szCs w:val="24"/>
        </w:rPr>
        <w:t>搭接要求：无</w:t>
      </w:r>
    </w:p>
    <w:p w14:paraId="1768BE98">
      <w:pPr>
        <w:pStyle w:val="27"/>
        <w:rPr>
          <w:lang w:val="zh-CN"/>
        </w:rPr>
      </w:pPr>
      <w:bookmarkStart w:id="357" w:name="_Toc176264483"/>
      <w:r>
        <w:rPr>
          <w:rFonts w:hint="eastAsia"/>
          <w:lang w:val="zh-CN"/>
        </w:rPr>
        <w:t>试验设备、测试设备及要求</w:t>
      </w:r>
      <w:bookmarkEnd w:id="357"/>
    </w:p>
    <w:p w14:paraId="28648A10">
      <w:pPr>
        <w:pStyle w:val="59"/>
        <w:numPr>
          <w:ilvl w:val="0"/>
          <w:numId w:val="7"/>
        </w:numPr>
        <w:rPr>
          <w:rFonts w:ascii="黑体" w:hAnsi="黑体" w:cs="宋体"/>
        </w:rPr>
      </w:pPr>
      <w:bookmarkStart w:id="358" w:name="_Toc176262540"/>
      <w:r>
        <w:rPr>
          <w:rFonts w:hint="eastAsia" w:ascii="黑体" w:hAnsi="黑体" w:cs="宋体"/>
        </w:rPr>
        <w:t>设备信息表</w:t>
      </w:r>
      <w:bookmarkEnd w:id="358"/>
    </w:p>
    <w:tbl>
      <w:tblPr>
        <w:tblStyle w:val="1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89"/>
        <w:gridCol w:w="1861"/>
        <w:gridCol w:w="1893"/>
        <w:gridCol w:w="2069"/>
        <w:gridCol w:w="1711"/>
        <w:gridCol w:w="1348"/>
      </w:tblGrid>
      <w:tr w14:paraId="2F8D19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34114E2C">
            <w:pPr>
              <w:adjustRightInd w:val="0"/>
              <w:jc w:val="center"/>
              <w:textAlignment w:val="baseline"/>
              <w:rPr>
                <w:rFonts w:cs="宋体"/>
                <w:bCs/>
                <w:kern w:val="28"/>
                <w:szCs w:val="21"/>
              </w:rPr>
            </w:pPr>
            <w:r>
              <w:rPr>
                <w:rFonts w:hint="eastAsia" w:cs="宋体"/>
                <w:bCs/>
                <w:kern w:val="28"/>
                <w:szCs w:val="21"/>
              </w:rPr>
              <w:t>序号</w:t>
            </w:r>
          </w:p>
        </w:tc>
        <w:tc>
          <w:tcPr>
            <w:tcW w:w="972" w:type="pct"/>
            <w:vAlign w:val="center"/>
          </w:tcPr>
          <w:p w14:paraId="16F0B6F8">
            <w:pPr>
              <w:adjustRightInd w:val="0"/>
              <w:jc w:val="center"/>
              <w:textAlignment w:val="baseline"/>
              <w:rPr>
                <w:rFonts w:cs="宋体"/>
                <w:bCs/>
                <w:kern w:val="28"/>
                <w:szCs w:val="21"/>
              </w:rPr>
            </w:pPr>
            <w:r>
              <w:rPr>
                <w:rFonts w:hint="eastAsia" w:cs="宋体"/>
                <w:bCs/>
                <w:kern w:val="28"/>
                <w:szCs w:val="21"/>
              </w:rPr>
              <w:t>设备名称</w:t>
            </w:r>
          </w:p>
        </w:tc>
        <w:tc>
          <w:tcPr>
            <w:tcW w:w="989" w:type="pct"/>
            <w:vAlign w:val="center"/>
          </w:tcPr>
          <w:p w14:paraId="2BA7F86D">
            <w:pPr>
              <w:adjustRightInd w:val="0"/>
              <w:jc w:val="center"/>
              <w:textAlignment w:val="baseline"/>
              <w:rPr>
                <w:rFonts w:cs="宋体"/>
                <w:bCs/>
                <w:kern w:val="28"/>
                <w:szCs w:val="21"/>
              </w:rPr>
            </w:pPr>
            <w:r>
              <w:rPr>
                <w:rFonts w:hint="eastAsia" w:cs="宋体"/>
                <w:bCs/>
                <w:kern w:val="28"/>
                <w:szCs w:val="21"/>
              </w:rPr>
              <w:t>用途</w:t>
            </w:r>
          </w:p>
        </w:tc>
        <w:tc>
          <w:tcPr>
            <w:tcW w:w="1081" w:type="pct"/>
            <w:vAlign w:val="center"/>
          </w:tcPr>
          <w:p w14:paraId="65F22724">
            <w:pPr>
              <w:adjustRightInd w:val="0"/>
              <w:jc w:val="center"/>
              <w:textAlignment w:val="baseline"/>
              <w:rPr>
                <w:rFonts w:cs="宋体"/>
                <w:bCs/>
                <w:kern w:val="28"/>
                <w:szCs w:val="21"/>
              </w:rPr>
            </w:pPr>
            <w:r>
              <w:rPr>
                <w:rFonts w:hint="eastAsia" w:cs="宋体"/>
                <w:bCs/>
                <w:kern w:val="28"/>
                <w:szCs w:val="21"/>
              </w:rPr>
              <w:t>设备型号</w:t>
            </w:r>
          </w:p>
        </w:tc>
        <w:tc>
          <w:tcPr>
            <w:tcW w:w="894" w:type="pct"/>
            <w:vAlign w:val="center"/>
          </w:tcPr>
          <w:p w14:paraId="15D47D1A">
            <w:pPr>
              <w:adjustRightInd w:val="0"/>
              <w:jc w:val="center"/>
              <w:textAlignment w:val="baseline"/>
              <w:rPr>
                <w:rFonts w:cs="宋体"/>
                <w:bCs/>
                <w:kern w:val="28"/>
                <w:szCs w:val="21"/>
              </w:rPr>
            </w:pPr>
            <w:r>
              <w:rPr>
                <w:rFonts w:hint="eastAsia" w:cs="宋体"/>
                <w:bCs/>
                <w:kern w:val="28"/>
                <w:szCs w:val="21"/>
              </w:rPr>
              <w:t>技术要求/精度</w:t>
            </w:r>
          </w:p>
        </w:tc>
        <w:tc>
          <w:tcPr>
            <w:tcW w:w="704" w:type="pct"/>
            <w:vAlign w:val="center"/>
          </w:tcPr>
          <w:p w14:paraId="13D00CF0">
            <w:pPr>
              <w:adjustRightInd w:val="0"/>
              <w:spacing w:line="480" w:lineRule="auto"/>
              <w:jc w:val="center"/>
              <w:textAlignment w:val="baseline"/>
              <w:rPr>
                <w:rFonts w:cs="宋体"/>
                <w:bCs/>
                <w:kern w:val="28"/>
                <w:szCs w:val="21"/>
              </w:rPr>
            </w:pPr>
            <w:r>
              <w:rPr>
                <w:rFonts w:hint="eastAsia" w:cs="宋体"/>
                <w:bCs/>
                <w:kern w:val="28"/>
                <w:szCs w:val="21"/>
              </w:rPr>
              <w:t>校验方式</w:t>
            </w:r>
          </w:p>
        </w:tc>
      </w:tr>
      <w:tr w14:paraId="21DF0E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53141919">
            <w:pPr>
              <w:pStyle w:val="32"/>
              <w:numPr>
                <w:ilvl w:val="0"/>
                <w:numId w:val="49"/>
              </w:numPr>
              <w:adjustRightInd w:val="0"/>
              <w:ind w:left="0" w:firstLine="0" w:firstLineChars="0"/>
              <w:jc w:val="center"/>
              <w:textAlignment w:val="baseline"/>
              <w:rPr>
                <w:rFonts w:cs="宋体"/>
                <w:kern w:val="28"/>
                <w:szCs w:val="21"/>
              </w:rPr>
            </w:pPr>
          </w:p>
        </w:tc>
        <w:tc>
          <w:tcPr>
            <w:tcW w:w="972" w:type="pct"/>
            <w:vAlign w:val="center"/>
          </w:tcPr>
          <w:p w14:paraId="4513B304">
            <w:pPr>
              <w:adjustRightInd w:val="0"/>
              <w:jc w:val="center"/>
              <w:textAlignment w:val="baseline"/>
              <w:rPr>
                <w:rFonts w:cs="宋体"/>
                <w:kern w:val="0"/>
                <w:szCs w:val="21"/>
              </w:rPr>
            </w:pPr>
            <w:r>
              <w:rPr>
                <w:rFonts w:hint="eastAsia"/>
                <w:szCs w:val="21"/>
              </w:rPr>
              <w:t>X-Y</w:t>
            </w:r>
            <w:r>
              <w:rPr>
                <w:szCs w:val="21"/>
              </w:rPr>
              <w:t>记录仪</w:t>
            </w:r>
          </w:p>
        </w:tc>
        <w:tc>
          <w:tcPr>
            <w:tcW w:w="989" w:type="pct"/>
            <w:vAlign w:val="center"/>
          </w:tcPr>
          <w:p w14:paraId="1FC77F9D">
            <w:pPr>
              <w:adjustRightInd w:val="0"/>
              <w:jc w:val="center"/>
              <w:textAlignment w:val="baseline"/>
              <w:rPr>
                <w:rFonts w:cs="宋体"/>
                <w:kern w:val="28"/>
                <w:szCs w:val="21"/>
              </w:rPr>
            </w:pPr>
            <w:r>
              <w:rPr>
                <w:rFonts w:hint="eastAsia" w:cs="宋体"/>
                <w:kern w:val="28"/>
                <w:szCs w:val="21"/>
              </w:rPr>
              <w:t>产品功能性能测试</w:t>
            </w:r>
          </w:p>
        </w:tc>
        <w:tc>
          <w:tcPr>
            <w:tcW w:w="1081" w:type="pct"/>
            <w:vAlign w:val="center"/>
          </w:tcPr>
          <w:p w14:paraId="437777BC">
            <w:pPr>
              <w:adjustRightInd w:val="0"/>
              <w:jc w:val="center"/>
              <w:textAlignment w:val="baseline"/>
              <w:rPr>
                <w:rFonts w:cs="宋体"/>
                <w:kern w:val="28"/>
                <w:szCs w:val="21"/>
              </w:rPr>
            </w:pPr>
            <w:r>
              <w:rPr>
                <w:rFonts w:hint="eastAsia" w:cs="宋体"/>
                <w:kern w:val="28"/>
                <w:szCs w:val="21"/>
              </w:rPr>
              <w:t>TBC</w:t>
            </w:r>
          </w:p>
        </w:tc>
        <w:tc>
          <w:tcPr>
            <w:tcW w:w="1711" w:type="dxa"/>
            <w:vAlign w:val="center"/>
          </w:tcPr>
          <w:p w14:paraId="59394EFF">
            <w:pPr>
              <w:adjustRightInd w:val="0"/>
              <w:jc w:val="center"/>
              <w:textAlignment w:val="baseline"/>
              <w:rPr>
                <w:rFonts w:cs="宋体"/>
                <w:kern w:val="0"/>
                <w:szCs w:val="21"/>
              </w:rPr>
            </w:pPr>
            <w:r>
              <w:rPr>
                <w:rFonts w:hint="eastAsia" w:cs="宋体"/>
                <w:kern w:val="28"/>
                <w:szCs w:val="21"/>
              </w:rPr>
              <w:t>/</w:t>
            </w:r>
          </w:p>
        </w:tc>
        <w:tc>
          <w:tcPr>
            <w:tcW w:w="1348" w:type="dxa"/>
            <w:vAlign w:val="center"/>
          </w:tcPr>
          <w:p w14:paraId="06987577">
            <w:pPr>
              <w:adjustRightInd w:val="0"/>
              <w:jc w:val="center"/>
              <w:textAlignment w:val="baseline"/>
              <w:rPr>
                <w:rFonts w:cs="宋体"/>
                <w:kern w:val="0"/>
                <w:szCs w:val="21"/>
              </w:rPr>
            </w:pPr>
            <w:r>
              <w:rPr>
                <w:rFonts w:hint="eastAsia" w:cs="宋体"/>
                <w:kern w:val="0"/>
                <w:szCs w:val="21"/>
              </w:rPr>
              <w:t>定检</w:t>
            </w:r>
          </w:p>
        </w:tc>
      </w:tr>
      <w:tr w14:paraId="75E482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052DCECD">
            <w:pPr>
              <w:pStyle w:val="32"/>
              <w:numPr>
                <w:ilvl w:val="0"/>
                <w:numId w:val="49"/>
              </w:numPr>
              <w:adjustRightInd w:val="0"/>
              <w:ind w:left="0" w:firstLine="0" w:firstLineChars="0"/>
              <w:jc w:val="center"/>
              <w:textAlignment w:val="baseline"/>
              <w:rPr>
                <w:rFonts w:cs="宋体"/>
                <w:kern w:val="28"/>
                <w:szCs w:val="21"/>
              </w:rPr>
            </w:pPr>
          </w:p>
        </w:tc>
        <w:tc>
          <w:tcPr>
            <w:tcW w:w="972" w:type="pct"/>
            <w:vAlign w:val="center"/>
          </w:tcPr>
          <w:p w14:paraId="49633489">
            <w:pPr>
              <w:adjustRightInd w:val="0"/>
              <w:jc w:val="center"/>
              <w:textAlignment w:val="baseline"/>
              <w:rPr>
                <w:rFonts w:cs="宋体"/>
                <w:kern w:val="28"/>
                <w:szCs w:val="21"/>
              </w:rPr>
            </w:pPr>
            <w:r>
              <w:rPr>
                <w:rFonts w:hint="eastAsia"/>
                <w:szCs w:val="21"/>
              </w:rPr>
              <w:t>信号</w:t>
            </w:r>
            <w:r>
              <w:rPr>
                <w:szCs w:val="21"/>
              </w:rPr>
              <w:t>放大器</w:t>
            </w:r>
          </w:p>
        </w:tc>
        <w:tc>
          <w:tcPr>
            <w:tcW w:w="989" w:type="pct"/>
            <w:vAlign w:val="center"/>
          </w:tcPr>
          <w:p w14:paraId="7DE35018">
            <w:pPr>
              <w:adjustRightInd w:val="0"/>
              <w:jc w:val="center"/>
              <w:textAlignment w:val="baseline"/>
              <w:rPr>
                <w:rFonts w:cs="宋体"/>
                <w:kern w:val="28"/>
                <w:szCs w:val="21"/>
              </w:rPr>
            </w:pPr>
            <w:r>
              <w:rPr>
                <w:rFonts w:hint="eastAsia" w:cs="宋体"/>
                <w:kern w:val="28"/>
                <w:szCs w:val="21"/>
              </w:rPr>
              <w:t>产品功能性能测试</w:t>
            </w:r>
          </w:p>
        </w:tc>
        <w:tc>
          <w:tcPr>
            <w:tcW w:w="1081" w:type="pct"/>
            <w:vAlign w:val="center"/>
          </w:tcPr>
          <w:p w14:paraId="1484B13E">
            <w:pPr>
              <w:adjustRightInd w:val="0"/>
              <w:jc w:val="center"/>
              <w:textAlignment w:val="baseline"/>
              <w:rPr>
                <w:rFonts w:cs="宋体"/>
                <w:kern w:val="28"/>
                <w:szCs w:val="21"/>
              </w:rPr>
            </w:pPr>
            <w:r>
              <w:rPr>
                <w:rFonts w:hint="eastAsia" w:cs="宋体"/>
                <w:kern w:val="28"/>
                <w:szCs w:val="21"/>
              </w:rPr>
              <w:t>TBC</w:t>
            </w:r>
          </w:p>
        </w:tc>
        <w:tc>
          <w:tcPr>
            <w:tcW w:w="1711" w:type="dxa"/>
            <w:vAlign w:val="center"/>
          </w:tcPr>
          <w:p w14:paraId="41904933">
            <w:pPr>
              <w:adjustRightInd w:val="0"/>
              <w:jc w:val="center"/>
              <w:textAlignment w:val="baseline"/>
              <w:rPr>
                <w:szCs w:val="21"/>
              </w:rPr>
            </w:pPr>
            <w:r>
              <w:rPr>
                <w:rFonts w:hint="eastAsia" w:cs="宋体"/>
                <w:kern w:val="28"/>
                <w:szCs w:val="21"/>
              </w:rPr>
              <w:t>/</w:t>
            </w:r>
          </w:p>
        </w:tc>
        <w:tc>
          <w:tcPr>
            <w:tcW w:w="1348" w:type="dxa"/>
            <w:vAlign w:val="center"/>
          </w:tcPr>
          <w:p w14:paraId="575513C6">
            <w:pPr>
              <w:adjustRightInd w:val="0"/>
              <w:jc w:val="center"/>
              <w:textAlignment w:val="baseline"/>
              <w:rPr>
                <w:rFonts w:cs="宋体"/>
                <w:kern w:val="28"/>
                <w:szCs w:val="21"/>
              </w:rPr>
            </w:pPr>
            <w:r>
              <w:rPr>
                <w:rFonts w:hint="eastAsia" w:cs="宋体"/>
                <w:kern w:val="0"/>
                <w:szCs w:val="21"/>
              </w:rPr>
              <w:t>定检</w:t>
            </w:r>
          </w:p>
        </w:tc>
      </w:tr>
      <w:tr w14:paraId="011868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5A6F2DBC">
            <w:pPr>
              <w:pStyle w:val="32"/>
              <w:numPr>
                <w:ilvl w:val="0"/>
                <w:numId w:val="49"/>
              </w:numPr>
              <w:adjustRightInd w:val="0"/>
              <w:ind w:left="0" w:firstLine="0" w:firstLineChars="0"/>
              <w:jc w:val="center"/>
              <w:textAlignment w:val="baseline"/>
              <w:rPr>
                <w:rFonts w:cs="宋体"/>
                <w:kern w:val="28"/>
                <w:szCs w:val="21"/>
              </w:rPr>
            </w:pPr>
          </w:p>
        </w:tc>
        <w:tc>
          <w:tcPr>
            <w:tcW w:w="972" w:type="pct"/>
            <w:vAlign w:val="center"/>
          </w:tcPr>
          <w:p w14:paraId="763A58D7">
            <w:pPr>
              <w:adjustRightInd w:val="0"/>
              <w:jc w:val="center"/>
              <w:textAlignment w:val="baseline"/>
              <w:rPr>
                <w:rFonts w:cs="宋体"/>
                <w:kern w:val="28"/>
                <w:szCs w:val="21"/>
              </w:rPr>
            </w:pPr>
            <w:r>
              <w:rPr>
                <w:rFonts w:hint="eastAsia"/>
                <w:szCs w:val="21"/>
              </w:rPr>
              <w:t>液压</w:t>
            </w:r>
            <w:r>
              <w:rPr>
                <w:szCs w:val="21"/>
              </w:rPr>
              <w:t>试验台架</w:t>
            </w:r>
          </w:p>
        </w:tc>
        <w:tc>
          <w:tcPr>
            <w:tcW w:w="989" w:type="pct"/>
            <w:vAlign w:val="center"/>
          </w:tcPr>
          <w:p w14:paraId="376F1E40">
            <w:pPr>
              <w:adjustRightInd w:val="0"/>
              <w:jc w:val="center"/>
              <w:textAlignment w:val="baseline"/>
              <w:rPr>
                <w:rFonts w:cs="宋体"/>
                <w:kern w:val="28"/>
                <w:szCs w:val="21"/>
              </w:rPr>
            </w:pPr>
            <w:r>
              <w:rPr>
                <w:rFonts w:hint="eastAsia" w:cs="宋体"/>
                <w:kern w:val="28"/>
                <w:szCs w:val="21"/>
              </w:rPr>
              <w:t>产品功能性能测试</w:t>
            </w:r>
          </w:p>
        </w:tc>
        <w:tc>
          <w:tcPr>
            <w:tcW w:w="1081" w:type="pct"/>
            <w:vAlign w:val="center"/>
          </w:tcPr>
          <w:p w14:paraId="3CE857B0">
            <w:pPr>
              <w:adjustRightInd w:val="0"/>
              <w:jc w:val="center"/>
              <w:textAlignment w:val="baseline"/>
              <w:rPr>
                <w:rFonts w:cs="宋体"/>
                <w:kern w:val="28"/>
                <w:szCs w:val="21"/>
              </w:rPr>
            </w:pPr>
            <w:r>
              <w:rPr>
                <w:rFonts w:hint="eastAsia" w:cs="宋体"/>
                <w:kern w:val="28"/>
                <w:szCs w:val="21"/>
              </w:rPr>
              <w:t>TBC</w:t>
            </w:r>
          </w:p>
        </w:tc>
        <w:tc>
          <w:tcPr>
            <w:tcW w:w="1711" w:type="dxa"/>
            <w:vAlign w:val="center"/>
          </w:tcPr>
          <w:p w14:paraId="3878DDFE">
            <w:pPr>
              <w:adjustRightInd w:val="0"/>
              <w:jc w:val="center"/>
              <w:textAlignment w:val="baseline"/>
              <w:rPr>
                <w:szCs w:val="21"/>
              </w:rPr>
            </w:pPr>
            <w:r>
              <w:rPr>
                <w:rFonts w:hint="eastAsia" w:cs="宋体"/>
                <w:kern w:val="28"/>
                <w:szCs w:val="21"/>
              </w:rPr>
              <w:t>/</w:t>
            </w:r>
          </w:p>
        </w:tc>
        <w:tc>
          <w:tcPr>
            <w:tcW w:w="1348" w:type="dxa"/>
            <w:vAlign w:val="center"/>
          </w:tcPr>
          <w:p w14:paraId="0FE93810">
            <w:pPr>
              <w:adjustRightInd w:val="0"/>
              <w:jc w:val="center"/>
              <w:textAlignment w:val="baseline"/>
              <w:rPr>
                <w:rFonts w:cs="宋体"/>
                <w:kern w:val="28"/>
                <w:szCs w:val="21"/>
              </w:rPr>
            </w:pPr>
            <w:r>
              <w:rPr>
                <w:rFonts w:hint="eastAsia" w:cs="宋体"/>
                <w:kern w:val="0"/>
                <w:szCs w:val="21"/>
              </w:rPr>
              <w:t>定检</w:t>
            </w:r>
          </w:p>
        </w:tc>
      </w:tr>
      <w:tr w14:paraId="052A8E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2074646E">
            <w:pPr>
              <w:pStyle w:val="32"/>
              <w:numPr>
                <w:ilvl w:val="0"/>
                <w:numId w:val="49"/>
              </w:numPr>
              <w:adjustRightInd w:val="0"/>
              <w:ind w:left="0" w:firstLine="0" w:firstLineChars="0"/>
              <w:jc w:val="center"/>
              <w:textAlignment w:val="baseline"/>
              <w:rPr>
                <w:rFonts w:cs="宋体"/>
                <w:kern w:val="28"/>
                <w:szCs w:val="21"/>
              </w:rPr>
            </w:pPr>
          </w:p>
        </w:tc>
        <w:tc>
          <w:tcPr>
            <w:tcW w:w="972" w:type="pct"/>
            <w:vAlign w:val="center"/>
          </w:tcPr>
          <w:p w14:paraId="2C3D908D">
            <w:pPr>
              <w:adjustRightInd w:val="0"/>
              <w:jc w:val="center"/>
              <w:textAlignment w:val="baseline"/>
              <w:rPr>
                <w:szCs w:val="21"/>
              </w:rPr>
            </w:pPr>
            <w:r>
              <w:rPr>
                <w:rFonts w:hint="eastAsia"/>
                <w:szCs w:val="21"/>
              </w:rPr>
              <w:t>流量计</w:t>
            </w:r>
          </w:p>
        </w:tc>
        <w:tc>
          <w:tcPr>
            <w:tcW w:w="989" w:type="pct"/>
            <w:vAlign w:val="center"/>
          </w:tcPr>
          <w:p w14:paraId="50DF463A">
            <w:pPr>
              <w:adjustRightInd w:val="0"/>
              <w:jc w:val="center"/>
              <w:textAlignment w:val="baseline"/>
              <w:rPr>
                <w:rFonts w:cs="宋体"/>
                <w:kern w:val="28"/>
                <w:szCs w:val="21"/>
              </w:rPr>
            </w:pPr>
          </w:p>
        </w:tc>
        <w:tc>
          <w:tcPr>
            <w:tcW w:w="1081" w:type="pct"/>
            <w:vAlign w:val="center"/>
          </w:tcPr>
          <w:p w14:paraId="20960ED4">
            <w:pPr>
              <w:adjustRightInd w:val="0"/>
              <w:jc w:val="center"/>
              <w:textAlignment w:val="baseline"/>
              <w:rPr>
                <w:szCs w:val="21"/>
              </w:rPr>
            </w:pPr>
            <w:r>
              <w:rPr>
                <w:rFonts w:hint="eastAsia" w:cs="宋体"/>
                <w:kern w:val="28"/>
                <w:szCs w:val="21"/>
              </w:rPr>
              <w:t>TBC</w:t>
            </w:r>
          </w:p>
        </w:tc>
        <w:tc>
          <w:tcPr>
            <w:tcW w:w="1711" w:type="dxa"/>
            <w:vAlign w:val="center"/>
          </w:tcPr>
          <w:p w14:paraId="37C39E74">
            <w:pPr>
              <w:adjustRightInd w:val="0"/>
              <w:jc w:val="center"/>
              <w:textAlignment w:val="baseline"/>
              <w:rPr>
                <w:szCs w:val="21"/>
              </w:rPr>
            </w:pPr>
            <w:r>
              <w:rPr>
                <w:rFonts w:hint="eastAsia"/>
                <w:szCs w:val="21"/>
              </w:rPr>
              <w:t>/</w:t>
            </w:r>
          </w:p>
        </w:tc>
        <w:tc>
          <w:tcPr>
            <w:tcW w:w="1348" w:type="dxa"/>
            <w:vAlign w:val="center"/>
          </w:tcPr>
          <w:p w14:paraId="66A28DE6">
            <w:pPr>
              <w:adjustRightInd w:val="0"/>
              <w:jc w:val="center"/>
              <w:textAlignment w:val="baseline"/>
              <w:rPr>
                <w:rFonts w:cs="宋体"/>
                <w:kern w:val="28"/>
                <w:szCs w:val="21"/>
              </w:rPr>
            </w:pPr>
          </w:p>
        </w:tc>
      </w:tr>
      <w:tr w14:paraId="26A364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4CAA2F40">
            <w:pPr>
              <w:pStyle w:val="32"/>
              <w:numPr>
                <w:ilvl w:val="0"/>
                <w:numId w:val="49"/>
              </w:numPr>
              <w:adjustRightInd w:val="0"/>
              <w:ind w:left="0" w:firstLine="0" w:firstLineChars="0"/>
              <w:jc w:val="center"/>
              <w:textAlignment w:val="baseline"/>
              <w:rPr>
                <w:rFonts w:cs="宋体"/>
                <w:kern w:val="28"/>
                <w:szCs w:val="21"/>
              </w:rPr>
            </w:pPr>
          </w:p>
        </w:tc>
        <w:tc>
          <w:tcPr>
            <w:tcW w:w="972" w:type="pct"/>
            <w:vAlign w:val="center"/>
          </w:tcPr>
          <w:p w14:paraId="37E38729">
            <w:pPr>
              <w:adjustRightInd w:val="0"/>
              <w:jc w:val="center"/>
              <w:textAlignment w:val="baseline"/>
              <w:rPr>
                <w:szCs w:val="21"/>
              </w:rPr>
            </w:pPr>
            <w:r>
              <w:rPr>
                <w:rFonts w:hint="eastAsia"/>
              </w:rPr>
              <w:t>霉菌试验箱热试验箱</w:t>
            </w:r>
          </w:p>
        </w:tc>
        <w:tc>
          <w:tcPr>
            <w:tcW w:w="989" w:type="pct"/>
            <w:vAlign w:val="center"/>
          </w:tcPr>
          <w:p w14:paraId="2EC512BA">
            <w:pPr>
              <w:adjustRightInd w:val="0"/>
              <w:jc w:val="center"/>
              <w:textAlignment w:val="baseline"/>
              <w:rPr>
                <w:szCs w:val="21"/>
              </w:rPr>
            </w:pPr>
            <w:r>
              <w:rPr>
                <w:rFonts w:hint="eastAsia"/>
                <w:szCs w:val="21"/>
              </w:rPr>
              <w:t>用于霉菌试验</w:t>
            </w:r>
          </w:p>
        </w:tc>
        <w:tc>
          <w:tcPr>
            <w:tcW w:w="1081" w:type="pct"/>
            <w:vAlign w:val="center"/>
          </w:tcPr>
          <w:p w14:paraId="596C3373">
            <w:pPr>
              <w:adjustRightInd w:val="0"/>
              <w:jc w:val="center"/>
              <w:textAlignment w:val="baseline"/>
              <w:rPr>
                <w:szCs w:val="21"/>
              </w:rPr>
            </w:pPr>
            <w:r>
              <w:t>CZ-A-1400AM</w:t>
            </w:r>
          </w:p>
        </w:tc>
        <w:tc>
          <w:tcPr>
            <w:tcW w:w="894" w:type="pct"/>
            <w:vAlign w:val="center"/>
          </w:tcPr>
          <w:p w14:paraId="26FEA05D">
            <w:pPr>
              <w:widowControl/>
              <w:jc w:val="left"/>
            </w:pPr>
            <w:r>
              <w:rPr>
                <w:rFonts w:hint="eastAsia"/>
              </w:rPr>
              <w:t>温度偏差：±2℃</w:t>
            </w:r>
          </w:p>
          <w:p w14:paraId="115AE49B">
            <w:pPr>
              <w:widowControl/>
              <w:jc w:val="left"/>
              <w:rPr>
                <w:szCs w:val="21"/>
              </w:rPr>
            </w:pPr>
            <w:r>
              <w:rPr>
                <w:rFonts w:hint="eastAsia"/>
              </w:rPr>
              <w:t>相对湿度偏差：±</w:t>
            </w:r>
            <w:r>
              <w:t>3</w:t>
            </w:r>
            <w:r>
              <w:rPr>
                <w:rFonts w:hint="eastAsia"/>
              </w:rPr>
              <w:t>%RH</w:t>
            </w:r>
          </w:p>
        </w:tc>
        <w:tc>
          <w:tcPr>
            <w:tcW w:w="704" w:type="pct"/>
            <w:vAlign w:val="center"/>
          </w:tcPr>
          <w:p w14:paraId="6700D976">
            <w:pPr>
              <w:adjustRightInd w:val="0"/>
              <w:jc w:val="center"/>
              <w:textAlignment w:val="baseline"/>
              <w:rPr>
                <w:rFonts w:cs="宋体"/>
                <w:kern w:val="28"/>
                <w:szCs w:val="21"/>
              </w:rPr>
            </w:pPr>
            <w:r>
              <w:rPr>
                <w:rFonts w:hint="eastAsia" w:cs="宋体"/>
                <w:kern w:val="28"/>
                <w:szCs w:val="21"/>
              </w:rPr>
              <w:t>设备校验</w:t>
            </w:r>
          </w:p>
        </w:tc>
      </w:tr>
      <w:tr w14:paraId="5A1D9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655FCE23">
            <w:pPr>
              <w:pStyle w:val="32"/>
              <w:numPr>
                <w:ilvl w:val="0"/>
                <w:numId w:val="49"/>
              </w:numPr>
              <w:adjustRightInd w:val="0"/>
              <w:ind w:left="0" w:firstLine="0" w:firstLineChars="0"/>
              <w:jc w:val="center"/>
              <w:textAlignment w:val="baseline"/>
              <w:rPr>
                <w:rFonts w:cs="宋体"/>
                <w:kern w:val="28"/>
                <w:szCs w:val="21"/>
              </w:rPr>
            </w:pPr>
          </w:p>
        </w:tc>
        <w:tc>
          <w:tcPr>
            <w:tcW w:w="972" w:type="pct"/>
            <w:vAlign w:val="center"/>
          </w:tcPr>
          <w:p w14:paraId="27740C9A">
            <w:pPr>
              <w:adjustRightInd w:val="0"/>
              <w:jc w:val="center"/>
              <w:textAlignment w:val="baseline"/>
              <w:rPr>
                <w:szCs w:val="21"/>
              </w:rPr>
            </w:pPr>
            <w:r>
              <w:rPr>
                <w:szCs w:val="21"/>
              </w:rPr>
              <w:t>温湿度计</w:t>
            </w:r>
          </w:p>
        </w:tc>
        <w:tc>
          <w:tcPr>
            <w:tcW w:w="989" w:type="pct"/>
            <w:vAlign w:val="center"/>
          </w:tcPr>
          <w:p w14:paraId="2A143B66">
            <w:pPr>
              <w:adjustRightInd w:val="0"/>
              <w:jc w:val="center"/>
              <w:textAlignment w:val="baseline"/>
              <w:rPr>
                <w:szCs w:val="21"/>
              </w:rPr>
            </w:pPr>
            <w:r>
              <w:rPr>
                <w:rFonts w:hint="eastAsia"/>
                <w:szCs w:val="21"/>
              </w:rPr>
              <w:t>用于测量试验室大气温湿度</w:t>
            </w:r>
          </w:p>
        </w:tc>
        <w:tc>
          <w:tcPr>
            <w:tcW w:w="1081" w:type="pct"/>
            <w:vAlign w:val="center"/>
          </w:tcPr>
          <w:p w14:paraId="65378E85">
            <w:pPr>
              <w:adjustRightInd w:val="0"/>
              <w:jc w:val="center"/>
              <w:textAlignment w:val="baseline"/>
              <w:rPr>
                <w:szCs w:val="21"/>
              </w:rPr>
            </w:pPr>
            <w:r>
              <w:rPr>
                <w:sz w:val="22"/>
                <w:szCs w:val="22"/>
              </w:rPr>
              <w:t>RE-W1012</w:t>
            </w:r>
          </w:p>
        </w:tc>
        <w:tc>
          <w:tcPr>
            <w:tcW w:w="894" w:type="pct"/>
            <w:vAlign w:val="center"/>
          </w:tcPr>
          <w:p w14:paraId="1F6375AF">
            <w:pPr>
              <w:adjustRightInd w:val="0"/>
              <w:jc w:val="center"/>
              <w:textAlignment w:val="baseline"/>
              <w:rPr>
                <w:szCs w:val="21"/>
              </w:rPr>
            </w:pPr>
            <w:r>
              <w:rPr>
                <w:rFonts w:hint="eastAsia"/>
                <w:szCs w:val="21"/>
              </w:rPr>
              <w:t>温度范围：10℃~35℃</w:t>
            </w:r>
          </w:p>
          <w:p w14:paraId="45A68D98">
            <w:pPr>
              <w:adjustRightInd w:val="0"/>
              <w:jc w:val="center"/>
              <w:textAlignment w:val="baseline"/>
              <w:rPr>
                <w:szCs w:val="21"/>
              </w:rPr>
            </w:pPr>
            <w:r>
              <w:rPr>
                <w:rFonts w:hint="eastAsia"/>
                <w:szCs w:val="21"/>
              </w:rPr>
              <w:t>最大误差：0.7℃</w:t>
            </w:r>
          </w:p>
          <w:p w14:paraId="2192E3F3">
            <w:pPr>
              <w:adjustRightInd w:val="0"/>
              <w:jc w:val="center"/>
              <w:textAlignment w:val="baseline"/>
              <w:rPr>
                <w:szCs w:val="21"/>
              </w:rPr>
            </w:pPr>
            <w:r>
              <w:rPr>
                <w:rFonts w:hint="eastAsia"/>
                <w:szCs w:val="21"/>
              </w:rPr>
              <w:t>湿度范围：20~85%</w:t>
            </w:r>
          </w:p>
          <w:p w14:paraId="1B3FB20D">
            <w:pPr>
              <w:adjustRightInd w:val="0"/>
              <w:jc w:val="center"/>
              <w:textAlignment w:val="baseline"/>
              <w:rPr>
                <w:szCs w:val="21"/>
              </w:rPr>
            </w:pPr>
            <w:r>
              <w:rPr>
                <w:rFonts w:hint="eastAsia"/>
                <w:szCs w:val="21"/>
              </w:rPr>
              <w:t>最大误差：4%</w:t>
            </w:r>
          </w:p>
        </w:tc>
        <w:tc>
          <w:tcPr>
            <w:tcW w:w="704" w:type="pct"/>
            <w:vAlign w:val="center"/>
          </w:tcPr>
          <w:p w14:paraId="759E6F37">
            <w:pPr>
              <w:adjustRightInd w:val="0"/>
              <w:jc w:val="center"/>
              <w:textAlignment w:val="baseline"/>
              <w:rPr>
                <w:rFonts w:cs="宋体"/>
                <w:kern w:val="28"/>
                <w:szCs w:val="21"/>
              </w:rPr>
            </w:pPr>
            <w:r>
              <w:rPr>
                <w:rFonts w:hint="eastAsia" w:cs="宋体"/>
                <w:kern w:val="28"/>
                <w:szCs w:val="21"/>
              </w:rPr>
              <w:t>设备校验</w:t>
            </w:r>
          </w:p>
        </w:tc>
      </w:tr>
      <w:tr w14:paraId="0CEF72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3B436AA7">
            <w:pPr>
              <w:pStyle w:val="32"/>
              <w:numPr>
                <w:ilvl w:val="0"/>
                <w:numId w:val="49"/>
              </w:numPr>
              <w:adjustRightInd w:val="0"/>
              <w:ind w:left="0" w:firstLine="0" w:firstLineChars="0"/>
              <w:jc w:val="center"/>
              <w:textAlignment w:val="baseline"/>
              <w:rPr>
                <w:rFonts w:cs="宋体"/>
                <w:kern w:val="28"/>
                <w:szCs w:val="21"/>
              </w:rPr>
            </w:pPr>
          </w:p>
        </w:tc>
        <w:tc>
          <w:tcPr>
            <w:tcW w:w="972" w:type="pct"/>
            <w:vAlign w:val="center"/>
          </w:tcPr>
          <w:p w14:paraId="245F588B">
            <w:pPr>
              <w:adjustRightInd w:val="0"/>
              <w:jc w:val="center"/>
              <w:textAlignment w:val="baseline"/>
              <w:rPr>
                <w:szCs w:val="21"/>
              </w:rPr>
            </w:pPr>
            <w:r>
              <w:rPr>
                <w:rFonts w:eastAsiaTheme="minorEastAsia"/>
                <w:color w:val="000000"/>
                <w:kern w:val="0"/>
                <w:szCs w:val="21"/>
              </w:rPr>
              <w:t>温湿度大气压力表</w:t>
            </w:r>
          </w:p>
        </w:tc>
        <w:tc>
          <w:tcPr>
            <w:tcW w:w="989" w:type="pct"/>
            <w:vAlign w:val="center"/>
          </w:tcPr>
          <w:p w14:paraId="78D49818">
            <w:pPr>
              <w:adjustRightInd w:val="0"/>
              <w:jc w:val="center"/>
              <w:textAlignment w:val="baseline"/>
              <w:rPr>
                <w:szCs w:val="21"/>
              </w:rPr>
            </w:pPr>
            <w:r>
              <w:rPr>
                <w:rFonts w:hint="eastAsia"/>
                <w:szCs w:val="21"/>
              </w:rPr>
              <w:t>用于测量试验室大气压力</w:t>
            </w:r>
          </w:p>
        </w:tc>
        <w:tc>
          <w:tcPr>
            <w:tcW w:w="1081" w:type="pct"/>
            <w:vAlign w:val="center"/>
          </w:tcPr>
          <w:p w14:paraId="0EDBDB7D">
            <w:pPr>
              <w:adjustRightInd w:val="0"/>
              <w:jc w:val="center"/>
              <w:textAlignment w:val="baseline"/>
              <w:rPr>
                <w:szCs w:val="21"/>
              </w:rPr>
            </w:pPr>
            <w:r>
              <w:rPr>
                <w:rFonts w:eastAsiaTheme="minorEastAsia"/>
                <w:color w:val="000000"/>
                <w:kern w:val="0"/>
                <w:szCs w:val="21"/>
              </w:rPr>
              <w:t>TES1160</w:t>
            </w:r>
          </w:p>
        </w:tc>
        <w:tc>
          <w:tcPr>
            <w:tcW w:w="894" w:type="pct"/>
            <w:vAlign w:val="center"/>
          </w:tcPr>
          <w:p w14:paraId="23800D2C">
            <w:pPr>
              <w:widowControl/>
              <w:jc w:val="left"/>
              <w:rPr>
                <w:rFonts w:eastAsiaTheme="minorEastAsia"/>
                <w:color w:val="000000"/>
                <w:kern w:val="0"/>
                <w:szCs w:val="21"/>
              </w:rPr>
            </w:pPr>
            <w:r>
              <w:rPr>
                <w:rFonts w:eastAsiaTheme="minorEastAsia"/>
                <w:color w:val="000000"/>
                <w:kern w:val="0"/>
                <w:szCs w:val="21"/>
              </w:rPr>
              <w:t>压力范围：（500~1100）hPa</w:t>
            </w:r>
          </w:p>
          <w:p w14:paraId="028624C2">
            <w:pPr>
              <w:adjustRightInd w:val="0"/>
              <w:jc w:val="center"/>
              <w:textAlignment w:val="baseline"/>
              <w:rPr>
                <w:szCs w:val="21"/>
              </w:rPr>
            </w:pPr>
            <w:r>
              <w:rPr>
                <w:rFonts w:eastAsiaTheme="minorEastAsia"/>
                <w:color w:val="000000"/>
                <w:kern w:val="0"/>
                <w:szCs w:val="21"/>
              </w:rPr>
              <w:t>误差：±5hPa</w:t>
            </w:r>
          </w:p>
        </w:tc>
        <w:tc>
          <w:tcPr>
            <w:tcW w:w="704" w:type="pct"/>
            <w:vAlign w:val="center"/>
          </w:tcPr>
          <w:p w14:paraId="6F3CDCCC">
            <w:pPr>
              <w:adjustRightInd w:val="0"/>
              <w:jc w:val="center"/>
              <w:textAlignment w:val="baseline"/>
              <w:rPr>
                <w:rFonts w:cs="宋体"/>
                <w:kern w:val="28"/>
                <w:szCs w:val="21"/>
              </w:rPr>
            </w:pPr>
            <w:r>
              <w:rPr>
                <w:rFonts w:hint="eastAsia" w:cs="宋体"/>
                <w:kern w:val="28"/>
                <w:szCs w:val="21"/>
              </w:rPr>
              <w:t>设备校验</w:t>
            </w:r>
          </w:p>
        </w:tc>
      </w:tr>
      <w:tr w14:paraId="3FCB02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5904A060">
            <w:pPr>
              <w:pStyle w:val="32"/>
              <w:numPr>
                <w:ilvl w:val="0"/>
                <w:numId w:val="49"/>
              </w:numPr>
              <w:adjustRightInd w:val="0"/>
              <w:ind w:left="0" w:firstLine="0" w:firstLineChars="0"/>
              <w:jc w:val="center"/>
              <w:textAlignment w:val="baseline"/>
              <w:rPr>
                <w:rFonts w:cs="宋体"/>
                <w:kern w:val="28"/>
                <w:szCs w:val="21"/>
              </w:rPr>
            </w:pPr>
          </w:p>
        </w:tc>
        <w:tc>
          <w:tcPr>
            <w:tcW w:w="972" w:type="pct"/>
            <w:vAlign w:val="center"/>
          </w:tcPr>
          <w:p w14:paraId="21895D3E">
            <w:pPr>
              <w:adjustRightInd w:val="0"/>
              <w:jc w:val="center"/>
              <w:textAlignment w:val="baseline"/>
              <w:rPr>
                <w:rFonts w:eastAsiaTheme="minorEastAsia"/>
                <w:color w:val="000000"/>
                <w:kern w:val="0"/>
                <w:szCs w:val="21"/>
              </w:rPr>
            </w:pPr>
            <w:r>
              <w:rPr>
                <w:szCs w:val="21"/>
              </w:rPr>
              <w:t>钢卷尺</w:t>
            </w:r>
          </w:p>
        </w:tc>
        <w:tc>
          <w:tcPr>
            <w:tcW w:w="989" w:type="pct"/>
            <w:vAlign w:val="center"/>
          </w:tcPr>
          <w:p w14:paraId="2DCAC940">
            <w:pPr>
              <w:adjustRightInd w:val="0"/>
              <w:jc w:val="center"/>
              <w:textAlignment w:val="baseline"/>
              <w:rPr>
                <w:szCs w:val="21"/>
              </w:rPr>
            </w:pPr>
            <w:r>
              <w:rPr>
                <w:szCs w:val="21"/>
              </w:rPr>
              <w:t>用于测量受试设备与试验系统的距离</w:t>
            </w:r>
          </w:p>
        </w:tc>
        <w:tc>
          <w:tcPr>
            <w:tcW w:w="1081" w:type="pct"/>
            <w:vAlign w:val="center"/>
          </w:tcPr>
          <w:p w14:paraId="579758CA">
            <w:pPr>
              <w:adjustRightInd w:val="0"/>
              <w:jc w:val="center"/>
              <w:textAlignment w:val="baseline"/>
              <w:rPr>
                <w:rFonts w:eastAsiaTheme="minorEastAsia"/>
                <w:color w:val="000000"/>
                <w:kern w:val="0"/>
                <w:szCs w:val="21"/>
              </w:rPr>
            </w:pPr>
            <w:r>
              <w:rPr>
                <w:szCs w:val="21"/>
              </w:rPr>
              <w:t>10m</w:t>
            </w:r>
          </w:p>
        </w:tc>
        <w:tc>
          <w:tcPr>
            <w:tcW w:w="894" w:type="pct"/>
            <w:vAlign w:val="center"/>
          </w:tcPr>
          <w:p w14:paraId="64363498">
            <w:pPr>
              <w:widowControl/>
              <w:jc w:val="left"/>
              <w:rPr>
                <w:rFonts w:eastAsiaTheme="minorEastAsia"/>
                <w:color w:val="000000"/>
                <w:kern w:val="0"/>
                <w:szCs w:val="21"/>
              </w:rPr>
            </w:pPr>
            <w:r>
              <w:rPr>
                <w:szCs w:val="21"/>
              </w:rPr>
              <w:t>允差±5.0mm</w:t>
            </w:r>
          </w:p>
        </w:tc>
        <w:tc>
          <w:tcPr>
            <w:tcW w:w="704" w:type="pct"/>
            <w:vAlign w:val="center"/>
          </w:tcPr>
          <w:p w14:paraId="0E8C84B0">
            <w:pPr>
              <w:adjustRightInd w:val="0"/>
              <w:jc w:val="center"/>
              <w:textAlignment w:val="baseline"/>
              <w:rPr>
                <w:rFonts w:cs="宋体"/>
                <w:kern w:val="28"/>
                <w:szCs w:val="21"/>
              </w:rPr>
            </w:pPr>
            <w:r>
              <w:rPr>
                <w:kern w:val="28"/>
                <w:szCs w:val="21"/>
              </w:rPr>
              <w:t>设备校验</w:t>
            </w:r>
          </w:p>
        </w:tc>
      </w:tr>
      <w:tr w14:paraId="5C5CD9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000" w:type="pct"/>
            <w:gridSpan w:val="6"/>
            <w:vAlign w:val="center"/>
          </w:tcPr>
          <w:p w14:paraId="6A360732">
            <w:pPr>
              <w:adjustRightInd w:val="0"/>
              <w:jc w:val="left"/>
              <w:textAlignment w:val="baseline"/>
              <w:rPr>
                <w:rFonts w:cs="宋体"/>
                <w:iCs/>
                <w:kern w:val="28"/>
                <w:szCs w:val="21"/>
              </w:rPr>
            </w:pPr>
            <w:r>
              <w:rPr>
                <w:rFonts w:hint="eastAsia" w:cs="宋体"/>
                <w:bCs/>
                <w:iCs/>
                <w:kern w:val="28"/>
                <w:szCs w:val="21"/>
              </w:rPr>
              <w:t>注：1.</w:t>
            </w:r>
            <w:r>
              <w:rPr>
                <w:rFonts w:hint="eastAsia" w:cs="宋体"/>
                <w:iCs/>
                <w:kern w:val="0"/>
                <w:szCs w:val="21"/>
              </w:rPr>
              <w:t>若选择的试验设备精度/量程比原试验设备等同或更优</w:t>
            </w:r>
            <w:r>
              <w:rPr>
                <w:rFonts w:hint="eastAsia" w:cs="宋体"/>
                <w:iCs/>
                <w:kern w:val="28"/>
                <w:szCs w:val="21"/>
              </w:rPr>
              <w:t>，则允许更换设备进行试验。</w:t>
            </w:r>
          </w:p>
          <w:p w14:paraId="35BEFBE1">
            <w:pPr>
              <w:adjustRightInd w:val="0"/>
              <w:jc w:val="left"/>
              <w:textAlignment w:val="baseline"/>
              <w:rPr>
                <w:rFonts w:cs="宋体"/>
                <w:iCs/>
                <w:kern w:val="28"/>
                <w:szCs w:val="21"/>
              </w:rPr>
            </w:pPr>
            <w:r>
              <w:rPr>
                <w:rFonts w:hint="eastAsia" w:cs="宋体"/>
                <w:iCs/>
                <w:kern w:val="28"/>
                <w:szCs w:val="21"/>
              </w:rPr>
              <w:t>2．实际使用的设备/仪器，由试验单位记录，并在试验报告中明确，如存在差异，应在试验报告中进行分析。</w:t>
            </w:r>
          </w:p>
          <w:p w14:paraId="7AD1C418">
            <w:pPr>
              <w:adjustRightInd w:val="0"/>
              <w:jc w:val="left"/>
              <w:textAlignment w:val="baseline"/>
              <w:rPr>
                <w:rFonts w:cs="Calibri"/>
                <w:b/>
                <w:i/>
                <w:kern w:val="28"/>
                <w:szCs w:val="21"/>
              </w:rPr>
            </w:pPr>
            <w:r>
              <w:rPr>
                <w:rFonts w:hint="eastAsia" w:cs="宋体"/>
                <w:bCs/>
                <w:iCs/>
                <w:kern w:val="28"/>
                <w:szCs w:val="21"/>
              </w:rPr>
              <w:t>3</w:t>
            </w:r>
            <w:r>
              <w:rPr>
                <w:rFonts w:hint="eastAsia" w:cs="宋体"/>
                <w:b/>
                <w:iCs/>
                <w:kern w:val="28"/>
                <w:szCs w:val="21"/>
              </w:rPr>
              <w:t>.</w:t>
            </w:r>
            <w:r>
              <w:rPr>
                <w:rFonts w:hint="eastAsia" w:cs="宋体"/>
                <w:iCs/>
                <w:kern w:val="0"/>
                <w:szCs w:val="21"/>
              </w:rPr>
              <w:t>所有未标注数量的设备，默认数量为1。</w:t>
            </w:r>
          </w:p>
        </w:tc>
      </w:tr>
    </w:tbl>
    <w:p w14:paraId="710B7603">
      <w:pPr>
        <w:pStyle w:val="27"/>
        <w:rPr>
          <w:lang w:val="zh-CN"/>
        </w:rPr>
      </w:pPr>
      <w:bookmarkStart w:id="359" w:name="_Toc176264484"/>
      <w:r>
        <w:rPr>
          <w:rFonts w:hint="eastAsia"/>
          <w:lang w:val="zh-CN"/>
        </w:rPr>
        <w:t>试验布置和连接</w:t>
      </w:r>
      <w:bookmarkEnd w:id="359"/>
    </w:p>
    <w:p w14:paraId="5FBB37E4">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试验前后测试时，按图43将受试设备与测试设备进行连接布置。将受试</w:t>
      </w:r>
      <w:r>
        <w:rPr>
          <w:rFonts w:ascii="Times New Roman" w:hAnsi="Times New Roman" w:cs="宋体"/>
          <w:sz w:val="24"/>
          <w:szCs w:val="21"/>
        </w:rPr>
        <w:t>设备</w:t>
      </w:r>
      <w:r>
        <w:rPr>
          <w:rFonts w:hint="eastAsia" w:ascii="Times New Roman" w:hAnsi="Times New Roman" w:cs="宋体"/>
          <w:sz w:val="24"/>
          <w:szCs w:val="21"/>
        </w:rPr>
        <w:t>安装在试验箱内，受试设备放在试验箱内中心位置，距离箱壁不小于15cm，具体如图44所示。</w:t>
      </w:r>
    </w:p>
    <w:p w14:paraId="2C5C07C3">
      <w:pPr>
        <w:pStyle w:val="32"/>
        <w:ind w:firstLine="0" w:firstLineChars="0"/>
        <w:jc w:val="center"/>
        <w:rPr>
          <w:rFonts w:ascii="Times New Roman" w:hAnsi="Times New Roman"/>
        </w:rPr>
      </w:pPr>
      <w:r>
        <w:drawing>
          <wp:inline distT="0" distB="0" distL="0" distR="0">
            <wp:extent cx="5019675" cy="5226050"/>
            <wp:effectExtent l="0" t="0" r="0" b="317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017001" cy="5223092"/>
                    </a:xfrm>
                    <a:prstGeom prst="rect">
                      <a:avLst/>
                    </a:prstGeom>
                    <a:noFill/>
                    <a:ln>
                      <a:noFill/>
                    </a:ln>
                  </pic:spPr>
                </pic:pic>
              </a:graphicData>
            </a:graphic>
          </wp:inline>
        </w:drawing>
      </w:r>
    </w:p>
    <w:p w14:paraId="61A286D3">
      <w:pPr>
        <w:pStyle w:val="61"/>
        <w:numPr>
          <w:ilvl w:val="0"/>
          <w:numId w:val="8"/>
        </w:numPr>
        <w:rPr>
          <w:rFonts w:ascii="黑体" w:hAnsi="黑体" w:cs="宋体"/>
        </w:rPr>
      </w:pPr>
      <w:bookmarkStart w:id="360" w:name="_Toc176262597"/>
      <w:r>
        <w:rPr>
          <w:rFonts w:hint="eastAsia" w:ascii="黑体" w:hAnsi="黑体" w:cs="宋体"/>
        </w:rPr>
        <w:t>霉菌试验连接示意图</w:t>
      </w:r>
      <w:bookmarkEnd w:id="360"/>
    </w:p>
    <w:p w14:paraId="331B3554">
      <w:pPr>
        <w:pStyle w:val="24"/>
        <w:ind w:firstLine="0" w:firstLineChars="0"/>
        <w:jc w:val="center"/>
      </w:pPr>
      <w:r>
        <w:object>
          <v:shape id="_x0000_i1034" o:spt="75" type="#_x0000_t75" style="height:230.5pt;width:373.35pt;" o:ole="t" filled="f" o:preferrelative="t" stroked="f" coordsize="21600,21600">
            <v:path/>
            <v:fill on="f" focussize="0,0"/>
            <v:stroke on="f" joinstyle="miter"/>
            <v:imagedata r:id="rId46" o:title=""/>
            <o:lock v:ext="edit" aspectratio="t"/>
            <w10:wrap type="none"/>
            <w10:anchorlock/>
          </v:shape>
          <o:OLEObject Type="Embed" ProgID="Visio.Drawing.15" ShapeID="_x0000_i1034" DrawAspect="Content" ObjectID="_1468075735" r:id="rId45">
            <o:LockedField>false</o:LockedField>
          </o:OLEObject>
        </w:object>
      </w:r>
    </w:p>
    <w:p w14:paraId="35D9A7D7">
      <w:pPr>
        <w:pStyle w:val="61"/>
        <w:numPr>
          <w:ilvl w:val="0"/>
          <w:numId w:val="8"/>
        </w:numPr>
        <w:rPr>
          <w:rFonts w:ascii="黑体" w:hAnsi="黑体"/>
        </w:rPr>
      </w:pPr>
      <w:bookmarkStart w:id="361" w:name="_Toc176262598"/>
      <w:r>
        <w:rPr>
          <w:rFonts w:hint="eastAsia" w:ascii="黑体" w:hAnsi="黑体" w:cs="宋体"/>
        </w:rPr>
        <w:t>霉菌试验布置</w:t>
      </w:r>
      <w:bookmarkEnd w:id="361"/>
    </w:p>
    <w:p w14:paraId="7A08B227">
      <w:pPr>
        <w:pStyle w:val="27"/>
        <w:rPr>
          <w:lang w:val="zh-CN"/>
        </w:rPr>
      </w:pPr>
      <w:bookmarkStart w:id="362" w:name="_Toc176264485"/>
      <w:r>
        <w:rPr>
          <w:rFonts w:hint="eastAsia"/>
          <w:lang w:val="zh-CN"/>
        </w:rPr>
        <w:t>试验件、试验装置（试验前）的制造符合性要求</w:t>
      </w:r>
      <w:bookmarkEnd w:id="362"/>
    </w:p>
    <w:p w14:paraId="3AA77436">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试验件状态应满足“6.试验产品/设备说明”构型和产品状态要求，确定试验件按照12.1要求完成了产品验收测试。</w:t>
      </w:r>
    </w:p>
    <w:p w14:paraId="452200C7">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确保试验件、陪试件、试验装置，在试验前按照22.3-22.5的要求，进行了相应的安装和连接。</w:t>
      </w:r>
    </w:p>
    <w:p w14:paraId="44849EDF">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确保试验人员资质符合“10. 试验人员”的要求。</w:t>
      </w:r>
    </w:p>
    <w:p w14:paraId="2ECF9CEA">
      <w:pPr>
        <w:pStyle w:val="27"/>
        <w:rPr>
          <w:lang w:val="zh-CN"/>
        </w:rPr>
      </w:pPr>
      <w:bookmarkStart w:id="363" w:name="_Toc176264486"/>
      <w:r>
        <w:rPr>
          <w:rFonts w:hint="eastAsia"/>
          <w:lang w:val="zh-CN"/>
        </w:rPr>
        <w:t>试验程序</w:t>
      </w:r>
      <w:bookmarkEnd w:id="363"/>
    </w:p>
    <w:p w14:paraId="6DC396EB">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试验人员应在试验环境搭建完成后予以检查确认试验参数设置，待确认满足要求后再开始试验。</w:t>
      </w:r>
    </w:p>
    <w:p w14:paraId="0381B461">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在附录B检测记录表</w:t>
      </w:r>
      <w:r>
        <w:rPr>
          <w:rFonts w:ascii="Times New Roman" w:hAnsi="Times New Roman" w:cs="宋体"/>
          <w:sz w:val="24"/>
          <w:szCs w:val="21"/>
        </w:rPr>
        <w:t>中</w:t>
      </w:r>
      <w:r>
        <w:rPr>
          <w:rFonts w:hint="eastAsia" w:ascii="Times New Roman" w:hAnsi="Times New Roman" w:cs="宋体"/>
          <w:sz w:val="24"/>
          <w:szCs w:val="21"/>
        </w:rPr>
        <w:t>记录</w:t>
      </w:r>
      <w:r>
        <w:rPr>
          <w:rFonts w:ascii="Times New Roman" w:hAnsi="Times New Roman" w:cs="宋体"/>
          <w:sz w:val="24"/>
          <w:szCs w:val="21"/>
        </w:rPr>
        <w:t>试验设备相关信息及试验开始</w:t>
      </w:r>
      <w:r>
        <w:rPr>
          <w:rFonts w:hint="eastAsia" w:ascii="Times New Roman" w:hAnsi="Times New Roman" w:cs="宋体"/>
          <w:sz w:val="24"/>
          <w:szCs w:val="21"/>
        </w:rPr>
        <w:t>和结束</w:t>
      </w:r>
      <w:r>
        <w:rPr>
          <w:rFonts w:ascii="Times New Roman" w:hAnsi="Times New Roman" w:cs="宋体"/>
          <w:sz w:val="24"/>
          <w:szCs w:val="21"/>
        </w:rPr>
        <w:t>时间等内容，根据试验程序计算每次温度变化的时间节点，定时</w:t>
      </w:r>
      <w:r>
        <w:rPr>
          <w:rFonts w:hint="eastAsia" w:ascii="Times New Roman" w:hAnsi="Times New Roman" w:cs="宋体"/>
          <w:sz w:val="24"/>
          <w:szCs w:val="21"/>
        </w:rPr>
        <w:t>巡查</w:t>
      </w:r>
      <w:r>
        <w:rPr>
          <w:rFonts w:ascii="Times New Roman" w:hAnsi="Times New Roman" w:cs="宋体"/>
          <w:sz w:val="24"/>
          <w:szCs w:val="21"/>
        </w:rPr>
        <w:t>试验设备运行状态</w:t>
      </w:r>
      <w:r>
        <w:rPr>
          <w:rFonts w:hint="eastAsia" w:ascii="Times New Roman" w:hAnsi="Times New Roman" w:cs="宋体"/>
          <w:sz w:val="24"/>
          <w:szCs w:val="21"/>
        </w:rPr>
        <w:t>。</w:t>
      </w:r>
    </w:p>
    <w:p w14:paraId="21F19C38">
      <w:pPr>
        <w:pStyle w:val="24"/>
        <w:ind w:firstLine="480"/>
      </w:pPr>
      <w:r>
        <w:rPr>
          <w:rFonts w:hint="eastAsia"/>
        </w:rPr>
        <w:t>初始布置：受试设备</w:t>
      </w:r>
      <w:r>
        <w:t>按</w:t>
      </w:r>
      <w:r>
        <w:rPr>
          <w:rFonts w:hint="eastAsia"/>
        </w:rPr>
        <w:t>图43进行</w:t>
      </w:r>
      <w:r>
        <w:t>放置，</w:t>
      </w:r>
      <w:r>
        <w:rPr>
          <w:rFonts w:hint="eastAsia"/>
        </w:rPr>
        <w:t>将</w:t>
      </w:r>
      <w:r>
        <w:t>棉布</w:t>
      </w:r>
      <w:r>
        <w:rPr>
          <w:rFonts w:hint="eastAsia"/>
        </w:rPr>
        <w:t>对照</w:t>
      </w:r>
      <w:r>
        <w:t>条垂直地放置在</w:t>
      </w:r>
      <w:r>
        <w:rPr>
          <w:rFonts w:hint="eastAsia"/>
        </w:rPr>
        <w:t>受试设备附近</w:t>
      </w:r>
      <w:r>
        <w:t>，但不得与受试设备接触。</w:t>
      </w:r>
    </w:p>
    <w:p w14:paraId="4D02E5E9">
      <w:pPr>
        <w:pStyle w:val="24"/>
        <w:ind w:firstLine="480"/>
        <w:rPr>
          <w:szCs w:val="24"/>
        </w:rPr>
      </w:pPr>
      <w:r>
        <w:rPr>
          <w:rFonts w:hint="eastAsia"/>
        </w:rPr>
        <w:t>试验预处理：受试设备</w:t>
      </w:r>
      <w:r>
        <w:rPr>
          <w:szCs w:val="24"/>
        </w:rPr>
        <w:t>和棉布对照条在温度（30</w:t>
      </w:r>
      <w:r>
        <w:rPr>
          <w:rFonts w:hint="eastAsia"/>
          <w:szCs w:val="24"/>
        </w:rPr>
        <w:t>±</w:t>
      </w:r>
      <w:r>
        <w:rPr>
          <w:szCs w:val="24"/>
        </w:rPr>
        <w:t>1）℃、相对湿度（97</w:t>
      </w:r>
      <w:r>
        <w:rPr>
          <w:rFonts w:hint="eastAsia"/>
          <w:szCs w:val="24"/>
        </w:rPr>
        <w:t>±</w:t>
      </w:r>
      <w:r>
        <w:rPr>
          <w:szCs w:val="24"/>
        </w:rPr>
        <w:t>2）%的条件下至少4h，然后用喷雾器将混合孢子悬浮液以很细的薄雾喷在棉布对照条和</w:t>
      </w:r>
      <w:r>
        <w:rPr>
          <w:rFonts w:hint="eastAsia"/>
        </w:rPr>
        <w:t>受试设备</w:t>
      </w:r>
      <w:r>
        <w:rPr>
          <w:szCs w:val="24"/>
        </w:rPr>
        <w:t>可能暴露的内外表面。</w:t>
      </w:r>
    </w:p>
    <w:p w14:paraId="033B061F">
      <w:pPr>
        <w:pStyle w:val="24"/>
        <w:ind w:firstLine="480"/>
        <w:rPr>
          <w:szCs w:val="24"/>
        </w:rPr>
      </w:pPr>
      <w:r>
        <w:rPr>
          <w:rFonts w:hint="eastAsia"/>
        </w:rPr>
        <w:t>试验中霉菌生长的检查：</w:t>
      </w:r>
      <w:r>
        <w:rPr>
          <w:szCs w:val="24"/>
        </w:rPr>
        <w:t>在接种后的第7</w:t>
      </w:r>
      <w:r>
        <w:rPr>
          <w:rFonts w:hint="eastAsia"/>
          <w:szCs w:val="24"/>
        </w:rPr>
        <w:t>天</w:t>
      </w:r>
      <w:r>
        <w:rPr>
          <w:szCs w:val="24"/>
        </w:rPr>
        <w:t>，检查棉布对照条上的霉菌生长情况，确认试验箱环境条件是否适合霉菌生长。</w:t>
      </w:r>
    </w:p>
    <w:p w14:paraId="0A668B03">
      <w:pPr>
        <w:pStyle w:val="24"/>
        <w:ind w:firstLine="480"/>
        <w:rPr>
          <w:szCs w:val="24"/>
        </w:rPr>
      </w:pPr>
      <w:r>
        <w:rPr>
          <w:rFonts w:hint="eastAsia"/>
        </w:rPr>
        <w:t>试验：</w:t>
      </w:r>
      <w:r>
        <w:rPr>
          <w:szCs w:val="24"/>
        </w:rPr>
        <w:t>从接种之日起，连续试验28</w:t>
      </w:r>
      <w:r>
        <w:rPr>
          <w:rFonts w:hint="eastAsia"/>
          <w:szCs w:val="24"/>
        </w:rPr>
        <w:t>天</w:t>
      </w:r>
      <w:r>
        <w:rPr>
          <w:szCs w:val="24"/>
        </w:rPr>
        <w:t>，期间试验箱内保持温度（30</w:t>
      </w:r>
      <w:r>
        <w:rPr>
          <w:rFonts w:hint="eastAsia"/>
          <w:szCs w:val="24"/>
        </w:rPr>
        <w:t>±</w:t>
      </w:r>
      <w:r>
        <w:rPr>
          <w:szCs w:val="24"/>
        </w:rPr>
        <w:t>1）℃、相对湿度（97</w:t>
      </w:r>
      <w:r>
        <w:rPr>
          <w:rFonts w:hint="eastAsia"/>
          <w:szCs w:val="24"/>
        </w:rPr>
        <w:t>±</w:t>
      </w:r>
      <w:r>
        <w:rPr>
          <w:szCs w:val="24"/>
        </w:rPr>
        <w:t>2）%恒定条件下进行试验</w:t>
      </w:r>
      <w:r>
        <w:rPr>
          <w:rFonts w:hint="eastAsia"/>
          <w:szCs w:val="24"/>
        </w:rPr>
        <w:t>，在</w:t>
      </w:r>
      <w:r>
        <w:rPr>
          <w:rFonts w:hint="eastAsia" w:cs="宋体"/>
        </w:rPr>
        <w:t>附录B检测记录表</w:t>
      </w:r>
      <w:r>
        <w:rPr>
          <w:szCs w:val="24"/>
        </w:rPr>
        <w:t>中记录受试</w:t>
      </w:r>
      <w:r>
        <w:rPr>
          <w:rFonts w:hint="eastAsia"/>
          <w:szCs w:val="24"/>
        </w:rPr>
        <w:t>设备相关</w:t>
      </w:r>
      <w:r>
        <w:rPr>
          <w:szCs w:val="24"/>
        </w:rPr>
        <w:t>信息及试验开始结束时间等内容，每天至少巡查</w:t>
      </w:r>
      <w:r>
        <w:rPr>
          <w:rFonts w:hint="eastAsia"/>
          <w:szCs w:val="24"/>
        </w:rPr>
        <w:t>1次</w:t>
      </w:r>
      <w:r>
        <w:rPr>
          <w:szCs w:val="24"/>
        </w:rPr>
        <w:t>试验设备的运行状态。</w:t>
      </w:r>
    </w:p>
    <w:p w14:paraId="1AEFAAF7">
      <w:pPr>
        <w:pStyle w:val="24"/>
        <w:ind w:firstLine="480"/>
        <w:rPr>
          <w:kern w:val="0"/>
        </w:rPr>
      </w:pPr>
      <w:r>
        <w:rPr>
          <w:rFonts w:hint="eastAsia"/>
        </w:rPr>
        <w:t>试验后检测：</w:t>
      </w:r>
      <w:r>
        <w:t>试验结束后按</w:t>
      </w:r>
      <w:r>
        <w:rPr>
          <w:rFonts w:hint="eastAsia"/>
        </w:rPr>
        <w:t>表35</w:t>
      </w:r>
      <w:r>
        <w:t>判定</w:t>
      </w:r>
      <w:r>
        <w:rPr>
          <w:rFonts w:hint="eastAsia"/>
        </w:rPr>
        <w:t>受试设备</w:t>
      </w:r>
      <w:r>
        <w:t>的长霉等级</w:t>
      </w:r>
      <w:r>
        <w:rPr>
          <w:kern w:val="0"/>
        </w:rPr>
        <w:t>。</w:t>
      </w:r>
    </w:p>
    <w:p w14:paraId="777E8B07">
      <w:pPr>
        <w:pStyle w:val="59"/>
        <w:numPr>
          <w:ilvl w:val="0"/>
          <w:numId w:val="7"/>
        </w:numPr>
        <w:rPr>
          <w:rFonts w:ascii="黑体" w:hAnsi="黑体" w:cs="宋体"/>
        </w:rPr>
      </w:pPr>
      <w:bookmarkStart w:id="364" w:name="_Toc176262541"/>
      <w:r>
        <w:rPr>
          <w:rFonts w:ascii="黑体" w:hAnsi="黑体" w:cs="宋体"/>
        </w:rPr>
        <w:t>霉菌试验结果的等级评定</w:t>
      </w:r>
      <w:bookmarkEnd w:id="364"/>
    </w:p>
    <w:tbl>
      <w:tblPr>
        <w:tblStyle w:val="1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271"/>
        <w:gridCol w:w="1619"/>
        <w:gridCol w:w="6681"/>
      </w:tblGrid>
      <w:tr w14:paraId="0900DD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tblHeader/>
          <w:jc w:val="center"/>
        </w:trPr>
        <w:tc>
          <w:tcPr>
            <w:tcW w:w="664" w:type="pct"/>
            <w:tcBorders>
              <w:bottom w:val="single" w:color="auto" w:sz="12" w:space="0"/>
            </w:tcBorders>
            <w:vAlign w:val="center"/>
          </w:tcPr>
          <w:p w14:paraId="4CA87D2C">
            <w:pPr>
              <w:pStyle w:val="38"/>
              <w:widowControl w:val="0"/>
              <w:spacing w:before="156" w:after="156"/>
              <w:ind w:firstLine="0" w:firstLineChars="0"/>
              <w:jc w:val="center"/>
              <w:rPr>
                <w:rFonts w:ascii="Times New Roman" w:hAnsi="Times New Roman"/>
                <w:szCs w:val="21"/>
              </w:rPr>
            </w:pPr>
            <w:r>
              <w:rPr>
                <w:rFonts w:ascii="Times New Roman" w:hAnsi="Times New Roman"/>
                <w:szCs w:val="21"/>
              </w:rPr>
              <w:t>等级</w:t>
            </w:r>
          </w:p>
        </w:tc>
        <w:tc>
          <w:tcPr>
            <w:tcW w:w="846" w:type="pct"/>
            <w:tcBorders>
              <w:bottom w:val="single" w:color="auto" w:sz="12" w:space="0"/>
            </w:tcBorders>
            <w:vAlign w:val="center"/>
          </w:tcPr>
          <w:p w14:paraId="76D6D952">
            <w:pPr>
              <w:pStyle w:val="38"/>
              <w:widowControl w:val="0"/>
              <w:spacing w:before="156" w:after="156"/>
              <w:ind w:firstLine="0" w:firstLineChars="0"/>
              <w:jc w:val="center"/>
              <w:rPr>
                <w:rFonts w:ascii="Times New Roman" w:hAnsi="Times New Roman"/>
                <w:szCs w:val="21"/>
              </w:rPr>
            </w:pPr>
            <w:r>
              <w:rPr>
                <w:rFonts w:ascii="Times New Roman" w:hAnsi="Times New Roman"/>
                <w:szCs w:val="21"/>
              </w:rPr>
              <w:t>长霉程度</w:t>
            </w:r>
          </w:p>
        </w:tc>
        <w:tc>
          <w:tcPr>
            <w:tcW w:w="3490" w:type="pct"/>
            <w:tcBorders>
              <w:bottom w:val="single" w:color="auto" w:sz="12" w:space="0"/>
            </w:tcBorders>
            <w:vAlign w:val="center"/>
          </w:tcPr>
          <w:p w14:paraId="2B5C24EA">
            <w:pPr>
              <w:pStyle w:val="38"/>
              <w:widowControl w:val="0"/>
              <w:spacing w:before="156" w:after="156"/>
              <w:ind w:firstLine="0" w:firstLineChars="0"/>
              <w:jc w:val="center"/>
              <w:rPr>
                <w:rFonts w:ascii="Times New Roman" w:hAnsi="Times New Roman"/>
                <w:szCs w:val="21"/>
              </w:rPr>
            </w:pPr>
            <w:r>
              <w:rPr>
                <w:rFonts w:ascii="Times New Roman" w:hAnsi="Times New Roman"/>
                <w:szCs w:val="21"/>
              </w:rPr>
              <w:t>霉菌生长情况</w:t>
            </w:r>
          </w:p>
        </w:tc>
      </w:tr>
      <w:tr w14:paraId="1BDB8E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5" w:hRule="atLeast"/>
          <w:jc w:val="center"/>
        </w:trPr>
        <w:tc>
          <w:tcPr>
            <w:tcW w:w="664" w:type="pct"/>
            <w:tcBorders>
              <w:top w:val="single" w:color="auto" w:sz="12" w:space="0"/>
            </w:tcBorders>
            <w:vAlign w:val="center"/>
          </w:tcPr>
          <w:p w14:paraId="014CD569">
            <w:pPr>
              <w:jc w:val="center"/>
              <w:rPr>
                <w:szCs w:val="21"/>
              </w:rPr>
            </w:pPr>
            <w:r>
              <w:rPr>
                <w:szCs w:val="21"/>
              </w:rPr>
              <w:t>0</w:t>
            </w:r>
          </w:p>
        </w:tc>
        <w:tc>
          <w:tcPr>
            <w:tcW w:w="846" w:type="pct"/>
            <w:tcBorders>
              <w:top w:val="single" w:color="auto" w:sz="12" w:space="0"/>
            </w:tcBorders>
            <w:vAlign w:val="center"/>
          </w:tcPr>
          <w:p w14:paraId="7BA3DA5C">
            <w:pPr>
              <w:jc w:val="center"/>
              <w:rPr>
                <w:szCs w:val="21"/>
              </w:rPr>
            </w:pPr>
            <w:r>
              <w:rPr>
                <w:szCs w:val="21"/>
              </w:rPr>
              <w:t>无</w:t>
            </w:r>
          </w:p>
        </w:tc>
        <w:tc>
          <w:tcPr>
            <w:tcW w:w="3490" w:type="pct"/>
            <w:tcBorders>
              <w:top w:val="single" w:color="auto" w:sz="12" w:space="0"/>
            </w:tcBorders>
            <w:vAlign w:val="center"/>
          </w:tcPr>
          <w:p w14:paraId="57FCE49F">
            <w:pPr>
              <w:jc w:val="center"/>
              <w:rPr>
                <w:rStyle w:val="42"/>
                <w:szCs w:val="21"/>
              </w:rPr>
            </w:pPr>
            <w:r>
              <w:rPr>
                <w:szCs w:val="21"/>
              </w:rPr>
              <w:t>材料无霉菌生长</w:t>
            </w:r>
            <w:r>
              <w:rPr>
                <w:rStyle w:val="42"/>
                <w:szCs w:val="21"/>
              </w:rPr>
              <w:t>。</w:t>
            </w:r>
          </w:p>
        </w:tc>
      </w:tr>
      <w:tr w14:paraId="6C39BA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4" w:hRule="atLeast"/>
          <w:jc w:val="center"/>
        </w:trPr>
        <w:tc>
          <w:tcPr>
            <w:tcW w:w="664" w:type="pct"/>
            <w:vAlign w:val="center"/>
          </w:tcPr>
          <w:p w14:paraId="50E4ED26">
            <w:pPr>
              <w:jc w:val="center"/>
              <w:rPr>
                <w:szCs w:val="21"/>
              </w:rPr>
            </w:pPr>
            <w:r>
              <w:rPr>
                <w:szCs w:val="21"/>
              </w:rPr>
              <w:t>1</w:t>
            </w:r>
          </w:p>
        </w:tc>
        <w:tc>
          <w:tcPr>
            <w:tcW w:w="846" w:type="pct"/>
            <w:vAlign w:val="center"/>
          </w:tcPr>
          <w:p w14:paraId="796AAAA3">
            <w:pPr>
              <w:jc w:val="center"/>
              <w:rPr>
                <w:szCs w:val="21"/>
              </w:rPr>
            </w:pPr>
            <w:r>
              <w:rPr>
                <w:szCs w:val="21"/>
              </w:rPr>
              <w:t>微量</w:t>
            </w:r>
          </w:p>
        </w:tc>
        <w:tc>
          <w:tcPr>
            <w:tcW w:w="3490" w:type="pct"/>
            <w:vAlign w:val="center"/>
          </w:tcPr>
          <w:p w14:paraId="0C211545">
            <w:pPr>
              <w:jc w:val="center"/>
              <w:rPr>
                <w:rStyle w:val="42"/>
                <w:szCs w:val="21"/>
              </w:rPr>
            </w:pPr>
            <w:r>
              <w:rPr>
                <w:szCs w:val="21"/>
              </w:rPr>
              <w:t>分散、稀少或非常局限的霉菌生长。</w:t>
            </w:r>
          </w:p>
        </w:tc>
      </w:tr>
      <w:tr w14:paraId="13099B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664" w:type="pct"/>
            <w:vAlign w:val="center"/>
          </w:tcPr>
          <w:p w14:paraId="7DC12AC8">
            <w:pPr>
              <w:jc w:val="center"/>
              <w:rPr>
                <w:szCs w:val="21"/>
              </w:rPr>
            </w:pPr>
            <w:r>
              <w:rPr>
                <w:szCs w:val="21"/>
              </w:rPr>
              <w:t>2</w:t>
            </w:r>
          </w:p>
        </w:tc>
        <w:tc>
          <w:tcPr>
            <w:tcW w:w="846" w:type="pct"/>
            <w:vAlign w:val="center"/>
          </w:tcPr>
          <w:p w14:paraId="76933DDA">
            <w:pPr>
              <w:jc w:val="center"/>
              <w:rPr>
                <w:szCs w:val="21"/>
              </w:rPr>
            </w:pPr>
            <w:r>
              <w:rPr>
                <w:szCs w:val="21"/>
              </w:rPr>
              <w:t>轻度</w:t>
            </w:r>
          </w:p>
        </w:tc>
        <w:tc>
          <w:tcPr>
            <w:tcW w:w="3490" w:type="pct"/>
            <w:vAlign w:val="center"/>
          </w:tcPr>
          <w:p w14:paraId="09B8D680">
            <w:pPr>
              <w:jc w:val="center"/>
              <w:rPr>
                <w:rStyle w:val="42"/>
                <w:szCs w:val="21"/>
              </w:rPr>
            </w:pPr>
            <w:r>
              <w:rPr>
                <w:szCs w:val="21"/>
              </w:rPr>
              <w:t>材料表面霉菌断续蔓延或菌落松散分布，或整个表面有菌丝连续伸延，但霉菌下面的材料表面依然可见。</w:t>
            </w:r>
          </w:p>
        </w:tc>
      </w:tr>
      <w:tr w14:paraId="4E9A88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8" w:hRule="atLeast"/>
          <w:jc w:val="center"/>
        </w:trPr>
        <w:tc>
          <w:tcPr>
            <w:tcW w:w="664" w:type="pct"/>
            <w:vAlign w:val="center"/>
          </w:tcPr>
          <w:p w14:paraId="729313C4">
            <w:pPr>
              <w:jc w:val="center"/>
              <w:rPr>
                <w:szCs w:val="21"/>
              </w:rPr>
            </w:pPr>
            <w:r>
              <w:rPr>
                <w:szCs w:val="21"/>
              </w:rPr>
              <w:t>3</w:t>
            </w:r>
          </w:p>
        </w:tc>
        <w:tc>
          <w:tcPr>
            <w:tcW w:w="846" w:type="pct"/>
            <w:vAlign w:val="center"/>
          </w:tcPr>
          <w:p w14:paraId="0F6A412A">
            <w:pPr>
              <w:jc w:val="center"/>
              <w:rPr>
                <w:szCs w:val="21"/>
              </w:rPr>
            </w:pPr>
            <w:r>
              <w:rPr>
                <w:szCs w:val="21"/>
              </w:rPr>
              <w:t>中度</w:t>
            </w:r>
          </w:p>
        </w:tc>
        <w:tc>
          <w:tcPr>
            <w:tcW w:w="3490" w:type="pct"/>
            <w:vAlign w:val="center"/>
          </w:tcPr>
          <w:p w14:paraId="7A529E94">
            <w:pPr>
              <w:jc w:val="center"/>
              <w:rPr>
                <w:rStyle w:val="42"/>
                <w:szCs w:val="21"/>
              </w:rPr>
            </w:pPr>
            <w:r>
              <w:rPr>
                <w:szCs w:val="21"/>
              </w:rPr>
              <w:t>霉菌大量生长，材料可出现可视的结构改变</w:t>
            </w:r>
            <w:r>
              <w:rPr>
                <w:rStyle w:val="42"/>
                <w:szCs w:val="21"/>
              </w:rPr>
              <w:t>。</w:t>
            </w:r>
          </w:p>
        </w:tc>
      </w:tr>
      <w:tr w14:paraId="1B2A20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664" w:type="pct"/>
            <w:vAlign w:val="center"/>
          </w:tcPr>
          <w:p w14:paraId="19625755">
            <w:pPr>
              <w:jc w:val="center"/>
              <w:rPr>
                <w:szCs w:val="21"/>
              </w:rPr>
            </w:pPr>
            <w:r>
              <w:rPr>
                <w:szCs w:val="21"/>
              </w:rPr>
              <w:t>4</w:t>
            </w:r>
          </w:p>
        </w:tc>
        <w:tc>
          <w:tcPr>
            <w:tcW w:w="846" w:type="pct"/>
            <w:vAlign w:val="center"/>
          </w:tcPr>
          <w:p w14:paraId="6CBD0DFA">
            <w:pPr>
              <w:jc w:val="center"/>
              <w:rPr>
                <w:szCs w:val="21"/>
              </w:rPr>
            </w:pPr>
            <w:r>
              <w:rPr>
                <w:szCs w:val="21"/>
              </w:rPr>
              <w:t>严重</w:t>
            </w:r>
          </w:p>
        </w:tc>
        <w:tc>
          <w:tcPr>
            <w:tcW w:w="3490" w:type="pct"/>
            <w:vAlign w:val="center"/>
          </w:tcPr>
          <w:p w14:paraId="2BCE0F35">
            <w:pPr>
              <w:jc w:val="center"/>
              <w:rPr>
                <w:rStyle w:val="42"/>
                <w:szCs w:val="21"/>
              </w:rPr>
            </w:pPr>
            <w:r>
              <w:rPr>
                <w:szCs w:val="21"/>
              </w:rPr>
              <w:t>厚重的霉菌生长</w:t>
            </w:r>
            <w:r>
              <w:rPr>
                <w:rStyle w:val="42"/>
                <w:szCs w:val="21"/>
              </w:rPr>
              <w:t>。</w:t>
            </w:r>
          </w:p>
        </w:tc>
      </w:tr>
    </w:tbl>
    <w:p w14:paraId="3A306358">
      <w:pPr>
        <w:pStyle w:val="27"/>
        <w:rPr>
          <w:lang w:val="zh-CN"/>
        </w:rPr>
      </w:pPr>
      <w:bookmarkStart w:id="365" w:name="_Toc176264487"/>
      <w:r>
        <w:rPr>
          <w:rFonts w:hint="eastAsia"/>
          <w:lang w:val="zh-CN"/>
        </w:rPr>
        <w:t>试验判据</w:t>
      </w:r>
      <w:bookmarkEnd w:id="365"/>
    </w:p>
    <w:p w14:paraId="6D600CCB">
      <w:pPr>
        <w:pStyle w:val="32"/>
        <w:spacing w:line="360" w:lineRule="auto"/>
        <w:ind w:firstLine="480"/>
        <w:rPr>
          <w:rFonts w:ascii="Times New Roman" w:hAnsi="Times New Roman"/>
          <w:sz w:val="24"/>
          <w:szCs w:val="21"/>
        </w:rPr>
      </w:pPr>
      <w:r>
        <w:rPr>
          <w:rFonts w:hint="eastAsia" w:ascii="Times New Roman" w:hAnsi="Times New Roman"/>
          <w:sz w:val="24"/>
          <w:szCs w:val="21"/>
        </w:rPr>
        <w:t>试验后，受试</w:t>
      </w:r>
      <w:r>
        <w:rPr>
          <w:rFonts w:ascii="Times New Roman" w:hAnsi="Times New Roman"/>
          <w:sz w:val="24"/>
          <w:szCs w:val="21"/>
        </w:rPr>
        <w:t>设备的内外表面均不应出现</w:t>
      </w:r>
      <w:r>
        <w:rPr>
          <w:rFonts w:hint="eastAsia" w:ascii="Times New Roman" w:hAnsi="Times New Roman"/>
          <w:sz w:val="24"/>
          <w:szCs w:val="21"/>
        </w:rPr>
        <w:t>劣化</w:t>
      </w:r>
      <w:r>
        <w:rPr>
          <w:rFonts w:ascii="Times New Roman" w:hAnsi="Times New Roman"/>
          <w:sz w:val="24"/>
          <w:szCs w:val="21"/>
        </w:rPr>
        <w:t>现象，允许受试样件</w:t>
      </w:r>
      <w:r>
        <w:rPr>
          <w:rFonts w:hint="eastAsia" w:ascii="Times New Roman" w:hAnsi="Times New Roman"/>
          <w:sz w:val="24"/>
          <w:szCs w:val="21"/>
        </w:rPr>
        <w:t>霉菌</w:t>
      </w:r>
      <w:r>
        <w:rPr>
          <w:rFonts w:ascii="Times New Roman" w:hAnsi="Times New Roman"/>
          <w:sz w:val="24"/>
          <w:szCs w:val="21"/>
        </w:rPr>
        <w:t>生长不超过</w:t>
      </w:r>
      <w:r>
        <w:rPr>
          <w:rFonts w:hint="eastAsia" w:ascii="Times New Roman" w:hAnsi="Times New Roman"/>
          <w:sz w:val="24"/>
          <w:szCs w:val="21"/>
        </w:rPr>
        <w:t>2级（</w:t>
      </w:r>
      <w:r>
        <w:rPr>
          <w:rFonts w:ascii="Times New Roman" w:hAnsi="Times New Roman"/>
          <w:sz w:val="24"/>
          <w:szCs w:val="21"/>
        </w:rPr>
        <w:t>材料表面霉菌断续蔓延或菌落松散分布，或整个表面有菌丝连续伸延，但霉菌下面的材料表面依然可见</w:t>
      </w:r>
      <w:r>
        <w:rPr>
          <w:rFonts w:hint="eastAsia" w:ascii="Times New Roman" w:hAnsi="Times New Roman"/>
          <w:sz w:val="24"/>
          <w:szCs w:val="21"/>
        </w:rPr>
        <w:t>）</w:t>
      </w:r>
      <w:r>
        <w:rPr>
          <w:rFonts w:ascii="Times New Roman" w:hAnsi="Times New Roman"/>
          <w:sz w:val="24"/>
          <w:szCs w:val="21"/>
        </w:rPr>
        <w:t>。</w:t>
      </w:r>
    </w:p>
    <w:p w14:paraId="18D7C22F">
      <w:pPr>
        <w:pStyle w:val="32"/>
        <w:spacing w:line="360" w:lineRule="auto"/>
        <w:ind w:firstLine="480"/>
        <w:rPr>
          <w:rFonts w:ascii="Times New Roman" w:hAnsi="Times New Roman"/>
          <w:sz w:val="24"/>
          <w:szCs w:val="21"/>
        </w:rPr>
      </w:pPr>
      <w:r>
        <w:rPr>
          <w:rFonts w:hint="eastAsia" w:ascii="Times New Roman" w:hAnsi="Times New Roman"/>
          <w:sz w:val="24"/>
          <w:szCs w:val="21"/>
        </w:rPr>
        <w:t>满足以上要求，则判定结论为Pass，否则为Fail。</w:t>
      </w:r>
    </w:p>
    <w:p w14:paraId="2841310F">
      <w:pPr>
        <w:pStyle w:val="26"/>
        <w:spacing w:before="156" w:after="156"/>
      </w:pPr>
      <w:bookmarkStart w:id="366" w:name="_Toc11870219"/>
      <w:bookmarkStart w:id="367" w:name="_Toc143868404"/>
      <w:bookmarkStart w:id="368" w:name="_Toc164764739"/>
      <w:bookmarkStart w:id="369" w:name="_Toc176264488"/>
      <w:bookmarkStart w:id="370" w:name="_Toc165039769"/>
      <w:r>
        <w:rPr>
          <w:rFonts w:hint="eastAsia"/>
        </w:rPr>
        <w:t>盐雾</w:t>
      </w:r>
      <w:r>
        <w:t>试验</w:t>
      </w:r>
      <w:bookmarkEnd w:id="366"/>
      <w:bookmarkEnd w:id="367"/>
      <w:bookmarkEnd w:id="368"/>
      <w:bookmarkEnd w:id="369"/>
    </w:p>
    <w:p w14:paraId="6803D7D3">
      <w:pPr>
        <w:pStyle w:val="27"/>
        <w:spacing w:before="156" w:after="156"/>
      </w:pPr>
      <w:bookmarkStart w:id="371" w:name="_Toc176264489"/>
      <w:bookmarkStart w:id="372" w:name="_Toc143868405"/>
      <w:bookmarkStart w:id="373" w:name="_Toc164764740"/>
      <w:r>
        <w:rPr>
          <w:rFonts w:hint="eastAsia"/>
        </w:rPr>
        <w:t>试验</w:t>
      </w:r>
      <w:r>
        <w:t>目的</w:t>
      </w:r>
      <w:bookmarkEnd w:id="371"/>
      <w:bookmarkEnd w:id="372"/>
      <w:bookmarkEnd w:id="373"/>
    </w:p>
    <w:p w14:paraId="767BAF83">
      <w:pPr>
        <w:pStyle w:val="24"/>
        <w:ind w:firstLine="480"/>
      </w:pPr>
      <w:r>
        <w:rPr>
          <w:rFonts w:hint="eastAsia"/>
        </w:rPr>
        <w:t>确定被试品是否</w:t>
      </w:r>
      <w:r>
        <w:t>能经受</w:t>
      </w:r>
      <w:r>
        <w:rPr>
          <w:rFonts w:hint="eastAsia"/>
        </w:rPr>
        <w:t>住长期暴露在盐雾大气中或正常使用中经受的盐雾大气</w:t>
      </w:r>
      <w:r>
        <w:t>的影响。</w:t>
      </w:r>
    </w:p>
    <w:p w14:paraId="02092A15">
      <w:pPr>
        <w:pStyle w:val="27"/>
        <w:spacing w:before="156" w:after="156"/>
      </w:pPr>
      <w:bookmarkStart w:id="374" w:name="_Toc143868406"/>
      <w:bookmarkStart w:id="375" w:name="_Toc176264490"/>
      <w:bookmarkStart w:id="376" w:name="_Toc164764741"/>
      <w:r>
        <w:rPr>
          <w:rFonts w:hint="eastAsia"/>
        </w:rPr>
        <w:t>试验</w:t>
      </w:r>
      <w:r>
        <w:t>要求</w:t>
      </w:r>
      <w:bookmarkEnd w:id="374"/>
      <w:bookmarkEnd w:id="375"/>
      <w:bookmarkEnd w:id="376"/>
    </w:p>
    <w:p w14:paraId="34A013EA">
      <w:pPr>
        <w:pStyle w:val="24"/>
        <w:ind w:firstLine="480"/>
      </w:pPr>
      <w:r>
        <w:rPr>
          <w:rFonts w:hint="eastAsia"/>
        </w:rPr>
        <w:t>刹车控制阀（单）</w:t>
      </w:r>
      <w:r>
        <w:t>应通过</w:t>
      </w:r>
      <w:r>
        <w:rPr>
          <w:rFonts w:hint="eastAsia"/>
        </w:rPr>
        <w:t>DO－160G第14章</w:t>
      </w:r>
      <w:r>
        <w:t>，</w:t>
      </w:r>
      <w:r>
        <w:rPr>
          <w:rFonts w:hint="eastAsia"/>
        </w:rPr>
        <w:t>S类</w:t>
      </w:r>
      <w:r>
        <w:t>规定的</w:t>
      </w:r>
      <w:r>
        <w:rPr>
          <w:rFonts w:hint="eastAsia"/>
        </w:rPr>
        <w:t>盐雾试验。</w:t>
      </w:r>
    </w:p>
    <w:p w14:paraId="7C28B8E5">
      <w:pPr>
        <w:pStyle w:val="24"/>
        <w:ind w:firstLine="480"/>
      </w:pPr>
      <w:r>
        <w:t>试验条件如下：</w:t>
      </w:r>
    </w:p>
    <w:p w14:paraId="414A2593">
      <w:pPr>
        <w:pStyle w:val="24"/>
        <w:ind w:firstLine="480"/>
      </w:pPr>
      <w:r>
        <w:rPr>
          <w:rFonts w:hint="eastAsia"/>
        </w:rPr>
        <w:t>盐溶液pH值：6.5</w:t>
      </w:r>
      <w:r>
        <w:rPr>
          <w:rFonts w:hint="eastAsia" w:ascii="宋体" w:hAnsi="宋体"/>
        </w:rPr>
        <w:t>～</w:t>
      </w:r>
      <w:r>
        <w:rPr>
          <w:rFonts w:hint="eastAsia"/>
        </w:rPr>
        <w:t>7.2；</w:t>
      </w:r>
    </w:p>
    <w:p w14:paraId="54903FF5">
      <w:pPr>
        <w:pStyle w:val="24"/>
        <w:ind w:firstLine="480"/>
      </w:pPr>
      <w:r>
        <w:rPr>
          <w:rFonts w:hint="eastAsia"/>
        </w:rPr>
        <w:t>盐溶液浓度：5%±1%；</w:t>
      </w:r>
    </w:p>
    <w:p w14:paraId="3CF285C0">
      <w:pPr>
        <w:pStyle w:val="24"/>
        <w:ind w:firstLine="480"/>
        <w:rPr>
          <w:rFonts w:eastAsiaTheme="minorEastAsia"/>
        </w:rPr>
      </w:pPr>
      <w:r>
        <w:rPr>
          <w:rFonts w:hAnsiTheme="minorEastAsia" w:eastAsiaTheme="minorEastAsia"/>
        </w:rPr>
        <w:t>盐雾沉降率：</w:t>
      </w:r>
      <w:r>
        <w:rPr>
          <w:rFonts w:eastAsiaTheme="minorEastAsia"/>
        </w:rPr>
        <w:t>1</w:t>
      </w:r>
      <w:r>
        <w:rPr>
          <w:rFonts w:hAnsiTheme="minorEastAsia" w:eastAsiaTheme="minorEastAsia"/>
        </w:rPr>
        <w:t>～</w:t>
      </w:r>
      <w:r>
        <w:rPr>
          <w:rFonts w:eastAsiaTheme="minorEastAsia"/>
        </w:rPr>
        <w:t>3ml/</w:t>
      </w:r>
      <w:r>
        <w:rPr>
          <w:rFonts w:hAnsiTheme="minorEastAsia" w:eastAsiaTheme="minorEastAsia"/>
        </w:rPr>
        <w:t>（</w:t>
      </w:r>
      <w:r>
        <w:rPr>
          <w:rFonts w:eastAsiaTheme="minorEastAsia"/>
        </w:rPr>
        <w:t>80cm</w:t>
      </w:r>
      <w:r>
        <w:rPr>
          <w:rFonts w:eastAsiaTheme="minorEastAsia"/>
          <w:vertAlign w:val="superscript"/>
        </w:rPr>
        <w:t>2</w:t>
      </w:r>
      <w:r>
        <w:rPr>
          <w:rFonts w:eastAsiaTheme="minorEastAsia"/>
        </w:rPr>
        <w:t>·h</w:t>
      </w:r>
      <w:r>
        <w:rPr>
          <w:rFonts w:hAnsiTheme="minorEastAsia" w:eastAsiaTheme="minorEastAsia"/>
        </w:rPr>
        <w:t>）；</w:t>
      </w:r>
    </w:p>
    <w:p w14:paraId="3F01F83B">
      <w:pPr>
        <w:pStyle w:val="24"/>
        <w:ind w:firstLine="480"/>
      </w:pPr>
      <w:r>
        <w:rPr>
          <w:rFonts w:hint="eastAsia"/>
        </w:rPr>
        <w:t>试验时间：24h喷雾+24h干燥为一个循环，共2个循环，共96h。</w:t>
      </w:r>
    </w:p>
    <w:p w14:paraId="499CD556">
      <w:pPr>
        <w:pStyle w:val="27"/>
        <w:rPr>
          <w:lang w:val="zh-CN"/>
        </w:rPr>
      </w:pPr>
      <w:bookmarkStart w:id="377" w:name="_Toc176264491"/>
      <w:r>
        <w:rPr>
          <w:rFonts w:hint="eastAsia"/>
          <w:lang w:val="zh-CN"/>
        </w:rPr>
        <w:t>受试/陪试设备</w:t>
      </w:r>
      <w:bookmarkEnd w:id="377"/>
    </w:p>
    <w:p w14:paraId="20B11F48">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受试设备：名称-件号，详细构型见6.1受试设备构型状态</w:t>
      </w:r>
    </w:p>
    <w:p w14:paraId="4609DB3B">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陪试设备：无。</w:t>
      </w:r>
    </w:p>
    <w:p w14:paraId="032C4A9E">
      <w:pPr>
        <w:pStyle w:val="32"/>
        <w:spacing w:line="500" w:lineRule="exact"/>
        <w:ind w:firstLine="480"/>
        <w:rPr>
          <w:rFonts w:ascii="Times New Roman" w:hAnsi="Times New Roman"/>
          <w:sz w:val="24"/>
          <w:szCs w:val="24"/>
        </w:rPr>
      </w:pPr>
      <w:r>
        <w:rPr>
          <w:rFonts w:hint="eastAsia" w:ascii="Times New Roman" w:hAnsi="Times New Roman"/>
          <w:sz w:val="24"/>
          <w:szCs w:val="24"/>
        </w:rPr>
        <w:t>搭接要求：无</w:t>
      </w:r>
    </w:p>
    <w:p w14:paraId="55373D41">
      <w:pPr>
        <w:pStyle w:val="27"/>
        <w:rPr>
          <w:lang w:val="zh-CN"/>
        </w:rPr>
      </w:pPr>
      <w:bookmarkStart w:id="378" w:name="_Toc176264492"/>
      <w:r>
        <w:rPr>
          <w:rFonts w:hint="eastAsia"/>
          <w:lang w:val="zh-CN"/>
        </w:rPr>
        <w:t>试验设备、测试设备及要求</w:t>
      </w:r>
      <w:bookmarkEnd w:id="378"/>
    </w:p>
    <w:p w14:paraId="4335C6C0">
      <w:pPr>
        <w:pStyle w:val="59"/>
        <w:numPr>
          <w:ilvl w:val="0"/>
          <w:numId w:val="7"/>
        </w:numPr>
        <w:rPr>
          <w:rFonts w:ascii="黑体" w:hAnsi="黑体" w:cs="宋体"/>
        </w:rPr>
      </w:pPr>
      <w:bookmarkStart w:id="379" w:name="_Toc176262542"/>
      <w:r>
        <w:rPr>
          <w:rFonts w:hint="eastAsia" w:ascii="黑体" w:hAnsi="黑体" w:cs="宋体"/>
        </w:rPr>
        <w:t>设备信息表</w:t>
      </w:r>
      <w:bookmarkEnd w:id="379"/>
    </w:p>
    <w:tbl>
      <w:tblPr>
        <w:tblStyle w:val="1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89"/>
        <w:gridCol w:w="1861"/>
        <w:gridCol w:w="1893"/>
        <w:gridCol w:w="2069"/>
        <w:gridCol w:w="1711"/>
        <w:gridCol w:w="1348"/>
      </w:tblGrid>
      <w:tr w14:paraId="755FDE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360" w:type="pct"/>
            <w:vAlign w:val="center"/>
          </w:tcPr>
          <w:p w14:paraId="01167FF5">
            <w:pPr>
              <w:adjustRightInd w:val="0"/>
              <w:jc w:val="center"/>
              <w:textAlignment w:val="baseline"/>
              <w:rPr>
                <w:rFonts w:cs="宋体"/>
                <w:bCs/>
                <w:kern w:val="28"/>
                <w:szCs w:val="21"/>
              </w:rPr>
            </w:pPr>
            <w:r>
              <w:rPr>
                <w:rFonts w:hint="eastAsia" w:cs="宋体"/>
                <w:bCs/>
                <w:kern w:val="28"/>
                <w:szCs w:val="21"/>
              </w:rPr>
              <w:t>序号</w:t>
            </w:r>
          </w:p>
        </w:tc>
        <w:tc>
          <w:tcPr>
            <w:tcW w:w="972" w:type="pct"/>
            <w:vAlign w:val="center"/>
          </w:tcPr>
          <w:p w14:paraId="57378310">
            <w:pPr>
              <w:adjustRightInd w:val="0"/>
              <w:jc w:val="center"/>
              <w:textAlignment w:val="baseline"/>
              <w:rPr>
                <w:rFonts w:cs="宋体"/>
                <w:bCs/>
                <w:kern w:val="28"/>
                <w:szCs w:val="21"/>
              </w:rPr>
            </w:pPr>
            <w:r>
              <w:rPr>
                <w:rFonts w:hint="eastAsia" w:cs="宋体"/>
                <w:bCs/>
                <w:kern w:val="28"/>
                <w:szCs w:val="21"/>
              </w:rPr>
              <w:t>设备名称</w:t>
            </w:r>
          </w:p>
        </w:tc>
        <w:tc>
          <w:tcPr>
            <w:tcW w:w="989" w:type="pct"/>
            <w:vAlign w:val="center"/>
          </w:tcPr>
          <w:p w14:paraId="07ABEB56">
            <w:pPr>
              <w:adjustRightInd w:val="0"/>
              <w:jc w:val="center"/>
              <w:textAlignment w:val="baseline"/>
              <w:rPr>
                <w:rFonts w:cs="宋体"/>
                <w:bCs/>
                <w:kern w:val="28"/>
                <w:szCs w:val="21"/>
              </w:rPr>
            </w:pPr>
            <w:r>
              <w:rPr>
                <w:rFonts w:hint="eastAsia" w:cs="宋体"/>
                <w:bCs/>
                <w:kern w:val="28"/>
                <w:szCs w:val="21"/>
              </w:rPr>
              <w:t>用途</w:t>
            </w:r>
          </w:p>
        </w:tc>
        <w:tc>
          <w:tcPr>
            <w:tcW w:w="1081" w:type="pct"/>
            <w:vAlign w:val="center"/>
          </w:tcPr>
          <w:p w14:paraId="696FFE1C">
            <w:pPr>
              <w:adjustRightInd w:val="0"/>
              <w:jc w:val="center"/>
              <w:textAlignment w:val="baseline"/>
              <w:rPr>
                <w:rFonts w:cs="宋体"/>
                <w:bCs/>
                <w:kern w:val="28"/>
                <w:szCs w:val="21"/>
              </w:rPr>
            </w:pPr>
            <w:r>
              <w:rPr>
                <w:rFonts w:hint="eastAsia" w:cs="宋体"/>
                <w:bCs/>
                <w:kern w:val="28"/>
                <w:szCs w:val="21"/>
              </w:rPr>
              <w:t>设备型号</w:t>
            </w:r>
          </w:p>
        </w:tc>
        <w:tc>
          <w:tcPr>
            <w:tcW w:w="894" w:type="pct"/>
            <w:vAlign w:val="center"/>
          </w:tcPr>
          <w:p w14:paraId="08745709">
            <w:pPr>
              <w:adjustRightInd w:val="0"/>
              <w:jc w:val="center"/>
              <w:textAlignment w:val="baseline"/>
              <w:rPr>
                <w:rFonts w:cs="宋体"/>
                <w:bCs/>
                <w:kern w:val="28"/>
                <w:szCs w:val="21"/>
              </w:rPr>
            </w:pPr>
            <w:r>
              <w:rPr>
                <w:rFonts w:hint="eastAsia" w:cs="宋体"/>
                <w:bCs/>
                <w:kern w:val="28"/>
                <w:szCs w:val="21"/>
              </w:rPr>
              <w:t>技术要求/精度</w:t>
            </w:r>
          </w:p>
        </w:tc>
        <w:tc>
          <w:tcPr>
            <w:tcW w:w="704" w:type="pct"/>
            <w:vAlign w:val="center"/>
          </w:tcPr>
          <w:p w14:paraId="723BA618">
            <w:pPr>
              <w:adjustRightInd w:val="0"/>
              <w:spacing w:line="480" w:lineRule="auto"/>
              <w:jc w:val="center"/>
              <w:textAlignment w:val="baseline"/>
              <w:rPr>
                <w:rFonts w:cs="宋体"/>
                <w:bCs/>
                <w:kern w:val="28"/>
                <w:szCs w:val="21"/>
              </w:rPr>
            </w:pPr>
            <w:r>
              <w:rPr>
                <w:rFonts w:hint="eastAsia" w:cs="宋体"/>
                <w:bCs/>
                <w:kern w:val="28"/>
                <w:szCs w:val="21"/>
              </w:rPr>
              <w:t>校验方式</w:t>
            </w:r>
          </w:p>
        </w:tc>
      </w:tr>
      <w:tr w14:paraId="448AC6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79F72B3E">
            <w:pPr>
              <w:pStyle w:val="32"/>
              <w:numPr>
                <w:ilvl w:val="0"/>
                <w:numId w:val="50"/>
              </w:numPr>
              <w:adjustRightInd w:val="0"/>
              <w:ind w:left="0" w:firstLine="0" w:firstLineChars="0"/>
              <w:jc w:val="center"/>
              <w:textAlignment w:val="baseline"/>
              <w:rPr>
                <w:rFonts w:cs="宋体"/>
                <w:kern w:val="28"/>
                <w:szCs w:val="21"/>
              </w:rPr>
            </w:pPr>
          </w:p>
        </w:tc>
        <w:tc>
          <w:tcPr>
            <w:tcW w:w="972" w:type="pct"/>
            <w:vAlign w:val="center"/>
          </w:tcPr>
          <w:p w14:paraId="1A42D5F3">
            <w:pPr>
              <w:adjustRightInd w:val="0"/>
              <w:jc w:val="center"/>
              <w:textAlignment w:val="baseline"/>
              <w:rPr>
                <w:rFonts w:cs="宋体"/>
                <w:kern w:val="0"/>
                <w:szCs w:val="21"/>
              </w:rPr>
            </w:pPr>
            <w:r>
              <w:rPr>
                <w:rFonts w:hint="eastAsia"/>
                <w:szCs w:val="21"/>
              </w:rPr>
              <w:t>X-Y</w:t>
            </w:r>
            <w:r>
              <w:rPr>
                <w:szCs w:val="21"/>
              </w:rPr>
              <w:t>记录仪</w:t>
            </w:r>
          </w:p>
        </w:tc>
        <w:tc>
          <w:tcPr>
            <w:tcW w:w="989" w:type="pct"/>
            <w:vAlign w:val="center"/>
          </w:tcPr>
          <w:p w14:paraId="11167876">
            <w:pPr>
              <w:adjustRightInd w:val="0"/>
              <w:jc w:val="center"/>
              <w:textAlignment w:val="baseline"/>
              <w:rPr>
                <w:rFonts w:cs="宋体"/>
                <w:kern w:val="28"/>
                <w:szCs w:val="21"/>
              </w:rPr>
            </w:pPr>
            <w:r>
              <w:rPr>
                <w:rFonts w:hint="eastAsia" w:cs="宋体"/>
                <w:kern w:val="28"/>
                <w:szCs w:val="21"/>
              </w:rPr>
              <w:t>产品功能性能测试</w:t>
            </w:r>
          </w:p>
        </w:tc>
        <w:tc>
          <w:tcPr>
            <w:tcW w:w="1081" w:type="pct"/>
            <w:vAlign w:val="center"/>
          </w:tcPr>
          <w:p w14:paraId="26180EA7">
            <w:pPr>
              <w:adjustRightInd w:val="0"/>
              <w:jc w:val="center"/>
              <w:textAlignment w:val="baseline"/>
              <w:rPr>
                <w:rFonts w:cs="宋体"/>
                <w:kern w:val="28"/>
                <w:szCs w:val="21"/>
              </w:rPr>
            </w:pPr>
            <w:r>
              <w:rPr>
                <w:rFonts w:hint="eastAsia" w:cs="宋体"/>
                <w:kern w:val="28"/>
                <w:szCs w:val="21"/>
              </w:rPr>
              <w:t>TBC</w:t>
            </w:r>
          </w:p>
        </w:tc>
        <w:tc>
          <w:tcPr>
            <w:tcW w:w="1711" w:type="dxa"/>
            <w:vAlign w:val="center"/>
          </w:tcPr>
          <w:p w14:paraId="03F6D099">
            <w:pPr>
              <w:adjustRightInd w:val="0"/>
              <w:jc w:val="center"/>
              <w:textAlignment w:val="baseline"/>
              <w:rPr>
                <w:rFonts w:cs="宋体"/>
                <w:kern w:val="0"/>
                <w:szCs w:val="21"/>
              </w:rPr>
            </w:pPr>
            <w:r>
              <w:rPr>
                <w:rFonts w:hint="eastAsia" w:cs="宋体"/>
                <w:kern w:val="28"/>
                <w:szCs w:val="21"/>
              </w:rPr>
              <w:t>/</w:t>
            </w:r>
          </w:p>
        </w:tc>
        <w:tc>
          <w:tcPr>
            <w:tcW w:w="1348" w:type="dxa"/>
            <w:vAlign w:val="center"/>
          </w:tcPr>
          <w:p w14:paraId="2EAD2C57">
            <w:pPr>
              <w:adjustRightInd w:val="0"/>
              <w:jc w:val="center"/>
              <w:textAlignment w:val="baseline"/>
              <w:rPr>
                <w:rFonts w:cs="宋体"/>
                <w:kern w:val="0"/>
                <w:szCs w:val="21"/>
              </w:rPr>
            </w:pPr>
            <w:r>
              <w:rPr>
                <w:rFonts w:hint="eastAsia" w:cs="宋体"/>
                <w:kern w:val="0"/>
                <w:szCs w:val="21"/>
              </w:rPr>
              <w:t>定检</w:t>
            </w:r>
          </w:p>
        </w:tc>
      </w:tr>
      <w:tr w14:paraId="4AB5B9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1AE5158B">
            <w:pPr>
              <w:pStyle w:val="32"/>
              <w:numPr>
                <w:ilvl w:val="0"/>
                <w:numId w:val="50"/>
              </w:numPr>
              <w:adjustRightInd w:val="0"/>
              <w:ind w:left="0" w:firstLine="0" w:firstLineChars="0"/>
              <w:jc w:val="center"/>
              <w:textAlignment w:val="baseline"/>
              <w:rPr>
                <w:rFonts w:cs="宋体"/>
                <w:kern w:val="28"/>
                <w:szCs w:val="21"/>
              </w:rPr>
            </w:pPr>
          </w:p>
        </w:tc>
        <w:tc>
          <w:tcPr>
            <w:tcW w:w="972" w:type="pct"/>
            <w:vAlign w:val="center"/>
          </w:tcPr>
          <w:p w14:paraId="61782C1E">
            <w:pPr>
              <w:adjustRightInd w:val="0"/>
              <w:jc w:val="center"/>
              <w:textAlignment w:val="baseline"/>
              <w:rPr>
                <w:rFonts w:cs="宋体"/>
                <w:kern w:val="28"/>
                <w:szCs w:val="21"/>
              </w:rPr>
            </w:pPr>
            <w:r>
              <w:rPr>
                <w:rFonts w:hint="eastAsia"/>
                <w:szCs w:val="21"/>
              </w:rPr>
              <w:t>信号</w:t>
            </w:r>
            <w:r>
              <w:rPr>
                <w:szCs w:val="21"/>
              </w:rPr>
              <w:t>放大器</w:t>
            </w:r>
          </w:p>
        </w:tc>
        <w:tc>
          <w:tcPr>
            <w:tcW w:w="989" w:type="pct"/>
            <w:vAlign w:val="center"/>
          </w:tcPr>
          <w:p w14:paraId="5A4164B2">
            <w:pPr>
              <w:adjustRightInd w:val="0"/>
              <w:jc w:val="center"/>
              <w:textAlignment w:val="baseline"/>
              <w:rPr>
                <w:rFonts w:cs="宋体"/>
                <w:kern w:val="28"/>
                <w:szCs w:val="21"/>
              </w:rPr>
            </w:pPr>
            <w:r>
              <w:rPr>
                <w:rFonts w:hint="eastAsia" w:cs="宋体"/>
                <w:kern w:val="28"/>
                <w:szCs w:val="21"/>
              </w:rPr>
              <w:t>产品功能性能测试</w:t>
            </w:r>
          </w:p>
        </w:tc>
        <w:tc>
          <w:tcPr>
            <w:tcW w:w="1081" w:type="pct"/>
            <w:vAlign w:val="center"/>
          </w:tcPr>
          <w:p w14:paraId="19C0ECCA">
            <w:pPr>
              <w:adjustRightInd w:val="0"/>
              <w:jc w:val="center"/>
              <w:textAlignment w:val="baseline"/>
              <w:rPr>
                <w:rFonts w:cs="宋体"/>
                <w:kern w:val="28"/>
                <w:szCs w:val="21"/>
              </w:rPr>
            </w:pPr>
            <w:r>
              <w:rPr>
                <w:rFonts w:hint="eastAsia" w:cs="宋体"/>
                <w:kern w:val="28"/>
                <w:szCs w:val="21"/>
              </w:rPr>
              <w:t>TBC</w:t>
            </w:r>
          </w:p>
        </w:tc>
        <w:tc>
          <w:tcPr>
            <w:tcW w:w="1711" w:type="dxa"/>
            <w:vAlign w:val="center"/>
          </w:tcPr>
          <w:p w14:paraId="1948B8FB">
            <w:pPr>
              <w:adjustRightInd w:val="0"/>
              <w:jc w:val="center"/>
              <w:textAlignment w:val="baseline"/>
              <w:rPr>
                <w:szCs w:val="21"/>
              </w:rPr>
            </w:pPr>
            <w:r>
              <w:rPr>
                <w:rFonts w:hint="eastAsia" w:cs="宋体"/>
                <w:kern w:val="28"/>
                <w:szCs w:val="21"/>
              </w:rPr>
              <w:t>/</w:t>
            </w:r>
          </w:p>
        </w:tc>
        <w:tc>
          <w:tcPr>
            <w:tcW w:w="1348" w:type="dxa"/>
            <w:vAlign w:val="center"/>
          </w:tcPr>
          <w:p w14:paraId="15ED467C">
            <w:pPr>
              <w:adjustRightInd w:val="0"/>
              <w:jc w:val="center"/>
              <w:textAlignment w:val="baseline"/>
              <w:rPr>
                <w:rFonts w:cs="宋体"/>
                <w:kern w:val="28"/>
                <w:szCs w:val="21"/>
              </w:rPr>
            </w:pPr>
            <w:r>
              <w:rPr>
                <w:rFonts w:hint="eastAsia" w:cs="宋体"/>
                <w:kern w:val="0"/>
                <w:szCs w:val="21"/>
              </w:rPr>
              <w:t>定检</w:t>
            </w:r>
          </w:p>
        </w:tc>
      </w:tr>
      <w:tr w14:paraId="5020AA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389DDF0D">
            <w:pPr>
              <w:pStyle w:val="32"/>
              <w:numPr>
                <w:ilvl w:val="0"/>
                <w:numId w:val="50"/>
              </w:numPr>
              <w:adjustRightInd w:val="0"/>
              <w:ind w:left="0" w:firstLine="0" w:firstLineChars="0"/>
              <w:jc w:val="center"/>
              <w:textAlignment w:val="baseline"/>
              <w:rPr>
                <w:rFonts w:cs="宋体"/>
                <w:kern w:val="28"/>
                <w:szCs w:val="21"/>
              </w:rPr>
            </w:pPr>
          </w:p>
        </w:tc>
        <w:tc>
          <w:tcPr>
            <w:tcW w:w="972" w:type="pct"/>
            <w:vAlign w:val="center"/>
          </w:tcPr>
          <w:p w14:paraId="1B82BF9B">
            <w:pPr>
              <w:adjustRightInd w:val="0"/>
              <w:jc w:val="center"/>
              <w:textAlignment w:val="baseline"/>
              <w:rPr>
                <w:rFonts w:cs="宋体"/>
                <w:kern w:val="28"/>
                <w:szCs w:val="21"/>
              </w:rPr>
            </w:pPr>
            <w:r>
              <w:rPr>
                <w:rFonts w:hint="eastAsia"/>
                <w:szCs w:val="21"/>
              </w:rPr>
              <w:t>液压</w:t>
            </w:r>
            <w:r>
              <w:rPr>
                <w:szCs w:val="21"/>
              </w:rPr>
              <w:t>试验台架</w:t>
            </w:r>
          </w:p>
        </w:tc>
        <w:tc>
          <w:tcPr>
            <w:tcW w:w="989" w:type="pct"/>
            <w:vAlign w:val="center"/>
          </w:tcPr>
          <w:p w14:paraId="01FD5489">
            <w:pPr>
              <w:adjustRightInd w:val="0"/>
              <w:jc w:val="center"/>
              <w:textAlignment w:val="baseline"/>
              <w:rPr>
                <w:rFonts w:cs="宋体"/>
                <w:kern w:val="28"/>
                <w:szCs w:val="21"/>
              </w:rPr>
            </w:pPr>
            <w:r>
              <w:rPr>
                <w:rFonts w:hint="eastAsia" w:cs="宋体"/>
                <w:kern w:val="28"/>
                <w:szCs w:val="21"/>
              </w:rPr>
              <w:t>产品功能性能测试</w:t>
            </w:r>
          </w:p>
        </w:tc>
        <w:tc>
          <w:tcPr>
            <w:tcW w:w="1081" w:type="pct"/>
            <w:vAlign w:val="center"/>
          </w:tcPr>
          <w:p w14:paraId="6EA0BA39">
            <w:pPr>
              <w:adjustRightInd w:val="0"/>
              <w:jc w:val="center"/>
              <w:textAlignment w:val="baseline"/>
              <w:rPr>
                <w:rFonts w:cs="宋体"/>
                <w:kern w:val="28"/>
                <w:szCs w:val="21"/>
              </w:rPr>
            </w:pPr>
            <w:r>
              <w:rPr>
                <w:rFonts w:hint="eastAsia" w:cs="宋体"/>
                <w:kern w:val="28"/>
                <w:szCs w:val="21"/>
              </w:rPr>
              <w:t>TBC</w:t>
            </w:r>
          </w:p>
        </w:tc>
        <w:tc>
          <w:tcPr>
            <w:tcW w:w="1711" w:type="dxa"/>
            <w:vAlign w:val="center"/>
          </w:tcPr>
          <w:p w14:paraId="27150E3A">
            <w:pPr>
              <w:adjustRightInd w:val="0"/>
              <w:jc w:val="center"/>
              <w:textAlignment w:val="baseline"/>
              <w:rPr>
                <w:szCs w:val="21"/>
              </w:rPr>
            </w:pPr>
            <w:r>
              <w:rPr>
                <w:rFonts w:hint="eastAsia" w:cs="宋体"/>
                <w:kern w:val="28"/>
                <w:szCs w:val="21"/>
              </w:rPr>
              <w:t>/</w:t>
            </w:r>
          </w:p>
        </w:tc>
        <w:tc>
          <w:tcPr>
            <w:tcW w:w="1348" w:type="dxa"/>
            <w:vAlign w:val="center"/>
          </w:tcPr>
          <w:p w14:paraId="6DCF98AA">
            <w:pPr>
              <w:adjustRightInd w:val="0"/>
              <w:jc w:val="center"/>
              <w:textAlignment w:val="baseline"/>
              <w:rPr>
                <w:rFonts w:cs="宋体"/>
                <w:kern w:val="28"/>
                <w:szCs w:val="21"/>
              </w:rPr>
            </w:pPr>
            <w:r>
              <w:rPr>
                <w:rFonts w:hint="eastAsia" w:cs="宋体"/>
                <w:kern w:val="0"/>
                <w:szCs w:val="21"/>
              </w:rPr>
              <w:t>定检</w:t>
            </w:r>
          </w:p>
        </w:tc>
      </w:tr>
      <w:tr w14:paraId="5D7CB1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103B68D8">
            <w:pPr>
              <w:pStyle w:val="32"/>
              <w:numPr>
                <w:ilvl w:val="0"/>
                <w:numId w:val="50"/>
              </w:numPr>
              <w:adjustRightInd w:val="0"/>
              <w:ind w:left="0" w:firstLine="0" w:firstLineChars="0"/>
              <w:jc w:val="center"/>
              <w:textAlignment w:val="baseline"/>
              <w:rPr>
                <w:rFonts w:cs="宋体"/>
                <w:kern w:val="28"/>
                <w:szCs w:val="21"/>
              </w:rPr>
            </w:pPr>
          </w:p>
        </w:tc>
        <w:tc>
          <w:tcPr>
            <w:tcW w:w="972" w:type="pct"/>
            <w:vAlign w:val="center"/>
          </w:tcPr>
          <w:p w14:paraId="5231F1D9">
            <w:pPr>
              <w:adjustRightInd w:val="0"/>
              <w:jc w:val="center"/>
              <w:textAlignment w:val="baseline"/>
              <w:rPr>
                <w:szCs w:val="21"/>
              </w:rPr>
            </w:pPr>
            <w:r>
              <w:rPr>
                <w:rFonts w:hint="eastAsia"/>
                <w:szCs w:val="21"/>
              </w:rPr>
              <w:t>流量计</w:t>
            </w:r>
          </w:p>
        </w:tc>
        <w:tc>
          <w:tcPr>
            <w:tcW w:w="989" w:type="pct"/>
            <w:vAlign w:val="center"/>
          </w:tcPr>
          <w:p w14:paraId="6117E154">
            <w:pPr>
              <w:adjustRightInd w:val="0"/>
              <w:jc w:val="center"/>
              <w:textAlignment w:val="baseline"/>
              <w:rPr>
                <w:rFonts w:cs="宋体"/>
                <w:kern w:val="28"/>
                <w:szCs w:val="21"/>
              </w:rPr>
            </w:pPr>
          </w:p>
        </w:tc>
        <w:tc>
          <w:tcPr>
            <w:tcW w:w="1081" w:type="pct"/>
            <w:vAlign w:val="center"/>
          </w:tcPr>
          <w:p w14:paraId="6C2C4900">
            <w:pPr>
              <w:adjustRightInd w:val="0"/>
              <w:jc w:val="center"/>
              <w:textAlignment w:val="baseline"/>
              <w:rPr>
                <w:szCs w:val="21"/>
              </w:rPr>
            </w:pPr>
            <w:r>
              <w:rPr>
                <w:rFonts w:hint="eastAsia" w:cs="宋体"/>
                <w:kern w:val="28"/>
                <w:szCs w:val="21"/>
              </w:rPr>
              <w:t>TBC</w:t>
            </w:r>
          </w:p>
        </w:tc>
        <w:tc>
          <w:tcPr>
            <w:tcW w:w="1711" w:type="dxa"/>
            <w:vAlign w:val="center"/>
          </w:tcPr>
          <w:p w14:paraId="79F97E02">
            <w:pPr>
              <w:adjustRightInd w:val="0"/>
              <w:jc w:val="center"/>
              <w:textAlignment w:val="baseline"/>
              <w:rPr>
                <w:szCs w:val="21"/>
              </w:rPr>
            </w:pPr>
            <w:r>
              <w:rPr>
                <w:rFonts w:hint="eastAsia"/>
                <w:szCs w:val="21"/>
              </w:rPr>
              <w:t>/</w:t>
            </w:r>
          </w:p>
        </w:tc>
        <w:tc>
          <w:tcPr>
            <w:tcW w:w="1348" w:type="dxa"/>
            <w:vAlign w:val="center"/>
          </w:tcPr>
          <w:p w14:paraId="7363FA0D">
            <w:pPr>
              <w:adjustRightInd w:val="0"/>
              <w:jc w:val="center"/>
              <w:textAlignment w:val="baseline"/>
              <w:rPr>
                <w:rFonts w:cs="宋体"/>
                <w:kern w:val="28"/>
                <w:szCs w:val="21"/>
              </w:rPr>
            </w:pPr>
            <w:r>
              <w:rPr>
                <w:rFonts w:hint="eastAsia" w:cs="宋体"/>
                <w:kern w:val="0"/>
                <w:szCs w:val="21"/>
              </w:rPr>
              <w:t>定检</w:t>
            </w:r>
          </w:p>
        </w:tc>
      </w:tr>
      <w:tr w14:paraId="545807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13A4ABFD">
            <w:pPr>
              <w:pStyle w:val="32"/>
              <w:numPr>
                <w:ilvl w:val="0"/>
                <w:numId w:val="50"/>
              </w:numPr>
              <w:adjustRightInd w:val="0"/>
              <w:ind w:left="0" w:firstLine="0" w:firstLineChars="0"/>
              <w:jc w:val="center"/>
              <w:textAlignment w:val="baseline"/>
              <w:rPr>
                <w:rFonts w:cs="宋体"/>
                <w:kern w:val="28"/>
                <w:szCs w:val="21"/>
              </w:rPr>
            </w:pPr>
          </w:p>
        </w:tc>
        <w:tc>
          <w:tcPr>
            <w:tcW w:w="972" w:type="pct"/>
            <w:vAlign w:val="center"/>
          </w:tcPr>
          <w:p w14:paraId="2F66D0B1">
            <w:pPr>
              <w:adjustRightInd w:val="0"/>
              <w:jc w:val="center"/>
              <w:textAlignment w:val="baseline"/>
            </w:pPr>
            <w:r>
              <w:rPr>
                <w:rFonts w:hint="eastAsia"/>
              </w:rPr>
              <w:t>盐雾试验箱</w:t>
            </w:r>
          </w:p>
        </w:tc>
        <w:tc>
          <w:tcPr>
            <w:tcW w:w="989" w:type="pct"/>
            <w:vAlign w:val="center"/>
          </w:tcPr>
          <w:p w14:paraId="1660F098">
            <w:pPr>
              <w:adjustRightInd w:val="0"/>
              <w:jc w:val="center"/>
              <w:textAlignment w:val="baseline"/>
              <w:rPr>
                <w:szCs w:val="21"/>
              </w:rPr>
            </w:pPr>
            <w:r>
              <w:rPr>
                <w:rFonts w:hint="eastAsia"/>
                <w:szCs w:val="21"/>
              </w:rPr>
              <w:t>用于盐雾试验</w:t>
            </w:r>
          </w:p>
        </w:tc>
        <w:tc>
          <w:tcPr>
            <w:tcW w:w="1081" w:type="pct"/>
            <w:vAlign w:val="center"/>
          </w:tcPr>
          <w:p w14:paraId="1FFAA5FA">
            <w:pPr>
              <w:adjustRightInd w:val="0"/>
              <w:jc w:val="center"/>
              <w:textAlignment w:val="baseline"/>
            </w:pPr>
            <w:r>
              <w:t>JBX/Q-016</w:t>
            </w:r>
          </w:p>
        </w:tc>
        <w:tc>
          <w:tcPr>
            <w:tcW w:w="894" w:type="pct"/>
            <w:vAlign w:val="center"/>
          </w:tcPr>
          <w:p w14:paraId="6DBE287B">
            <w:pPr>
              <w:widowControl/>
              <w:jc w:val="left"/>
            </w:pPr>
            <w:r>
              <w:t>温度范围：（35±2）</w:t>
            </w:r>
            <w:r>
              <w:rPr>
                <w:rFonts w:hint="eastAsia"/>
              </w:rPr>
              <w:t>℃</w:t>
            </w:r>
            <w:r>
              <w:t>；</w:t>
            </w:r>
          </w:p>
          <w:p w14:paraId="3323ED85">
            <w:pPr>
              <w:widowControl/>
              <w:jc w:val="left"/>
            </w:pPr>
            <w:r>
              <w:t>盐雾沉淀量：（1-2）ml/（80cm2</w:t>
            </w:r>
            <w:r>
              <w:rPr>
                <w:rFonts w:hint="eastAsia"/>
              </w:rPr>
              <w:t>×</w:t>
            </w:r>
            <w:r>
              <w:t>h）；</w:t>
            </w:r>
          </w:p>
        </w:tc>
        <w:tc>
          <w:tcPr>
            <w:tcW w:w="704" w:type="pct"/>
            <w:vAlign w:val="center"/>
          </w:tcPr>
          <w:p w14:paraId="045BE475">
            <w:pPr>
              <w:adjustRightInd w:val="0"/>
              <w:jc w:val="center"/>
              <w:textAlignment w:val="baseline"/>
              <w:rPr>
                <w:rFonts w:cs="宋体"/>
                <w:kern w:val="28"/>
                <w:szCs w:val="21"/>
              </w:rPr>
            </w:pPr>
            <w:r>
              <w:rPr>
                <w:rFonts w:hint="eastAsia" w:cs="宋体"/>
                <w:kern w:val="28"/>
                <w:szCs w:val="21"/>
              </w:rPr>
              <w:t>设备校验</w:t>
            </w:r>
          </w:p>
        </w:tc>
      </w:tr>
      <w:tr w14:paraId="2015A4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50251078">
            <w:pPr>
              <w:pStyle w:val="32"/>
              <w:numPr>
                <w:ilvl w:val="0"/>
                <w:numId w:val="50"/>
              </w:numPr>
              <w:adjustRightInd w:val="0"/>
              <w:ind w:left="0" w:firstLine="0" w:firstLineChars="0"/>
              <w:jc w:val="center"/>
              <w:textAlignment w:val="baseline"/>
              <w:rPr>
                <w:rFonts w:cs="宋体"/>
                <w:kern w:val="28"/>
                <w:szCs w:val="21"/>
              </w:rPr>
            </w:pPr>
          </w:p>
        </w:tc>
        <w:tc>
          <w:tcPr>
            <w:tcW w:w="972" w:type="pct"/>
            <w:vAlign w:val="center"/>
          </w:tcPr>
          <w:p w14:paraId="38F5AA4E">
            <w:pPr>
              <w:adjustRightInd w:val="0"/>
              <w:jc w:val="center"/>
              <w:textAlignment w:val="baseline"/>
            </w:pPr>
            <w:r>
              <w:rPr>
                <w:rFonts w:hint="eastAsia"/>
              </w:rPr>
              <w:t>电子数显盐度计</w:t>
            </w:r>
          </w:p>
        </w:tc>
        <w:tc>
          <w:tcPr>
            <w:tcW w:w="989" w:type="pct"/>
            <w:vAlign w:val="center"/>
          </w:tcPr>
          <w:p w14:paraId="43933C97">
            <w:pPr>
              <w:adjustRightInd w:val="0"/>
              <w:jc w:val="center"/>
              <w:textAlignment w:val="baseline"/>
              <w:rPr>
                <w:szCs w:val="21"/>
              </w:rPr>
            </w:pPr>
            <w:r>
              <w:rPr>
                <w:rFonts w:hint="eastAsia"/>
                <w:szCs w:val="21"/>
              </w:rPr>
              <w:t>用于盐雾试验测量盐度</w:t>
            </w:r>
          </w:p>
        </w:tc>
        <w:tc>
          <w:tcPr>
            <w:tcW w:w="1081" w:type="pct"/>
            <w:vAlign w:val="center"/>
          </w:tcPr>
          <w:p w14:paraId="028846EC">
            <w:pPr>
              <w:adjustRightInd w:val="0"/>
              <w:jc w:val="center"/>
              <w:textAlignment w:val="baseline"/>
            </w:pPr>
            <w:r>
              <w:rPr>
                <w:rFonts w:hint="eastAsia"/>
              </w:rPr>
              <w:t>AZ8371</w:t>
            </w:r>
          </w:p>
        </w:tc>
        <w:tc>
          <w:tcPr>
            <w:tcW w:w="894" w:type="pct"/>
            <w:vAlign w:val="center"/>
          </w:tcPr>
          <w:p w14:paraId="41158BF3">
            <w:pPr>
              <w:widowControl/>
              <w:jc w:val="left"/>
            </w:pPr>
            <w:r>
              <w:rPr>
                <w:rFonts w:hint="eastAsia"/>
              </w:rPr>
              <w:t>盐度范围</w:t>
            </w:r>
            <w:r>
              <w:t>：（0.00-70）‰</w:t>
            </w:r>
          </w:p>
          <w:p w14:paraId="72A6B64E">
            <w:pPr>
              <w:widowControl/>
              <w:jc w:val="left"/>
            </w:pPr>
            <w:r>
              <w:t>示值允差：±0.11‰（0-10）‰</w:t>
            </w:r>
          </w:p>
          <w:p w14:paraId="00ACB4B1">
            <w:pPr>
              <w:widowControl/>
              <w:jc w:val="left"/>
            </w:pPr>
            <w:r>
              <w:t>±1.5‰（10.1-70）‰</w:t>
            </w:r>
          </w:p>
        </w:tc>
        <w:tc>
          <w:tcPr>
            <w:tcW w:w="704" w:type="pct"/>
            <w:vAlign w:val="center"/>
          </w:tcPr>
          <w:p w14:paraId="7C9CA292">
            <w:pPr>
              <w:adjustRightInd w:val="0"/>
              <w:jc w:val="center"/>
              <w:textAlignment w:val="baseline"/>
              <w:rPr>
                <w:rFonts w:cs="宋体"/>
                <w:kern w:val="28"/>
                <w:szCs w:val="21"/>
              </w:rPr>
            </w:pPr>
            <w:r>
              <w:rPr>
                <w:rFonts w:hint="eastAsia" w:cs="宋体"/>
                <w:kern w:val="28"/>
                <w:szCs w:val="21"/>
              </w:rPr>
              <w:t>设备校验</w:t>
            </w:r>
          </w:p>
        </w:tc>
      </w:tr>
      <w:tr w14:paraId="13CFA0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795BDDA8">
            <w:pPr>
              <w:pStyle w:val="32"/>
              <w:numPr>
                <w:ilvl w:val="0"/>
                <w:numId w:val="50"/>
              </w:numPr>
              <w:adjustRightInd w:val="0"/>
              <w:ind w:left="0" w:firstLine="0" w:firstLineChars="0"/>
              <w:jc w:val="center"/>
              <w:textAlignment w:val="baseline"/>
              <w:rPr>
                <w:rFonts w:cs="宋体"/>
                <w:kern w:val="28"/>
                <w:szCs w:val="21"/>
              </w:rPr>
            </w:pPr>
          </w:p>
        </w:tc>
        <w:tc>
          <w:tcPr>
            <w:tcW w:w="972" w:type="pct"/>
            <w:vAlign w:val="center"/>
          </w:tcPr>
          <w:p w14:paraId="5453818C">
            <w:pPr>
              <w:adjustRightInd w:val="0"/>
              <w:jc w:val="center"/>
              <w:textAlignment w:val="baseline"/>
            </w:pPr>
            <w:r>
              <w:rPr>
                <w:rFonts w:hint="eastAsia"/>
              </w:rPr>
              <w:t>PH计</w:t>
            </w:r>
          </w:p>
        </w:tc>
        <w:tc>
          <w:tcPr>
            <w:tcW w:w="989" w:type="pct"/>
            <w:vAlign w:val="center"/>
          </w:tcPr>
          <w:p w14:paraId="229DBA18">
            <w:pPr>
              <w:adjustRightInd w:val="0"/>
              <w:jc w:val="center"/>
              <w:textAlignment w:val="baseline"/>
              <w:rPr>
                <w:szCs w:val="21"/>
              </w:rPr>
            </w:pPr>
            <w:r>
              <w:rPr>
                <w:rFonts w:hint="eastAsia"/>
                <w:szCs w:val="21"/>
              </w:rPr>
              <w:t>用于盐雾试验测量PH值</w:t>
            </w:r>
          </w:p>
        </w:tc>
        <w:tc>
          <w:tcPr>
            <w:tcW w:w="1081" w:type="pct"/>
            <w:vAlign w:val="center"/>
          </w:tcPr>
          <w:p w14:paraId="17F8E338">
            <w:pPr>
              <w:adjustRightInd w:val="0"/>
              <w:jc w:val="center"/>
              <w:textAlignment w:val="baseline"/>
            </w:pPr>
            <w:r>
              <w:rPr>
                <w:rFonts w:hint="eastAsia"/>
              </w:rPr>
              <w:t>PH828+</w:t>
            </w:r>
          </w:p>
        </w:tc>
        <w:tc>
          <w:tcPr>
            <w:tcW w:w="894" w:type="pct"/>
            <w:vAlign w:val="center"/>
          </w:tcPr>
          <w:p w14:paraId="42318D2C">
            <w:pPr>
              <w:widowControl/>
              <w:jc w:val="left"/>
            </w:pPr>
            <w:r>
              <w:t>误差：±0.1pH</w:t>
            </w:r>
          </w:p>
        </w:tc>
        <w:tc>
          <w:tcPr>
            <w:tcW w:w="704" w:type="pct"/>
            <w:vAlign w:val="center"/>
          </w:tcPr>
          <w:p w14:paraId="0201A2CF">
            <w:pPr>
              <w:adjustRightInd w:val="0"/>
              <w:jc w:val="center"/>
              <w:textAlignment w:val="baseline"/>
              <w:rPr>
                <w:rFonts w:cs="宋体"/>
                <w:kern w:val="28"/>
                <w:szCs w:val="21"/>
              </w:rPr>
            </w:pPr>
            <w:r>
              <w:rPr>
                <w:rFonts w:hint="eastAsia" w:cs="宋体"/>
                <w:kern w:val="28"/>
                <w:szCs w:val="21"/>
              </w:rPr>
              <w:t>设备校验</w:t>
            </w:r>
          </w:p>
        </w:tc>
      </w:tr>
      <w:tr w14:paraId="094F93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1F40313F">
            <w:pPr>
              <w:pStyle w:val="32"/>
              <w:numPr>
                <w:ilvl w:val="0"/>
                <w:numId w:val="50"/>
              </w:numPr>
              <w:adjustRightInd w:val="0"/>
              <w:ind w:left="0" w:firstLine="0" w:firstLineChars="0"/>
              <w:jc w:val="center"/>
              <w:textAlignment w:val="baseline"/>
              <w:rPr>
                <w:rFonts w:cs="宋体"/>
                <w:kern w:val="28"/>
                <w:szCs w:val="21"/>
              </w:rPr>
            </w:pPr>
          </w:p>
        </w:tc>
        <w:tc>
          <w:tcPr>
            <w:tcW w:w="972" w:type="pct"/>
            <w:vAlign w:val="center"/>
          </w:tcPr>
          <w:p w14:paraId="7CADFB06">
            <w:pPr>
              <w:adjustRightInd w:val="0"/>
              <w:jc w:val="center"/>
              <w:textAlignment w:val="baseline"/>
              <w:rPr>
                <w:szCs w:val="21"/>
              </w:rPr>
            </w:pPr>
            <w:r>
              <w:rPr>
                <w:szCs w:val="21"/>
              </w:rPr>
              <w:t>温湿度计</w:t>
            </w:r>
          </w:p>
        </w:tc>
        <w:tc>
          <w:tcPr>
            <w:tcW w:w="989" w:type="pct"/>
            <w:vAlign w:val="center"/>
          </w:tcPr>
          <w:p w14:paraId="39841DC6">
            <w:pPr>
              <w:adjustRightInd w:val="0"/>
              <w:jc w:val="center"/>
              <w:textAlignment w:val="baseline"/>
              <w:rPr>
                <w:szCs w:val="21"/>
              </w:rPr>
            </w:pPr>
            <w:r>
              <w:rPr>
                <w:rFonts w:hint="eastAsia"/>
                <w:szCs w:val="21"/>
              </w:rPr>
              <w:t>用于测量试验室大气温湿度</w:t>
            </w:r>
          </w:p>
        </w:tc>
        <w:tc>
          <w:tcPr>
            <w:tcW w:w="1081" w:type="pct"/>
            <w:vAlign w:val="center"/>
          </w:tcPr>
          <w:p w14:paraId="1C7713DE">
            <w:pPr>
              <w:adjustRightInd w:val="0"/>
              <w:jc w:val="center"/>
              <w:textAlignment w:val="baseline"/>
              <w:rPr>
                <w:szCs w:val="21"/>
              </w:rPr>
            </w:pPr>
            <w:r>
              <w:rPr>
                <w:sz w:val="22"/>
                <w:szCs w:val="22"/>
              </w:rPr>
              <w:t>RE-W1012</w:t>
            </w:r>
          </w:p>
        </w:tc>
        <w:tc>
          <w:tcPr>
            <w:tcW w:w="894" w:type="pct"/>
            <w:vAlign w:val="center"/>
          </w:tcPr>
          <w:p w14:paraId="1F41E472">
            <w:pPr>
              <w:adjustRightInd w:val="0"/>
              <w:jc w:val="center"/>
              <w:textAlignment w:val="baseline"/>
              <w:rPr>
                <w:szCs w:val="21"/>
              </w:rPr>
            </w:pPr>
            <w:r>
              <w:rPr>
                <w:rFonts w:hint="eastAsia"/>
                <w:szCs w:val="21"/>
              </w:rPr>
              <w:t>温度范围：10℃~35℃</w:t>
            </w:r>
          </w:p>
          <w:p w14:paraId="3DE5B71D">
            <w:pPr>
              <w:adjustRightInd w:val="0"/>
              <w:jc w:val="center"/>
              <w:textAlignment w:val="baseline"/>
              <w:rPr>
                <w:szCs w:val="21"/>
              </w:rPr>
            </w:pPr>
            <w:r>
              <w:rPr>
                <w:rFonts w:hint="eastAsia"/>
                <w:szCs w:val="21"/>
              </w:rPr>
              <w:t>最大误差：0.7℃</w:t>
            </w:r>
          </w:p>
          <w:p w14:paraId="30AEBB3D">
            <w:pPr>
              <w:adjustRightInd w:val="0"/>
              <w:jc w:val="center"/>
              <w:textAlignment w:val="baseline"/>
              <w:rPr>
                <w:szCs w:val="21"/>
              </w:rPr>
            </w:pPr>
            <w:r>
              <w:rPr>
                <w:rFonts w:hint="eastAsia"/>
                <w:szCs w:val="21"/>
              </w:rPr>
              <w:t>湿度范围：20~85%</w:t>
            </w:r>
          </w:p>
          <w:p w14:paraId="3A51D59F">
            <w:pPr>
              <w:adjustRightInd w:val="0"/>
              <w:jc w:val="center"/>
              <w:textAlignment w:val="baseline"/>
              <w:rPr>
                <w:szCs w:val="21"/>
              </w:rPr>
            </w:pPr>
            <w:r>
              <w:rPr>
                <w:rFonts w:hint="eastAsia"/>
                <w:szCs w:val="21"/>
              </w:rPr>
              <w:t>最大误差：4%</w:t>
            </w:r>
          </w:p>
        </w:tc>
        <w:tc>
          <w:tcPr>
            <w:tcW w:w="704" w:type="pct"/>
            <w:vAlign w:val="center"/>
          </w:tcPr>
          <w:p w14:paraId="707D1305">
            <w:pPr>
              <w:adjustRightInd w:val="0"/>
              <w:jc w:val="center"/>
              <w:textAlignment w:val="baseline"/>
              <w:rPr>
                <w:rFonts w:cs="宋体"/>
                <w:kern w:val="28"/>
                <w:szCs w:val="21"/>
              </w:rPr>
            </w:pPr>
            <w:r>
              <w:rPr>
                <w:rFonts w:hint="eastAsia" w:cs="宋体"/>
                <w:kern w:val="28"/>
                <w:szCs w:val="21"/>
              </w:rPr>
              <w:t>设备校验</w:t>
            </w:r>
          </w:p>
        </w:tc>
      </w:tr>
      <w:tr w14:paraId="48AFB2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4CED1D69">
            <w:pPr>
              <w:pStyle w:val="32"/>
              <w:numPr>
                <w:ilvl w:val="0"/>
                <w:numId w:val="50"/>
              </w:numPr>
              <w:adjustRightInd w:val="0"/>
              <w:ind w:left="0" w:firstLine="0" w:firstLineChars="0"/>
              <w:jc w:val="center"/>
              <w:textAlignment w:val="baseline"/>
              <w:rPr>
                <w:rFonts w:cs="宋体"/>
                <w:kern w:val="28"/>
                <w:szCs w:val="21"/>
              </w:rPr>
            </w:pPr>
          </w:p>
        </w:tc>
        <w:tc>
          <w:tcPr>
            <w:tcW w:w="972" w:type="pct"/>
            <w:vAlign w:val="center"/>
          </w:tcPr>
          <w:p w14:paraId="3F8E3071">
            <w:pPr>
              <w:adjustRightInd w:val="0"/>
              <w:jc w:val="center"/>
              <w:textAlignment w:val="baseline"/>
              <w:rPr>
                <w:szCs w:val="21"/>
              </w:rPr>
            </w:pPr>
            <w:r>
              <w:rPr>
                <w:rFonts w:eastAsiaTheme="minorEastAsia"/>
                <w:color w:val="000000"/>
                <w:kern w:val="0"/>
                <w:szCs w:val="21"/>
              </w:rPr>
              <w:t>温湿度大气压力表</w:t>
            </w:r>
          </w:p>
        </w:tc>
        <w:tc>
          <w:tcPr>
            <w:tcW w:w="989" w:type="pct"/>
            <w:vAlign w:val="center"/>
          </w:tcPr>
          <w:p w14:paraId="4CE53D16">
            <w:pPr>
              <w:adjustRightInd w:val="0"/>
              <w:jc w:val="center"/>
              <w:textAlignment w:val="baseline"/>
              <w:rPr>
                <w:szCs w:val="21"/>
              </w:rPr>
            </w:pPr>
            <w:r>
              <w:rPr>
                <w:rFonts w:hint="eastAsia"/>
                <w:szCs w:val="21"/>
              </w:rPr>
              <w:t>用于测量试验室大气压力</w:t>
            </w:r>
          </w:p>
        </w:tc>
        <w:tc>
          <w:tcPr>
            <w:tcW w:w="1081" w:type="pct"/>
            <w:vAlign w:val="center"/>
          </w:tcPr>
          <w:p w14:paraId="11654D43">
            <w:pPr>
              <w:adjustRightInd w:val="0"/>
              <w:jc w:val="center"/>
              <w:textAlignment w:val="baseline"/>
              <w:rPr>
                <w:szCs w:val="21"/>
              </w:rPr>
            </w:pPr>
            <w:r>
              <w:rPr>
                <w:rFonts w:eastAsiaTheme="minorEastAsia"/>
                <w:color w:val="000000"/>
                <w:kern w:val="0"/>
                <w:szCs w:val="21"/>
              </w:rPr>
              <w:t>TES1160</w:t>
            </w:r>
          </w:p>
        </w:tc>
        <w:tc>
          <w:tcPr>
            <w:tcW w:w="894" w:type="pct"/>
            <w:vAlign w:val="center"/>
          </w:tcPr>
          <w:p w14:paraId="7651B5C3">
            <w:pPr>
              <w:widowControl/>
              <w:jc w:val="left"/>
              <w:rPr>
                <w:rFonts w:eastAsiaTheme="minorEastAsia"/>
                <w:color w:val="000000"/>
                <w:kern w:val="0"/>
                <w:szCs w:val="21"/>
              </w:rPr>
            </w:pPr>
            <w:r>
              <w:rPr>
                <w:rFonts w:eastAsiaTheme="minorEastAsia"/>
                <w:color w:val="000000"/>
                <w:kern w:val="0"/>
                <w:szCs w:val="21"/>
              </w:rPr>
              <w:t>压力范围：（500~1100）hPa</w:t>
            </w:r>
          </w:p>
          <w:p w14:paraId="37B70369">
            <w:pPr>
              <w:adjustRightInd w:val="0"/>
              <w:jc w:val="center"/>
              <w:textAlignment w:val="baseline"/>
              <w:rPr>
                <w:szCs w:val="21"/>
              </w:rPr>
            </w:pPr>
            <w:r>
              <w:rPr>
                <w:rFonts w:eastAsiaTheme="minorEastAsia"/>
                <w:color w:val="000000"/>
                <w:kern w:val="0"/>
                <w:szCs w:val="21"/>
              </w:rPr>
              <w:t>误差：±5hPa</w:t>
            </w:r>
          </w:p>
        </w:tc>
        <w:tc>
          <w:tcPr>
            <w:tcW w:w="704" w:type="pct"/>
            <w:vAlign w:val="center"/>
          </w:tcPr>
          <w:p w14:paraId="030A9982">
            <w:pPr>
              <w:adjustRightInd w:val="0"/>
              <w:jc w:val="center"/>
              <w:textAlignment w:val="baseline"/>
              <w:rPr>
                <w:rFonts w:cs="宋体"/>
                <w:kern w:val="28"/>
                <w:szCs w:val="21"/>
              </w:rPr>
            </w:pPr>
            <w:r>
              <w:rPr>
                <w:rFonts w:hint="eastAsia" w:cs="宋体"/>
                <w:kern w:val="28"/>
                <w:szCs w:val="21"/>
              </w:rPr>
              <w:t>设备校验</w:t>
            </w:r>
          </w:p>
        </w:tc>
      </w:tr>
      <w:tr w14:paraId="03E171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176CDF2A">
            <w:pPr>
              <w:pStyle w:val="32"/>
              <w:numPr>
                <w:ilvl w:val="0"/>
                <w:numId w:val="50"/>
              </w:numPr>
              <w:adjustRightInd w:val="0"/>
              <w:ind w:left="0" w:firstLine="0" w:firstLineChars="0"/>
              <w:jc w:val="center"/>
              <w:textAlignment w:val="baseline"/>
              <w:rPr>
                <w:rFonts w:cs="宋体"/>
                <w:kern w:val="28"/>
                <w:szCs w:val="21"/>
              </w:rPr>
            </w:pPr>
          </w:p>
        </w:tc>
        <w:tc>
          <w:tcPr>
            <w:tcW w:w="972" w:type="pct"/>
            <w:vAlign w:val="center"/>
          </w:tcPr>
          <w:p w14:paraId="46BA1ECE">
            <w:pPr>
              <w:adjustRightInd w:val="0"/>
              <w:jc w:val="center"/>
              <w:textAlignment w:val="baseline"/>
              <w:rPr>
                <w:rFonts w:eastAsiaTheme="minorEastAsia"/>
                <w:color w:val="000000"/>
                <w:kern w:val="0"/>
                <w:szCs w:val="21"/>
              </w:rPr>
            </w:pPr>
            <w:r>
              <w:rPr>
                <w:szCs w:val="21"/>
              </w:rPr>
              <w:t>钢卷尺</w:t>
            </w:r>
          </w:p>
        </w:tc>
        <w:tc>
          <w:tcPr>
            <w:tcW w:w="989" w:type="pct"/>
            <w:vAlign w:val="center"/>
          </w:tcPr>
          <w:p w14:paraId="6D3CA8CA">
            <w:pPr>
              <w:adjustRightInd w:val="0"/>
              <w:jc w:val="center"/>
              <w:textAlignment w:val="baseline"/>
              <w:rPr>
                <w:szCs w:val="21"/>
              </w:rPr>
            </w:pPr>
            <w:r>
              <w:rPr>
                <w:szCs w:val="21"/>
              </w:rPr>
              <w:t>用于测量受试设备与试验系统的距离</w:t>
            </w:r>
          </w:p>
        </w:tc>
        <w:tc>
          <w:tcPr>
            <w:tcW w:w="1081" w:type="pct"/>
            <w:vAlign w:val="center"/>
          </w:tcPr>
          <w:p w14:paraId="4B24330F">
            <w:pPr>
              <w:adjustRightInd w:val="0"/>
              <w:jc w:val="center"/>
              <w:textAlignment w:val="baseline"/>
              <w:rPr>
                <w:rFonts w:eastAsiaTheme="minorEastAsia"/>
                <w:color w:val="000000"/>
                <w:kern w:val="0"/>
                <w:szCs w:val="21"/>
              </w:rPr>
            </w:pPr>
            <w:r>
              <w:rPr>
                <w:szCs w:val="21"/>
              </w:rPr>
              <w:t>10m</w:t>
            </w:r>
          </w:p>
        </w:tc>
        <w:tc>
          <w:tcPr>
            <w:tcW w:w="894" w:type="pct"/>
            <w:vAlign w:val="center"/>
          </w:tcPr>
          <w:p w14:paraId="46C7B305">
            <w:pPr>
              <w:widowControl/>
              <w:jc w:val="left"/>
              <w:rPr>
                <w:rFonts w:eastAsiaTheme="minorEastAsia"/>
                <w:color w:val="000000"/>
                <w:kern w:val="0"/>
                <w:szCs w:val="21"/>
              </w:rPr>
            </w:pPr>
            <w:r>
              <w:rPr>
                <w:szCs w:val="21"/>
              </w:rPr>
              <w:t>允差±5.0mm</w:t>
            </w:r>
          </w:p>
        </w:tc>
        <w:tc>
          <w:tcPr>
            <w:tcW w:w="704" w:type="pct"/>
            <w:vAlign w:val="center"/>
          </w:tcPr>
          <w:p w14:paraId="762BA838">
            <w:pPr>
              <w:adjustRightInd w:val="0"/>
              <w:jc w:val="center"/>
              <w:textAlignment w:val="baseline"/>
              <w:rPr>
                <w:rFonts w:cs="宋体"/>
                <w:kern w:val="28"/>
                <w:szCs w:val="21"/>
              </w:rPr>
            </w:pPr>
            <w:r>
              <w:rPr>
                <w:kern w:val="28"/>
                <w:szCs w:val="21"/>
              </w:rPr>
              <w:t>设备校验</w:t>
            </w:r>
          </w:p>
        </w:tc>
      </w:tr>
      <w:tr w14:paraId="3B9586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000" w:type="pct"/>
            <w:gridSpan w:val="6"/>
            <w:vAlign w:val="center"/>
          </w:tcPr>
          <w:p w14:paraId="7AD17FCF">
            <w:pPr>
              <w:adjustRightInd w:val="0"/>
              <w:jc w:val="left"/>
              <w:textAlignment w:val="baseline"/>
              <w:rPr>
                <w:rFonts w:cs="宋体"/>
                <w:iCs/>
                <w:kern w:val="28"/>
                <w:szCs w:val="21"/>
              </w:rPr>
            </w:pPr>
            <w:r>
              <w:rPr>
                <w:rFonts w:hint="eastAsia" w:cs="宋体"/>
                <w:bCs/>
                <w:iCs/>
                <w:kern w:val="28"/>
                <w:szCs w:val="21"/>
              </w:rPr>
              <w:t>注：1.</w:t>
            </w:r>
            <w:r>
              <w:rPr>
                <w:rFonts w:hint="eastAsia" w:cs="宋体"/>
                <w:iCs/>
                <w:kern w:val="0"/>
                <w:szCs w:val="21"/>
              </w:rPr>
              <w:t>若选择的试验设备精度/量程比原试验设备等同或更优</w:t>
            </w:r>
            <w:r>
              <w:rPr>
                <w:rFonts w:hint="eastAsia" w:cs="宋体"/>
                <w:iCs/>
                <w:kern w:val="28"/>
                <w:szCs w:val="21"/>
              </w:rPr>
              <w:t>，则允许更换设备进行试验。</w:t>
            </w:r>
          </w:p>
          <w:p w14:paraId="5221233B">
            <w:pPr>
              <w:adjustRightInd w:val="0"/>
              <w:jc w:val="left"/>
              <w:textAlignment w:val="baseline"/>
              <w:rPr>
                <w:rFonts w:cs="宋体"/>
                <w:iCs/>
                <w:kern w:val="28"/>
                <w:szCs w:val="21"/>
              </w:rPr>
            </w:pPr>
            <w:r>
              <w:rPr>
                <w:rFonts w:hint="eastAsia" w:cs="宋体"/>
                <w:iCs/>
                <w:kern w:val="28"/>
                <w:szCs w:val="21"/>
              </w:rPr>
              <w:t>2．实际使用的设备/仪器，由试验单位记录，并在试验报告中明确，如存在差异，应在试验报告中进行分析。</w:t>
            </w:r>
          </w:p>
          <w:p w14:paraId="5C517229">
            <w:pPr>
              <w:adjustRightInd w:val="0"/>
              <w:jc w:val="left"/>
              <w:textAlignment w:val="baseline"/>
              <w:rPr>
                <w:rFonts w:cs="Calibri"/>
                <w:b/>
                <w:i/>
                <w:kern w:val="28"/>
                <w:szCs w:val="21"/>
              </w:rPr>
            </w:pPr>
            <w:r>
              <w:rPr>
                <w:rFonts w:hint="eastAsia" w:cs="宋体"/>
                <w:bCs/>
                <w:iCs/>
                <w:kern w:val="28"/>
                <w:szCs w:val="21"/>
              </w:rPr>
              <w:t>3</w:t>
            </w:r>
            <w:r>
              <w:rPr>
                <w:rFonts w:hint="eastAsia" w:cs="宋体"/>
                <w:b/>
                <w:iCs/>
                <w:kern w:val="28"/>
                <w:szCs w:val="21"/>
              </w:rPr>
              <w:t>.</w:t>
            </w:r>
            <w:r>
              <w:rPr>
                <w:rFonts w:hint="eastAsia" w:cs="宋体"/>
                <w:iCs/>
                <w:kern w:val="0"/>
                <w:szCs w:val="21"/>
              </w:rPr>
              <w:t>所有未标注数量的设备，默认数量为1。</w:t>
            </w:r>
          </w:p>
        </w:tc>
      </w:tr>
    </w:tbl>
    <w:p w14:paraId="7243B366">
      <w:pPr>
        <w:pStyle w:val="27"/>
        <w:rPr>
          <w:lang w:val="zh-CN"/>
        </w:rPr>
      </w:pPr>
      <w:bookmarkStart w:id="380" w:name="_Toc176264493"/>
      <w:r>
        <w:rPr>
          <w:rFonts w:hint="eastAsia"/>
          <w:lang w:val="zh-CN"/>
        </w:rPr>
        <w:t>试验布置和连接</w:t>
      </w:r>
      <w:bookmarkEnd w:id="380"/>
    </w:p>
    <w:p w14:paraId="2A464FBC">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试验前后测试时，按图45将受试设备与测试设备进行连接布置。将受试</w:t>
      </w:r>
      <w:r>
        <w:rPr>
          <w:rFonts w:ascii="Times New Roman" w:hAnsi="Times New Roman" w:cs="宋体"/>
          <w:sz w:val="24"/>
          <w:szCs w:val="21"/>
        </w:rPr>
        <w:t>设备</w:t>
      </w:r>
      <w:r>
        <w:rPr>
          <w:rFonts w:hint="eastAsia" w:ascii="Times New Roman" w:hAnsi="Times New Roman" w:cs="宋体"/>
          <w:sz w:val="24"/>
          <w:szCs w:val="21"/>
        </w:rPr>
        <w:t>安装在试验箱内，受试设备放在试验箱内中心位置，距离箱壁不小于15cm，具体如图46所示。</w:t>
      </w:r>
    </w:p>
    <w:p w14:paraId="666DA68D">
      <w:pPr>
        <w:pStyle w:val="32"/>
        <w:ind w:firstLine="0" w:firstLineChars="0"/>
        <w:jc w:val="center"/>
        <w:rPr>
          <w:rFonts w:ascii="Times New Roman" w:hAnsi="Times New Roman"/>
        </w:rPr>
      </w:pPr>
      <w:r>
        <w:drawing>
          <wp:inline distT="0" distB="0" distL="0" distR="0">
            <wp:extent cx="5019675" cy="5226050"/>
            <wp:effectExtent l="0" t="0" r="0" b="317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017001" cy="5223092"/>
                    </a:xfrm>
                    <a:prstGeom prst="rect">
                      <a:avLst/>
                    </a:prstGeom>
                    <a:noFill/>
                    <a:ln>
                      <a:noFill/>
                    </a:ln>
                  </pic:spPr>
                </pic:pic>
              </a:graphicData>
            </a:graphic>
          </wp:inline>
        </w:drawing>
      </w:r>
    </w:p>
    <w:p w14:paraId="179B6576">
      <w:pPr>
        <w:pStyle w:val="61"/>
        <w:numPr>
          <w:ilvl w:val="0"/>
          <w:numId w:val="8"/>
        </w:numPr>
        <w:rPr>
          <w:rFonts w:ascii="黑体" w:hAnsi="黑体" w:cs="宋体"/>
        </w:rPr>
      </w:pPr>
      <w:bookmarkStart w:id="381" w:name="_Toc176262599"/>
      <w:r>
        <w:rPr>
          <w:rFonts w:hint="eastAsia" w:ascii="黑体" w:hAnsi="黑体" w:cs="宋体"/>
        </w:rPr>
        <w:t>盐雾试验连接示意图</w:t>
      </w:r>
      <w:bookmarkEnd w:id="381"/>
    </w:p>
    <w:p w14:paraId="3F902B78">
      <w:pPr>
        <w:pStyle w:val="37"/>
        <w:rPr>
          <w:rFonts w:ascii="黑体" w:hAnsi="黑体" w:cs="宋体"/>
        </w:rPr>
      </w:pPr>
      <w:r>
        <w:drawing>
          <wp:inline distT="0" distB="0" distL="0" distR="0">
            <wp:extent cx="4432935" cy="2275205"/>
            <wp:effectExtent l="0" t="0" r="5715" b="127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28"/>
                    <a:stretch>
                      <a:fillRect/>
                    </a:stretch>
                  </pic:blipFill>
                  <pic:spPr>
                    <a:xfrm>
                      <a:off x="0" y="0"/>
                      <a:ext cx="4450879" cy="2284820"/>
                    </a:xfrm>
                    <a:prstGeom prst="rect">
                      <a:avLst/>
                    </a:prstGeom>
                  </pic:spPr>
                </pic:pic>
              </a:graphicData>
            </a:graphic>
          </wp:inline>
        </w:drawing>
      </w:r>
    </w:p>
    <w:p w14:paraId="5A9F3D9C">
      <w:pPr>
        <w:pStyle w:val="61"/>
        <w:numPr>
          <w:ilvl w:val="0"/>
          <w:numId w:val="8"/>
        </w:numPr>
        <w:rPr>
          <w:rFonts w:ascii="黑体" w:hAnsi="黑体" w:cs="宋体"/>
        </w:rPr>
      </w:pPr>
      <w:bookmarkStart w:id="382" w:name="_Toc176262600"/>
      <w:r>
        <w:rPr>
          <w:rFonts w:hint="eastAsia" w:ascii="黑体" w:hAnsi="黑体" w:cs="宋体"/>
        </w:rPr>
        <w:t>盐雾试验布置</w:t>
      </w:r>
      <w:bookmarkEnd w:id="382"/>
    </w:p>
    <w:p w14:paraId="2A0B6682">
      <w:pPr>
        <w:pStyle w:val="27"/>
        <w:rPr>
          <w:lang w:val="zh-CN"/>
        </w:rPr>
      </w:pPr>
      <w:bookmarkStart w:id="383" w:name="_Toc176264494"/>
      <w:r>
        <w:rPr>
          <w:rFonts w:hint="eastAsia"/>
          <w:lang w:val="zh-CN"/>
        </w:rPr>
        <w:t>试验件、试验装置（试验前）的制造符合性要求</w:t>
      </w:r>
      <w:bookmarkEnd w:id="383"/>
    </w:p>
    <w:p w14:paraId="12686517">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试验件状态应满足“6.试验产品/设备说明”构型和产品状态要求，确定试验件按照12.1要求完成了产品验收测试。</w:t>
      </w:r>
    </w:p>
    <w:p w14:paraId="49FAF15B">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确保试验件、陪试件、试验装置，在试验前按照23.3-23.5的要求，进行了相应的安装和连接。</w:t>
      </w:r>
    </w:p>
    <w:p w14:paraId="3B0A0D45">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确保试验人员资质符合“10. 试验人员”的要求。</w:t>
      </w:r>
    </w:p>
    <w:p w14:paraId="0BABE869">
      <w:pPr>
        <w:pStyle w:val="27"/>
        <w:rPr>
          <w:lang w:val="zh-CN"/>
        </w:rPr>
      </w:pPr>
      <w:bookmarkStart w:id="384" w:name="_Toc176264495"/>
      <w:r>
        <w:rPr>
          <w:rFonts w:hint="eastAsia"/>
          <w:lang w:val="zh-CN"/>
        </w:rPr>
        <w:t>试验程序</w:t>
      </w:r>
      <w:bookmarkEnd w:id="384"/>
    </w:p>
    <w:p w14:paraId="5CFFBD8A">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盐雾试验所有需要考察的试验过程和关键要素：配置的盐溶液在试验箱内进行24h或试验计划规定时间的连续喷雾。在整个暴露周期内，至少每间隔24h就应测量盐雾沉降率和沉降溶液的pH值，以保证沉降率在1~3ml/80cm</w:t>
      </w:r>
      <w:r>
        <w:rPr>
          <w:rFonts w:hint="eastAsia" w:ascii="Times New Roman" w:hAnsi="Times New Roman" w:cs="宋体"/>
          <w:sz w:val="24"/>
          <w:szCs w:val="21"/>
          <w:vertAlign w:val="superscript"/>
        </w:rPr>
        <w:t>2</w:t>
      </w:r>
      <w:r>
        <w:rPr>
          <w:rFonts w:hint="eastAsia" w:ascii="Times New Roman" w:hAnsi="Times New Roman" w:cs="宋体"/>
          <w:sz w:val="24"/>
          <w:szCs w:val="21"/>
        </w:rPr>
        <w:t>/h。</w:t>
      </w:r>
    </w:p>
    <w:p w14:paraId="5A173637">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试验人员应在试验环境搭建完成后予以检查确认试验参数设置，待确认满足要求后再开始试验。</w:t>
      </w:r>
    </w:p>
    <w:p w14:paraId="4787C913">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在附录B检测记录表</w:t>
      </w:r>
      <w:r>
        <w:rPr>
          <w:rFonts w:ascii="Times New Roman" w:hAnsi="Times New Roman" w:cs="宋体"/>
          <w:sz w:val="24"/>
          <w:szCs w:val="21"/>
        </w:rPr>
        <w:t>中</w:t>
      </w:r>
      <w:r>
        <w:rPr>
          <w:rFonts w:hint="eastAsia" w:ascii="Times New Roman" w:hAnsi="Times New Roman" w:cs="宋体"/>
          <w:sz w:val="24"/>
          <w:szCs w:val="21"/>
        </w:rPr>
        <w:t>记录</w:t>
      </w:r>
      <w:r>
        <w:rPr>
          <w:rFonts w:ascii="Times New Roman" w:hAnsi="Times New Roman" w:cs="宋体"/>
          <w:sz w:val="24"/>
          <w:szCs w:val="21"/>
        </w:rPr>
        <w:t>试验设备相关信息及试验开始</w:t>
      </w:r>
      <w:r>
        <w:rPr>
          <w:rFonts w:hint="eastAsia" w:ascii="Times New Roman" w:hAnsi="Times New Roman" w:cs="宋体"/>
          <w:sz w:val="24"/>
          <w:szCs w:val="21"/>
        </w:rPr>
        <w:t>和结束</w:t>
      </w:r>
      <w:r>
        <w:rPr>
          <w:rFonts w:ascii="Times New Roman" w:hAnsi="Times New Roman" w:cs="宋体"/>
          <w:sz w:val="24"/>
          <w:szCs w:val="21"/>
        </w:rPr>
        <w:t>时间等内容，根据试验程序计算每次温湿度变化的时间节点，定时</w:t>
      </w:r>
      <w:r>
        <w:rPr>
          <w:rFonts w:hint="eastAsia" w:ascii="Times New Roman" w:hAnsi="Times New Roman" w:cs="宋体"/>
          <w:sz w:val="24"/>
          <w:szCs w:val="21"/>
        </w:rPr>
        <w:t>巡查</w:t>
      </w:r>
      <w:r>
        <w:rPr>
          <w:rFonts w:ascii="Times New Roman" w:hAnsi="Times New Roman" w:cs="宋体"/>
          <w:sz w:val="24"/>
          <w:szCs w:val="21"/>
        </w:rPr>
        <w:t>试验设备运行状态</w:t>
      </w:r>
      <w:r>
        <w:rPr>
          <w:rFonts w:hint="eastAsia" w:ascii="Times New Roman" w:hAnsi="Times New Roman" w:cs="宋体"/>
          <w:sz w:val="24"/>
          <w:szCs w:val="21"/>
        </w:rPr>
        <w:t>。</w:t>
      </w:r>
    </w:p>
    <w:p w14:paraId="3F39C9B9">
      <w:pPr>
        <w:pStyle w:val="24"/>
        <w:numPr>
          <w:ilvl w:val="0"/>
          <w:numId w:val="51"/>
        </w:numPr>
        <w:ind w:firstLineChars="0"/>
      </w:pPr>
      <w:r>
        <w:rPr>
          <w:rFonts w:hint="eastAsia" w:cs="宋体"/>
        </w:rPr>
        <w:t>在试验室环境下将受试设备按照图45所示安装于试验箱内，并按12.2章节要求进行QPAT1-1和QPAT2检查并记录检测数据</w:t>
      </w:r>
      <w:r>
        <w:rPr>
          <w:rFonts w:hint="eastAsia"/>
        </w:rPr>
        <w:t>；</w:t>
      </w:r>
    </w:p>
    <w:p w14:paraId="26FCA6A9">
      <w:pPr>
        <w:pStyle w:val="24"/>
        <w:numPr>
          <w:ilvl w:val="0"/>
          <w:numId w:val="51"/>
        </w:numPr>
        <w:ind w:firstLineChars="0"/>
      </w:pPr>
      <w:r>
        <w:rPr>
          <w:rFonts w:hint="eastAsia"/>
        </w:rPr>
        <w:t>试验：受试</w:t>
      </w:r>
      <w:r>
        <w:t>设备放置在</w:t>
      </w:r>
      <w:r>
        <w:rPr>
          <w:rFonts w:hint="eastAsia"/>
        </w:rPr>
        <w:t>试验区</w:t>
      </w:r>
      <w:r>
        <w:t>，使受试设备处于工作状态1</w:t>
      </w:r>
      <w:r>
        <w:rPr>
          <w:rFonts w:hint="eastAsia"/>
        </w:rPr>
        <w:t>，将5%的盐溶液连续24h喷入试验箱内，在整个暴露周期内，至少每间隔24h测量一次盐雾沉降率和沉降溶液的pH值，以保证沉降率在</w:t>
      </w:r>
      <w:r>
        <w:rPr>
          <w:rFonts w:eastAsiaTheme="minorEastAsia"/>
        </w:rPr>
        <w:t>1</w:t>
      </w:r>
      <w:r>
        <w:rPr>
          <w:rFonts w:hAnsiTheme="minorEastAsia" w:eastAsiaTheme="minorEastAsia"/>
        </w:rPr>
        <w:t>～</w:t>
      </w:r>
      <w:r>
        <w:rPr>
          <w:rFonts w:eastAsiaTheme="minorEastAsia"/>
        </w:rPr>
        <w:t>3ml/</w:t>
      </w:r>
      <w:r>
        <w:rPr>
          <w:rFonts w:hAnsiTheme="minorEastAsia" w:eastAsiaTheme="minorEastAsia"/>
        </w:rPr>
        <w:t>（</w:t>
      </w:r>
      <w:r>
        <w:rPr>
          <w:rFonts w:eastAsiaTheme="minorEastAsia"/>
        </w:rPr>
        <w:t>80cm</w:t>
      </w:r>
      <w:r>
        <w:rPr>
          <w:rFonts w:eastAsiaTheme="minorEastAsia"/>
          <w:vertAlign w:val="superscript"/>
        </w:rPr>
        <w:t>2</w:t>
      </w:r>
      <w:r>
        <w:rPr>
          <w:rFonts w:eastAsiaTheme="minorEastAsia"/>
        </w:rPr>
        <w:t>·h</w:t>
      </w:r>
      <w:r>
        <w:rPr>
          <w:rFonts w:hAnsiTheme="minorEastAsia" w:eastAsiaTheme="minorEastAsia"/>
        </w:rPr>
        <w:t>）</w:t>
      </w:r>
      <w:r>
        <w:rPr>
          <w:rFonts w:hint="eastAsia"/>
        </w:rPr>
        <w:t>；</w:t>
      </w:r>
    </w:p>
    <w:p w14:paraId="45925CD0">
      <w:pPr>
        <w:pStyle w:val="24"/>
        <w:numPr>
          <w:ilvl w:val="0"/>
          <w:numId w:val="51"/>
        </w:numPr>
        <w:ind w:firstLineChars="0"/>
      </w:pPr>
      <w:r>
        <w:rPr>
          <w:rFonts w:hint="eastAsia"/>
        </w:rPr>
        <w:t>受试</w:t>
      </w:r>
      <w:r>
        <w:t>设备</w:t>
      </w:r>
      <w:r>
        <w:rPr>
          <w:rFonts w:hint="eastAsia"/>
        </w:rPr>
        <w:t>在标准大气环境温度和相对湿度不大于50%条件下干燥24h，在干燥期间不要触动试验样品或对其机械特性进行任何调整；</w:t>
      </w:r>
    </w:p>
    <w:p w14:paraId="1AFF72FA">
      <w:pPr>
        <w:pStyle w:val="24"/>
        <w:numPr>
          <w:ilvl w:val="0"/>
          <w:numId w:val="51"/>
        </w:numPr>
        <w:ind w:firstLineChars="0"/>
      </w:pPr>
      <w:r>
        <w:rPr>
          <w:rFonts w:hint="eastAsia"/>
        </w:rPr>
        <w:t>干燥结束后，将被试品放回试验箱内，并重复进行一次步骤b和步骤c；</w:t>
      </w:r>
    </w:p>
    <w:p w14:paraId="54EAAB5F">
      <w:pPr>
        <w:pStyle w:val="24"/>
        <w:numPr>
          <w:ilvl w:val="0"/>
          <w:numId w:val="51"/>
        </w:numPr>
        <w:ind w:firstLineChars="0"/>
      </w:pPr>
      <w:r>
        <w:rPr>
          <w:rFonts w:hint="eastAsia"/>
        </w:rPr>
        <w:t>干燥结束后，使受试</w:t>
      </w:r>
      <w:r>
        <w:t>设备</w:t>
      </w:r>
      <w:r>
        <w:rPr>
          <w:rFonts w:hint="eastAsia"/>
        </w:rPr>
        <w:t>处于工作状态2，工作期间，</w:t>
      </w:r>
      <w:r>
        <w:rPr>
          <w:rFonts w:hint="eastAsia"/>
          <w:kern w:val="0"/>
        </w:rPr>
        <w:t>按照12.2章节</w:t>
      </w:r>
      <w:r>
        <w:rPr>
          <w:rFonts w:hint="eastAsia" w:cs="宋体"/>
        </w:rPr>
        <w:t>QPAT2检查并记录检测数据</w:t>
      </w:r>
      <w:r>
        <w:rPr>
          <w:rFonts w:hint="eastAsia"/>
          <w:szCs w:val="24"/>
        </w:rPr>
        <w:t>；</w:t>
      </w:r>
    </w:p>
    <w:p w14:paraId="49BD5173">
      <w:pPr>
        <w:pStyle w:val="24"/>
        <w:numPr>
          <w:ilvl w:val="0"/>
          <w:numId w:val="51"/>
        </w:numPr>
        <w:ind w:firstLineChars="0"/>
        <w:rPr>
          <w:rFonts w:cs="宋体"/>
        </w:rPr>
      </w:pPr>
      <w:r>
        <w:t>试验结束后，</w:t>
      </w:r>
      <w:r>
        <w:rPr>
          <w:rFonts w:hint="eastAsia"/>
        </w:rPr>
        <w:t>检查被试品的腐蚀情况，必要时可用温度不高于28℃的流动水轻轻冲洗，在</w:t>
      </w:r>
      <w:r>
        <w:rPr>
          <w:rFonts w:hint="eastAsia"/>
          <w:kern w:val="0"/>
        </w:rPr>
        <w:t>试验室</w:t>
      </w:r>
      <w:r>
        <w:rPr>
          <w:kern w:val="0"/>
        </w:rPr>
        <w:t>环境下</w:t>
      </w:r>
      <w:r>
        <w:rPr>
          <w:rFonts w:hint="eastAsia"/>
          <w:kern w:val="0"/>
        </w:rPr>
        <w:t>，按照12.2章节</w:t>
      </w:r>
      <w:r>
        <w:rPr>
          <w:rFonts w:hint="eastAsia" w:cs="宋体"/>
        </w:rPr>
        <w:t>要求进行QPAT1-4和QPAT2检查并记录检测数据</w:t>
      </w:r>
      <w:r>
        <w:t>。</w:t>
      </w:r>
    </w:p>
    <w:p w14:paraId="7EEA7EDE">
      <w:pPr>
        <w:pStyle w:val="27"/>
        <w:rPr>
          <w:lang w:val="zh-CN"/>
        </w:rPr>
      </w:pPr>
      <w:bookmarkStart w:id="385" w:name="_Toc176264496"/>
      <w:r>
        <w:rPr>
          <w:rFonts w:hint="eastAsia"/>
          <w:lang w:val="zh-CN"/>
        </w:rPr>
        <w:t>试验判据</w:t>
      </w:r>
      <w:bookmarkEnd w:id="385"/>
    </w:p>
    <w:p w14:paraId="0511FF8A">
      <w:pPr>
        <w:pStyle w:val="32"/>
        <w:spacing w:line="360" w:lineRule="auto"/>
        <w:ind w:firstLine="480"/>
        <w:rPr>
          <w:rFonts w:ascii="Times New Roman" w:hAnsi="Times New Roman" w:cs="宋体"/>
          <w:sz w:val="24"/>
          <w:szCs w:val="24"/>
        </w:rPr>
      </w:pPr>
      <w:r>
        <w:rPr>
          <w:rFonts w:hint="eastAsia" w:ascii="Times New Roman" w:hAnsi="Times New Roman" w:cs="宋体"/>
          <w:sz w:val="24"/>
          <w:szCs w:val="24"/>
        </w:rPr>
        <w:t>试验中，按12.2章节要求进行QPAT2检查，确认通过并记录检测数据；</w:t>
      </w:r>
    </w:p>
    <w:p w14:paraId="1E851266">
      <w:pPr>
        <w:pStyle w:val="32"/>
        <w:spacing w:line="360" w:lineRule="auto"/>
        <w:ind w:firstLine="480"/>
        <w:rPr>
          <w:rFonts w:ascii="Times New Roman" w:hAnsi="Times New Roman" w:cs="宋体"/>
          <w:sz w:val="24"/>
          <w:szCs w:val="24"/>
        </w:rPr>
      </w:pPr>
      <w:r>
        <w:rPr>
          <w:rFonts w:hint="eastAsia" w:ascii="Times New Roman" w:hAnsi="Times New Roman" w:cs="宋体"/>
          <w:sz w:val="24"/>
          <w:szCs w:val="24"/>
        </w:rPr>
        <w:t>试验前，按12.2章节中要求进行QPAT1-1和QPAT2检查，确认通过并记录检测数据。</w:t>
      </w:r>
    </w:p>
    <w:p w14:paraId="721F8E8C">
      <w:pPr>
        <w:pStyle w:val="32"/>
        <w:spacing w:line="360" w:lineRule="auto"/>
        <w:ind w:firstLine="480"/>
        <w:rPr>
          <w:rFonts w:ascii="Times New Roman" w:hAnsi="Times New Roman" w:cs="宋体"/>
          <w:sz w:val="24"/>
          <w:szCs w:val="21"/>
        </w:rPr>
      </w:pPr>
      <w:r>
        <w:rPr>
          <w:rFonts w:hint="eastAsia" w:ascii="Times New Roman" w:hAnsi="Times New Roman" w:cs="宋体"/>
          <w:sz w:val="24"/>
          <w:szCs w:val="24"/>
        </w:rPr>
        <w:t>试验后，按12.2章节中要求进行QPAT1-4和QPAT2检查，确认通过并记录检测数据。确认通过并记录检测数据。</w:t>
      </w:r>
    </w:p>
    <w:p w14:paraId="3FAC733E">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满足以上要求，则判定结论为Pass，否则为Fail。</w:t>
      </w:r>
    </w:p>
    <w:p w14:paraId="55CDD808">
      <w:pPr>
        <w:pStyle w:val="26"/>
        <w:spacing w:before="156" w:after="156"/>
      </w:pPr>
      <w:bookmarkStart w:id="386" w:name="_Toc176264497"/>
      <w:r>
        <w:rPr>
          <w:rFonts w:hint="eastAsia"/>
        </w:rPr>
        <w:t>结冰试验</w:t>
      </w:r>
      <w:bookmarkEnd w:id="386"/>
    </w:p>
    <w:p w14:paraId="54E581D2">
      <w:pPr>
        <w:pStyle w:val="27"/>
        <w:spacing w:before="156" w:after="156"/>
      </w:pPr>
      <w:bookmarkStart w:id="387" w:name="_Toc176264498"/>
      <w:r>
        <w:rPr>
          <w:rFonts w:hint="eastAsia"/>
        </w:rPr>
        <w:t>试验</w:t>
      </w:r>
      <w:r>
        <w:t>目的</w:t>
      </w:r>
      <w:bookmarkEnd w:id="387"/>
    </w:p>
    <w:p w14:paraId="03B24A1B">
      <w:pPr>
        <w:pStyle w:val="24"/>
        <w:ind w:firstLine="480"/>
      </w:pPr>
      <w:r>
        <w:rPr>
          <w:rFonts w:hint="eastAsia"/>
        </w:rPr>
        <w:t>确定被试品暴露于结冰环境中必须工作的性能特性</w:t>
      </w:r>
      <w:r>
        <w:t>。</w:t>
      </w:r>
    </w:p>
    <w:p w14:paraId="69D1A81A">
      <w:pPr>
        <w:pStyle w:val="27"/>
        <w:spacing w:before="156" w:after="156"/>
      </w:pPr>
      <w:bookmarkStart w:id="388" w:name="_Toc176264499"/>
      <w:r>
        <w:rPr>
          <w:rFonts w:hint="eastAsia"/>
        </w:rPr>
        <w:t>试验</w:t>
      </w:r>
      <w:r>
        <w:t>要求</w:t>
      </w:r>
      <w:bookmarkEnd w:id="388"/>
    </w:p>
    <w:p w14:paraId="2B2AD36D">
      <w:pPr>
        <w:pStyle w:val="24"/>
        <w:ind w:firstLine="480"/>
      </w:pPr>
      <w:r>
        <w:t>刹车控制阀（单）</w:t>
      </w:r>
      <w:r>
        <w:rPr>
          <w:rFonts w:hint="eastAsia"/>
        </w:rPr>
        <w:t>产品</w:t>
      </w:r>
      <w:r>
        <w:t>应通过</w:t>
      </w:r>
      <w:r>
        <w:rPr>
          <w:rFonts w:hint="eastAsia"/>
        </w:rPr>
        <w:t>DO－160G第24章</w:t>
      </w:r>
      <w:r>
        <w:t>，</w:t>
      </w:r>
      <w:r>
        <w:rPr>
          <w:rFonts w:hint="eastAsia"/>
        </w:rPr>
        <w:t>A类</w:t>
      </w:r>
      <w:r>
        <w:t>规定的</w:t>
      </w:r>
      <w:r>
        <w:rPr>
          <w:rFonts w:hint="eastAsia"/>
        </w:rPr>
        <w:t>结冰试验。</w:t>
      </w:r>
    </w:p>
    <w:p w14:paraId="24FDB83E">
      <w:pPr>
        <w:pStyle w:val="27"/>
        <w:rPr>
          <w:lang w:val="zh-CN"/>
        </w:rPr>
      </w:pPr>
      <w:bookmarkStart w:id="389" w:name="_Toc176264500"/>
      <w:r>
        <w:rPr>
          <w:rFonts w:hint="eastAsia"/>
          <w:lang w:val="zh-CN"/>
        </w:rPr>
        <w:t>受试/陪试设备</w:t>
      </w:r>
      <w:bookmarkEnd w:id="389"/>
    </w:p>
    <w:p w14:paraId="3491EC7B">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受试设备：名称-件号，详细构型见6.1受试设备构型状态</w:t>
      </w:r>
    </w:p>
    <w:p w14:paraId="5D29E8DF">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陪试设备：无。</w:t>
      </w:r>
    </w:p>
    <w:p w14:paraId="2BD7AA13">
      <w:pPr>
        <w:pStyle w:val="32"/>
        <w:spacing w:line="500" w:lineRule="exact"/>
        <w:ind w:firstLine="480"/>
        <w:rPr>
          <w:rFonts w:ascii="Times New Roman" w:hAnsi="Times New Roman"/>
          <w:sz w:val="24"/>
          <w:szCs w:val="24"/>
        </w:rPr>
      </w:pPr>
      <w:r>
        <w:rPr>
          <w:rFonts w:hint="eastAsia" w:ascii="Times New Roman" w:hAnsi="Times New Roman"/>
          <w:sz w:val="24"/>
          <w:szCs w:val="24"/>
        </w:rPr>
        <w:t>搭接要求：无</w:t>
      </w:r>
    </w:p>
    <w:p w14:paraId="0BA4666F">
      <w:pPr>
        <w:pStyle w:val="27"/>
        <w:rPr>
          <w:lang w:val="zh-CN"/>
        </w:rPr>
      </w:pPr>
      <w:bookmarkStart w:id="390" w:name="_Toc176264501"/>
      <w:r>
        <w:rPr>
          <w:rFonts w:hint="eastAsia"/>
          <w:lang w:val="zh-CN"/>
        </w:rPr>
        <w:t>试验设备、测试设备及要求</w:t>
      </w:r>
      <w:bookmarkEnd w:id="390"/>
    </w:p>
    <w:p w14:paraId="3CFA6766">
      <w:pPr>
        <w:pStyle w:val="59"/>
        <w:numPr>
          <w:ilvl w:val="0"/>
          <w:numId w:val="7"/>
        </w:numPr>
        <w:rPr>
          <w:rFonts w:ascii="黑体" w:hAnsi="黑体" w:cs="宋体"/>
        </w:rPr>
      </w:pPr>
      <w:bookmarkStart w:id="391" w:name="_Toc176262543"/>
      <w:r>
        <w:rPr>
          <w:rFonts w:hint="eastAsia" w:ascii="黑体" w:hAnsi="黑体" w:cs="宋体"/>
        </w:rPr>
        <w:t>设备信息表</w:t>
      </w:r>
      <w:bookmarkEnd w:id="391"/>
    </w:p>
    <w:tbl>
      <w:tblPr>
        <w:tblStyle w:val="1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847"/>
        <w:gridCol w:w="1879"/>
        <w:gridCol w:w="2055"/>
        <w:gridCol w:w="1780"/>
        <w:gridCol w:w="1335"/>
      </w:tblGrid>
      <w:tr w14:paraId="745AC3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6D5D7AEF">
            <w:pPr>
              <w:adjustRightInd w:val="0"/>
              <w:jc w:val="center"/>
              <w:textAlignment w:val="baseline"/>
              <w:rPr>
                <w:rFonts w:cs="宋体"/>
                <w:bCs/>
                <w:kern w:val="28"/>
                <w:szCs w:val="21"/>
              </w:rPr>
            </w:pPr>
            <w:r>
              <w:rPr>
                <w:rFonts w:hint="eastAsia" w:cs="宋体"/>
                <w:bCs/>
                <w:kern w:val="28"/>
                <w:szCs w:val="21"/>
              </w:rPr>
              <w:t>序号</w:t>
            </w:r>
          </w:p>
        </w:tc>
        <w:tc>
          <w:tcPr>
            <w:tcW w:w="972" w:type="pct"/>
            <w:vAlign w:val="center"/>
          </w:tcPr>
          <w:p w14:paraId="36421C95">
            <w:pPr>
              <w:adjustRightInd w:val="0"/>
              <w:jc w:val="center"/>
              <w:textAlignment w:val="baseline"/>
              <w:rPr>
                <w:rFonts w:cs="宋体"/>
                <w:bCs/>
                <w:kern w:val="28"/>
                <w:szCs w:val="21"/>
              </w:rPr>
            </w:pPr>
            <w:r>
              <w:rPr>
                <w:rFonts w:hint="eastAsia" w:cs="宋体"/>
                <w:bCs/>
                <w:kern w:val="28"/>
                <w:szCs w:val="21"/>
              </w:rPr>
              <w:t>设备名称</w:t>
            </w:r>
          </w:p>
        </w:tc>
        <w:tc>
          <w:tcPr>
            <w:tcW w:w="989" w:type="pct"/>
            <w:vAlign w:val="center"/>
          </w:tcPr>
          <w:p w14:paraId="214F606A">
            <w:pPr>
              <w:adjustRightInd w:val="0"/>
              <w:jc w:val="center"/>
              <w:textAlignment w:val="baseline"/>
              <w:rPr>
                <w:rFonts w:cs="宋体"/>
                <w:bCs/>
                <w:kern w:val="28"/>
                <w:szCs w:val="21"/>
              </w:rPr>
            </w:pPr>
            <w:r>
              <w:rPr>
                <w:rFonts w:hint="eastAsia" w:cs="宋体"/>
                <w:bCs/>
                <w:kern w:val="28"/>
                <w:szCs w:val="21"/>
              </w:rPr>
              <w:t>用途</w:t>
            </w:r>
          </w:p>
        </w:tc>
        <w:tc>
          <w:tcPr>
            <w:tcW w:w="1081" w:type="pct"/>
            <w:vAlign w:val="center"/>
          </w:tcPr>
          <w:p w14:paraId="7D3285A4">
            <w:pPr>
              <w:adjustRightInd w:val="0"/>
              <w:jc w:val="center"/>
              <w:textAlignment w:val="baseline"/>
              <w:rPr>
                <w:rFonts w:cs="宋体"/>
                <w:bCs/>
                <w:kern w:val="28"/>
                <w:szCs w:val="21"/>
              </w:rPr>
            </w:pPr>
            <w:r>
              <w:rPr>
                <w:rFonts w:hint="eastAsia" w:cs="宋体"/>
                <w:bCs/>
                <w:kern w:val="28"/>
                <w:szCs w:val="21"/>
              </w:rPr>
              <w:t>设备型号</w:t>
            </w:r>
          </w:p>
        </w:tc>
        <w:tc>
          <w:tcPr>
            <w:tcW w:w="894" w:type="pct"/>
            <w:vAlign w:val="center"/>
          </w:tcPr>
          <w:p w14:paraId="163DDB31">
            <w:pPr>
              <w:adjustRightInd w:val="0"/>
              <w:jc w:val="center"/>
              <w:textAlignment w:val="baseline"/>
              <w:rPr>
                <w:rFonts w:cs="宋体"/>
                <w:bCs/>
                <w:kern w:val="28"/>
                <w:szCs w:val="21"/>
              </w:rPr>
            </w:pPr>
            <w:r>
              <w:rPr>
                <w:rFonts w:hint="eastAsia" w:cs="宋体"/>
                <w:bCs/>
                <w:kern w:val="28"/>
                <w:szCs w:val="21"/>
              </w:rPr>
              <w:t>技术要求/精度</w:t>
            </w:r>
          </w:p>
        </w:tc>
        <w:tc>
          <w:tcPr>
            <w:tcW w:w="704" w:type="pct"/>
            <w:vAlign w:val="center"/>
          </w:tcPr>
          <w:p w14:paraId="5E0EAEF5">
            <w:pPr>
              <w:adjustRightInd w:val="0"/>
              <w:spacing w:line="480" w:lineRule="auto"/>
              <w:jc w:val="center"/>
              <w:textAlignment w:val="baseline"/>
              <w:rPr>
                <w:rFonts w:cs="宋体"/>
                <w:bCs/>
                <w:kern w:val="28"/>
                <w:szCs w:val="21"/>
              </w:rPr>
            </w:pPr>
            <w:r>
              <w:rPr>
                <w:rFonts w:hint="eastAsia" w:cs="宋体"/>
                <w:bCs/>
                <w:kern w:val="28"/>
                <w:szCs w:val="21"/>
              </w:rPr>
              <w:t>校验方式</w:t>
            </w:r>
          </w:p>
        </w:tc>
      </w:tr>
      <w:tr w14:paraId="2FA2B6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59154371">
            <w:pPr>
              <w:pStyle w:val="32"/>
              <w:numPr>
                <w:ilvl w:val="0"/>
                <w:numId w:val="49"/>
              </w:numPr>
              <w:adjustRightInd w:val="0"/>
              <w:ind w:left="0" w:firstLine="0" w:firstLineChars="0"/>
              <w:jc w:val="center"/>
              <w:textAlignment w:val="baseline"/>
              <w:rPr>
                <w:rFonts w:cs="宋体"/>
                <w:kern w:val="28"/>
                <w:szCs w:val="21"/>
              </w:rPr>
            </w:pPr>
          </w:p>
        </w:tc>
        <w:tc>
          <w:tcPr>
            <w:tcW w:w="972" w:type="pct"/>
            <w:vAlign w:val="center"/>
          </w:tcPr>
          <w:p w14:paraId="1FC92F07">
            <w:pPr>
              <w:adjustRightInd w:val="0"/>
              <w:jc w:val="center"/>
              <w:textAlignment w:val="baseline"/>
              <w:rPr>
                <w:rFonts w:cs="宋体"/>
                <w:kern w:val="0"/>
                <w:szCs w:val="21"/>
              </w:rPr>
            </w:pPr>
            <w:r>
              <w:rPr>
                <w:rFonts w:hint="eastAsia"/>
                <w:szCs w:val="21"/>
              </w:rPr>
              <w:t>X-Y</w:t>
            </w:r>
            <w:r>
              <w:rPr>
                <w:szCs w:val="21"/>
              </w:rPr>
              <w:t>记录仪</w:t>
            </w:r>
          </w:p>
        </w:tc>
        <w:tc>
          <w:tcPr>
            <w:tcW w:w="989" w:type="pct"/>
            <w:vAlign w:val="center"/>
          </w:tcPr>
          <w:p w14:paraId="041DE561">
            <w:pPr>
              <w:adjustRightInd w:val="0"/>
              <w:jc w:val="center"/>
              <w:textAlignment w:val="baseline"/>
              <w:rPr>
                <w:rFonts w:cs="宋体"/>
                <w:kern w:val="28"/>
                <w:szCs w:val="21"/>
              </w:rPr>
            </w:pPr>
            <w:r>
              <w:rPr>
                <w:rFonts w:hint="eastAsia" w:cs="宋体"/>
                <w:kern w:val="28"/>
                <w:szCs w:val="21"/>
              </w:rPr>
              <w:t>产品功能性能测试</w:t>
            </w:r>
          </w:p>
        </w:tc>
        <w:tc>
          <w:tcPr>
            <w:tcW w:w="1081" w:type="pct"/>
            <w:vAlign w:val="center"/>
          </w:tcPr>
          <w:p w14:paraId="09F578CF">
            <w:pPr>
              <w:adjustRightInd w:val="0"/>
              <w:jc w:val="center"/>
              <w:textAlignment w:val="baseline"/>
              <w:rPr>
                <w:rFonts w:cs="宋体"/>
                <w:kern w:val="28"/>
                <w:szCs w:val="21"/>
              </w:rPr>
            </w:pPr>
            <w:r>
              <w:rPr>
                <w:rFonts w:hint="eastAsia" w:cs="宋体"/>
                <w:kern w:val="28"/>
                <w:szCs w:val="21"/>
              </w:rPr>
              <w:t>TBC</w:t>
            </w:r>
          </w:p>
        </w:tc>
        <w:tc>
          <w:tcPr>
            <w:tcW w:w="1780" w:type="dxa"/>
            <w:vAlign w:val="center"/>
          </w:tcPr>
          <w:p w14:paraId="29284404">
            <w:pPr>
              <w:adjustRightInd w:val="0"/>
              <w:jc w:val="center"/>
              <w:textAlignment w:val="baseline"/>
              <w:rPr>
                <w:rFonts w:cs="宋体"/>
                <w:kern w:val="0"/>
                <w:szCs w:val="21"/>
              </w:rPr>
            </w:pPr>
            <w:r>
              <w:rPr>
                <w:rFonts w:hint="eastAsia" w:cs="宋体"/>
                <w:kern w:val="0"/>
                <w:szCs w:val="21"/>
              </w:rPr>
              <w:t>/</w:t>
            </w:r>
          </w:p>
        </w:tc>
        <w:tc>
          <w:tcPr>
            <w:tcW w:w="1335" w:type="dxa"/>
            <w:vAlign w:val="center"/>
          </w:tcPr>
          <w:p w14:paraId="08C60461">
            <w:pPr>
              <w:adjustRightInd w:val="0"/>
              <w:jc w:val="center"/>
              <w:textAlignment w:val="baseline"/>
              <w:rPr>
                <w:rFonts w:cs="宋体"/>
                <w:kern w:val="0"/>
                <w:szCs w:val="21"/>
              </w:rPr>
            </w:pPr>
            <w:r>
              <w:rPr>
                <w:rFonts w:hint="eastAsia" w:cs="宋体"/>
                <w:kern w:val="0"/>
                <w:szCs w:val="21"/>
              </w:rPr>
              <w:t>定检</w:t>
            </w:r>
          </w:p>
        </w:tc>
      </w:tr>
      <w:tr w14:paraId="08CC54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103404B7">
            <w:pPr>
              <w:pStyle w:val="32"/>
              <w:numPr>
                <w:ilvl w:val="0"/>
                <w:numId w:val="49"/>
              </w:numPr>
              <w:adjustRightInd w:val="0"/>
              <w:ind w:left="0" w:firstLine="0" w:firstLineChars="0"/>
              <w:jc w:val="center"/>
              <w:textAlignment w:val="baseline"/>
              <w:rPr>
                <w:rFonts w:cs="宋体"/>
                <w:kern w:val="28"/>
                <w:szCs w:val="21"/>
              </w:rPr>
            </w:pPr>
          </w:p>
        </w:tc>
        <w:tc>
          <w:tcPr>
            <w:tcW w:w="972" w:type="pct"/>
            <w:vAlign w:val="center"/>
          </w:tcPr>
          <w:p w14:paraId="36A59994">
            <w:pPr>
              <w:adjustRightInd w:val="0"/>
              <w:jc w:val="center"/>
              <w:textAlignment w:val="baseline"/>
              <w:rPr>
                <w:rFonts w:cs="宋体"/>
                <w:kern w:val="28"/>
                <w:szCs w:val="21"/>
              </w:rPr>
            </w:pPr>
            <w:r>
              <w:rPr>
                <w:rFonts w:hint="eastAsia"/>
                <w:szCs w:val="21"/>
              </w:rPr>
              <w:t>信号</w:t>
            </w:r>
            <w:r>
              <w:rPr>
                <w:szCs w:val="21"/>
              </w:rPr>
              <w:t>放大器</w:t>
            </w:r>
          </w:p>
        </w:tc>
        <w:tc>
          <w:tcPr>
            <w:tcW w:w="989" w:type="pct"/>
            <w:vAlign w:val="center"/>
          </w:tcPr>
          <w:p w14:paraId="0A0185FB">
            <w:pPr>
              <w:adjustRightInd w:val="0"/>
              <w:jc w:val="center"/>
              <w:textAlignment w:val="baseline"/>
              <w:rPr>
                <w:rFonts w:cs="宋体"/>
                <w:kern w:val="28"/>
                <w:szCs w:val="21"/>
              </w:rPr>
            </w:pPr>
            <w:r>
              <w:rPr>
                <w:rFonts w:hint="eastAsia" w:cs="宋体"/>
                <w:kern w:val="28"/>
                <w:szCs w:val="21"/>
              </w:rPr>
              <w:t>产品功能性能测试</w:t>
            </w:r>
          </w:p>
        </w:tc>
        <w:tc>
          <w:tcPr>
            <w:tcW w:w="1081" w:type="pct"/>
            <w:vAlign w:val="center"/>
          </w:tcPr>
          <w:p w14:paraId="777D9F09">
            <w:pPr>
              <w:adjustRightInd w:val="0"/>
              <w:jc w:val="center"/>
              <w:textAlignment w:val="baseline"/>
              <w:rPr>
                <w:rFonts w:cs="宋体"/>
                <w:kern w:val="28"/>
                <w:szCs w:val="21"/>
              </w:rPr>
            </w:pPr>
            <w:r>
              <w:rPr>
                <w:rFonts w:hint="eastAsia" w:cs="宋体"/>
                <w:kern w:val="28"/>
                <w:szCs w:val="21"/>
              </w:rPr>
              <w:t>TBC</w:t>
            </w:r>
          </w:p>
        </w:tc>
        <w:tc>
          <w:tcPr>
            <w:tcW w:w="1780" w:type="dxa"/>
            <w:vAlign w:val="center"/>
          </w:tcPr>
          <w:p w14:paraId="294B0698">
            <w:pPr>
              <w:adjustRightInd w:val="0"/>
              <w:jc w:val="center"/>
              <w:textAlignment w:val="baseline"/>
              <w:rPr>
                <w:szCs w:val="21"/>
              </w:rPr>
            </w:pPr>
            <w:r>
              <w:rPr>
                <w:rFonts w:hint="eastAsia" w:cs="宋体"/>
                <w:kern w:val="0"/>
                <w:szCs w:val="21"/>
              </w:rPr>
              <w:t>/</w:t>
            </w:r>
          </w:p>
        </w:tc>
        <w:tc>
          <w:tcPr>
            <w:tcW w:w="1335" w:type="dxa"/>
            <w:vAlign w:val="center"/>
          </w:tcPr>
          <w:p w14:paraId="3E48C578">
            <w:pPr>
              <w:adjustRightInd w:val="0"/>
              <w:jc w:val="center"/>
              <w:textAlignment w:val="baseline"/>
              <w:rPr>
                <w:rFonts w:cs="宋体"/>
                <w:kern w:val="28"/>
                <w:szCs w:val="21"/>
              </w:rPr>
            </w:pPr>
            <w:r>
              <w:rPr>
                <w:rFonts w:hint="eastAsia" w:cs="宋体"/>
                <w:kern w:val="0"/>
                <w:szCs w:val="21"/>
              </w:rPr>
              <w:t>定检</w:t>
            </w:r>
          </w:p>
        </w:tc>
      </w:tr>
      <w:tr w14:paraId="274DBE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21D940A6">
            <w:pPr>
              <w:pStyle w:val="32"/>
              <w:numPr>
                <w:ilvl w:val="0"/>
                <w:numId w:val="49"/>
              </w:numPr>
              <w:adjustRightInd w:val="0"/>
              <w:ind w:left="0" w:firstLine="0" w:firstLineChars="0"/>
              <w:jc w:val="center"/>
              <w:textAlignment w:val="baseline"/>
              <w:rPr>
                <w:rFonts w:cs="宋体"/>
                <w:kern w:val="28"/>
                <w:szCs w:val="21"/>
              </w:rPr>
            </w:pPr>
          </w:p>
        </w:tc>
        <w:tc>
          <w:tcPr>
            <w:tcW w:w="972" w:type="pct"/>
            <w:vAlign w:val="center"/>
          </w:tcPr>
          <w:p w14:paraId="2691E4F1">
            <w:pPr>
              <w:adjustRightInd w:val="0"/>
              <w:jc w:val="center"/>
              <w:textAlignment w:val="baseline"/>
              <w:rPr>
                <w:rFonts w:cs="宋体"/>
                <w:kern w:val="28"/>
                <w:szCs w:val="21"/>
              </w:rPr>
            </w:pPr>
            <w:r>
              <w:rPr>
                <w:rFonts w:hint="eastAsia"/>
                <w:szCs w:val="21"/>
              </w:rPr>
              <w:t>液压</w:t>
            </w:r>
            <w:r>
              <w:rPr>
                <w:szCs w:val="21"/>
              </w:rPr>
              <w:t>试验台架</w:t>
            </w:r>
          </w:p>
        </w:tc>
        <w:tc>
          <w:tcPr>
            <w:tcW w:w="989" w:type="pct"/>
            <w:vAlign w:val="center"/>
          </w:tcPr>
          <w:p w14:paraId="4608B3B6">
            <w:pPr>
              <w:adjustRightInd w:val="0"/>
              <w:jc w:val="center"/>
              <w:textAlignment w:val="baseline"/>
              <w:rPr>
                <w:rFonts w:cs="宋体"/>
                <w:kern w:val="28"/>
                <w:szCs w:val="21"/>
              </w:rPr>
            </w:pPr>
            <w:r>
              <w:rPr>
                <w:rFonts w:hint="eastAsia" w:cs="宋体"/>
                <w:kern w:val="28"/>
                <w:szCs w:val="21"/>
              </w:rPr>
              <w:t>产品功能性能测试</w:t>
            </w:r>
          </w:p>
        </w:tc>
        <w:tc>
          <w:tcPr>
            <w:tcW w:w="1081" w:type="pct"/>
            <w:vAlign w:val="center"/>
          </w:tcPr>
          <w:p w14:paraId="56E335DE">
            <w:pPr>
              <w:adjustRightInd w:val="0"/>
              <w:jc w:val="center"/>
              <w:textAlignment w:val="baseline"/>
              <w:rPr>
                <w:rFonts w:cs="宋体"/>
                <w:kern w:val="28"/>
                <w:szCs w:val="21"/>
              </w:rPr>
            </w:pPr>
            <w:r>
              <w:rPr>
                <w:rFonts w:hint="eastAsia" w:cs="宋体"/>
                <w:kern w:val="28"/>
                <w:szCs w:val="21"/>
              </w:rPr>
              <w:t>TBC</w:t>
            </w:r>
          </w:p>
        </w:tc>
        <w:tc>
          <w:tcPr>
            <w:tcW w:w="1780" w:type="dxa"/>
            <w:vAlign w:val="center"/>
          </w:tcPr>
          <w:p w14:paraId="65965CF0">
            <w:pPr>
              <w:adjustRightInd w:val="0"/>
              <w:jc w:val="center"/>
              <w:textAlignment w:val="baseline"/>
              <w:rPr>
                <w:szCs w:val="21"/>
              </w:rPr>
            </w:pPr>
            <w:r>
              <w:rPr>
                <w:rFonts w:hint="eastAsia" w:cs="宋体"/>
                <w:kern w:val="0"/>
                <w:szCs w:val="21"/>
              </w:rPr>
              <w:t>/</w:t>
            </w:r>
          </w:p>
        </w:tc>
        <w:tc>
          <w:tcPr>
            <w:tcW w:w="1335" w:type="dxa"/>
            <w:vAlign w:val="center"/>
          </w:tcPr>
          <w:p w14:paraId="5478547A">
            <w:pPr>
              <w:adjustRightInd w:val="0"/>
              <w:jc w:val="center"/>
              <w:textAlignment w:val="baseline"/>
              <w:rPr>
                <w:rFonts w:cs="宋体"/>
                <w:kern w:val="28"/>
                <w:szCs w:val="21"/>
              </w:rPr>
            </w:pPr>
            <w:r>
              <w:rPr>
                <w:rFonts w:hint="eastAsia" w:cs="宋体"/>
                <w:kern w:val="0"/>
                <w:szCs w:val="21"/>
              </w:rPr>
              <w:t>定检</w:t>
            </w:r>
          </w:p>
        </w:tc>
      </w:tr>
      <w:tr w14:paraId="61CBDB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6C9B1A25">
            <w:pPr>
              <w:pStyle w:val="32"/>
              <w:numPr>
                <w:ilvl w:val="0"/>
                <w:numId w:val="49"/>
              </w:numPr>
              <w:adjustRightInd w:val="0"/>
              <w:ind w:left="0" w:firstLine="0" w:firstLineChars="0"/>
              <w:jc w:val="center"/>
              <w:textAlignment w:val="baseline"/>
              <w:rPr>
                <w:rFonts w:cs="宋体"/>
                <w:kern w:val="28"/>
                <w:szCs w:val="21"/>
              </w:rPr>
            </w:pPr>
          </w:p>
        </w:tc>
        <w:tc>
          <w:tcPr>
            <w:tcW w:w="972" w:type="pct"/>
            <w:vAlign w:val="center"/>
          </w:tcPr>
          <w:p w14:paraId="1546F435">
            <w:pPr>
              <w:adjustRightInd w:val="0"/>
              <w:jc w:val="center"/>
              <w:textAlignment w:val="baseline"/>
              <w:rPr>
                <w:szCs w:val="21"/>
              </w:rPr>
            </w:pPr>
            <w:r>
              <w:rPr>
                <w:rFonts w:hint="eastAsia"/>
                <w:szCs w:val="21"/>
              </w:rPr>
              <w:t>流量计</w:t>
            </w:r>
          </w:p>
        </w:tc>
        <w:tc>
          <w:tcPr>
            <w:tcW w:w="989" w:type="pct"/>
            <w:vAlign w:val="center"/>
          </w:tcPr>
          <w:p w14:paraId="5E1344FB">
            <w:pPr>
              <w:adjustRightInd w:val="0"/>
              <w:jc w:val="center"/>
              <w:textAlignment w:val="baseline"/>
              <w:rPr>
                <w:rFonts w:cs="宋体"/>
                <w:kern w:val="28"/>
                <w:szCs w:val="21"/>
              </w:rPr>
            </w:pPr>
          </w:p>
        </w:tc>
        <w:tc>
          <w:tcPr>
            <w:tcW w:w="1081" w:type="pct"/>
            <w:vAlign w:val="center"/>
          </w:tcPr>
          <w:p w14:paraId="244A4613">
            <w:pPr>
              <w:adjustRightInd w:val="0"/>
              <w:jc w:val="center"/>
              <w:textAlignment w:val="baseline"/>
              <w:rPr>
                <w:szCs w:val="21"/>
              </w:rPr>
            </w:pPr>
            <w:r>
              <w:rPr>
                <w:rFonts w:hint="eastAsia" w:cs="宋体"/>
                <w:kern w:val="28"/>
                <w:szCs w:val="21"/>
              </w:rPr>
              <w:t>TBC</w:t>
            </w:r>
          </w:p>
        </w:tc>
        <w:tc>
          <w:tcPr>
            <w:tcW w:w="1780" w:type="dxa"/>
            <w:vAlign w:val="center"/>
          </w:tcPr>
          <w:p w14:paraId="506F082A">
            <w:pPr>
              <w:adjustRightInd w:val="0"/>
              <w:jc w:val="center"/>
              <w:textAlignment w:val="baseline"/>
              <w:rPr>
                <w:szCs w:val="21"/>
              </w:rPr>
            </w:pPr>
            <w:r>
              <w:rPr>
                <w:rFonts w:hint="eastAsia" w:cs="宋体"/>
                <w:kern w:val="0"/>
                <w:szCs w:val="21"/>
              </w:rPr>
              <w:t>/</w:t>
            </w:r>
          </w:p>
        </w:tc>
        <w:tc>
          <w:tcPr>
            <w:tcW w:w="1335" w:type="dxa"/>
            <w:vAlign w:val="center"/>
          </w:tcPr>
          <w:p w14:paraId="4E99151D">
            <w:pPr>
              <w:adjustRightInd w:val="0"/>
              <w:jc w:val="center"/>
              <w:textAlignment w:val="baseline"/>
              <w:rPr>
                <w:rFonts w:cs="宋体"/>
                <w:kern w:val="28"/>
                <w:szCs w:val="21"/>
              </w:rPr>
            </w:pPr>
            <w:r>
              <w:rPr>
                <w:rFonts w:hint="eastAsia" w:cs="宋体"/>
                <w:kern w:val="0"/>
                <w:szCs w:val="21"/>
              </w:rPr>
              <w:t>定检</w:t>
            </w:r>
          </w:p>
        </w:tc>
      </w:tr>
      <w:tr w14:paraId="654B93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64C08CCD">
            <w:pPr>
              <w:pStyle w:val="32"/>
              <w:numPr>
                <w:ilvl w:val="0"/>
                <w:numId w:val="49"/>
              </w:numPr>
              <w:adjustRightInd w:val="0"/>
              <w:ind w:left="0" w:firstLine="0" w:firstLineChars="0"/>
              <w:jc w:val="center"/>
              <w:textAlignment w:val="baseline"/>
              <w:rPr>
                <w:rFonts w:cs="宋体"/>
                <w:kern w:val="28"/>
                <w:szCs w:val="21"/>
              </w:rPr>
            </w:pPr>
          </w:p>
        </w:tc>
        <w:tc>
          <w:tcPr>
            <w:tcW w:w="972" w:type="pct"/>
            <w:vAlign w:val="center"/>
          </w:tcPr>
          <w:p w14:paraId="49E68AC9">
            <w:pPr>
              <w:adjustRightInd w:val="0"/>
              <w:jc w:val="center"/>
              <w:textAlignment w:val="baseline"/>
              <w:rPr>
                <w:szCs w:val="21"/>
              </w:rPr>
            </w:pPr>
            <w:r>
              <w:rPr>
                <w:rFonts w:hint="eastAsia"/>
              </w:rPr>
              <w:t>高低温湿热试验箱</w:t>
            </w:r>
          </w:p>
        </w:tc>
        <w:tc>
          <w:tcPr>
            <w:tcW w:w="989" w:type="pct"/>
            <w:vAlign w:val="center"/>
          </w:tcPr>
          <w:p w14:paraId="2C671398">
            <w:pPr>
              <w:adjustRightInd w:val="0"/>
              <w:jc w:val="center"/>
              <w:textAlignment w:val="baseline"/>
              <w:rPr>
                <w:szCs w:val="21"/>
              </w:rPr>
            </w:pPr>
            <w:r>
              <w:rPr>
                <w:rFonts w:hint="eastAsia"/>
                <w:szCs w:val="21"/>
              </w:rPr>
              <w:t>用于结冰试验</w:t>
            </w:r>
          </w:p>
        </w:tc>
        <w:tc>
          <w:tcPr>
            <w:tcW w:w="1081" w:type="pct"/>
            <w:vAlign w:val="center"/>
          </w:tcPr>
          <w:p w14:paraId="09676824">
            <w:pPr>
              <w:adjustRightInd w:val="0"/>
              <w:jc w:val="center"/>
              <w:textAlignment w:val="baseline"/>
              <w:rPr>
                <w:szCs w:val="21"/>
              </w:rPr>
            </w:pPr>
            <w:r>
              <w:t>CZ-A-1000G</w:t>
            </w:r>
          </w:p>
        </w:tc>
        <w:tc>
          <w:tcPr>
            <w:tcW w:w="894" w:type="pct"/>
            <w:vAlign w:val="center"/>
          </w:tcPr>
          <w:p w14:paraId="5F12F036">
            <w:pPr>
              <w:widowControl/>
              <w:jc w:val="left"/>
            </w:pPr>
            <w:r>
              <w:rPr>
                <w:rFonts w:hint="eastAsia"/>
              </w:rPr>
              <w:t>温度范围：-70℃~150℃</w:t>
            </w:r>
          </w:p>
          <w:p w14:paraId="74963E3A">
            <w:pPr>
              <w:widowControl/>
              <w:jc w:val="left"/>
            </w:pPr>
            <w:r>
              <w:rPr>
                <w:rFonts w:hint="eastAsia"/>
              </w:rPr>
              <w:t>温度偏差：±2℃</w:t>
            </w:r>
          </w:p>
          <w:p w14:paraId="42DE2584">
            <w:pPr>
              <w:widowControl/>
              <w:jc w:val="left"/>
            </w:pPr>
            <w:r>
              <w:rPr>
                <w:rFonts w:hint="eastAsia"/>
              </w:rPr>
              <w:t>湿度范围：20%RH→98%RH</w:t>
            </w:r>
          </w:p>
          <w:p w14:paraId="5F5208E6">
            <w:pPr>
              <w:widowControl/>
              <w:jc w:val="left"/>
              <w:rPr>
                <w:szCs w:val="21"/>
              </w:rPr>
            </w:pPr>
            <w:r>
              <w:rPr>
                <w:rFonts w:hint="eastAsia"/>
              </w:rPr>
              <w:t>相对湿度偏差：±</w:t>
            </w:r>
            <w:r>
              <w:t>3</w:t>
            </w:r>
            <w:r>
              <w:rPr>
                <w:rFonts w:hint="eastAsia"/>
              </w:rPr>
              <w:t>%RH</w:t>
            </w:r>
          </w:p>
        </w:tc>
        <w:tc>
          <w:tcPr>
            <w:tcW w:w="704" w:type="pct"/>
            <w:vAlign w:val="center"/>
          </w:tcPr>
          <w:p w14:paraId="692C587D">
            <w:pPr>
              <w:adjustRightInd w:val="0"/>
              <w:jc w:val="center"/>
              <w:textAlignment w:val="baseline"/>
              <w:rPr>
                <w:rFonts w:cs="宋体"/>
                <w:kern w:val="28"/>
                <w:szCs w:val="21"/>
              </w:rPr>
            </w:pPr>
            <w:r>
              <w:rPr>
                <w:rFonts w:hint="eastAsia" w:cs="宋体"/>
                <w:kern w:val="28"/>
                <w:szCs w:val="21"/>
              </w:rPr>
              <w:t>设备校验</w:t>
            </w:r>
          </w:p>
        </w:tc>
      </w:tr>
      <w:tr w14:paraId="6C31CC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1F6DD6CD">
            <w:pPr>
              <w:pStyle w:val="32"/>
              <w:numPr>
                <w:ilvl w:val="0"/>
                <w:numId w:val="49"/>
              </w:numPr>
              <w:adjustRightInd w:val="0"/>
              <w:ind w:left="0" w:firstLine="0" w:firstLineChars="0"/>
              <w:jc w:val="center"/>
              <w:textAlignment w:val="baseline"/>
              <w:rPr>
                <w:rFonts w:cs="宋体"/>
                <w:kern w:val="28"/>
                <w:szCs w:val="21"/>
              </w:rPr>
            </w:pPr>
          </w:p>
        </w:tc>
        <w:tc>
          <w:tcPr>
            <w:tcW w:w="972" w:type="pct"/>
            <w:vAlign w:val="center"/>
          </w:tcPr>
          <w:p w14:paraId="53D646B8">
            <w:pPr>
              <w:adjustRightInd w:val="0"/>
              <w:jc w:val="center"/>
              <w:textAlignment w:val="baseline"/>
            </w:pPr>
            <w:r>
              <w:rPr>
                <w:rFonts w:eastAsiaTheme="minorEastAsia"/>
                <w:color w:val="000000"/>
                <w:kern w:val="0"/>
                <w:szCs w:val="21"/>
              </w:rPr>
              <w:t>数据采集仪</w:t>
            </w:r>
          </w:p>
        </w:tc>
        <w:tc>
          <w:tcPr>
            <w:tcW w:w="989" w:type="pct"/>
            <w:vAlign w:val="center"/>
          </w:tcPr>
          <w:p w14:paraId="5E63EF49">
            <w:pPr>
              <w:adjustRightInd w:val="0"/>
              <w:jc w:val="center"/>
              <w:textAlignment w:val="baseline"/>
              <w:rPr>
                <w:szCs w:val="21"/>
              </w:rPr>
            </w:pPr>
            <w:r>
              <w:rPr>
                <w:rFonts w:hint="eastAsia"/>
                <w:szCs w:val="21"/>
              </w:rPr>
              <w:t>用于结冰试验样品表面温度测量</w:t>
            </w:r>
          </w:p>
        </w:tc>
        <w:tc>
          <w:tcPr>
            <w:tcW w:w="1081" w:type="pct"/>
            <w:vAlign w:val="center"/>
          </w:tcPr>
          <w:p w14:paraId="3ADFB9AF">
            <w:pPr>
              <w:adjustRightInd w:val="0"/>
              <w:jc w:val="center"/>
              <w:textAlignment w:val="baseline"/>
            </w:pPr>
            <w:r>
              <w:rPr>
                <w:rFonts w:eastAsiaTheme="minorEastAsia"/>
                <w:color w:val="000000"/>
                <w:kern w:val="0"/>
                <w:szCs w:val="21"/>
              </w:rPr>
              <w:t>GL840-M</w:t>
            </w:r>
          </w:p>
        </w:tc>
        <w:tc>
          <w:tcPr>
            <w:tcW w:w="894" w:type="pct"/>
            <w:vAlign w:val="center"/>
          </w:tcPr>
          <w:p w14:paraId="33E33336">
            <w:pPr>
              <w:autoSpaceDE w:val="0"/>
              <w:autoSpaceDN w:val="0"/>
              <w:adjustRightInd w:val="0"/>
              <w:jc w:val="left"/>
              <w:rPr>
                <w:rFonts w:eastAsiaTheme="minorEastAsia"/>
                <w:color w:val="000000"/>
                <w:kern w:val="0"/>
                <w:szCs w:val="21"/>
              </w:rPr>
            </w:pPr>
            <w:r>
              <w:rPr>
                <w:rFonts w:eastAsiaTheme="minorEastAsia"/>
                <w:color w:val="000000"/>
                <w:kern w:val="0"/>
                <w:szCs w:val="21"/>
              </w:rPr>
              <w:t>温度范围：（-100~400）℃</w:t>
            </w:r>
          </w:p>
          <w:p w14:paraId="2E3060C8">
            <w:pPr>
              <w:widowControl/>
              <w:jc w:val="left"/>
            </w:pPr>
            <w:r>
              <w:rPr>
                <w:rFonts w:eastAsiaTheme="minorEastAsia"/>
                <w:szCs w:val="21"/>
              </w:rPr>
              <w:t>温度误差：±1℃</w:t>
            </w:r>
          </w:p>
        </w:tc>
        <w:tc>
          <w:tcPr>
            <w:tcW w:w="704" w:type="pct"/>
            <w:vAlign w:val="center"/>
          </w:tcPr>
          <w:p w14:paraId="10FD9B0C">
            <w:pPr>
              <w:adjustRightInd w:val="0"/>
              <w:jc w:val="center"/>
              <w:textAlignment w:val="baseline"/>
              <w:rPr>
                <w:rFonts w:cs="宋体"/>
                <w:kern w:val="28"/>
                <w:szCs w:val="21"/>
              </w:rPr>
            </w:pPr>
            <w:r>
              <w:rPr>
                <w:rFonts w:hint="eastAsia" w:cs="宋体"/>
                <w:kern w:val="28"/>
                <w:szCs w:val="21"/>
              </w:rPr>
              <w:t>设备校验</w:t>
            </w:r>
          </w:p>
        </w:tc>
      </w:tr>
      <w:tr w14:paraId="67AB8A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4D76FDD0">
            <w:pPr>
              <w:pStyle w:val="32"/>
              <w:numPr>
                <w:ilvl w:val="0"/>
                <w:numId w:val="49"/>
              </w:numPr>
              <w:adjustRightInd w:val="0"/>
              <w:ind w:left="0" w:firstLine="0" w:firstLineChars="0"/>
              <w:jc w:val="center"/>
              <w:textAlignment w:val="baseline"/>
              <w:rPr>
                <w:rFonts w:cs="宋体"/>
                <w:kern w:val="28"/>
                <w:szCs w:val="21"/>
              </w:rPr>
            </w:pPr>
          </w:p>
        </w:tc>
        <w:tc>
          <w:tcPr>
            <w:tcW w:w="972" w:type="pct"/>
            <w:vAlign w:val="center"/>
          </w:tcPr>
          <w:p w14:paraId="68F3E09D">
            <w:pPr>
              <w:adjustRightInd w:val="0"/>
              <w:jc w:val="center"/>
              <w:textAlignment w:val="baseline"/>
              <w:rPr>
                <w:szCs w:val="21"/>
              </w:rPr>
            </w:pPr>
            <w:r>
              <w:rPr>
                <w:szCs w:val="21"/>
              </w:rPr>
              <w:t>温湿度计</w:t>
            </w:r>
          </w:p>
        </w:tc>
        <w:tc>
          <w:tcPr>
            <w:tcW w:w="989" w:type="pct"/>
            <w:vAlign w:val="center"/>
          </w:tcPr>
          <w:p w14:paraId="6EFCCEE2">
            <w:pPr>
              <w:adjustRightInd w:val="0"/>
              <w:jc w:val="center"/>
              <w:textAlignment w:val="baseline"/>
              <w:rPr>
                <w:szCs w:val="21"/>
              </w:rPr>
            </w:pPr>
            <w:r>
              <w:rPr>
                <w:rFonts w:hint="eastAsia"/>
                <w:szCs w:val="21"/>
              </w:rPr>
              <w:t>用于测量试验室大气温湿度</w:t>
            </w:r>
          </w:p>
        </w:tc>
        <w:tc>
          <w:tcPr>
            <w:tcW w:w="1081" w:type="pct"/>
            <w:vAlign w:val="center"/>
          </w:tcPr>
          <w:p w14:paraId="7399AADC">
            <w:pPr>
              <w:adjustRightInd w:val="0"/>
              <w:jc w:val="center"/>
              <w:textAlignment w:val="baseline"/>
              <w:rPr>
                <w:szCs w:val="21"/>
              </w:rPr>
            </w:pPr>
            <w:r>
              <w:rPr>
                <w:sz w:val="22"/>
                <w:szCs w:val="22"/>
              </w:rPr>
              <w:t>RE-W1012</w:t>
            </w:r>
          </w:p>
        </w:tc>
        <w:tc>
          <w:tcPr>
            <w:tcW w:w="894" w:type="pct"/>
            <w:vAlign w:val="center"/>
          </w:tcPr>
          <w:p w14:paraId="693CB660">
            <w:pPr>
              <w:adjustRightInd w:val="0"/>
              <w:jc w:val="center"/>
              <w:textAlignment w:val="baseline"/>
              <w:rPr>
                <w:szCs w:val="21"/>
              </w:rPr>
            </w:pPr>
            <w:r>
              <w:rPr>
                <w:rFonts w:hint="eastAsia"/>
                <w:szCs w:val="21"/>
              </w:rPr>
              <w:t>温度范围：10℃~35℃</w:t>
            </w:r>
          </w:p>
          <w:p w14:paraId="592D75D6">
            <w:pPr>
              <w:adjustRightInd w:val="0"/>
              <w:jc w:val="center"/>
              <w:textAlignment w:val="baseline"/>
              <w:rPr>
                <w:szCs w:val="21"/>
              </w:rPr>
            </w:pPr>
            <w:r>
              <w:rPr>
                <w:rFonts w:hint="eastAsia"/>
                <w:szCs w:val="21"/>
              </w:rPr>
              <w:t>最大误差：0.7℃</w:t>
            </w:r>
          </w:p>
          <w:p w14:paraId="400E8156">
            <w:pPr>
              <w:adjustRightInd w:val="0"/>
              <w:jc w:val="center"/>
              <w:textAlignment w:val="baseline"/>
              <w:rPr>
                <w:szCs w:val="21"/>
              </w:rPr>
            </w:pPr>
            <w:r>
              <w:rPr>
                <w:rFonts w:hint="eastAsia"/>
                <w:szCs w:val="21"/>
              </w:rPr>
              <w:t>湿度范围：20~85%</w:t>
            </w:r>
          </w:p>
          <w:p w14:paraId="07849DFB">
            <w:pPr>
              <w:adjustRightInd w:val="0"/>
              <w:jc w:val="center"/>
              <w:textAlignment w:val="baseline"/>
              <w:rPr>
                <w:szCs w:val="21"/>
              </w:rPr>
            </w:pPr>
            <w:r>
              <w:rPr>
                <w:rFonts w:hint="eastAsia"/>
                <w:szCs w:val="21"/>
              </w:rPr>
              <w:t>最大误差：4%</w:t>
            </w:r>
          </w:p>
        </w:tc>
        <w:tc>
          <w:tcPr>
            <w:tcW w:w="704" w:type="pct"/>
            <w:vAlign w:val="center"/>
          </w:tcPr>
          <w:p w14:paraId="05AD6294">
            <w:pPr>
              <w:adjustRightInd w:val="0"/>
              <w:jc w:val="center"/>
              <w:textAlignment w:val="baseline"/>
              <w:rPr>
                <w:rFonts w:cs="宋体"/>
                <w:kern w:val="28"/>
                <w:szCs w:val="21"/>
              </w:rPr>
            </w:pPr>
            <w:r>
              <w:rPr>
                <w:rFonts w:hint="eastAsia" w:cs="宋体"/>
                <w:kern w:val="28"/>
                <w:szCs w:val="21"/>
              </w:rPr>
              <w:t>设备校验</w:t>
            </w:r>
          </w:p>
        </w:tc>
      </w:tr>
      <w:tr w14:paraId="37C13A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3AF3F08E">
            <w:pPr>
              <w:pStyle w:val="32"/>
              <w:numPr>
                <w:ilvl w:val="0"/>
                <w:numId w:val="49"/>
              </w:numPr>
              <w:adjustRightInd w:val="0"/>
              <w:ind w:left="0" w:firstLine="0" w:firstLineChars="0"/>
              <w:jc w:val="center"/>
              <w:textAlignment w:val="baseline"/>
              <w:rPr>
                <w:rFonts w:cs="宋体"/>
                <w:kern w:val="28"/>
                <w:szCs w:val="21"/>
              </w:rPr>
            </w:pPr>
          </w:p>
        </w:tc>
        <w:tc>
          <w:tcPr>
            <w:tcW w:w="972" w:type="pct"/>
            <w:vAlign w:val="center"/>
          </w:tcPr>
          <w:p w14:paraId="3B604C08">
            <w:pPr>
              <w:adjustRightInd w:val="0"/>
              <w:jc w:val="center"/>
              <w:textAlignment w:val="baseline"/>
              <w:rPr>
                <w:szCs w:val="21"/>
              </w:rPr>
            </w:pPr>
            <w:r>
              <w:rPr>
                <w:rFonts w:eastAsiaTheme="minorEastAsia"/>
                <w:color w:val="000000"/>
                <w:kern w:val="0"/>
                <w:szCs w:val="21"/>
              </w:rPr>
              <w:t>温湿度大气压力表</w:t>
            </w:r>
          </w:p>
        </w:tc>
        <w:tc>
          <w:tcPr>
            <w:tcW w:w="989" w:type="pct"/>
            <w:vAlign w:val="center"/>
          </w:tcPr>
          <w:p w14:paraId="78519D94">
            <w:pPr>
              <w:adjustRightInd w:val="0"/>
              <w:jc w:val="center"/>
              <w:textAlignment w:val="baseline"/>
              <w:rPr>
                <w:szCs w:val="21"/>
              </w:rPr>
            </w:pPr>
            <w:r>
              <w:rPr>
                <w:rFonts w:hint="eastAsia"/>
                <w:szCs w:val="21"/>
              </w:rPr>
              <w:t>用于测量试验室大气压力</w:t>
            </w:r>
          </w:p>
        </w:tc>
        <w:tc>
          <w:tcPr>
            <w:tcW w:w="1081" w:type="pct"/>
            <w:vAlign w:val="center"/>
          </w:tcPr>
          <w:p w14:paraId="6E172C53">
            <w:pPr>
              <w:adjustRightInd w:val="0"/>
              <w:jc w:val="center"/>
              <w:textAlignment w:val="baseline"/>
              <w:rPr>
                <w:szCs w:val="21"/>
              </w:rPr>
            </w:pPr>
            <w:r>
              <w:rPr>
                <w:rFonts w:eastAsiaTheme="minorEastAsia"/>
                <w:color w:val="000000"/>
                <w:kern w:val="0"/>
                <w:szCs w:val="21"/>
              </w:rPr>
              <w:t>TES1160</w:t>
            </w:r>
          </w:p>
        </w:tc>
        <w:tc>
          <w:tcPr>
            <w:tcW w:w="894" w:type="pct"/>
            <w:vAlign w:val="center"/>
          </w:tcPr>
          <w:p w14:paraId="0A0C6C35">
            <w:pPr>
              <w:widowControl/>
              <w:jc w:val="left"/>
              <w:rPr>
                <w:rFonts w:eastAsiaTheme="minorEastAsia"/>
                <w:color w:val="000000"/>
                <w:kern w:val="0"/>
                <w:szCs w:val="21"/>
              </w:rPr>
            </w:pPr>
            <w:r>
              <w:rPr>
                <w:rFonts w:eastAsiaTheme="minorEastAsia"/>
                <w:color w:val="000000"/>
                <w:kern w:val="0"/>
                <w:szCs w:val="21"/>
              </w:rPr>
              <w:t>压力范围：（500~1100）hPa</w:t>
            </w:r>
          </w:p>
          <w:p w14:paraId="199FF111">
            <w:pPr>
              <w:adjustRightInd w:val="0"/>
              <w:jc w:val="center"/>
              <w:textAlignment w:val="baseline"/>
              <w:rPr>
                <w:szCs w:val="21"/>
              </w:rPr>
            </w:pPr>
            <w:r>
              <w:rPr>
                <w:rFonts w:eastAsiaTheme="minorEastAsia"/>
                <w:color w:val="000000"/>
                <w:kern w:val="0"/>
                <w:szCs w:val="21"/>
              </w:rPr>
              <w:t>误差：±5hPa</w:t>
            </w:r>
          </w:p>
        </w:tc>
        <w:tc>
          <w:tcPr>
            <w:tcW w:w="704" w:type="pct"/>
            <w:vAlign w:val="center"/>
          </w:tcPr>
          <w:p w14:paraId="27EFDB6A">
            <w:pPr>
              <w:adjustRightInd w:val="0"/>
              <w:jc w:val="center"/>
              <w:textAlignment w:val="baseline"/>
              <w:rPr>
                <w:rFonts w:cs="宋体"/>
                <w:kern w:val="28"/>
                <w:szCs w:val="21"/>
              </w:rPr>
            </w:pPr>
            <w:r>
              <w:rPr>
                <w:rFonts w:hint="eastAsia" w:cs="宋体"/>
                <w:kern w:val="28"/>
                <w:szCs w:val="21"/>
              </w:rPr>
              <w:t>设备校验</w:t>
            </w:r>
          </w:p>
        </w:tc>
      </w:tr>
      <w:tr w14:paraId="672880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14:paraId="0AFC0376">
            <w:pPr>
              <w:pStyle w:val="32"/>
              <w:numPr>
                <w:ilvl w:val="0"/>
                <w:numId w:val="49"/>
              </w:numPr>
              <w:adjustRightInd w:val="0"/>
              <w:ind w:left="0" w:firstLine="0" w:firstLineChars="0"/>
              <w:jc w:val="center"/>
              <w:textAlignment w:val="baseline"/>
              <w:rPr>
                <w:rFonts w:cs="宋体"/>
                <w:kern w:val="28"/>
                <w:szCs w:val="21"/>
              </w:rPr>
            </w:pPr>
          </w:p>
        </w:tc>
        <w:tc>
          <w:tcPr>
            <w:tcW w:w="972" w:type="pct"/>
            <w:vAlign w:val="center"/>
          </w:tcPr>
          <w:p w14:paraId="011D6AD0">
            <w:pPr>
              <w:adjustRightInd w:val="0"/>
              <w:jc w:val="center"/>
              <w:textAlignment w:val="baseline"/>
              <w:rPr>
                <w:rFonts w:eastAsiaTheme="minorEastAsia"/>
                <w:color w:val="000000"/>
                <w:kern w:val="0"/>
                <w:szCs w:val="21"/>
              </w:rPr>
            </w:pPr>
            <w:r>
              <w:rPr>
                <w:szCs w:val="21"/>
              </w:rPr>
              <w:t>钢卷尺</w:t>
            </w:r>
          </w:p>
        </w:tc>
        <w:tc>
          <w:tcPr>
            <w:tcW w:w="989" w:type="pct"/>
            <w:vAlign w:val="center"/>
          </w:tcPr>
          <w:p w14:paraId="60974FBA">
            <w:pPr>
              <w:adjustRightInd w:val="0"/>
              <w:jc w:val="center"/>
              <w:textAlignment w:val="baseline"/>
              <w:rPr>
                <w:szCs w:val="21"/>
              </w:rPr>
            </w:pPr>
            <w:r>
              <w:rPr>
                <w:szCs w:val="21"/>
              </w:rPr>
              <w:t>用于测量受试设备与试验系统的距离</w:t>
            </w:r>
          </w:p>
        </w:tc>
        <w:tc>
          <w:tcPr>
            <w:tcW w:w="1081" w:type="pct"/>
            <w:vAlign w:val="center"/>
          </w:tcPr>
          <w:p w14:paraId="27DA8C2F">
            <w:pPr>
              <w:adjustRightInd w:val="0"/>
              <w:jc w:val="center"/>
              <w:textAlignment w:val="baseline"/>
              <w:rPr>
                <w:rFonts w:eastAsiaTheme="minorEastAsia"/>
                <w:color w:val="000000"/>
                <w:kern w:val="0"/>
                <w:szCs w:val="21"/>
              </w:rPr>
            </w:pPr>
            <w:r>
              <w:rPr>
                <w:szCs w:val="21"/>
              </w:rPr>
              <w:t>10m</w:t>
            </w:r>
          </w:p>
        </w:tc>
        <w:tc>
          <w:tcPr>
            <w:tcW w:w="894" w:type="pct"/>
            <w:vAlign w:val="center"/>
          </w:tcPr>
          <w:p w14:paraId="06409E73">
            <w:pPr>
              <w:widowControl/>
              <w:jc w:val="left"/>
              <w:rPr>
                <w:rFonts w:eastAsiaTheme="minorEastAsia"/>
                <w:color w:val="000000"/>
                <w:kern w:val="0"/>
                <w:szCs w:val="21"/>
              </w:rPr>
            </w:pPr>
            <w:r>
              <w:rPr>
                <w:szCs w:val="21"/>
              </w:rPr>
              <w:t>允差±5.0mm</w:t>
            </w:r>
          </w:p>
        </w:tc>
        <w:tc>
          <w:tcPr>
            <w:tcW w:w="704" w:type="pct"/>
            <w:vAlign w:val="center"/>
          </w:tcPr>
          <w:p w14:paraId="780B5E2B">
            <w:pPr>
              <w:adjustRightInd w:val="0"/>
              <w:jc w:val="center"/>
              <w:textAlignment w:val="baseline"/>
              <w:rPr>
                <w:rFonts w:cs="宋体"/>
                <w:kern w:val="28"/>
                <w:szCs w:val="21"/>
              </w:rPr>
            </w:pPr>
            <w:r>
              <w:rPr>
                <w:kern w:val="28"/>
                <w:szCs w:val="21"/>
              </w:rPr>
              <w:t>设备校验</w:t>
            </w:r>
          </w:p>
        </w:tc>
      </w:tr>
      <w:tr w14:paraId="707908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000" w:type="pct"/>
            <w:gridSpan w:val="6"/>
            <w:vAlign w:val="center"/>
          </w:tcPr>
          <w:p w14:paraId="17E5B2FA">
            <w:pPr>
              <w:adjustRightInd w:val="0"/>
              <w:jc w:val="left"/>
              <w:textAlignment w:val="baseline"/>
              <w:rPr>
                <w:rFonts w:cs="宋体"/>
                <w:iCs/>
                <w:kern w:val="28"/>
                <w:szCs w:val="21"/>
              </w:rPr>
            </w:pPr>
            <w:r>
              <w:rPr>
                <w:rFonts w:hint="eastAsia" w:cs="宋体"/>
                <w:bCs/>
                <w:iCs/>
                <w:kern w:val="28"/>
                <w:szCs w:val="21"/>
              </w:rPr>
              <w:t>注：1.</w:t>
            </w:r>
            <w:r>
              <w:rPr>
                <w:rFonts w:hint="eastAsia" w:cs="宋体"/>
                <w:iCs/>
                <w:kern w:val="0"/>
                <w:szCs w:val="21"/>
              </w:rPr>
              <w:t>若选择的试验设备精度/量程比原试验设备等同或更优</w:t>
            </w:r>
            <w:r>
              <w:rPr>
                <w:rFonts w:hint="eastAsia" w:cs="宋体"/>
                <w:iCs/>
                <w:kern w:val="28"/>
                <w:szCs w:val="21"/>
              </w:rPr>
              <w:t>，则允许更换设备进行试验。</w:t>
            </w:r>
          </w:p>
          <w:p w14:paraId="620FD5DE">
            <w:pPr>
              <w:adjustRightInd w:val="0"/>
              <w:jc w:val="left"/>
              <w:textAlignment w:val="baseline"/>
              <w:rPr>
                <w:rFonts w:cs="宋体"/>
                <w:iCs/>
                <w:kern w:val="28"/>
                <w:szCs w:val="21"/>
              </w:rPr>
            </w:pPr>
            <w:r>
              <w:rPr>
                <w:rFonts w:hint="eastAsia" w:cs="宋体"/>
                <w:iCs/>
                <w:kern w:val="28"/>
                <w:szCs w:val="21"/>
              </w:rPr>
              <w:t>2．实际使用的设备/仪器，由试验单位记录，并在试验报告中明确，如存在差异，应在试验报告中进行分析。</w:t>
            </w:r>
          </w:p>
          <w:p w14:paraId="148C9691">
            <w:pPr>
              <w:adjustRightInd w:val="0"/>
              <w:jc w:val="left"/>
              <w:textAlignment w:val="baseline"/>
              <w:rPr>
                <w:rFonts w:cs="Calibri"/>
                <w:b/>
                <w:i/>
                <w:kern w:val="28"/>
                <w:szCs w:val="21"/>
              </w:rPr>
            </w:pPr>
            <w:r>
              <w:rPr>
                <w:rFonts w:hint="eastAsia" w:cs="宋体"/>
                <w:bCs/>
                <w:iCs/>
                <w:kern w:val="28"/>
                <w:szCs w:val="21"/>
              </w:rPr>
              <w:t>3</w:t>
            </w:r>
            <w:r>
              <w:rPr>
                <w:rFonts w:hint="eastAsia" w:cs="宋体"/>
                <w:b/>
                <w:iCs/>
                <w:kern w:val="28"/>
                <w:szCs w:val="21"/>
              </w:rPr>
              <w:t>.</w:t>
            </w:r>
            <w:r>
              <w:rPr>
                <w:rFonts w:hint="eastAsia" w:cs="宋体"/>
                <w:iCs/>
                <w:kern w:val="0"/>
                <w:szCs w:val="21"/>
              </w:rPr>
              <w:t>所有未标注数量的设备，默认数量为1。</w:t>
            </w:r>
          </w:p>
        </w:tc>
      </w:tr>
    </w:tbl>
    <w:p w14:paraId="6E3E5557">
      <w:pPr>
        <w:pStyle w:val="27"/>
        <w:rPr>
          <w:lang w:val="zh-CN"/>
        </w:rPr>
      </w:pPr>
      <w:bookmarkStart w:id="392" w:name="_Toc176264502"/>
      <w:r>
        <w:rPr>
          <w:rFonts w:hint="eastAsia"/>
          <w:lang w:val="zh-CN"/>
        </w:rPr>
        <w:t>试验布置和连接</w:t>
      </w:r>
      <w:bookmarkEnd w:id="392"/>
    </w:p>
    <w:p w14:paraId="685CDF91">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试验前后测试时，按图47将受试设备与测试设备进行连接布置。将受试</w:t>
      </w:r>
      <w:r>
        <w:rPr>
          <w:rFonts w:ascii="Times New Roman" w:hAnsi="Times New Roman" w:cs="宋体"/>
          <w:sz w:val="24"/>
          <w:szCs w:val="21"/>
        </w:rPr>
        <w:t>设备</w:t>
      </w:r>
      <w:r>
        <w:rPr>
          <w:rFonts w:hint="eastAsia" w:ascii="Times New Roman" w:hAnsi="Times New Roman" w:cs="宋体"/>
          <w:sz w:val="24"/>
          <w:szCs w:val="21"/>
        </w:rPr>
        <w:t>安装在试验箱内，受试设备放在试验箱内中心位置，距离箱壁不小于15cm，具体如图48所示。</w:t>
      </w:r>
    </w:p>
    <w:p w14:paraId="4DF9AC58">
      <w:pPr>
        <w:pStyle w:val="32"/>
        <w:ind w:firstLine="0" w:firstLineChars="0"/>
        <w:jc w:val="center"/>
        <w:rPr>
          <w:rFonts w:ascii="Times New Roman" w:hAnsi="Times New Roman"/>
        </w:rPr>
      </w:pPr>
      <w:r>
        <w:drawing>
          <wp:inline distT="0" distB="0" distL="0" distR="0">
            <wp:extent cx="5019675" cy="5226050"/>
            <wp:effectExtent l="0" t="0" r="0" b="317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017001" cy="5223092"/>
                    </a:xfrm>
                    <a:prstGeom prst="rect">
                      <a:avLst/>
                    </a:prstGeom>
                    <a:noFill/>
                    <a:ln>
                      <a:noFill/>
                    </a:ln>
                  </pic:spPr>
                </pic:pic>
              </a:graphicData>
            </a:graphic>
          </wp:inline>
        </w:drawing>
      </w:r>
    </w:p>
    <w:p w14:paraId="7E5590AB">
      <w:pPr>
        <w:pStyle w:val="61"/>
        <w:numPr>
          <w:ilvl w:val="0"/>
          <w:numId w:val="8"/>
        </w:numPr>
        <w:rPr>
          <w:rFonts w:ascii="黑体" w:hAnsi="黑体" w:cs="宋体"/>
        </w:rPr>
      </w:pPr>
      <w:bookmarkStart w:id="393" w:name="_Toc176262601"/>
      <w:r>
        <w:rPr>
          <w:rFonts w:hint="eastAsia" w:ascii="黑体" w:hAnsi="黑体" w:cs="宋体"/>
        </w:rPr>
        <w:t>结冰试验连接示意图</w:t>
      </w:r>
      <w:bookmarkEnd w:id="393"/>
    </w:p>
    <w:p w14:paraId="339BF51F">
      <w:pPr>
        <w:pStyle w:val="37"/>
        <w:rPr>
          <w:rFonts w:ascii="黑体" w:hAnsi="黑体" w:cs="宋体"/>
        </w:rPr>
      </w:pPr>
    </w:p>
    <w:p w14:paraId="011769A0">
      <w:pPr>
        <w:pStyle w:val="24"/>
        <w:ind w:firstLine="0" w:firstLineChars="0"/>
        <w:jc w:val="center"/>
      </w:pPr>
      <w:r>
        <w:drawing>
          <wp:inline distT="0" distB="0" distL="0" distR="0">
            <wp:extent cx="4885055" cy="2524125"/>
            <wp:effectExtent l="0" t="0" r="0" b="952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47"/>
                    <a:stretch>
                      <a:fillRect/>
                    </a:stretch>
                  </pic:blipFill>
                  <pic:spPr>
                    <a:xfrm>
                      <a:off x="0" y="0"/>
                      <a:ext cx="4889088" cy="2526595"/>
                    </a:xfrm>
                    <a:prstGeom prst="rect">
                      <a:avLst/>
                    </a:prstGeom>
                  </pic:spPr>
                </pic:pic>
              </a:graphicData>
            </a:graphic>
          </wp:inline>
        </w:drawing>
      </w:r>
    </w:p>
    <w:p w14:paraId="7A3BDDE9">
      <w:pPr>
        <w:pStyle w:val="61"/>
        <w:numPr>
          <w:ilvl w:val="0"/>
          <w:numId w:val="8"/>
        </w:numPr>
        <w:rPr>
          <w:rFonts w:ascii="黑体" w:hAnsi="黑体"/>
        </w:rPr>
      </w:pPr>
      <w:bookmarkStart w:id="394" w:name="_Toc176262602"/>
      <w:r>
        <w:rPr>
          <w:rFonts w:hint="eastAsia" w:ascii="黑体" w:hAnsi="黑体" w:cs="宋体"/>
        </w:rPr>
        <w:t>结冰试验布置</w:t>
      </w:r>
      <w:bookmarkEnd w:id="394"/>
    </w:p>
    <w:p w14:paraId="65BD3C17">
      <w:pPr>
        <w:pStyle w:val="27"/>
        <w:rPr>
          <w:lang w:val="zh-CN"/>
        </w:rPr>
      </w:pPr>
      <w:bookmarkStart w:id="395" w:name="_Toc176264503"/>
      <w:r>
        <w:rPr>
          <w:rFonts w:hint="eastAsia"/>
          <w:lang w:val="zh-CN"/>
        </w:rPr>
        <w:t>试验件、试验装置（试验前）的制造符合性要求</w:t>
      </w:r>
      <w:bookmarkEnd w:id="395"/>
    </w:p>
    <w:p w14:paraId="27B71AE5">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试验件状态应满足“6.试验产品/设备说明”构型和产品状态要求，确定试验件按照12.1要求完成了产品验收测试。</w:t>
      </w:r>
    </w:p>
    <w:p w14:paraId="368F832E">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确保试验件、陪试件、试验装置，在试验前按照24.3-24.5的要求，进行了相应的安装和连接。</w:t>
      </w:r>
    </w:p>
    <w:p w14:paraId="3AA85A32">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确保试验人员资质符合“10. 试验人员”的要求。</w:t>
      </w:r>
    </w:p>
    <w:p w14:paraId="67990BE0">
      <w:pPr>
        <w:pStyle w:val="27"/>
        <w:spacing w:before="156" w:after="156"/>
      </w:pPr>
      <w:bookmarkStart w:id="396" w:name="_Toc176264504"/>
      <w:r>
        <w:rPr>
          <w:rFonts w:hint="eastAsia"/>
        </w:rPr>
        <w:t>试验</w:t>
      </w:r>
      <w:r>
        <w:t>程序</w:t>
      </w:r>
      <w:bookmarkEnd w:id="396"/>
    </w:p>
    <w:p w14:paraId="756976CD">
      <w:pPr>
        <w:pStyle w:val="24"/>
        <w:ind w:left="1" w:firstLine="480"/>
      </w:pPr>
      <w:r>
        <w:rPr>
          <w:rFonts w:hint="eastAsia"/>
        </w:rPr>
        <w:t>结冰所有需要考察的试验过程和关键要素：温度变化速率、温度保持时间、受试设备表面温度、上下限温度和循环次数。试验人员应在试验环境搭建完成后予以检查确认试验参数设置，待确认满足要求后再开始试验。</w:t>
      </w:r>
    </w:p>
    <w:p w14:paraId="69FF7BEC">
      <w:pPr>
        <w:pStyle w:val="24"/>
        <w:ind w:left="1" w:firstLine="480"/>
      </w:pPr>
      <w:r>
        <w:rPr>
          <w:rFonts w:hint="eastAsia"/>
        </w:rPr>
        <w:t>在</w:t>
      </w:r>
      <w:r>
        <w:rPr>
          <w:rFonts w:hint="eastAsia" w:cs="宋体"/>
        </w:rPr>
        <w:t>附录B检测记录表</w:t>
      </w:r>
      <w:r>
        <w:rPr>
          <w:rFonts w:hint="eastAsia"/>
        </w:rPr>
        <w:t>中记录试验设备相关信息及试验开始和结束时间等内容，根据试验程序计算每次温度变化的时间节点，定时巡查试验设备运行状态。</w:t>
      </w:r>
    </w:p>
    <w:p w14:paraId="09420AD8">
      <w:pPr>
        <w:pStyle w:val="24"/>
        <w:numPr>
          <w:ilvl w:val="0"/>
          <w:numId w:val="52"/>
        </w:numPr>
        <w:ind w:firstLineChars="0"/>
      </w:pPr>
      <w:r>
        <w:rPr>
          <w:rFonts w:hint="eastAsia" w:cs="宋体"/>
        </w:rPr>
        <w:t>在试验室环境下将受试设备按照图47和图48所示安装于试验箱内，并按12.2章节要求进行QPAT1-1和QPAT2检查并记录检测数据</w:t>
      </w:r>
      <w:r>
        <w:rPr>
          <w:rFonts w:hint="eastAsia"/>
        </w:rPr>
        <w:t>；</w:t>
      </w:r>
    </w:p>
    <w:p w14:paraId="45A6A87B">
      <w:pPr>
        <w:pStyle w:val="24"/>
        <w:numPr>
          <w:ilvl w:val="0"/>
          <w:numId w:val="52"/>
        </w:numPr>
        <w:ind w:firstLineChars="0"/>
        <w:rPr>
          <w:rFonts w:cs="宋体"/>
        </w:rPr>
      </w:pPr>
      <w:r>
        <w:rPr>
          <w:rFonts w:hint="eastAsia" w:cs="宋体"/>
        </w:rPr>
        <w:t>试验：</w:t>
      </w:r>
      <w:r>
        <w:rPr>
          <w:rFonts w:hint="eastAsia"/>
        </w:rPr>
        <w:t>受试</w:t>
      </w:r>
      <w:r>
        <w:t>设备放置在</w:t>
      </w:r>
      <w:r>
        <w:rPr>
          <w:rFonts w:hint="eastAsia"/>
        </w:rPr>
        <w:t>试验箱内</w:t>
      </w:r>
      <w:r>
        <w:t>，</w:t>
      </w:r>
      <w:r>
        <w:rPr>
          <w:rFonts w:hint="eastAsia" w:cs="宋体"/>
        </w:rPr>
        <w:t>受试</w:t>
      </w:r>
      <w:r>
        <w:rPr>
          <w:rFonts w:cs="宋体"/>
        </w:rPr>
        <w:t>设备处于</w:t>
      </w:r>
      <w:r>
        <w:rPr>
          <w:rFonts w:hint="eastAsia" w:cs="宋体"/>
        </w:rPr>
        <w:t>工作状态1；</w:t>
      </w:r>
    </w:p>
    <w:p w14:paraId="259A5060">
      <w:pPr>
        <w:pStyle w:val="24"/>
        <w:numPr>
          <w:ilvl w:val="0"/>
          <w:numId w:val="52"/>
        </w:numPr>
        <w:ind w:firstLineChars="0"/>
        <w:rPr>
          <w:rFonts w:cs="宋体"/>
        </w:rPr>
      </w:pPr>
      <w:r>
        <w:rPr>
          <w:rFonts w:cs="宋体"/>
        </w:rPr>
        <w:t>将箱内空气温度调节至</w:t>
      </w:r>
      <w:r>
        <w:rPr>
          <w:rFonts w:hint="eastAsia" w:cs="宋体"/>
        </w:rPr>
        <w:t>-</w:t>
      </w:r>
      <w:r>
        <w:rPr>
          <w:rFonts w:cs="宋体"/>
        </w:rPr>
        <w:t>55</w:t>
      </w:r>
      <w:r>
        <w:rPr>
          <w:rFonts w:hint="eastAsia" w:cs="宋体"/>
        </w:rPr>
        <w:t>℃，使</w:t>
      </w:r>
      <w:r>
        <w:rPr>
          <w:rFonts w:cs="宋体"/>
        </w:rPr>
        <w:t>受试设备在该温度条件下</w:t>
      </w:r>
      <w:r>
        <w:rPr>
          <w:rFonts w:hint="eastAsia" w:cs="宋体"/>
        </w:rPr>
        <w:t>稳定3h；</w:t>
      </w:r>
    </w:p>
    <w:p w14:paraId="2C0A369D">
      <w:pPr>
        <w:pStyle w:val="24"/>
        <w:numPr>
          <w:ilvl w:val="0"/>
          <w:numId w:val="52"/>
        </w:numPr>
        <w:ind w:firstLineChars="0"/>
        <w:rPr>
          <w:rFonts w:cs="宋体"/>
        </w:rPr>
      </w:pPr>
      <w:r>
        <w:rPr>
          <w:rFonts w:hint="eastAsia" w:cs="宋体"/>
        </w:rPr>
        <w:t>尽快将被试品暴露于温度为30℃，相对湿度至少为95%的环境中，监测受试设备表面温度；</w:t>
      </w:r>
    </w:p>
    <w:p w14:paraId="1EDDE04E">
      <w:pPr>
        <w:pStyle w:val="24"/>
        <w:numPr>
          <w:ilvl w:val="0"/>
          <w:numId w:val="52"/>
        </w:numPr>
        <w:ind w:firstLineChars="0"/>
        <w:rPr>
          <w:rFonts w:cs="宋体"/>
        </w:rPr>
      </w:pPr>
      <w:r>
        <w:rPr>
          <w:rFonts w:hint="eastAsia" w:cs="宋体"/>
        </w:rPr>
        <w:t>在受试设备表面温度达到5℃前，保持箱内温度为30℃和至少95%的相对湿度。然后在实验室压力和湿度条件下，尽快将箱内温度降到-55℃；</w:t>
      </w:r>
    </w:p>
    <w:p w14:paraId="40F2DDD0">
      <w:pPr>
        <w:pStyle w:val="24"/>
        <w:numPr>
          <w:ilvl w:val="0"/>
          <w:numId w:val="52"/>
        </w:numPr>
        <w:ind w:firstLineChars="0"/>
        <w:rPr>
          <w:rFonts w:cs="宋体"/>
        </w:rPr>
      </w:pPr>
      <w:r>
        <w:rPr>
          <w:rFonts w:hint="eastAsia" w:cs="宋体"/>
        </w:rPr>
        <w:t>再重复步骤c至步骤e两个循环（总计3个循环）；</w:t>
      </w:r>
    </w:p>
    <w:p w14:paraId="4034475C">
      <w:pPr>
        <w:pStyle w:val="24"/>
        <w:numPr>
          <w:ilvl w:val="0"/>
          <w:numId w:val="52"/>
        </w:numPr>
        <w:ind w:firstLineChars="0"/>
        <w:rPr>
          <w:rFonts w:cs="宋体"/>
        </w:rPr>
      </w:pPr>
      <w:r>
        <w:rPr>
          <w:rFonts w:hint="eastAsia" w:cs="宋体"/>
        </w:rPr>
        <w:t>在第三个循环结束时，将受试设备温度稳定在-55℃，升高并保持试验箱的温度至-10℃，并允许受试设备表面温度升高。当表面温度达到-10±5℃时，使受试设备进入工作状态2，这期间按12.2章节要求进行QPAT2检查并记录检测数据；</w:t>
      </w:r>
    </w:p>
    <w:p w14:paraId="30A2633F">
      <w:pPr>
        <w:pStyle w:val="24"/>
        <w:numPr>
          <w:ilvl w:val="0"/>
          <w:numId w:val="52"/>
        </w:numPr>
        <w:ind w:firstLineChars="0"/>
        <w:rPr>
          <w:rFonts w:cs="宋体"/>
        </w:rPr>
      </w:pPr>
      <w:r>
        <w:rPr>
          <w:rFonts w:hint="eastAsia"/>
        </w:rPr>
        <w:t>在</w:t>
      </w:r>
      <w:r>
        <w:rPr>
          <w:rFonts w:hint="eastAsia"/>
          <w:kern w:val="0"/>
        </w:rPr>
        <w:t>试验室</w:t>
      </w:r>
      <w:r>
        <w:rPr>
          <w:kern w:val="0"/>
        </w:rPr>
        <w:t>环境下</w:t>
      </w:r>
      <w:r>
        <w:rPr>
          <w:rFonts w:hint="eastAsia"/>
          <w:kern w:val="0"/>
        </w:rPr>
        <w:t>，按照12.2章节</w:t>
      </w:r>
      <w:r>
        <w:rPr>
          <w:rFonts w:hint="eastAsia" w:cs="宋体"/>
        </w:rPr>
        <w:t>要求进行QPAT1-1和QPAT2检查并记录检测数据</w:t>
      </w:r>
      <w:r>
        <w:t>。</w:t>
      </w:r>
    </w:p>
    <w:p w14:paraId="60C64505">
      <w:pPr>
        <w:pStyle w:val="27"/>
        <w:rPr>
          <w:lang w:val="zh-CN"/>
        </w:rPr>
      </w:pPr>
      <w:bookmarkStart w:id="397" w:name="_Toc176264505"/>
      <w:r>
        <w:rPr>
          <w:rFonts w:hint="eastAsia"/>
          <w:lang w:val="zh-CN"/>
        </w:rPr>
        <w:t>试验判据</w:t>
      </w:r>
      <w:bookmarkEnd w:id="397"/>
    </w:p>
    <w:p w14:paraId="3152C88E">
      <w:pPr>
        <w:pStyle w:val="32"/>
        <w:spacing w:line="360" w:lineRule="auto"/>
        <w:ind w:firstLine="480"/>
        <w:rPr>
          <w:rFonts w:ascii="Times New Roman" w:hAnsi="Times New Roman" w:cs="宋体"/>
          <w:sz w:val="24"/>
          <w:szCs w:val="24"/>
        </w:rPr>
      </w:pPr>
      <w:r>
        <w:rPr>
          <w:rFonts w:hint="eastAsia" w:ascii="Times New Roman" w:hAnsi="Times New Roman" w:cs="宋体"/>
          <w:sz w:val="24"/>
          <w:szCs w:val="24"/>
        </w:rPr>
        <w:t>试验中，按12.2章节要求进行QPAT2检查，确认通过并记录检测数据；</w:t>
      </w:r>
    </w:p>
    <w:p w14:paraId="4FE4AD1A">
      <w:pPr>
        <w:pStyle w:val="32"/>
        <w:spacing w:line="360" w:lineRule="auto"/>
        <w:ind w:firstLine="480"/>
        <w:rPr>
          <w:rFonts w:ascii="Times New Roman" w:hAnsi="Times New Roman" w:cs="宋体"/>
          <w:sz w:val="24"/>
          <w:szCs w:val="21"/>
        </w:rPr>
      </w:pPr>
      <w:r>
        <w:rPr>
          <w:rFonts w:hint="eastAsia" w:ascii="Times New Roman" w:hAnsi="Times New Roman" w:cs="宋体"/>
          <w:sz w:val="24"/>
          <w:szCs w:val="24"/>
        </w:rPr>
        <w:t>试验前后，按12.2章节中要求进行QPAT1-1和QPAT2检查，确认通过并记录检测数据。确认通过并记录检测数据。</w:t>
      </w:r>
    </w:p>
    <w:p w14:paraId="12D19D28">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满足以上要求，则判定结论为Pass，否则为Fail。</w:t>
      </w:r>
    </w:p>
    <w:p w14:paraId="0E86D1CA">
      <w:pPr>
        <w:pStyle w:val="26"/>
        <w:spacing w:before="156" w:after="156"/>
        <w:rPr>
          <w:rFonts w:ascii="黑体" w:hAnsi="黑体"/>
          <w:kern w:val="0"/>
          <w:sz w:val="30"/>
          <w:szCs w:val="30"/>
        </w:rPr>
      </w:pPr>
      <w:bookmarkStart w:id="398" w:name="_Toc176264506"/>
      <w:r>
        <w:rPr>
          <w:rFonts w:hint="eastAsia" w:ascii="黑体" w:hAnsi="黑体"/>
          <w:kern w:val="0"/>
          <w:sz w:val="30"/>
          <w:szCs w:val="30"/>
        </w:rPr>
        <w:t>可</w:t>
      </w:r>
      <w:r>
        <w:rPr>
          <w:rFonts w:ascii="黑体" w:hAnsi="黑体"/>
          <w:kern w:val="0"/>
          <w:sz w:val="30"/>
          <w:szCs w:val="30"/>
        </w:rPr>
        <w:t>燃性</w:t>
      </w:r>
      <w:bookmarkEnd w:id="370"/>
      <w:bookmarkEnd w:id="398"/>
    </w:p>
    <w:p w14:paraId="652AE615">
      <w:pPr>
        <w:pStyle w:val="27"/>
      </w:pPr>
      <w:bookmarkStart w:id="399" w:name="_Toc176264507"/>
      <w:r>
        <w:rPr>
          <w:rFonts w:hint="eastAsia"/>
        </w:rPr>
        <w:t>试验</w:t>
      </w:r>
      <w:r>
        <w:t>目的</w:t>
      </w:r>
      <w:bookmarkEnd w:id="399"/>
    </w:p>
    <w:p w14:paraId="39C99A35">
      <w:pPr>
        <w:pStyle w:val="24"/>
        <w:ind w:firstLine="480"/>
      </w:pPr>
      <w:bookmarkStart w:id="400" w:name="_Hlk166597274"/>
      <w:r>
        <w:rPr>
          <w:rFonts w:hint="eastAsia"/>
        </w:rPr>
        <w:t>检查在受试设备内部或外部出现引燃情况下的可燃性</w:t>
      </w:r>
      <w:r>
        <w:t>。</w:t>
      </w:r>
    </w:p>
    <w:bookmarkEnd w:id="400"/>
    <w:p w14:paraId="062DB049">
      <w:pPr>
        <w:pStyle w:val="27"/>
      </w:pPr>
      <w:bookmarkStart w:id="401" w:name="_Toc176264508"/>
      <w:r>
        <w:rPr>
          <w:rFonts w:hint="eastAsia"/>
        </w:rPr>
        <w:t>试验</w:t>
      </w:r>
      <w:r>
        <w:t>要求</w:t>
      </w:r>
      <w:bookmarkEnd w:id="401"/>
    </w:p>
    <w:p w14:paraId="21D08982">
      <w:pPr>
        <w:pStyle w:val="24"/>
        <w:ind w:firstLine="480"/>
      </w:pPr>
      <w:r>
        <w:rPr>
          <w:rFonts w:cs="宋体"/>
        </w:rPr>
        <w:t>刹车控制阀（单）</w:t>
      </w:r>
      <w:r>
        <w:rPr>
          <w:rFonts w:hint="eastAsia" w:cs="宋体"/>
        </w:rPr>
        <w:t>安装于中E-E舱，</w:t>
      </w:r>
      <w:r>
        <w:rPr>
          <w:rFonts w:hint="eastAsia"/>
        </w:rPr>
        <w:t>受试样件</w:t>
      </w:r>
      <w:r>
        <w:t>应通过</w:t>
      </w:r>
      <w:r>
        <w:rPr>
          <w:rFonts w:hint="eastAsia"/>
        </w:rPr>
        <w:t>DO－</w:t>
      </w:r>
      <w:r>
        <w:t>160G</w:t>
      </w:r>
      <w:r>
        <w:rPr>
          <w:rFonts w:hint="eastAsia"/>
        </w:rPr>
        <w:t>第</w:t>
      </w:r>
      <w:r>
        <w:t>26</w:t>
      </w:r>
      <w:r>
        <w:rPr>
          <w:rFonts w:hint="eastAsia"/>
        </w:rPr>
        <w:t>章</w:t>
      </w:r>
      <w:r>
        <w:t>中C</w:t>
      </w:r>
      <w:r>
        <w:rPr>
          <w:rFonts w:hint="eastAsia"/>
        </w:rPr>
        <w:t>类</w:t>
      </w:r>
      <w:r>
        <w:t>规定的</w:t>
      </w:r>
      <w:r>
        <w:rPr>
          <w:rFonts w:hint="eastAsia"/>
        </w:rPr>
        <w:t>可燃性</w:t>
      </w:r>
      <w:r>
        <w:t>试验。</w:t>
      </w:r>
    </w:p>
    <w:p w14:paraId="5838016A">
      <w:pPr>
        <w:pStyle w:val="24"/>
        <w:ind w:firstLine="480"/>
      </w:pPr>
      <w:r>
        <w:rPr>
          <w:rFonts w:hint="eastAsia"/>
        </w:rPr>
        <w:t>火焰</w:t>
      </w:r>
      <w:r>
        <w:t>高度：</w:t>
      </w:r>
      <w:r>
        <w:rPr>
          <w:rFonts w:hint="eastAsia"/>
        </w:rPr>
        <w:t>38mm。</w:t>
      </w:r>
    </w:p>
    <w:p w14:paraId="779B1A65">
      <w:pPr>
        <w:pStyle w:val="24"/>
        <w:ind w:firstLine="480"/>
      </w:pPr>
      <w:r>
        <w:t>高出燃烧器顶端平面</w:t>
      </w:r>
      <w:r>
        <w:rPr>
          <w:rFonts w:hint="eastAsia"/>
        </w:rPr>
        <w:t>19mm。</w:t>
      </w:r>
    </w:p>
    <w:p w14:paraId="14507B32">
      <w:pPr>
        <w:pStyle w:val="24"/>
        <w:ind w:firstLine="480"/>
      </w:pPr>
      <w:r>
        <w:rPr>
          <w:rFonts w:hint="eastAsia"/>
        </w:rPr>
        <w:t>火焰</w:t>
      </w:r>
      <w:r>
        <w:t>施加时间：</w:t>
      </w:r>
      <w:r>
        <w:rPr>
          <w:rFonts w:hint="eastAsia"/>
        </w:rPr>
        <w:t>12s。</w:t>
      </w:r>
    </w:p>
    <w:p w14:paraId="6E92F338">
      <w:pPr>
        <w:pStyle w:val="27"/>
      </w:pPr>
      <w:bookmarkStart w:id="402" w:name="_Toc176264509"/>
      <w:r>
        <w:rPr>
          <w:rFonts w:hint="eastAsia"/>
        </w:rPr>
        <w:t>受试/陪试</w:t>
      </w:r>
      <w:r>
        <w:t>设备</w:t>
      </w:r>
      <w:bookmarkEnd w:id="402"/>
    </w:p>
    <w:p w14:paraId="1689A52E">
      <w:pPr>
        <w:pStyle w:val="24"/>
        <w:ind w:firstLine="480"/>
      </w:pPr>
      <w:r>
        <w:rPr>
          <w:rFonts w:hint="eastAsia"/>
        </w:rPr>
        <w:t>本次</w:t>
      </w:r>
      <w:r>
        <w:t>试验受试设备为</w:t>
      </w:r>
      <w:r>
        <w:rPr>
          <w:rFonts w:hint="eastAsia" w:cs="宋体"/>
        </w:rPr>
        <w:t>刹车控制阀（单）</w:t>
      </w:r>
      <w:r>
        <w:t>材料样件。</w:t>
      </w:r>
    </w:p>
    <w:p w14:paraId="399296AD">
      <w:pPr>
        <w:pStyle w:val="24"/>
        <w:ind w:firstLine="480"/>
      </w:pPr>
      <w:r>
        <w:rPr>
          <w:rFonts w:hint="eastAsia"/>
        </w:rPr>
        <w:t>无陪试设备。</w:t>
      </w:r>
    </w:p>
    <w:p w14:paraId="47AB30D5">
      <w:pPr>
        <w:pStyle w:val="24"/>
        <w:ind w:firstLine="480"/>
      </w:pPr>
      <w:r>
        <w:rPr>
          <w:rFonts w:hint="eastAsia"/>
        </w:rPr>
        <w:t>选出</w:t>
      </w:r>
      <w:r>
        <w:t>参加试验的</w:t>
      </w:r>
      <w:r>
        <w:rPr>
          <w:rFonts w:hint="eastAsia"/>
        </w:rPr>
        <w:t>样件</w:t>
      </w:r>
      <w:r>
        <w:t>清单见</w:t>
      </w:r>
      <w:r>
        <w:rPr>
          <w:rFonts w:hint="eastAsia"/>
        </w:rPr>
        <w:t>表38</w:t>
      </w:r>
      <w:r>
        <w:t>。</w:t>
      </w:r>
      <w:r>
        <w:rPr>
          <w:rFonts w:hint="eastAsia"/>
        </w:rPr>
        <w:t>（相似性分析是否可以采用）</w:t>
      </w:r>
    </w:p>
    <w:p w14:paraId="0D7D27E2">
      <w:pPr>
        <w:pStyle w:val="59"/>
        <w:numPr>
          <w:ilvl w:val="0"/>
          <w:numId w:val="7"/>
        </w:numPr>
        <w:rPr>
          <w:rFonts w:ascii="黑体" w:hAnsi="黑体" w:cs="宋体"/>
        </w:rPr>
      </w:pPr>
      <w:bookmarkStart w:id="403" w:name="_Toc176262544"/>
      <w:r>
        <w:rPr>
          <w:rFonts w:hint="eastAsia" w:ascii="黑体" w:hAnsi="黑体" w:cs="宋体"/>
        </w:rPr>
        <w:t>可</w:t>
      </w:r>
      <w:r>
        <w:rPr>
          <w:rFonts w:ascii="黑体" w:hAnsi="黑体" w:cs="宋体"/>
        </w:rPr>
        <w:t>燃性</w:t>
      </w:r>
      <w:r>
        <w:rPr>
          <w:rFonts w:hint="eastAsia" w:ascii="黑体" w:hAnsi="黑体" w:cs="宋体"/>
        </w:rPr>
        <w:t>试验受试</w:t>
      </w:r>
      <w:r>
        <w:rPr>
          <w:rFonts w:ascii="黑体" w:hAnsi="黑体" w:cs="宋体"/>
        </w:rPr>
        <w:t>样件清单</w:t>
      </w:r>
      <w:bookmarkEnd w:id="403"/>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568"/>
        <w:gridCol w:w="2176"/>
        <w:gridCol w:w="1914"/>
        <w:gridCol w:w="958"/>
        <w:gridCol w:w="1116"/>
        <w:gridCol w:w="1116"/>
        <w:gridCol w:w="1563"/>
      </w:tblGrid>
      <w:tr w14:paraId="505F3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302" w:type="pct"/>
            <w:tcBorders>
              <w:top w:val="single" w:color="auto" w:sz="12" w:space="0"/>
              <w:left w:val="single" w:color="auto" w:sz="12" w:space="0"/>
              <w:bottom w:val="single" w:color="auto" w:sz="12" w:space="0"/>
            </w:tcBorders>
            <w:vAlign w:val="center"/>
          </w:tcPr>
          <w:p w14:paraId="156FCE0A">
            <w:pPr>
              <w:tabs>
                <w:tab w:val="left" w:pos="550"/>
              </w:tabs>
              <w:jc w:val="center"/>
              <w:rPr>
                <w:szCs w:val="21"/>
              </w:rPr>
            </w:pPr>
            <w:r>
              <w:rPr>
                <w:szCs w:val="21"/>
              </w:rPr>
              <w:t>序号</w:t>
            </w:r>
          </w:p>
        </w:tc>
        <w:tc>
          <w:tcPr>
            <w:tcW w:w="1156" w:type="pct"/>
            <w:tcBorders>
              <w:top w:val="single" w:color="auto" w:sz="12" w:space="0"/>
              <w:bottom w:val="single" w:color="auto" w:sz="12" w:space="0"/>
            </w:tcBorders>
            <w:vAlign w:val="center"/>
          </w:tcPr>
          <w:p w14:paraId="7D400D4D">
            <w:pPr>
              <w:tabs>
                <w:tab w:val="left" w:pos="550"/>
              </w:tabs>
              <w:jc w:val="center"/>
              <w:rPr>
                <w:szCs w:val="21"/>
              </w:rPr>
            </w:pPr>
            <w:r>
              <w:rPr>
                <w:szCs w:val="21"/>
              </w:rPr>
              <w:t>样件名称</w:t>
            </w:r>
          </w:p>
        </w:tc>
        <w:tc>
          <w:tcPr>
            <w:tcW w:w="1017" w:type="pct"/>
            <w:tcBorders>
              <w:top w:val="single" w:color="auto" w:sz="12" w:space="0"/>
              <w:bottom w:val="single" w:color="auto" w:sz="12" w:space="0"/>
            </w:tcBorders>
            <w:vAlign w:val="center"/>
          </w:tcPr>
          <w:p w14:paraId="1D4B419B">
            <w:pPr>
              <w:tabs>
                <w:tab w:val="left" w:pos="550"/>
              </w:tabs>
              <w:jc w:val="center"/>
              <w:rPr>
                <w:szCs w:val="21"/>
              </w:rPr>
            </w:pPr>
            <w:r>
              <w:rPr>
                <w:szCs w:val="21"/>
              </w:rPr>
              <w:t>图  号</w:t>
            </w:r>
            <w:r>
              <w:rPr>
                <w:rFonts w:hint="eastAsia"/>
                <w:szCs w:val="21"/>
              </w:rPr>
              <w:t>/型号</w:t>
            </w:r>
          </w:p>
        </w:tc>
        <w:tc>
          <w:tcPr>
            <w:tcW w:w="509" w:type="pct"/>
            <w:tcBorders>
              <w:top w:val="single" w:color="auto" w:sz="12" w:space="0"/>
              <w:bottom w:val="single" w:color="auto" w:sz="12" w:space="0"/>
            </w:tcBorders>
            <w:vAlign w:val="center"/>
          </w:tcPr>
          <w:p w14:paraId="6B2089E2">
            <w:pPr>
              <w:tabs>
                <w:tab w:val="left" w:pos="550"/>
              </w:tabs>
              <w:jc w:val="center"/>
              <w:rPr>
                <w:szCs w:val="21"/>
              </w:rPr>
            </w:pPr>
            <w:r>
              <w:rPr>
                <w:szCs w:val="21"/>
              </w:rPr>
              <w:t>材料</w:t>
            </w:r>
          </w:p>
        </w:tc>
        <w:tc>
          <w:tcPr>
            <w:tcW w:w="593" w:type="pct"/>
            <w:tcBorders>
              <w:top w:val="single" w:color="auto" w:sz="12" w:space="0"/>
              <w:bottom w:val="single" w:color="auto" w:sz="12" w:space="0"/>
            </w:tcBorders>
            <w:vAlign w:val="center"/>
          </w:tcPr>
          <w:p w14:paraId="5A56943E">
            <w:pPr>
              <w:tabs>
                <w:tab w:val="left" w:pos="550"/>
              </w:tabs>
              <w:jc w:val="center"/>
              <w:rPr>
                <w:szCs w:val="21"/>
              </w:rPr>
            </w:pPr>
            <w:r>
              <w:rPr>
                <w:szCs w:val="21"/>
              </w:rPr>
              <w:t>尺寸</w:t>
            </w:r>
          </w:p>
        </w:tc>
        <w:tc>
          <w:tcPr>
            <w:tcW w:w="593" w:type="pct"/>
            <w:tcBorders>
              <w:top w:val="single" w:color="auto" w:sz="12" w:space="0"/>
              <w:bottom w:val="single" w:color="auto" w:sz="12" w:space="0"/>
            </w:tcBorders>
            <w:vAlign w:val="center"/>
          </w:tcPr>
          <w:p w14:paraId="4681F327">
            <w:pPr>
              <w:tabs>
                <w:tab w:val="left" w:pos="550"/>
              </w:tabs>
              <w:jc w:val="center"/>
              <w:rPr>
                <w:szCs w:val="21"/>
              </w:rPr>
            </w:pPr>
            <w:r>
              <w:rPr>
                <w:szCs w:val="21"/>
              </w:rPr>
              <w:t>数量</w:t>
            </w:r>
          </w:p>
        </w:tc>
        <w:tc>
          <w:tcPr>
            <w:tcW w:w="830" w:type="pct"/>
            <w:tcBorders>
              <w:top w:val="single" w:color="auto" w:sz="12" w:space="0"/>
              <w:bottom w:val="single" w:color="auto" w:sz="12" w:space="0"/>
              <w:right w:val="single" w:color="auto" w:sz="12" w:space="0"/>
            </w:tcBorders>
            <w:vAlign w:val="center"/>
          </w:tcPr>
          <w:p w14:paraId="0259F6D7">
            <w:pPr>
              <w:tabs>
                <w:tab w:val="left" w:pos="550"/>
              </w:tabs>
              <w:jc w:val="center"/>
              <w:rPr>
                <w:szCs w:val="21"/>
              </w:rPr>
            </w:pPr>
            <w:r>
              <w:rPr>
                <w:rFonts w:hint="eastAsia"/>
                <w:szCs w:val="21"/>
              </w:rPr>
              <w:t>备注</w:t>
            </w:r>
          </w:p>
        </w:tc>
      </w:tr>
      <w:tr w14:paraId="4144E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302" w:type="pct"/>
            <w:tcBorders>
              <w:top w:val="single" w:color="auto" w:sz="12" w:space="0"/>
              <w:left w:val="single" w:color="auto" w:sz="12" w:space="0"/>
              <w:bottom w:val="single" w:color="auto" w:sz="4" w:space="0"/>
            </w:tcBorders>
            <w:vAlign w:val="center"/>
          </w:tcPr>
          <w:p w14:paraId="6FD38A9D">
            <w:pPr>
              <w:numPr>
                <w:ilvl w:val="0"/>
                <w:numId w:val="53"/>
              </w:numPr>
              <w:tabs>
                <w:tab w:val="left" w:pos="550"/>
              </w:tabs>
              <w:jc w:val="center"/>
              <w:rPr>
                <w:szCs w:val="21"/>
              </w:rPr>
            </w:pPr>
          </w:p>
        </w:tc>
        <w:tc>
          <w:tcPr>
            <w:tcW w:w="1156" w:type="pct"/>
            <w:tcBorders>
              <w:top w:val="single" w:color="auto" w:sz="12" w:space="0"/>
              <w:bottom w:val="single" w:color="auto" w:sz="4" w:space="0"/>
            </w:tcBorders>
            <w:vAlign w:val="center"/>
          </w:tcPr>
          <w:p w14:paraId="2179A9C4">
            <w:pPr>
              <w:jc w:val="center"/>
              <w:rPr>
                <w:szCs w:val="21"/>
              </w:rPr>
            </w:pPr>
            <w:r>
              <w:rPr>
                <w:szCs w:val="21"/>
              </w:rPr>
              <w:t>外壳（/）</w:t>
            </w:r>
          </w:p>
        </w:tc>
        <w:tc>
          <w:tcPr>
            <w:tcW w:w="1017" w:type="pct"/>
            <w:tcBorders>
              <w:top w:val="single" w:color="auto" w:sz="12" w:space="0"/>
              <w:bottom w:val="single" w:color="auto" w:sz="4" w:space="0"/>
            </w:tcBorders>
            <w:vAlign w:val="center"/>
          </w:tcPr>
          <w:p w14:paraId="53727A13">
            <w:pPr>
              <w:jc w:val="center"/>
              <w:rPr>
                <w:szCs w:val="21"/>
              </w:rPr>
            </w:pPr>
            <w:r>
              <w:rPr>
                <w:rFonts w:hint="eastAsia"/>
                <w:szCs w:val="21"/>
              </w:rPr>
              <w:t>TBC</w:t>
            </w:r>
          </w:p>
        </w:tc>
        <w:tc>
          <w:tcPr>
            <w:tcW w:w="509" w:type="pct"/>
            <w:tcBorders>
              <w:top w:val="single" w:color="auto" w:sz="12" w:space="0"/>
              <w:bottom w:val="single" w:color="auto" w:sz="4" w:space="0"/>
            </w:tcBorders>
            <w:vAlign w:val="center"/>
          </w:tcPr>
          <w:p w14:paraId="69C21BBE">
            <w:pPr>
              <w:jc w:val="center"/>
              <w:rPr>
                <w:szCs w:val="21"/>
                <w:lang w:eastAsia="ja-JP"/>
              </w:rPr>
            </w:pPr>
            <w:r>
              <w:rPr>
                <w:rFonts w:hint="eastAsia"/>
                <w:szCs w:val="21"/>
              </w:rPr>
              <w:t>TBC</w:t>
            </w:r>
          </w:p>
        </w:tc>
        <w:tc>
          <w:tcPr>
            <w:tcW w:w="593" w:type="pct"/>
            <w:tcBorders>
              <w:top w:val="single" w:color="auto" w:sz="12" w:space="0"/>
              <w:bottom w:val="single" w:color="auto" w:sz="4" w:space="0"/>
            </w:tcBorders>
            <w:vAlign w:val="center"/>
          </w:tcPr>
          <w:p w14:paraId="56AF36FE">
            <w:pPr>
              <w:jc w:val="center"/>
              <w:rPr>
                <w:szCs w:val="21"/>
              </w:rPr>
            </w:pPr>
            <w:r>
              <w:rPr>
                <w:rFonts w:hint="eastAsia"/>
                <w:szCs w:val="21"/>
              </w:rPr>
              <w:t>TBC</w:t>
            </w:r>
          </w:p>
        </w:tc>
        <w:tc>
          <w:tcPr>
            <w:tcW w:w="593" w:type="pct"/>
            <w:tcBorders>
              <w:top w:val="single" w:color="auto" w:sz="12" w:space="0"/>
              <w:bottom w:val="single" w:color="auto" w:sz="4" w:space="0"/>
            </w:tcBorders>
            <w:vAlign w:val="center"/>
          </w:tcPr>
          <w:p w14:paraId="1ADD887D">
            <w:pPr>
              <w:jc w:val="center"/>
              <w:rPr>
                <w:szCs w:val="21"/>
              </w:rPr>
            </w:pPr>
            <w:r>
              <w:rPr>
                <w:szCs w:val="21"/>
              </w:rPr>
              <w:t>3</w:t>
            </w:r>
          </w:p>
        </w:tc>
        <w:tc>
          <w:tcPr>
            <w:tcW w:w="830" w:type="pct"/>
            <w:tcBorders>
              <w:top w:val="single" w:color="auto" w:sz="12" w:space="0"/>
              <w:bottom w:val="single" w:color="auto" w:sz="4" w:space="0"/>
              <w:right w:val="single" w:color="auto" w:sz="12" w:space="0"/>
            </w:tcBorders>
            <w:vAlign w:val="center"/>
          </w:tcPr>
          <w:p w14:paraId="3FC9F190">
            <w:pPr>
              <w:jc w:val="center"/>
              <w:rPr>
                <w:szCs w:val="21"/>
              </w:rPr>
            </w:pPr>
            <w:r>
              <w:rPr>
                <w:rFonts w:hint="eastAsia"/>
                <w:szCs w:val="21"/>
              </w:rPr>
              <w:t>/</w:t>
            </w:r>
          </w:p>
        </w:tc>
      </w:tr>
      <w:tr w14:paraId="79EC6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302" w:type="pct"/>
            <w:tcBorders>
              <w:top w:val="single" w:color="auto" w:sz="4" w:space="0"/>
              <w:left w:val="single" w:color="auto" w:sz="12" w:space="0"/>
              <w:bottom w:val="single" w:color="auto" w:sz="4" w:space="0"/>
            </w:tcBorders>
            <w:vAlign w:val="center"/>
          </w:tcPr>
          <w:p w14:paraId="0B3C1D2F">
            <w:pPr>
              <w:numPr>
                <w:ilvl w:val="0"/>
                <w:numId w:val="53"/>
              </w:numPr>
              <w:tabs>
                <w:tab w:val="left" w:pos="550"/>
              </w:tabs>
              <w:jc w:val="center"/>
              <w:rPr>
                <w:szCs w:val="21"/>
              </w:rPr>
            </w:pPr>
          </w:p>
        </w:tc>
        <w:tc>
          <w:tcPr>
            <w:tcW w:w="1156" w:type="pct"/>
            <w:tcBorders>
              <w:top w:val="single" w:color="auto" w:sz="4" w:space="0"/>
              <w:bottom w:val="single" w:color="auto" w:sz="4" w:space="0"/>
            </w:tcBorders>
            <w:vAlign w:val="center"/>
          </w:tcPr>
          <w:p w14:paraId="1C384E39">
            <w:pPr>
              <w:jc w:val="center"/>
              <w:rPr>
                <w:szCs w:val="21"/>
              </w:rPr>
            </w:pPr>
            <w:r>
              <w:rPr>
                <w:szCs w:val="21"/>
              </w:rPr>
              <w:t>印制板</w:t>
            </w:r>
          </w:p>
        </w:tc>
        <w:tc>
          <w:tcPr>
            <w:tcW w:w="1017" w:type="pct"/>
            <w:tcBorders>
              <w:top w:val="single" w:color="auto" w:sz="4" w:space="0"/>
              <w:bottom w:val="single" w:color="auto" w:sz="4" w:space="0"/>
            </w:tcBorders>
            <w:vAlign w:val="center"/>
          </w:tcPr>
          <w:p w14:paraId="371D9263">
            <w:pPr>
              <w:jc w:val="center"/>
              <w:rPr>
                <w:szCs w:val="21"/>
              </w:rPr>
            </w:pPr>
            <w:r>
              <w:rPr>
                <w:rFonts w:hint="eastAsia"/>
                <w:szCs w:val="21"/>
              </w:rPr>
              <w:t>TBC</w:t>
            </w:r>
          </w:p>
        </w:tc>
        <w:tc>
          <w:tcPr>
            <w:tcW w:w="509" w:type="pct"/>
            <w:tcBorders>
              <w:top w:val="single" w:color="auto" w:sz="4" w:space="0"/>
              <w:bottom w:val="single" w:color="auto" w:sz="4" w:space="0"/>
            </w:tcBorders>
            <w:vAlign w:val="center"/>
          </w:tcPr>
          <w:p w14:paraId="0485A3DB">
            <w:pPr>
              <w:jc w:val="center"/>
              <w:rPr>
                <w:szCs w:val="21"/>
              </w:rPr>
            </w:pPr>
            <w:r>
              <w:rPr>
                <w:rFonts w:hint="eastAsia"/>
                <w:szCs w:val="21"/>
              </w:rPr>
              <w:t>TBC</w:t>
            </w:r>
          </w:p>
        </w:tc>
        <w:tc>
          <w:tcPr>
            <w:tcW w:w="593" w:type="pct"/>
            <w:tcBorders>
              <w:top w:val="single" w:color="auto" w:sz="4" w:space="0"/>
              <w:bottom w:val="single" w:color="auto" w:sz="4" w:space="0"/>
            </w:tcBorders>
            <w:vAlign w:val="center"/>
          </w:tcPr>
          <w:p w14:paraId="15EBAB67">
            <w:pPr>
              <w:jc w:val="center"/>
              <w:rPr>
                <w:szCs w:val="21"/>
              </w:rPr>
            </w:pPr>
            <w:r>
              <w:rPr>
                <w:rFonts w:hint="eastAsia"/>
                <w:szCs w:val="21"/>
              </w:rPr>
              <w:t>TBC</w:t>
            </w:r>
          </w:p>
        </w:tc>
        <w:tc>
          <w:tcPr>
            <w:tcW w:w="593" w:type="pct"/>
            <w:tcBorders>
              <w:top w:val="single" w:color="auto" w:sz="4" w:space="0"/>
              <w:bottom w:val="single" w:color="auto" w:sz="4" w:space="0"/>
            </w:tcBorders>
            <w:vAlign w:val="center"/>
          </w:tcPr>
          <w:p w14:paraId="0D1B53A8">
            <w:pPr>
              <w:jc w:val="center"/>
              <w:rPr>
                <w:szCs w:val="21"/>
              </w:rPr>
            </w:pPr>
            <w:r>
              <w:rPr>
                <w:szCs w:val="21"/>
              </w:rPr>
              <w:t>3</w:t>
            </w:r>
          </w:p>
        </w:tc>
        <w:tc>
          <w:tcPr>
            <w:tcW w:w="830" w:type="pct"/>
            <w:tcBorders>
              <w:top w:val="single" w:color="auto" w:sz="4" w:space="0"/>
              <w:bottom w:val="single" w:color="auto" w:sz="4" w:space="0"/>
              <w:right w:val="single" w:color="auto" w:sz="12" w:space="0"/>
            </w:tcBorders>
            <w:vAlign w:val="center"/>
          </w:tcPr>
          <w:p w14:paraId="6C650136">
            <w:pPr>
              <w:jc w:val="center"/>
              <w:rPr>
                <w:szCs w:val="21"/>
              </w:rPr>
            </w:pPr>
            <w:r>
              <w:rPr>
                <w:rFonts w:hint="eastAsia"/>
                <w:szCs w:val="21"/>
              </w:rPr>
              <w:t>/</w:t>
            </w:r>
          </w:p>
        </w:tc>
      </w:tr>
      <w:tr w14:paraId="13797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302" w:type="pct"/>
            <w:tcBorders>
              <w:top w:val="single" w:color="auto" w:sz="4" w:space="0"/>
              <w:left w:val="single" w:color="auto" w:sz="12" w:space="0"/>
              <w:bottom w:val="single" w:color="auto" w:sz="12" w:space="0"/>
            </w:tcBorders>
            <w:vAlign w:val="center"/>
          </w:tcPr>
          <w:p w14:paraId="7C95AD46">
            <w:pPr>
              <w:numPr>
                <w:ilvl w:val="0"/>
                <w:numId w:val="53"/>
              </w:numPr>
              <w:tabs>
                <w:tab w:val="left" w:pos="550"/>
              </w:tabs>
              <w:jc w:val="center"/>
              <w:rPr>
                <w:szCs w:val="21"/>
              </w:rPr>
            </w:pPr>
          </w:p>
        </w:tc>
        <w:tc>
          <w:tcPr>
            <w:tcW w:w="1156" w:type="pct"/>
            <w:tcBorders>
              <w:top w:val="single" w:color="auto" w:sz="4" w:space="0"/>
              <w:bottom w:val="single" w:color="auto" w:sz="12" w:space="0"/>
            </w:tcBorders>
            <w:vAlign w:val="center"/>
          </w:tcPr>
          <w:p w14:paraId="15255FED">
            <w:pPr>
              <w:jc w:val="center"/>
              <w:rPr>
                <w:szCs w:val="21"/>
              </w:rPr>
            </w:pPr>
            <w:r>
              <w:rPr>
                <w:rFonts w:hint="eastAsia"/>
                <w:szCs w:val="21"/>
              </w:rPr>
              <w:t>ARINC600接插件</w:t>
            </w:r>
          </w:p>
        </w:tc>
        <w:tc>
          <w:tcPr>
            <w:tcW w:w="1017" w:type="pct"/>
            <w:tcBorders>
              <w:top w:val="single" w:color="auto" w:sz="4" w:space="0"/>
              <w:bottom w:val="single" w:color="auto" w:sz="12" w:space="0"/>
            </w:tcBorders>
            <w:vAlign w:val="center"/>
          </w:tcPr>
          <w:p w14:paraId="55DDC690">
            <w:pPr>
              <w:jc w:val="center"/>
              <w:rPr>
                <w:szCs w:val="21"/>
              </w:rPr>
            </w:pPr>
            <w:r>
              <w:rPr>
                <w:rFonts w:hint="eastAsia"/>
                <w:szCs w:val="21"/>
              </w:rPr>
              <w:t>TBC</w:t>
            </w:r>
          </w:p>
        </w:tc>
        <w:tc>
          <w:tcPr>
            <w:tcW w:w="509" w:type="pct"/>
            <w:tcBorders>
              <w:top w:val="single" w:color="auto" w:sz="4" w:space="0"/>
              <w:bottom w:val="single" w:color="auto" w:sz="12" w:space="0"/>
            </w:tcBorders>
            <w:vAlign w:val="center"/>
          </w:tcPr>
          <w:p w14:paraId="38175662">
            <w:pPr>
              <w:jc w:val="center"/>
              <w:rPr>
                <w:szCs w:val="21"/>
              </w:rPr>
            </w:pPr>
            <w:r>
              <w:rPr>
                <w:rFonts w:hint="eastAsia"/>
                <w:szCs w:val="21"/>
              </w:rPr>
              <w:t>TBC</w:t>
            </w:r>
          </w:p>
        </w:tc>
        <w:tc>
          <w:tcPr>
            <w:tcW w:w="593" w:type="pct"/>
            <w:tcBorders>
              <w:top w:val="single" w:color="auto" w:sz="4" w:space="0"/>
              <w:bottom w:val="single" w:color="auto" w:sz="12" w:space="0"/>
            </w:tcBorders>
            <w:vAlign w:val="center"/>
          </w:tcPr>
          <w:p w14:paraId="7259BFCC">
            <w:pPr>
              <w:jc w:val="center"/>
              <w:rPr>
                <w:szCs w:val="21"/>
              </w:rPr>
            </w:pPr>
            <w:r>
              <w:rPr>
                <w:rFonts w:hint="eastAsia"/>
                <w:szCs w:val="21"/>
              </w:rPr>
              <w:t>TBC</w:t>
            </w:r>
          </w:p>
        </w:tc>
        <w:tc>
          <w:tcPr>
            <w:tcW w:w="593" w:type="pct"/>
            <w:tcBorders>
              <w:top w:val="single" w:color="auto" w:sz="4" w:space="0"/>
              <w:bottom w:val="single" w:color="auto" w:sz="12" w:space="0"/>
            </w:tcBorders>
            <w:vAlign w:val="center"/>
          </w:tcPr>
          <w:p w14:paraId="781FD8E9">
            <w:pPr>
              <w:jc w:val="center"/>
              <w:rPr>
                <w:szCs w:val="21"/>
              </w:rPr>
            </w:pPr>
            <w:r>
              <w:rPr>
                <w:rFonts w:hint="eastAsia"/>
                <w:szCs w:val="21"/>
              </w:rPr>
              <w:t>/</w:t>
            </w:r>
          </w:p>
        </w:tc>
        <w:tc>
          <w:tcPr>
            <w:tcW w:w="830" w:type="pct"/>
            <w:tcBorders>
              <w:top w:val="single" w:color="auto" w:sz="4" w:space="0"/>
              <w:bottom w:val="single" w:color="auto" w:sz="12" w:space="0"/>
              <w:right w:val="single" w:color="auto" w:sz="12" w:space="0"/>
            </w:tcBorders>
            <w:vAlign w:val="center"/>
          </w:tcPr>
          <w:p w14:paraId="78D160BF">
            <w:pPr>
              <w:jc w:val="center"/>
              <w:rPr>
                <w:szCs w:val="21"/>
              </w:rPr>
            </w:pPr>
            <w:r>
              <w:rPr>
                <w:rFonts w:hint="eastAsia"/>
                <w:szCs w:val="21"/>
              </w:rPr>
              <w:t>借用原</w:t>
            </w:r>
            <w:r>
              <w:rPr>
                <w:szCs w:val="21"/>
              </w:rPr>
              <w:t>厂家</w:t>
            </w:r>
            <w:r>
              <w:rPr>
                <w:rFonts w:hint="eastAsia"/>
                <w:szCs w:val="21"/>
              </w:rPr>
              <w:t>提供</w:t>
            </w:r>
            <w:r>
              <w:rPr>
                <w:szCs w:val="21"/>
              </w:rPr>
              <w:t>的报告</w:t>
            </w:r>
          </w:p>
        </w:tc>
      </w:tr>
    </w:tbl>
    <w:p w14:paraId="356BA943">
      <w:pPr>
        <w:pStyle w:val="27"/>
      </w:pPr>
      <w:bookmarkStart w:id="404" w:name="_Toc176264510"/>
      <w:r>
        <w:rPr>
          <w:rFonts w:hint="eastAsia"/>
        </w:rPr>
        <w:t>试验设备、测试设备及要求</w:t>
      </w:r>
      <w:bookmarkEnd w:id="404"/>
    </w:p>
    <w:p w14:paraId="7E4935EB">
      <w:pPr>
        <w:pStyle w:val="24"/>
        <w:ind w:firstLine="480"/>
      </w:pPr>
      <w:r>
        <w:rPr>
          <w:rFonts w:hint="eastAsia"/>
        </w:rPr>
        <w:t>可</w:t>
      </w:r>
      <w:r>
        <w:t>燃性试验</w:t>
      </w:r>
      <w:r>
        <w:rPr>
          <w:rFonts w:hint="eastAsia"/>
        </w:rPr>
        <w:t>主要</w:t>
      </w:r>
      <w:r>
        <w:t>试验设备及仪器仪表</w:t>
      </w:r>
      <w:r>
        <w:rPr>
          <w:rFonts w:hint="eastAsia"/>
        </w:rPr>
        <w:t>见表39</w:t>
      </w:r>
      <w:r>
        <w:t>。</w:t>
      </w:r>
    </w:p>
    <w:p w14:paraId="59A67C9E">
      <w:pPr>
        <w:pStyle w:val="59"/>
        <w:numPr>
          <w:ilvl w:val="0"/>
          <w:numId w:val="7"/>
        </w:numPr>
        <w:rPr>
          <w:rFonts w:ascii="黑体" w:hAnsi="黑体" w:cs="宋体"/>
        </w:rPr>
      </w:pPr>
      <w:bookmarkStart w:id="405" w:name="_Toc176262545"/>
      <w:r>
        <w:rPr>
          <w:rFonts w:hint="eastAsia" w:ascii="黑体" w:hAnsi="黑体" w:cs="宋体"/>
        </w:rPr>
        <w:t>可</w:t>
      </w:r>
      <w:r>
        <w:rPr>
          <w:rFonts w:ascii="黑体" w:hAnsi="黑体" w:cs="宋体"/>
        </w:rPr>
        <w:t>燃性试验主要试验设备及仪器仪表</w:t>
      </w:r>
      <w:bookmarkEnd w:id="405"/>
    </w:p>
    <w:tbl>
      <w:tblPr>
        <w:tblStyle w:val="1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32"/>
        <w:gridCol w:w="1903"/>
        <w:gridCol w:w="1936"/>
        <w:gridCol w:w="1858"/>
        <w:gridCol w:w="2065"/>
        <w:gridCol w:w="1077"/>
      </w:tblGrid>
      <w:tr w14:paraId="38B0A8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402" w:type="pct"/>
            <w:vAlign w:val="center"/>
          </w:tcPr>
          <w:p w14:paraId="6307AA2A">
            <w:pPr>
              <w:adjustRightInd w:val="0"/>
              <w:snapToGrid w:val="0"/>
              <w:spacing w:before="156" w:after="156"/>
              <w:jc w:val="center"/>
              <w:textAlignment w:val="baseline"/>
              <w:rPr>
                <w:rFonts w:cs="宋体"/>
                <w:bCs/>
                <w:kern w:val="28"/>
                <w:szCs w:val="21"/>
              </w:rPr>
            </w:pPr>
            <w:r>
              <w:rPr>
                <w:rFonts w:hint="eastAsia" w:cs="宋体"/>
                <w:bCs/>
                <w:kern w:val="28"/>
                <w:szCs w:val="21"/>
              </w:rPr>
              <w:t>序号</w:t>
            </w:r>
          </w:p>
        </w:tc>
        <w:tc>
          <w:tcPr>
            <w:tcW w:w="1014" w:type="pct"/>
            <w:vAlign w:val="center"/>
          </w:tcPr>
          <w:p w14:paraId="3817F542">
            <w:pPr>
              <w:adjustRightInd w:val="0"/>
              <w:snapToGrid w:val="0"/>
              <w:spacing w:before="156" w:after="156"/>
              <w:jc w:val="center"/>
              <w:textAlignment w:val="baseline"/>
              <w:rPr>
                <w:rFonts w:cs="宋体"/>
                <w:bCs/>
                <w:kern w:val="28"/>
                <w:szCs w:val="21"/>
              </w:rPr>
            </w:pPr>
            <w:r>
              <w:rPr>
                <w:rFonts w:hint="eastAsia" w:cs="宋体"/>
                <w:bCs/>
                <w:kern w:val="28"/>
                <w:szCs w:val="21"/>
              </w:rPr>
              <w:t>设备名称</w:t>
            </w:r>
          </w:p>
        </w:tc>
        <w:tc>
          <w:tcPr>
            <w:tcW w:w="1031" w:type="pct"/>
            <w:vAlign w:val="center"/>
          </w:tcPr>
          <w:p w14:paraId="0A28C351">
            <w:pPr>
              <w:adjustRightInd w:val="0"/>
              <w:snapToGrid w:val="0"/>
              <w:spacing w:before="156" w:after="156"/>
              <w:jc w:val="center"/>
              <w:textAlignment w:val="baseline"/>
              <w:rPr>
                <w:rFonts w:cs="宋体"/>
                <w:bCs/>
                <w:kern w:val="28"/>
                <w:szCs w:val="21"/>
              </w:rPr>
            </w:pPr>
            <w:r>
              <w:rPr>
                <w:rFonts w:hint="eastAsia" w:cs="宋体"/>
                <w:bCs/>
                <w:kern w:val="28"/>
                <w:szCs w:val="21"/>
              </w:rPr>
              <w:t>用途</w:t>
            </w:r>
          </w:p>
        </w:tc>
        <w:tc>
          <w:tcPr>
            <w:tcW w:w="873" w:type="pct"/>
            <w:vAlign w:val="center"/>
          </w:tcPr>
          <w:p w14:paraId="58D9A1D6">
            <w:pPr>
              <w:adjustRightInd w:val="0"/>
              <w:snapToGrid w:val="0"/>
              <w:spacing w:before="156" w:after="156"/>
              <w:jc w:val="center"/>
              <w:textAlignment w:val="baseline"/>
              <w:rPr>
                <w:rFonts w:cs="宋体"/>
                <w:bCs/>
                <w:kern w:val="28"/>
                <w:szCs w:val="21"/>
              </w:rPr>
            </w:pPr>
            <w:r>
              <w:rPr>
                <w:rFonts w:hint="eastAsia" w:cs="宋体"/>
                <w:bCs/>
                <w:kern w:val="28"/>
                <w:szCs w:val="21"/>
              </w:rPr>
              <w:t>设备型号</w:t>
            </w:r>
          </w:p>
        </w:tc>
        <w:tc>
          <w:tcPr>
            <w:tcW w:w="1098" w:type="pct"/>
            <w:vAlign w:val="center"/>
          </w:tcPr>
          <w:p w14:paraId="30227D6A">
            <w:pPr>
              <w:adjustRightInd w:val="0"/>
              <w:snapToGrid w:val="0"/>
              <w:spacing w:before="156" w:after="156"/>
              <w:jc w:val="center"/>
              <w:textAlignment w:val="baseline"/>
              <w:rPr>
                <w:rFonts w:cs="宋体"/>
                <w:bCs/>
                <w:kern w:val="28"/>
                <w:szCs w:val="21"/>
              </w:rPr>
            </w:pPr>
            <w:r>
              <w:rPr>
                <w:rFonts w:hint="eastAsia" w:cs="宋体"/>
                <w:bCs/>
                <w:kern w:val="28"/>
                <w:szCs w:val="21"/>
              </w:rPr>
              <w:t>技术要求/精度</w:t>
            </w:r>
          </w:p>
        </w:tc>
        <w:tc>
          <w:tcPr>
            <w:tcW w:w="582" w:type="pct"/>
            <w:vAlign w:val="center"/>
          </w:tcPr>
          <w:p w14:paraId="363209D9">
            <w:pPr>
              <w:adjustRightInd w:val="0"/>
              <w:snapToGrid w:val="0"/>
              <w:spacing w:before="156" w:after="156"/>
              <w:jc w:val="center"/>
              <w:textAlignment w:val="baseline"/>
              <w:rPr>
                <w:rFonts w:cs="宋体"/>
                <w:bCs/>
                <w:kern w:val="28"/>
                <w:szCs w:val="21"/>
              </w:rPr>
            </w:pPr>
            <w:r>
              <w:rPr>
                <w:rFonts w:hint="eastAsia" w:cs="宋体"/>
                <w:bCs/>
                <w:kern w:val="28"/>
                <w:szCs w:val="21"/>
              </w:rPr>
              <w:t>校验方式</w:t>
            </w:r>
          </w:p>
        </w:tc>
      </w:tr>
      <w:tr w14:paraId="39A689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02" w:type="pct"/>
            <w:vAlign w:val="center"/>
          </w:tcPr>
          <w:p w14:paraId="6C3BC6E1">
            <w:pPr>
              <w:pStyle w:val="32"/>
              <w:numPr>
                <w:ilvl w:val="0"/>
                <w:numId w:val="54"/>
              </w:numPr>
              <w:adjustRightInd w:val="0"/>
              <w:snapToGrid w:val="0"/>
              <w:spacing w:before="156" w:after="156"/>
              <w:ind w:firstLineChars="0"/>
              <w:jc w:val="center"/>
              <w:textAlignment w:val="baseline"/>
              <w:rPr>
                <w:rFonts w:cs="宋体"/>
                <w:kern w:val="28"/>
                <w:szCs w:val="21"/>
              </w:rPr>
            </w:pPr>
          </w:p>
        </w:tc>
        <w:tc>
          <w:tcPr>
            <w:tcW w:w="1014" w:type="pct"/>
            <w:vAlign w:val="center"/>
          </w:tcPr>
          <w:p w14:paraId="4C4983EC">
            <w:pPr>
              <w:adjustRightInd w:val="0"/>
              <w:snapToGrid w:val="0"/>
              <w:spacing w:before="156" w:after="156"/>
              <w:jc w:val="center"/>
              <w:textAlignment w:val="baseline"/>
              <w:rPr>
                <w:szCs w:val="21"/>
              </w:rPr>
            </w:pPr>
            <w:r>
              <w:rPr>
                <w:rFonts w:hint="eastAsia"/>
                <w:szCs w:val="21"/>
              </w:rPr>
              <w:t>高低温湿热试验箱</w:t>
            </w:r>
          </w:p>
        </w:tc>
        <w:tc>
          <w:tcPr>
            <w:tcW w:w="1031" w:type="pct"/>
            <w:vAlign w:val="center"/>
          </w:tcPr>
          <w:p w14:paraId="3B56DB03">
            <w:pPr>
              <w:adjustRightInd w:val="0"/>
              <w:snapToGrid w:val="0"/>
              <w:spacing w:before="156" w:after="156"/>
              <w:jc w:val="center"/>
              <w:textAlignment w:val="baseline"/>
              <w:rPr>
                <w:szCs w:val="21"/>
              </w:rPr>
            </w:pPr>
            <w:r>
              <w:rPr>
                <w:rFonts w:hint="eastAsia"/>
                <w:szCs w:val="21"/>
              </w:rPr>
              <w:t>用于预处理</w:t>
            </w:r>
          </w:p>
        </w:tc>
        <w:tc>
          <w:tcPr>
            <w:tcW w:w="873" w:type="pct"/>
            <w:vAlign w:val="center"/>
          </w:tcPr>
          <w:p w14:paraId="0E1CD99C">
            <w:pPr>
              <w:adjustRightInd w:val="0"/>
              <w:snapToGrid w:val="0"/>
              <w:spacing w:before="156" w:after="156"/>
              <w:jc w:val="center"/>
              <w:textAlignment w:val="baseline"/>
              <w:rPr>
                <w:szCs w:val="21"/>
              </w:rPr>
            </w:pPr>
            <w:r>
              <w:rPr>
                <w:szCs w:val="21"/>
              </w:rPr>
              <w:t>CH1000C</w:t>
            </w:r>
          </w:p>
        </w:tc>
        <w:tc>
          <w:tcPr>
            <w:tcW w:w="1098" w:type="pct"/>
            <w:vAlign w:val="center"/>
          </w:tcPr>
          <w:p w14:paraId="03D4EF25">
            <w:pPr>
              <w:adjustRightInd w:val="0"/>
              <w:jc w:val="center"/>
              <w:textAlignment w:val="baseline"/>
              <w:rPr>
                <w:szCs w:val="21"/>
              </w:rPr>
            </w:pPr>
            <w:r>
              <w:rPr>
                <w:rFonts w:hint="eastAsia"/>
                <w:szCs w:val="21"/>
              </w:rPr>
              <w:t>温度偏差：±</w:t>
            </w:r>
            <w:r>
              <w:rPr>
                <w:szCs w:val="21"/>
              </w:rPr>
              <w:t>2.0</w:t>
            </w:r>
            <w:r>
              <w:rPr>
                <w:rFonts w:hint="eastAsia"/>
                <w:szCs w:val="21"/>
              </w:rPr>
              <w:t>℃</w:t>
            </w:r>
          </w:p>
          <w:p w14:paraId="1AE71E22">
            <w:pPr>
              <w:adjustRightInd w:val="0"/>
              <w:jc w:val="center"/>
              <w:textAlignment w:val="baseline"/>
              <w:rPr>
                <w:szCs w:val="21"/>
              </w:rPr>
            </w:pPr>
            <w:r>
              <w:rPr>
                <w:rFonts w:hint="eastAsia"/>
                <w:szCs w:val="21"/>
              </w:rPr>
              <w:t>湿度偏差：</w:t>
            </w:r>
            <w:r>
              <w:rPr>
                <w:szCs w:val="21"/>
              </w:rPr>
              <w:t>±4%</w:t>
            </w:r>
          </w:p>
        </w:tc>
        <w:tc>
          <w:tcPr>
            <w:tcW w:w="582" w:type="pct"/>
            <w:vAlign w:val="center"/>
          </w:tcPr>
          <w:p w14:paraId="2F7BC0F7">
            <w:pPr>
              <w:adjustRightInd w:val="0"/>
              <w:snapToGrid w:val="0"/>
              <w:spacing w:before="156" w:after="156"/>
              <w:jc w:val="center"/>
              <w:textAlignment w:val="baseline"/>
              <w:rPr>
                <w:rFonts w:cs="宋体"/>
                <w:kern w:val="28"/>
                <w:szCs w:val="21"/>
              </w:rPr>
            </w:pPr>
            <w:r>
              <w:rPr>
                <w:rFonts w:hint="eastAsia" w:cs="宋体"/>
                <w:kern w:val="28"/>
                <w:szCs w:val="21"/>
              </w:rPr>
              <w:t>设备校验</w:t>
            </w:r>
          </w:p>
        </w:tc>
      </w:tr>
      <w:tr w14:paraId="22B663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02" w:type="pct"/>
            <w:vAlign w:val="center"/>
          </w:tcPr>
          <w:p w14:paraId="44F83E3E">
            <w:pPr>
              <w:pStyle w:val="32"/>
              <w:numPr>
                <w:ilvl w:val="0"/>
                <w:numId w:val="54"/>
              </w:numPr>
              <w:adjustRightInd w:val="0"/>
              <w:snapToGrid w:val="0"/>
              <w:spacing w:before="156" w:after="156"/>
              <w:ind w:firstLineChars="0"/>
              <w:jc w:val="center"/>
              <w:textAlignment w:val="baseline"/>
              <w:rPr>
                <w:rFonts w:cs="宋体"/>
                <w:kern w:val="28"/>
                <w:szCs w:val="21"/>
              </w:rPr>
            </w:pPr>
          </w:p>
        </w:tc>
        <w:tc>
          <w:tcPr>
            <w:tcW w:w="1014" w:type="pct"/>
            <w:vAlign w:val="center"/>
          </w:tcPr>
          <w:p w14:paraId="02789DB4">
            <w:pPr>
              <w:adjustRightInd w:val="0"/>
              <w:snapToGrid w:val="0"/>
              <w:spacing w:before="156" w:after="156"/>
              <w:jc w:val="center"/>
              <w:textAlignment w:val="baseline"/>
              <w:rPr>
                <w:szCs w:val="21"/>
              </w:rPr>
            </w:pPr>
            <w:r>
              <w:rPr>
                <w:rFonts w:hint="eastAsia"/>
                <w:szCs w:val="21"/>
              </w:rPr>
              <w:t>航空及汽车内饰阻燃测试一体机</w:t>
            </w:r>
          </w:p>
        </w:tc>
        <w:tc>
          <w:tcPr>
            <w:tcW w:w="1031" w:type="pct"/>
            <w:vAlign w:val="center"/>
          </w:tcPr>
          <w:p w14:paraId="6846B950">
            <w:pPr>
              <w:adjustRightInd w:val="0"/>
              <w:snapToGrid w:val="0"/>
              <w:spacing w:before="156" w:after="156"/>
              <w:jc w:val="center"/>
              <w:textAlignment w:val="baseline"/>
              <w:rPr>
                <w:szCs w:val="21"/>
              </w:rPr>
            </w:pPr>
            <w:r>
              <w:rPr>
                <w:rFonts w:hint="eastAsia" w:cs="宋体"/>
                <w:kern w:val="0"/>
                <w:szCs w:val="21"/>
              </w:rPr>
              <w:t>防火可燃性C的60°</w:t>
            </w:r>
          </w:p>
        </w:tc>
        <w:tc>
          <w:tcPr>
            <w:tcW w:w="873" w:type="pct"/>
            <w:vAlign w:val="center"/>
          </w:tcPr>
          <w:p w14:paraId="7C40115F">
            <w:pPr>
              <w:adjustRightInd w:val="0"/>
              <w:snapToGrid w:val="0"/>
              <w:spacing w:before="156" w:after="156"/>
              <w:jc w:val="center"/>
              <w:textAlignment w:val="baseline"/>
              <w:rPr>
                <w:szCs w:val="21"/>
              </w:rPr>
            </w:pPr>
            <w:r>
              <w:rPr>
                <w:szCs w:val="21"/>
              </w:rPr>
              <w:t>TTech-DO160-T</w:t>
            </w:r>
          </w:p>
        </w:tc>
        <w:tc>
          <w:tcPr>
            <w:tcW w:w="1098" w:type="pct"/>
            <w:vAlign w:val="center"/>
          </w:tcPr>
          <w:p w14:paraId="40E75C27">
            <w:pPr>
              <w:adjustRightInd w:val="0"/>
              <w:jc w:val="center"/>
              <w:textAlignment w:val="baseline"/>
              <w:rPr>
                <w:szCs w:val="21"/>
              </w:rPr>
            </w:pPr>
            <w:r>
              <w:rPr>
                <w:rFonts w:hint="eastAsia"/>
                <w:szCs w:val="21"/>
              </w:rPr>
              <w:t>满足火焰高度：</w:t>
            </w:r>
            <w:r>
              <w:rPr>
                <w:szCs w:val="21"/>
              </w:rPr>
              <w:t xml:space="preserve"> 25mm~76mm</w:t>
            </w:r>
          </w:p>
          <w:p w14:paraId="06C71AB7">
            <w:pPr>
              <w:adjustRightInd w:val="0"/>
              <w:jc w:val="center"/>
              <w:textAlignment w:val="baseline"/>
              <w:rPr>
                <w:szCs w:val="21"/>
              </w:rPr>
            </w:pPr>
            <w:r>
              <w:rPr>
                <w:rFonts w:hint="eastAsia"/>
                <w:szCs w:val="21"/>
              </w:rPr>
              <w:t>允差</w:t>
            </w:r>
            <w:r>
              <w:rPr>
                <w:szCs w:val="21"/>
              </w:rPr>
              <w:t>±10mm</w:t>
            </w:r>
          </w:p>
        </w:tc>
        <w:tc>
          <w:tcPr>
            <w:tcW w:w="582" w:type="pct"/>
            <w:vAlign w:val="center"/>
          </w:tcPr>
          <w:p w14:paraId="1F588A17">
            <w:pPr>
              <w:adjustRightInd w:val="0"/>
              <w:snapToGrid w:val="0"/>
              <w:spacing w:before="156" w:after="156"/>
              <w:jc w:val="center"/>
              <w:textAlignment w:val="baseline"/>
              <w:rPr>
                <w:rFonts w:cs="宋体"/>
                <w:kern w:val="28"/>
                <w:szCs w:val="21"/>
              </w:rPr>
            </w:pPr>
            <w:r>
              <w:rPr>
                <w:rFonts w:hint="eastAsia" w:cs="宋体"/>
                <w:kern w:val="28"/>
                <w:szCs w:val="21"/>
              </w:rPr>
              <w:t>设备校验</w:t>
            </w:r>
          </w:p>
        </w:tc>
      </w:tr>
      <w:tr w14:paraId="02EB35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02" w:type="pct"/>
            <w:vAlign w:val="center"/>
          </w:tcPr>
          <w:p w14:paraId="4A0A98B8">
            <w:pPr>
              <w:pStyle w:val="32"/>
              <w:numPr>
                <w:ilvl w:val="0"/>
                <w:numId w:val="54"/>
              </w:numPr>
              <w:adjustRightInd w:val="0"/>
              <w:snapToGrid w:val="0"/>
              <w:spacing w:before="156" w:after="156"/>
              <w:ind w:firstLineChars="0"/>
              <w:jc w:val="center"/>
              <w:textAlignment w:val="baseline"/>
              <w:rPr>
                <w:rFonts w:cs="宋体"/>
                <w:kern w:val="28"/>
                <w:szCs w:val="21"/>
              </w:rPr>
            </w:pPr>
          </w:p>
        </w:tc>
        <w:tc>
          <w:tcPr>
            <w:tcW w:w="1014" w:type="pct"/>
            <w:vAlign w:val="center"/>
          </w:tcPr>
          <w:p w14:paraId="13919819">
            <w:pPr>
              <w:adjustRightInd w:val="0"/>
              <w:snapToGrid w:val="0"/>
              <w:spacing w:before="156" w:after="156"/>
              <w:jc w:val="center"/>
              <w:textAlignment w:val="baseline"/>
              <w:rPr>
                <w:szCs w:val="21"/>
              </w:rPr>
            </w:pPr>
            <w:r>
              <w:rPr>
                <w:rFonts w:hint="eastAsia"/>
                <w:szCs w:val="21"/>
              </w:rPr>
              <w:t>航空及汽车内饰阻燃测试一体机</w:t>
            </w:r>
          </w:p>
        </w:tc>
        <w:tc>
          <w:tcPr>
            <w:tcW w:w="1031" w:type="pct"/>
            <w:vAlign w:val="center"/>
          </w:tcPr>
          <w:p w14:paraId="5384B4F9">
            <w:pPr>
              <w:adjustRightInd w:val="0"/>
              <w:snapToGrid w:val="0"/>
              <w:spacing w:before="156" w:after="156"/>
              <w:jc w:val="center"/>
              <w:textAlignment w:val="baseline"/>
              <w:rPr>
                <w:szCs w:val="21"/>
              </w:rPr>
            </w:pPr>
            <w:r>
              <w:rPr>
                <w:rFonts w:hint="eastAsia" w:cs="宋体"/>
                <w:kern w:val="0"/>
                <w:szCs w:val="21"/>
              </w:rPr>
              <w:t>防火可燃性C的垂直和水平</w:t>
            </w:r>
          </w:p>
        </w:tc>
        <w:tc>
          <w:tcPr>
            <w:tcW w:w="873" w:type="pct"/>
            <w:vAlign w:val="center"/>
          </w:tcPr>
          <w:p w14:paraId="251F8FA6">
            <w:pPr>
              <w:adjustRightInd w:val="0"/>
              <w:snapToGrid w:val="0"/>
              <w:spacing w:before="156" w:after="156"/>
              <w:jc w:val="center"/>
              <w:textAlignment w:val="baseline"/>
              <w:rPr>
                <w:szCs w:val="21"/>
              </w:rPr>
            </w:pPr>
            <w:r>
              <w:rPr>
                <w:szCs w:val="21"/>
              </w:rPr>
              <w:t>TTech-GBT8410-T</w:t>
            </w:r>
          </w:p>
        </w:tc>
        <w:tc>
          <w:tcPr>
            <w:tcW w:w="1098" w:type="pct"/>
            <w:vAlign w:val="center"/>
          </w:tcPr>
          <w:p w14:paraId="46D688F4">
            <w:pPr>
              <w:adjustRightInd w:val="0"/>
              <w:jc w:val="center"/>
              <w:textAlignment w:val="baseline"/>
              <w:rPr>
                <w:szCs w:val="21"/>
              </w:rPr>
            </w:pPr>
            <w:r>
              <w:rPr>
                <w:rFonts w:hint="eastAsia"/>
                <w:szCs w:val="21"/>
              </w:rPr>
              <w:t>燃烧器内径：10mm±0.3mm</w:t>
            </w:r>
          </w:p>
          <w:p w14:paraId="2F50D494">
            <w:pPr>
              <w:adjustRightInd w:val="0"/>
              <w:jc w:val="center"/>
              <w:textAlignment w:val="baseline"/>
              <w:rPr>
                <w:szCs w:val="21"/>
              </w:rPr>
            </w:pPr>
            <w:r>
              <w:rPr>
                <w:rFonts w:hint="eastAsia"/>
                <w:szCs w:val="21"/>
              </w:rPr>
              <w:t>角度：0°±1°</w:t>
            </w:r>
          </w:p>
          <w:p w14:paraId="4AF806BC">
            <w:pPr>
              <w:adjustRightInd w:val="0"/>
              <w:jc w:val="center"/>
              <w:textAlignment w:val="baseline"/>
              <w:rPr>
                <w:szCs w:val="21"/>
              </w:rPr>
            </w:pPr>
            <w:r>
              <w:rPr>
                <w:rFonts w:hint="eastAsia"/>
                <w:szCs w:val="21"/>
              </w:rPr>
              <w:t>最大时间：999s±1s</w:t>
            </w:r>
          </w:p>
        </w:tc>
        <w:tc>
          <w:tcPr>
            <w:tcW w:w="582" w:type="pct"/>
            <w:vAlign w:val="center"/>
          </w:tcPr>
          <w:p w14:paraId="28273363">
            <w:pPr>
              <w:adjustRightInd w:val="0"/>
              <w:snapToGrid w:val="0"/>
              <w:spacing w:before="156" w:after="156"/>
              <w:jc w:val="center"/>
              <w:textAlignment w:val="baseline"/>
              <w:rPr>
                <w:rFonts w:cs="宋体"/>
                <w:kern w:val="28"/>
                <w:szCs w:val="21"/>
              </w:rPr>
            </w:pPr>
            <w:r>
              <w:rPr>
                <w:rFonts w:hint="eastAsia" w:cs="宋体"/>
                <w:kern w:val="28"/>
                <w:szCs w:val="21"/>
              </w:rPr>
              <w:t>设备校验</w:t>
            </w:r>
          </w:p>
        </w:tc>
      </w:tr>
      <w:tr w14:paraId="1F1C62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02" w:type="pct"/>
            <w:vAlign w:val="center"/>
          </w:tcPr>
          <w:p w14:paraId="14773073">
            <w:pPr>
              <w:pStyle w:val="32"/>
              <w:numPr>
                <w:ilvl w:val="0"/>
                <w:numId w:val="54"/>
              </w:numPr>
              <w:adjustRightInd w:val="0"/>
              <w:snapToGrid w:val="0"/>
              <w:spacing w:before="156" w:after="156"/>
              <w:ind w:firstLineChars="0"/>
              <w:jc w:val="center"/>
              <w:textAlignment w:val="baseline"/>
              <w:rPr>
                <w:rFonts w:cs="宋体"/>
                <w:kern w:val="28"/>
                <w:szCs w:val="21"/>
              </w:rPr>
            </w:pPr>
          </w:p>
        </w:tc>
        <w:tc>
          <w:tcPr>
            <w:tcW w:w="1014" w:type="pct"/>
            <w:vAlign w:val="center"/>
          </w:tcPr>
          <w:p w14:paraId="3B8A7642">
            <w:pPr>
              <w:adjustRightInd w:val="0"/>
              <w:snapToGrid w:val="0"/>
              <w:spacing w:before="156" w:after="156"/>
              <w:jc w:val="center"/>
              <w:textAlignment w:val="baseline"/>
              <w:rPr>
                <w:szCs w:val="21"/>
              </w:rPr>
            </w:pPr>
            <w:r>
              <w:rPr>
                <w:rFonts w:hint="eastAsia"/>
                <w:szCs w:val="21"/>
              </w:rPr>
              <w:t>钢卷尺</w:t>
            </w:r>
          </w:p>
        </w:tc>
        <w:tc>
          <w:tcPr>
            <w:tcW w:w="1031" w:type="pct"/>
            <w:vAlign w:val="center"/>
          </w:tcPr>
          <w:p w14:paraId="49E7A196">
            <w:pPr>
              <w:adjustRightInd w:val="0"/>
              <w:snapToGrid w:val="0"/>
              <w:spacing w:before="156" w:after="156"/>
              <w:jc w:val="center"/>
              <w:textAlignment w:val="baseline"/>
              <w:rPr>
                <w:rFonts w:cs="宋体"/>
                <w:kern w:val="0"/>
                <w:szCs w:val="21"/>
              </w:rPr>
            </w:pPr>
            <w:r>
              <w:rPr>
                <w:rFonts w:hint="eastAsia" w:cs="宋体"/>
                <w:kern w:val="0"/>
                <w:szCs w:val="21"/>
              </w:rPr>
              <w:t>用于距离测量</w:t>
            </w:r>
          </w:p>
        </w:tc>
        <w:tc>
          <w:tcPr>
            <w:tcW w:w="873" w:type="pct"/>
            <w:vAlign w:val="center"/>
          </w:tcPr>
          <w:p w14:paraId="562EC8A3">
            <w:pPr>
              <w:adjustRightInd w:val="0"/>
              <w:snapToGrid w:val="0"/>
              <w:spacing w:before="156" w:after="156"/>
              <w:jc w:val="center"/>
              <w:textAlignment w:val="baseline"/>
              <w:rPr>
                <w:szCs w:val="21"/>
              </w:rPr>
            </w:pPr>
            <w:r>
              <w:rPr>
                <w:kern w:val="0"/>
                <w:szCs w:val="21"/>
              </w:rPr>
              <w:t>10m</w:t>
            </w:r>
          </w:p>
        </w:tc>
        <w:tc>
          <w:tcPr>
            <w:tcW w:w="1098" w:type="pct"/>
            <w:vAlign w:val="center"/>
          </w:tcPr>
          <w:p w14:paraId="5BD40A8D">
            <w:pPr>
              <w:adjustRightInd w:val="0"/>
              <w:jc w:val="center"/>
              <w:textAlignment w:val="baseline"/>
              <w:rPr>
                <w:szCs w:val="21"/>
              </w:rPr>
            </w:pPr>
            <w:r>
              <w:rPr>
                <w:szCs w:val="21"/>
              </w:rPr>
              <w:t>允差±5.0mm</w:t>
            </w:r>
          </w:p>
        </w:tc>
        <w:tc>
          <w:tcPr>
            <w:tcW w:w="582" w:type="pct"/>
            <w:vAlign w:val="center"/>
          </w:tcPr>
          <w:p w14:paraId="70A5AE4B">
            <w:pPr>
              <w:adjustRightInd w:val="0"/>
              <w:snapToGrid w:val="0"/>
              <w:spacing w:before="156" w:after="156"/>
              <w:jc w:val="center"/>
              <w:textAlignment w:val="baseline"/>
              <w:rPr>
                <w:rFonts w:cs="宋体"/>
                <w:kern w:val="28"/>
                <w:szCs w:val="21"/>
              </w:rPr>
            </w:pPr>
            <w:r>
              <w:rPr>
                <w:rFonts w:hint="eastAsia" w:cs="宋体"/>
                <w:kern w:val="28"/>
                <w:szCs w:val="21"/>
              </w:rPr>
              <w:t>设备校验</w:t>
            </w:r>
          </w:p>
        </w:tc>
      </w:tr>
      <w:tr w14:paraId="57673A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02" w:type="pct"/>
            <w:vAlign w:val="center"/>
          </w:tcPr>
          <w:p w14:paraId="1F04D14B">
            <w:pPr>
              <w:pStyle w:val="32"/>
              <w:numPr>
                <w:ilvl w:val="0"/>
                <w:numId w:val="54"/>
              </w:numPr>
              <w:adjustRightInd w:val="0"/>
              <w:snapToGrid w:val="0"/>
              <w:spacing w:before="156" w:after="156"/>
              <w:ind w:firstLineChars="0"/>
              <w:jc w:val="center"/>
              <w:textAlignment w:val="baseline"/>
              <w:rPr>
                <w:rFonts w:cs="宋体"/>
                <w:kern w:val="28"/>
                <w:szCs w:val="21"/>
              </w:rPr>
            </w:pPr>
          </w:p>
        </w:tc>
        <w:tc>
          <w:tcPr>
            <w:tcW w:w="1014" w:type="pct"/>
            <w:vAlign w:val="center"/>
          </w:tcPr>
          <w:p w14:paraId="16DDDB8D">
            <w:pPr>
              <w:adjustRightInd w:val="0"/>
              <w:snapToGrid w:val="0"/>
              <w:spacing w:before="156" w:after="156"/>
              <w:jc w:val="center"/>
              <w:textAlignment w:val="baseline"/>
              <w:rPr>
                <w:szCs w:val="21"/>
              </w:rPr>
            </w:pPr>
            <w:r>
              <w:rPr>
                <w:rFonts w:hint="eastAsia"/>
                <w:szCs w:val="21"/>
              </w:rPr>
              <w:t>温湿度变送记录仪</w:t>
            </w:r>
          </w:p>
        </w:tc>
        <w:tc>
          <w:tcPr>
            <w:tcW w:w="1031" w:type="pct"/>
            <w:vAlign w:val="center"/>
          </w:tcPr>
          <w:p w14:paraId="583C77A1">
            <w:pPr>
              <w:adjustRightInd w:val="0"/>
              <w:snapToGrid w:val="0"/>
              <w:spacing w:before="156" w:after="156"/>
              <w:jc w:val="center"/>
              <w:textAlignment w:val="baseline"/>
              <w:rPr>
                <w:szCs w:val="21"/>
              </w:rPr>
            </w:pPr>
            <w:r>
              <w:rPr>
                <w:rFonts w:hint="eastAsia"/>
                <w:szCs w:val="21"/>
              </w:rPr>
              <w:t>用于测量试验室大气温湿度</w:t>
            </w:r>
          </w:p>
        </w:tc>
        <w:tc>
          <w:tcPr>
            <w:tcW w:w="873" w:type="pct"/>
            <w:vAlign w:val="center"/>
          </w:tcPr>
          <w:p w14:paraId="22C6394D">
            <w:pPr>
              <w:adjustRightInd w:val="0"/>
              <w:snapToGrid w:val="0"/>
              <w:spacing w:before="156" w:after="156"/>
              <w:jc w:val="center"/>
              <w:textAlignment w:val="baseline"/>
              <w:rPr>
                <w:szCs w:val="21"/>
              </w:rPr>
            </w:pPr>
            <w:r>
              <w:rPr>
                <w:rFonts w:hint="eastAsia"/>
                <w:szCs w:val="21"/>
              </w:rPr>
              <w:t>RS-WS-WIFI-6J</w:t>
            </w:r>
          </w:p>
        </w:tc>
        <w:tc>
          <w:tcPr>
            <w:tcW w:w="1098" w:type="pct"/>
            <w:vAlign w:val="center"/>
          </w:tcPr>
          <w:p w14:paraId="29910256">
            <w:pPr>
              <w:adjustRightInd w:val="0"/>
              <w:jc w:val="center"/>
              <w:textAlignment w:val="baseline"/>
              <w:rPr>
                <w:szCs w:val="21"/>
              </w:rPr>
            </w:pPr>
            <w:r>
              <w:rPr>
                <w:szCs w:val="21"/>
              </w:rPr>
              <w:t>允许误差：±7%RH</w:t>
            </w:r>
          </w:p>
          <w:p w14:paraId="3B135C08">
            <w:pPr>
              <w:adjustRightInd w:val="0"/>
              <w:jc w:val="center"/>
              <w:textAlignment w:val="baseline"/>
              <w:rPr>
                <w:szCs w:val="21"/>
              </w:rPr>
            </w:pPr>
            <w:r>
              <w:rPr>
                <w:rFonts w:hint="eastAsia"/>
                <w:szCs w:val="21"/>
              </w:rPr>
              <w:t>±2℃</w:t>
            </w:r>
          </w:p>
        </w:tc>
        <w:tc>
          <w:tcPr>
            <w:tcW w:w="582" w:type="pct"/>
            <w:vAlign w:val="center"/>
          </w:tcPr>
          <w:p w14:paraId="70BE80FC">
            <w:pPr>
              <w:adjustRightInd w:val="0"/>
              <w:snapToGrid w:val="0"/>
              <w:spacing w:before="156" w:after="156"/>
              <w:jc w:val="center"/>
              <w:textAlignment w:val="baseline"/>
              <w:rPr>
                <w:rFonts w:cs="宋体"/>
                <w:kern w:val="28"/>
                <w:szCs w:val="21"/>
              </w:rPr>
            </w:pPr>
            <w:r>
              <w:rPr>
                <w:rFonts w:hint="eastAsia" w:cs="宋体"/>
                <w:kern w:val="28"/>
                <w:szCs w:val="21"/>
              </w:rPr>
              <w:t>设备校验</w:t>
            </w:r>
          </w:p>
        </w:tc>
      </w:tr>
      <w:tr w14:paraId="1F079A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02" w:type="pct"/>
            <w:vAlign w:val="center"/>
          </w:tcPr>
          <w:p w14:paraId="2E48DDD0">
            <w:pPr>
              <w:pStyle w:val="32"/>
              <w:numPr>
                <w:ilvl w:val="0"/>
                <w:numId w:val="54"/>
              </w:numPr>
              <w:adjustRightInd w:val="0"/>
              <w:snapToGrid w:val="0"/>
              <w:spacing w:before="156" w:after="156"/>
              <w:ind w:firstLineChars="0"/>
              <w:jc w:val="center"/>
              <w:textAlignment w:val="baseline"/>
              <w:rPr>
                <w:rFonts w:cs="宋体"/>
                <w:kern w:val="28"/>
                <w:szCs w:val="21"/>
              </w:rPr>
            </w:pPr>
          </w:p>
        </w:tc>
        <w:tc>
          <w:tcPr>
            <w:tcW w:w="1014" w:type="pct"/>
            <w:vAlign w:val="center"/>
          </w:tcPr>
          <w:p w14:paraId="3C7245A3">
            <w:pPr>
              <w:adjustRightInd w:val="0"/>
              <w:snapToGrid w:val="0"/>
              <w:spacing w:before="156" w:after="156"/>
              <w:jc w:val="center"/>
              <w:textAlignment w:val="baseline"/>
              <w:rPr>
                <w:szCs w:val="21"/>
              </w:rPr>
            </w:pPr>
            <w:r>
              <w:rPr>
                <w:rFonts w:hint="eastAsia"/>
                <w:szCs w:val="21"/>
              </w:rPr>
              <w:t>数字大气压力表</w:t>
            </w:r>
          </w:p>
        </w:tc>
        <w:tc>
          <w:tcPr>
            <w:tcW w:w="1031" w:type="pct"/>
            <w:vAlign w:val="center"/>
          </w:tcPr>
          <w:p w14:paraId="06E6463A">
            <w:pPr>
              <w:adjustRightInd w:val="0"/>
              <w:snapToGrid w:val="0"/>
              <w:spacing w:before="156" w:after="156"/>
              <w:jc w:val="center"/>
              <w:textAlignment w:val="baseline"/>
              <w:rPr>
                <w:szCs w:val="21"/>
              </w:rPr>
            </w:pPr>
            <w:r>
              <w:rPr>
                <w:rFonts w:hint="eastAsia"/>
                <w:szCs w:val="21"/>
              </w:rPr>
              <w:t>用于测量试验室大气压力</w:t>
            </w:r>
          </w:p>
        </w:tc>
        <w:tc>
          <w:tcPr>
            <w:tcW w:w="873" w:type="pct"/>
            <w:vAlign w:val="center"/>
          </w:tcPr>
          <w:p w14:paraId="4B20C189">
            <w:pPr>
              <w:adjustRightInd w:val="0"/>
              <w:snapToGrid w:val="0"/>
              <w:spacing w:before="156" w:after="156"/>
              <w:jc w:val="center"/>
              <w:textAlignment w:val="baseline"/>
              <w:rPr>
                <w:szCs w:val="21"/>
              </w:rPr>
            </w:pPr>
            <w:r>
              <w:rPr>
                <w:rFonts w:hint="eastAsia"/>
                <w:szCs w:val="21"/>
              </w:rPr>
              <w:t>BY-2003P</w:t>
            </w:r>
          </w:p>
        </w:tc>
        <w:tc>
          <w:tcPr>
            <w:tcW w:w="1098" w:type="pct"/>
            <w:vAlign w:val="center"/>
          </w:tcPr>
          <w:p w14:paraId="42AD93E3">
            <w:pPr>
              <w:adjustRightInd w:val="0"/>
              <w:jc w:val="center"/>
              <w:textAlignment w:val="baseline"/>
              <w:rPr>
                <w:szCs w:val="21"/>
              </w:rPr>
            </w:pPr>
            <w:r>
              <w:rPr>
                <w:szCs w:val="21"/>
              </w:rPr>
              <w:t>允差：±0.5kPa</w:t>
            </w:r>
          </w:p>
        </w:tc>
        <w:tc>
          <w:tcPr>
            <w:tcW w:w="582" w:type="pct"/>
            <w:vAlign w:val="center"/>
          </w:tcPr>
          <w:p w14:paraId="180F539E">
            <w:pPr>
              <w:adjustRightInd w:val="0"/>
              <w:snapToGrid w:val="0"/>
              <w:spacing w:before="156" w:after="156"/>
              <w:jc w:val="center"/>
              <w:textAlignment w:val="baseline"/>
              <w:rPr>
                <w:rFonts w:cs="宋体"/>
                <w:kern w:val="28"/>
                <w:szCs w:val="21"/>
              </w:rPr>
            </w:pPr>
            <w:r>
              <w:rPr>
                <w:rFonts w:hint="eastAsia" w:cs="宋体"/>
                <w:kern w:val="28"/>
                <w:szCs w:val="21"/>
              </w:rPr>
              <w:t>设备校验</w:t>
            </w:r>
          </w:p>
        </w:tc>
      </w:tr>
      <w:tr w14:paraId="47B468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000" w:type="pct"/>
            <w:gridSpan w:val="6"/>
            <w:vAlign w:val="center"/>
          </w:tcPr>
          <w:p w14:paraId="01B78E3D">
            <w:pPr>
              <w:adjustRightInd w:val="0"/>
              <w:snapToGrid w:val="0"/>
              <w:spacing w:before="156" w:after="156"/>
              <w:jc w:val="center"/>
              <w:textAlignment w:val="baseline"/>
              <w:rPr>
                <w:rFonts w:cs="宋体"/>
                <w:iCs/>
                <w:kern w:val="28"/>
                <w:szCs w:val="21"/>
              </w:rPr>
            </w:pPr>
            <w:r>
              <w:rPr>
                <w:rFonts w:hint="eastAsia" w:cs="宋体"/>
                <w:bCs/>
                <w:iCs/>
                <w:kern w:val="28"/>
                <w:szCs w:val="21"/>
              </w:rPr>
              <w:t>注：1.</w:t>
            </w:r>
            <w:r>
              <w:rPr>
                <w:rFonts w:hint="eastAsia" w:cs="宋体"/>
                <w:iCs/>
                <w:kern w:val="0"/>
                <w:szCs w:val="21"/>
              </w:rPr>
              <w:t>若选择的试验设备精度/量程比原试验设备等同或更优</w:t>
            </w:r>
            <w:r>
              <w:rPr>
                <w:rFonts w:hint="eastAsia" w:cs="宋体"/>
                <w:iCs/>
                <w:kern w:val="28"/>
                <w:szCs w:val="21"/>
              </w:rPr>
              <w:t>，则允许更换设备进行试验。</w:t>
            </w:r>
          </w:p>
          <w:p w14:paraId="79D85CD9">
            <w:pPr>
              <w:adjustRightInd w:val="0"/>
              <w:snapToGrid w:val="0"/>
              <w:spacing w:before="156" w:after="156"/>
              <w:jc w:val="center"/>
              <w:textAlignment w:val="baseline"/>
              <w:rPr>
                <w:rFonts w:cs="宋体"/>
                <w:iCs/>
                <w:kern w:val="28"/>
                <w:szCs w:val="21"/>
              </w:rPr>
            </w:pPr>
            <w:r>
              <w:rPr>
                <w:rFonts w:hint="eastAsia" w:cs="宋体"/>
                <w:iCs/>
                <w:kern w:val="28"/>
                <w:szCs w:val="21"/>
              </w:rPr>
              <w:t>2．实际使用的设备/仪器，由试验单位记录，并在试验报告中明确，如存在差异，应在试验报告中进行分析。</w:t>
            </w:r>
          </w:p>
          <w:p w14:paraId="7C6EF4DB">
            <w:pPr>
              <w:adjustRightInd w:val="0"/>
              <w:snapToGrid w:val="0"/>
              <w:spacing w:before="156" w:after="156"/>
              <w:jc w:val="center"/>
              <w:textAlignment w:val="baseline"/>
              <w:rPr>
                <w:rFonts w:cs="Calibri"/>
                <w:b/>
                <w:i/>
                <w:kern w:val="28"/>
                <w:szCs w:val="21"/>
              </w:rPr>
            </w:pPr>
            <w:r>
              <w:rPr>
                <w:rFonts w:hint="eastAsia" w:cs="宋体"/>
                <w:bCs/>
                <w:iCs/>
                <w:kern w:val="28"/>
                <w:szCs w:val="21"/>
              </w:rPr>
              <w:t>3</w:t>
            </w:r>
            <w:r>
              <w:rPr>
                <w:rFonts w:hint="eastAsia" w:cs="宋体"/>
                <w:b/>
                <w:iCs/>
                <w:kern w:val="28"/>
                <w:szCs w:val="21"/>
              </w:rPr>
              <w:t>.</w:t>
            </w:r>
            <w:r>
              <w:rPr>
                <w:rFonts w:hint="eastAsia" w:cs="宋体"/>
                <w:iCs/>
                <w:kern w:val="0"/>
                <w:szCs w:val="21"/>
              </w:rPr>
              <w:t>所有未标注数量的设备，默认数量为1。</w:t>
            </w:r>
          </w:p>
        </w:tc>
      </w:tr>
    </w:tbl>
    <w:p w14:paraId="6F16E29B">
      <w:pPr>
        <w:pStyle w:val="27"/>
      </w:pPr>
      <w:bookmarkStart w:id="406" w:name="_Toc176264511"/>
      <w:r>
        <w:rPr>
          <w:rFonts w:hint="eastAsia"/>
        </w:rPr>
        <w:t>试验布置和连接</w:t>
      </w:r>
      <w:bookmarkEnd w:id="406"/>
    </w:p>
    <w:p w14:paraId="5C00394F">
      <w:pPr>
        <w:pStyle w:val="24"/>
        <w:ind w:firstLine="480"/>
      </w:pPr>
      <w:r>
        <w:rPr>
          <w:rFonts w:hint="eastAsia"/>
        </w:rPr>
        <w:t>可</w:t>
      </w:r>
      <w:r>
        <w:t>燃性</w:t>
      </w:r>
      <w:r>
        <w:rPr>
          <w:rFonts w:hint="eastAsia"/>
        </w:rPr>
        <w:t>试验</w:t>
      </w:r>
      <w:r>
        <w:t>布局</w:t>
      </w:r>
      <w:r>
        <w:rPr>
          <w:rFonts w:hint="eastAsia"/>
        </w:rPr>
        <w:t>如所示图49</w:t>
      </w:r>
      <w:r>
        <w:t>。</w:t>
      </w:r>
    </w:p>
    <w:p w14:paraId="0FA38636">
      <w:pPr>
        <w:pStyle w:val="24"/>
        <w:ind w:firstLine="480"/>
        <w:jc w:val="center"/>
      </w:pPr>
      <w:r>
        <w:drawing>
          <wp:inline distT="0" distB="0" distL="0" distR="0">
            <wp:extent cx="2686050" cy="312420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2686050" cy="3124200"/>
                    </a:xfrm>
                    <a:prstGeom prst="rect">
                      <a:avLst/>
                    </a:prstGeom>
                    <a:noFill/>
                    <a:ln>
                      <a:noFill/>
                    </a:ln>
                  </pic:spPr>
                </pic:pic>
              </a:graphicData>
            </a:graphic>
          </wp:inline>
        </w:drawing>
      </w:r>
    </w:p>
    <w:p w14:paraId="0F60786C">
      <w:pPr>
        <w:pStyle w:val="61"/>
        <w:numPr>
          <w:ilvl w:val="0"/>
          <w:numId w:val="8"/>
        </w:numPr>
        <w:rPr>
          <w:rFonts w:ascii="黑体" w:hAnsi="黑体" w:cs="宋体"/>
        </w:rPr>
      </w:pPr>
      <w:bookmarkStart w:id="407" w:name="_Toc176262603"/>
      <w:r>
        <w:rPr>
          <w:rFonts w:hint="eastAsia" w:ascii="黑体" w:hAnsi="黑体" w:cs="宋体"/>
        </w:rPr>
        <w:t>试验</w:t>
      </w:r>
      <w:r>
        <w:rPr>
          <w:rFonts w:ascii="黑体" w:hAnsi="黑体" w:cs="宋体"/>
        </w:rPr>
        <w:t>布局</w:t>
      </w:r>
      <w:r>
        <w:rPr>
          <w:rFonts w:hint="eastAsia" w:ascii="黑体" w:hAnsi="黑体" w:cs="宋体"/>
        </w:rPr>
        <w:t>示意</w:t>
      </w:r>
      <w:r>
        <w:rPr>
          <w:rFonts w:ascii="黑体" w:hAnsi="黑体" w:cs="宋体"/>
        </w:rPr>
        <w:t>图</w:t>
      </w:r>
      <w:bookmarkEnd w:id="407"/>
    </w:p>
    <w:p w14:paraId="02F8808F">
      <w:pPr>
        <w:pStyle w:val="27"/>
      </w:pPr>
      <w:bookmarkStart w:id="408" w:name="_Toc176264512"/>
      <w:r>
        <w:rPr>
          <w:rFonts w:hint="eastAsia"/>
        </w:rPr>
        <w:t>试验件、试验装置（试验前）的制造符合性要求</w:t>
      </w:r>
      <w:bookmarkEnd w:id="408"/>
    </w:p>
    <w:p w14:paraId="12689FB4">
      <w:pPr>
        <w:pStyle w:val="32"/>
        <w:spacing w:line="500" w:lineRule="exact"/>
        <w:ind w:firstLine="563" w:firstLineChars="0"/>
        <w:rPr>
          <w:rFonts w:ascii="Times New Roman" w:hAnsi="Times New Roman" w:cs="宋体"/>
          <w:sz w:val="24"/>
          <w:szCs w:val="21"/>
        </w:rPr>
      </w:pPr>
      <w:r>
        <w:rPr>
          <w:rFonts w:hint="eastAsia" w:ascii="Times New Roman" w:hAnsi="Times New Roman" w:cs="宋体"/>
          <w:sz w:val="24"/>
          <w:szCs w:val="21"/>
        </w:rPr>
        <w:t>试验件状态应满足“6.试验产品/设备说明”构型和产品状态要求，确定试验件按照12.1要求完成了产品验收测试。</w:t>
      </w:r>
    </w:p>
    <w:p w14:paraId="52C3873F">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确保试验件、陪试件、试验装置，在试验前按照25.3-25.5的要求，进行了相应的安装和连接。</w:t>
      </w:r>
    </w:p>
    <w:p w14:paraId="322857FA">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确保试验人员资质符合“10. 试验人员”的要求。</w:t>
      </w:r>
    </w:p>
    <w:p w14:paraId="50C3CE5D">
      <w:pPr>
        <w:pStyle w:val="27"/>
      </w:pPr>
      <w:bookmarkStart w:id="409" w:name="_Toc176264513"/>
      <w:r>
        <w:rPr>
          <w:rFonts w:hint="eastAsia"/>
        </w:rPr>
        <w:t>试验</w:t>
      </w:r>
      <w:r>
        <w:t>程序</w:t>
      </w:r>
      <w:bookmarkEnd w:id="409"/>
    </w:p>
    <w:p w14:paraId="02D096A3">
      <w:pPr>
        <w:pStyle w:val="32"/>
        <w:spacing w:line="360" w:lineRule="auto"/>
        <w:ind w:firstLine="480"/>
        <w:rPr>
          <w:rFonts w:ascii="Times New Roman" w:hAnsi="Times New Roman" w:cs="宋体"/>
          <w:sz w:val="24"/>
          <w:szCs w:val="21"/>
        </w:rPr>
      </w:pPr>
      <w:r>
        <w:rPr>
          <w:rFonts w:ascii="Times New Roman" w:hAnsi="Times New Roman" w:cs="宋体"/>
          <w:sz w:val="24"/>
          <w:szCs w:val="21"/>
        </w:rPr>
        <w:t>可燃性</w:t>
      </w:r>
      <w:r>
        <w:rPr>
          <w:rFonts w:hint="eastAsia" w:ascii="Times New Roman" w:hAnsi="Times New Roman" w:cs="宋体"/>
          <w:sz w:val="24"/>
          <w:szCs w:val="21"/>
        </w:rPr>
        <w:t>－垂直12s本生灯试验参数设定应按照25.2章节所示进行试验。试验人员应在试验环境搭建完成后予以检查确认试验参数设置，待确认满足要求后再开始试验。</w:t>
      </w:r>
    </w:p>
    <w:p w14:paraId="172F9E52">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在附录B检测记录表</w:t>
      </w:r>
      <w:r>
        <w:rPr>
          <w:rFonts w:ascii="Times New Roman" w:hAnsi="Times New Roman" w:cs="宋体"/>
          <w:sz w:val="24"/>
          <w:szCs w:val="21"/>
        </w:rPr>
        <w:t>中</w:t>
      </w:r>
      <w:r>
        <w:rPr>
          <w:rFonts w:hint="eastAsia" w:ascii="Times New Roman" w:hAnsi="Times New Roman" w:cs="宋体"/>
          <w:sz w:val="24"/>
          <w:szCs w:val="21"/>
        </w:rPr>
        <w:t>记录</w:t>
      </w:r>
      <w:r>
        <w:rPr>
          <w:rFonts w:ascii="Times New Roman" w:hAnsi="Times New Roman" w:cs="宋体"/>
          <w:sz w:val="24"/>
          <w:szCs w:val="21"/>
        </w:rPr>
        <w:t>试验设备相关信息及试验开始</w:t>
      </w:r>
      <w:r>
        <w:rPr>
          <w:rFonts w:hint="eastAsia" w:ascii="Times New Roman" w:hAnsi="Times New Roman" w:cs="宋体"/>
          <w:sz w:val="24"/>
          <w:szCs w:val="21"/>
        </w:rPr>
        <w:t>和结束</w:t>
      </w:r>
      <w:r>
        <w:rPr>
          <w:rFonts w:ascii="Times New Roman" w:hAnsi="Times New Roman" w:cs="宋体"/>
          <w:sz w:val="24"/>
          <w:szCs w:val="21"/>
        </w:rPr>
        <w:t>时间等内容，全程观察试验设备运行状态</w:t>
      </w:r>
      <w:r>
        <w:rPr>
          <w:rFonts w:hint="eastAsia" w:ascii="Times New Roman" w:hAnsi="Times New Roman" w:cs="宋体"/>
          <w:sz w:val="24"/>
          <w:szCs w:val="21"/>
        </w:rPr>
        <w:t>。</w:t>
      </w:r>
    </w:p>
    <w:p w14:paraId="18D95EA0">
      <w:pPr>
        <w:pStyle w:val="24"/>
        <w:numPr>
          <w:ilvl w:val="0"/>
          <w:numId w:val="55"/>
        </w:numPr>
        <w:ind w:firstLineChars="0"/>
      </w:pPr>
      <w:r>
        <w:rPr>
          <w:rFonts w:hint="eastAsia"/>
        </w:rPr>
        <w:t>在试验室环境下，受试样件</w:t>
      </w:r>
      <w:r>
        <w:t>安装在</w:t>
      </w:r>
      <w:r>
        <w:rPr>
          <w:rFonts w:hint="eastAsia"/>
        </w:rPr>
        <w:t>试验箱内，</w:t>
      </w:r>
      <w:r>
        <w:t>在温度</w:t>
      </w:r>
      <w:r>
        <w:rPr>
          <w:rFonts w:hint="eastAsia"/>
        </w:rPr>
        <w:t>21℃±3℃，</w:t>
      </w:r>
      <w:r>
        <w:t>相对湿度</w:t>
      </w:r>
      <w:r>
        <w:rPr>
          <w:rFonts w:hint="eastAsia"/>
        </w:rPr>
        <w:t>5</w:t>
      </w:r>
      <w:r>
        <w:t>0%</w:t>
      </w:r>
      <w:r>
        <w:rPr>
          <w:rFonts w:hint="eastAsia"/>
        </w:rPr>
        <w:t>±5</w:t>
      </w:r>
      <w:r>
        <w:t>%的</w:t>
      </w:r>
      <w:r>
        <w:rPr>
          <w:rFonts w:hint="eastAsia"/>
        </w:rPr>
        <w:t>预处理试验</w:t>
      </w:r>
      <w:r>
        <w:t>箱中放置</w:t>
      </w:r>
      <w:r>
        <w:rPr>
          <w:rFonts w:hint="eastAsia"/>
        </w:rPr>
        <w:t>至少24</w:t>
      </w:r>
      <w:r>
        <w:t>h</w:t>
      </w:r>
      <w:r>
        <w:rPr>
          <w:rFonts w:hint="eastAsia"/>
        </w:rPr>
        <w:t>，</w:t>
      </w:r>
      <w:r>
        <w:t>试验时每次只能从</w:t>
      </w:r>
      <w:r>
        <w:rPr>
          <w:rFonts w:hint="eastAsia"/>
        </w:rPr>
        <w:t>预处理试验</w:t>
      </w:r>
      <w:r>
        <w:t>箱中</w:t>
      </w:r>
      <w:r>
        <w:rPr>
          <w:rFonts w:hint="eastAsia"/>
        </w:rPr>
        <w:t>取出</w:t>
      </w:r>
      <w:r>
        <w:t>一个受试样件且立即进行试验</w:t>
      </w:r>
      <w:r>
        <w:rPr>
          <w:rFonts w:hint="eastAsia"/>
        </w:rPr>
        <w:t>；</w:t>
      </w:r>
    </w:p>
    <w:p w14:paraId="660FD865">
      <w:pPr>
        <w:pStyle w:val="24"/>
        <w:numPr>
          <w:ilvl w:val="0"/>
          <w:numId w:val="55"/>
        </w:numPr>
        <w:ind w:firstLineChars="0"/>
      </w:pPr>
      <w:r>
        <w:rPr>
          <w:rFonts w:hint="eastAsia"/>
        </w:rPr>
        <w:t>取出</w:t>
      </w:r>
      <w:r>
        <w:t>一个受试样件，夹紧样件的两个长边（</w:t>
      </w:r>
      <w:r>
        <w:rPr>
          <w:rFonts w:hint="eastAsia"/>
        </w:rPr>
        <w:t>如图25-1所示</w:t>
      </w:r>
      <w:r>
        <w:t>）</w:t>
      </w:r>
      <w:r>
        <w:rPr>
          <w:rFonts w:hint="eastAsia"/>
        </w:rPr>
        <w:t>，垂直</w:t>
      </w:r>
      <w:r>
        <w:t>固定在箱内规定的位置上，受试样件下端高出燃烧器顶端平面</w:t>
      </w:r>
      <w:r>
        <w:rPr>
          <w:rFonts w:hint="eastAsia"/>
        </w:rPr>
        <w:t>19mm，关上</w:t>
      </w:r>
      <w:r>
        <w:t>试验箱门</w:t>
      </w:r>
      <w:r>
        <w:rPr>
          <w:rFonts w:hint="eastAsia"/>
        </w:rPr>
        <w:t>；</w:t>
      </w:r>
    </w:p>
    <w:p w14:paraId="08ED8458">
      <w:pPr>
        <w:pStyle w:val="24"/>
        <w:numPr>
          <w:ilvl w:val="0"/>
          <w:numId w:val="55"/>
        </w:numPr>
        <w:ind w:firstLineChars="0"/>
      </w:pPr>
      <w:r>
        <w:t>移动燃烧器使燃烧器火焰</w:t>
      </w:r>
      <w:r>
        <w:rPr>
          <w:rFonts w:hint="eastAsia"/>
        </w:rPr>
        <w:t>喷射</w:t>
      </w:r>
      <w:r>
        <w:t>到试验样品正</w:t>
      </w:r>
      <w:r>
        <w:rPr>
          <w:rFonts w:hint="eastAsia"/>
        </w:rPr>
        <w:t>面</w:t>
      </w:r>
      <w:r>
        <w:t>下边缘的中点，同时启动计时器</w:t>
      </w:r>
      <w:r>
        <w:rPr>
          <w:rFonts w:hint="eastAsia"/>
        </w:rPr>
        <w:t>；</w:t>
      </w:r>
    </w:p>
    <w:p w14:paraId="1AFADBCB">
      <w:pPr>
        <w:pStyle w:val="24"/>
        <w:numPr>
          <w:ilvl w:val="0"/>
          <w:numId w:val="55"/>
        </w:numPr>
        <w:ind w:firstLineChars="0"/>
      </w:pPr>
      <w:r>
        <w:t>施加火焰</w:t>
      </w:r>
      <w:r>
        <w:rPr>
          <w:rFonts w:hint="eastAsia"/>
        </w:rPr>
        <w:t>12s，</w:t>
      </w:r>
      <w:r>
        <w:t>然后移动燃烧器至距离受试样件至少</w:t>
      </w:r>
      <w:r>
        <w:rPr>
          <w:rFonts w:hint="eastAsia"/>
        </w:rPr>
        <w:t>76mm处；</w:t>
      </w:r>
    </w:p>
    <w:p w14:paraId="24CEBA96">
      <w:pPr>
        <w:pStyle w:val="24"/>
        <w:numPr>
          <w:ilvl w:val="0"/>
          <w:numId w:val="55"/>
        </w:numPr>
        <w:ind w:firstLineChars="0"/>
      </w:pPr>
      <w:r>
        <w:t>测量受试样件的续燃时间，如果有燃烧的材料从受试样件上掉落，测量样件</w:t>
      </w:r>
      <w:r>
        <w:rPr>
          <w:rFonts w:hint="eastAsia"/>
        </w:rPr>
        <w:t>的滴落物</w:t>
      </w:r>
      <w:r>
        <w:t>燃烧时间</w:t>
      </w:r>
      <w:r>
        <w:rPr>
          <w:rFonts w:hint="eastAsia"/>
        </w:rPr>
        <w:t>；</w:t>
      </w:r>
    </w:p>
    <w:p w14:paraId="29D8DD0B">
      <w:pPr>
        <w:pStyle w:val="24"/>
        <w:numPr>
          <w:ilvl w:val="0"/>
          <w:numId w:val="55"/>
        </w:numPr>
        <w:ind w:firstLineChars="0"/>
      </w:pPr>
      <w:r>
        <w:rPr>
          <w:rFonts w:hint="eastAsia"/>
        </w:rPr>
        <w:t>等</w:t>
      </w:r>
      <w:r>
        <w:t>所有燃烧停止后，缓慢打开试验箱门，打开排气扇清除箱内</w:t>
      </w:r>
      <w:r>
        <w:rPr>
          <w:rFonts w:hint="eastAsia"/>
        </w:rPr>
        <w:t>烟雾；</w:t>
      </w:r>
    </w:p>
    <w:p w14:paraId="7FA4AC95">
      <w:pPr>
        <w:pStyle w:val="24"/>
        <w:numPr>
          <w:ilvl w:val="0"/>
          <w:numId w:val="55"/>
        </w:numPr>
        <w:ind w:firstLineChars="0"/>
      </w:pPr>
      <w:r>
        <w:t>取出受试样件，用干软的布</w:t>
      </w:r>
      <w:r>
        <w:rPr>
          <w:rFonts w:hint="eastAsia"/>
        </w:rPr>
        <w:t>/薄纱</w:t>
      </w:r>
      <w:r>
        <w:t>（</w:t>
      </w:r>
      <w:r>
        <w:rPr>
          <w:rFonts w:hint="eastAsia"/>
        </w:rPr>
        <w:t>或浸</w:t>
      </w:r>
      <w:r>
        <w:t>有</w:t>
      </w:r>
      <w:r>
        <w:rPr>
          <w:rFonts w:hint="eastAsia"/>
        </w:rPr>
        <w:t>甲醇</w:t>
      </w:r>
      <w:r>
        <w:t>、乙醇、异丙醇的布</w:t>
      </w:r>
      <w:r>
        <w:rPr>
          <w:rFonts w:hint="eastAsia"/>
        </w:rPr>
        <w:t>/薄纱</w:t>
      </w:r>
      <w:r>
        <w:t>）</w:t>
      </w:r>
      <w:r>
        <w:rPr>
          <w:rFonts w:hint="eastAsia"/>
        </w:rPr>
        <w:t>去除</w:t>
      </w:r>
      <w:r>
        <w:t>样件表面烟灰和污染颗粒，测量燃烧长度</w:t>
      </w:r>
      <w:r>
        <w:rPr>
          <w:rFonts w:hint="eastAsia"/>
        </w:rPr>
        <w:t>；</w:t>
      </w:r>
    </w:p>
    <w:p w14:paraId="6B7DDC2B">
      <w:pPr>
        <w:pStyle w:val="24"/>
        <w:numPr>
          <w:ilvl w:val="0"/>
          <w:numId w:val="55"/>
        </w:numPr>
        <w:ind w:firstLineChars="0"/>
      </w:pPr>
      <w:r>
        <w:rPr>
          <w:rFonts w:hint="eastAsia"/>
        </w:rPr>
        <w:t>观察</w:t>
      </w:r>
      <w:r>
        <w:t>并记录受试样件的续燃时间，烧焦长度，是否有滴落物及滴落物</w:t>
      </w:r>
      <w:r>
        <w:rPr>
          <w:rFonts w:hint="eastAsia"/>
        </w:rPr>
        <w:t>自</w:t>
      </w:r>
      <w:r>
        <w:t>熄</w:t>
      </w:r>
      <w:r>
        <w:rPr>
          <w:rFonts w:hint="eastAsia"/>
        </w:rPr>
        <w:t>时间</w:t>
      </w:r>
      <w:r>
        <w:t>和其他试验现象。若</w:t>
      </w:r>
      <w:r>
        <w:rPr>
          <w:rFonts w:hint="eastAsia"/>
        </w:rPr>
        <w:t>没有</w:t>
      </w:r>
      <w:r>
        <w:t>滴落物，则报告滴落燃烧时间为</w:t>
      </w:r>
      <w:r>
        <w:rPr>
          <w:rFonts w:hint="eastAsia"/>
        </w:rPr>
        <w:t>“0”</w:t>
      </w:r>
      <w:r>
        <w:t>，注明</w:t>
      </w:r>
      <w:r>
        <w:rPr>
          <w:rFonts w:hint="eastAsia"/>
        </w:rPr>
        <w:t>“无滴落物”。</w:t>
      </w:r>
      <w:r>
        <w:t>若</w:t>
      </w:r>
      <w:r>
        <w:rPr>
          <w:rFonts w:hint="eastAsia"/>
        </w:rPr>
        <w:t>有</w:t>
      </w:r>
      <w:r>
        <w:t>不少于一滴的滴落物，则报告最长的滴落燃烧时间，若后面燃烧的滴落物再次点燃以前的滴落物，则报告滴落物自熄</w:t>
      </w:r>
      <w:r>
        <w:rPr>
          <w:rFonts w:hint="eastAsia"/>
        </w:rPr>
        <w:t>的</w:t>
      </w:r>
      <w:r>
        <w:t>总时间</w:t>
      </w:r>
      <w:r>
        <w:rPr>
          <w:rFonts w:hint="eastAsia"/>
        </w:rPr>
        <w:t>；</w:t>
      </w:r>
    </w:p>
    <w:p w14:paraId="56744A31">
      <w:pPr>
        <w:pStyle w:val="24"/>
        <w:numPr>
          <w:ilvl w:val="0"/>
          <w:numId w:val="55"/>
        </w:numPr>
        <w:ind w:firstLineChars="0"/>
      </w:pPr>
      <w:r>
        <w:t>试验人员在试验期间应全程值守，观察样件的试验情况是否正常，并</w:t>
      </w:r>
      <w:r>
        <w:rPr>
          <w:rFonts w:hint="eastAsia"/>
        </w:rPr>
        <w:t>记录试验过程；</w:t>
      </w:r>
    </w:p>
    <w:p w14:paraId="464F1B48">
      <w:pPr>
        <w:pStyle w:val="24"/>
        <w:numPr>
          <w:ilvl w:val="0"/>
          <w:numId w:val="55"/>
        </w:numPr>
        <w:ind w:firstLineChars="0"/>
      </w:pPr>
      <w:r>
        <w:t>每组材料取</w:t>
      </w:r>
      <w:r>
        <w:rPr>
          <w:rFonts w:hint="eastAsia"/>
        </w:rPr>
        <w:t>3</w:t>
      </w:r>
      <w:r>
        <w:t>个</w:t>
      </w:r>
      <w:r>
        <w:rPr>
          <w:rFonts w:hint="eastAsia"/>
        </w:rPr>
        <w:t>受试</w:t>
      </w:r>
      <w:r>
        <w:t>样件的试验数据，另外</w:t>
      </w:r>
      <w:r>
        <w:rPr>
          <w:rFonts w:hint="eastAsia"/>
        </w:rPr>
        <w:t>2</w:t>
      </w:r>
      <w:r>
        <w:t>个试验重复步骤</w:t>
      </w:r>
      <w:r>
        <w:rPr>
          <w:rFonts w:hint="eastAsia"/>
        </w:rPr>
        <w:t>b）～</w:t>
      </w:r>
      <w:r>
        <w:t>步骤</w:t>
      </w:r>
      <w:r>
        <w:rPr>
          <w:rFonts w:hint="eastAsia"/>
        </w:rPr>
        <w:t>i），分别</w:t>
      </w:r>
      <w:r>
        <w:t>计算并记录其燃烧时间，烧焦长度和滴落物的滴落燃烧时间的算术平均值</w:t>
      </w:r>
      <w:r>
        <w:rPr>
          <w:rFonts w:hint="eastAsia"/>
        </w:rPr>
        <w:t>；</w:t>
      </w:r>
    </w:p>
    <w:p w14:paraId="63D67F0F">
      <w:pPr>
        <w:pStyle w:val="24"/>
        <w:numPr>
          <w:ilvl w:val="0"/>
          <w:numId w:val="55"/>
        </w:numPr>
        <w:ind w:firstLineChars="0"/>
      </w:pPr>
      <w:r>
        <w:t>其余材料样品重复步骤</w:t>
      </w:r>
      <w:r>
        <w:rPr>
          <w:rFonts w:hint="eastAsia"/>
        </w:rPr>
        <w:t>a）～</w:t>
      </w:r>
      <w:r>
        <w:t>步骤</w:t>
      </w:r>
      <w:r>
        <w:rPr>
          <w:rFonts w:hint="eastAsia"/>
        </w:rPr>
        <w:t>j）</w:t>
      </w:r>
      <w:r>
        <w:t>。</w:t>
      </w:r>
    </w:p>
    <w:p w14:paraId="36D53D7D">
      <w:pPr>
        <w:pStyle w:val="27"/>
      </w:pPr>
      <w:bookmarkStart w:id="410" w:name="_Toc176264514"/>
      <w:r>
        <w:rPr>
          <w:rFonts w:hint="eastAsia"/>
        </w:rPr>
        <w:t>试验</w:t>
      </w:r>
      <w:r>
        <w:t>合格判据</w:t>
      </w:r>
      <w:bookmarkEnd w:id="410"/>
    </w:p>
    <w:p w14:paraId="2DA4B27D">
      <w:pPr>
        <w:pStyle w:val="24"/>
        <w:ind w:firstLine="480"/>
      </w:pPr>
      <w:r>
        <w:rPr>
          <w:rFonts w:hint="eastAsia"/>
        </w:rPr>
        <w:t>要求</w:t>
      </w:r>
      <w:r>
        <w:t>受试样件的平均燃烧时间不超过</w:t>
      </w:r>
      <w:r>
        <w:rPr>
          <w:rFonts w:hint="eastAsia"/>
        </w:rPr>
        <w:t>15s，</w:t>
      </w:r>
      <w:r>
        <w:t>平均滴落物燃烧时间不超过</w:t>
      </w:r>
      <w:r>
        <w:rPr>
          <w:rFonts w:hint="eastAsia"/>
        </w:rPr>
        <w:t>5s，</w:t>
      </w:r>
      <w:r>
        <w:t>平均烧焦长度不超过</w:t>
      </w:r>
      <w:r>
        <w:rPr>
          <w:rFonts w:hint="eastAsia"/>
        </w:rPr>
        <w:t>203mm，</w:t>
      </w:r>
      <w:r>
        <w:t>则该试验判为合格，否则判为不合格。</w:t>
      </w:r>
    </w:p>
    <w:p w14:paraId="2260233A">
      <w:pPr>
        <w:pStyle w:val="26"/>
        <w:spacing w:before="156" w:after="156"/>
        <w:rPr>
          <w:rFonts w:ascii="黑体" w:hAnsi="黑体"/>
          <w:kern w:val="0"/>
          <w:sz w:val="30"/>
          <w:szCs w:val="30"/>
        </w:rPr>
      </w:pPr>
      <w:bookmarkStart w:id="411" w:name="_Toc176264515"/>
      <w:bookmarkStart w:id="412" w:name="_Toc165039770"/>
      <w:r>
        <w:rPr>
          <w:rFonts w:hint="eastAsia" w:ascii="黑体" w:hAnsi="黑体"/>
          <w:kern w:val="0"/>
          <w:sz w:val="30"/>
          <w:szCs w:val="30"/>
        </w:rPr>
        <w:t>加速度</w:t>
      </w:r>
      <w:bookmarkEnd w:id="411"/>
      <w:bookmarkEnd w:id="412"/>
    </w:p>
    <w:p w14:paraId="5D343C4A">
      <w:pPr>
        <w:pStyle w:val="27"/>
      </w:pPr>
      <w:bookmarkStart w:id="413" w:name="_Toc176264516"/>
      <w:r>
        <w:rPr>
          <w:rFonts w:hint="eastAsia"/>
        </w:rPr>
        <w:t>试验</w:t>
      </w:r>
      <w:r>
        <w:t>目的</w:t>
      </w:r>
      <w:bookmarkEnd w:id="413"/>
    </w:p>
    <w:p w14:paraId="37F9C304">
      <w:pPr>
        <w:pStyle w:val="24"/>
        <w:ind w:firstLine="480"/>
      </w:pPr>
      <w:r>
        <w:rPr>
          <w:rFonts w:hint="eastAsia"/>
        </w:rPr>
        <w:t>考核受试设备的加速度对受试设备性能的影响程度</w:t>
      </w:r>
      <w:r>
        <w:t>。</w:t>
      </w:r>
    </w:p>
    <w:p w14:paraId="03BB4C05">
      <w:pPr>
        <w:pStyle w:val="27"/>
      </w:pPr>
      <w:bookmarkStart w:id="414" w:name="_Toc176264517"/>
      <w:r>
        <w:rPr>
          <w:rFonts w:hint="eastAsia"/>
        </w:rPr>
        <w:t>试验</w:t>
      </w:r>
      <w:r>
        <w:t>要求</w:t>
      </w:r>
      <w:bookmarkEnd w:id="414"/>
    </w:p>
    <w:p w14:paraId="43600DF2">
      <w:pPr>
        <w:pStyle w:val="24"/>
        <w:ind w:firstLine="480"/>
      </w:pPr>
      <w:r>
        <w:rPr>
          <w:rFonts w:hint="eastAsia" w:cs="宋体"/>
        </w:rPr>
        <w:t>刹车控制阀（单）安装于中E-E舱，应通过ISO2669:1995《机载设备环境试验——恒定加速度》规定的试验。该试验考核</w:t>
      </w:r>
      <w:r>
        <w:rPr>
          <w:rFonts w:cs="宋体"/>
        </w:rPr>
        <w:t>刹车控制阀（单）</w:t>
      </w:r>
      <w:r>
        <w:rPr>
          <w:rFonts w:hint="eastAsia" w:cs="宋体"/>
        </w:rPr>
        <w:t>在经受表26-1中规定的加速度条件的性能特征</w:t>
      </w:r>
      <w:r>
        <w:t>，加速度试验条件见表</w:t>
      </w:r>
      <w:r>
        <w:rPr>
          <w:rFonts w:hint="eastAsia"/>
        </w:rPr>
        <w:t>40，</w:t>
      </w:r>
      <w:r>
        <w:t>安装方向</w:t>
      </w:r>
      <w:r>
        <w:rPr>
          <w:rFonts w:hint="eastAsia"/>
        </w:rPr>
        <w:t>如图51所示。</w:t>
      </w:r>
    </w:p>
    <w:p w14:paraId="5703C43F">
      <w:pPr>
        <w:pStyle w:val="59"/>
        <w:numPr>
          <w:ilvl w:val="0"/>
          <w:numId w:val="7"/>
        </w:numPr>
        <w:rPr>
          <w:rFonts w:ascii="黑体" w:hAnsi="黑体" w:cs="宋体"/>
        </w:rPr>
      </w:pPr>
      <w:bookmarkStart w:id="415" w:name="_Toc176262546"/>
      <w:r>
        <w:rPr>
          <w:rFonts w:hint="eastAsia" w:ascii="黑体" w:hAnsi="黑体" w:cs="宋体"/>
        </w:rPr>
        <w:t>加速度试验条件</w:t>
      </w:r>
      <w:bookmarkEnd w:id="415"/>
    </w:p>
    <w:tbl>
      <w:tblPr>
        <w:tblStyle w:val="18"/>
        <w:tblW w:w="4997"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28" w:type="dxa"/>
          <w:bottom w:w="0" w:type="dxa"/>
          <w:right w:w="28" w:type="dxa"/>
        </w:tblCellMar>
      </w:tblPr>
      <w:tblGrid>
        <w:gridCol w:w="1933"/>
        <w:gridCol w:w="1250"/>
        <w:gridCol w:w="1197"/>
        <w:gridCol w:w="1250"/>
        <w:gridCol w:w="1265"/>
        <w:gridCol w:w="1255"/>
        <w:gridCol w:w="1255"/>
      </w:tblGrid>
      <w:tr w14:paraId="6B1EF3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417" w:hRule="atLeast"/>
          <w:jc w:val="center"/>
        </w:trPr>
        <w:tc>
          <w:tcPr>
            <w:tcW w:w="1027" w:type="pct"/>
            <w:tcBorders>
              <w:top w:val="single" w:color="auto" w:sz="12" w:space="0"/>
              <w:left w:val="single" w:color="auto" w:sz="12" w:space="0"/>
              <w:bottom w:val="single" w:color="000000" w:sz="4" w:space="0"/>
              <w:right w:val="single" w:color="auto" w:sz="4" w:space="0"/>
            </w:tcBorders>
            <w:vAlign w:val="center"/>
          </w:tcPr>
          <w:p w14:paraId="468C7BBB">
            <w:pPr>
              <w:adjustRightInd w:val="0"/>
              <w:snapToGrid w:val="0"/>
              <w:spacing w:line="240" w:lineRule="atLeast"/>
              <w:jc w:val="center"/>
              <w:rPr>
                <w:szCs w:val="21"/>
              </w:rPr>
            </w:pPr>
            <w:r>
              <w:rPr>
                <w:szCs w:val="21"/>
              </w:rPr>
              <w:t>试验类别</w:t>
            </w:r>
          </w:p>
        </w:tc>
        <w:tc>
          <w:tcPr>
            <w:tcW w:w="664" w:type="pct"/>
            <w:tcBorders>
              <w:top w:val="single" w:color="auto" w:sz="12" w:space="0"/>
              <w:left w:val="single" w:color="auto" w:sz="12" w:space="0"/>
              <w:bottom w:val="single" w:color="000000" w:sz="4" w:space="0"/>
              <w:right w:val="single" w:color="auto" w:sz="4" w:space="0"/>
            </w:tcBorders>
            <w:vAlign w:val="center"/>
          </w:tcPr>
          <w:p w14:paraId="16737C6B">
            <w:pPr>
              <w:adjustRightInd w:val="0"/>
              <w:snapToGrid w:val="0"/>
              <w:spacing w:line="240" w:lineRule="atLeast"/>
              <w:jc w:val="center"/>
              <w:rPr>
                <w:szCs w:val="21"/>
              </w:rPr>
            </w:pPr>
            <w:r>
              <w:rPr>
                <w:rFonts w:hint="eastAsia"/>
                <w:szCs w:val="21"/>
              </w:rPr>
              <w:t>下</w:t>
            </w:r>
            <w:r>
              <w:rPr>
                <w:kern w:val="0"/>
                <w:szCs w:val="21"/>
              </w:rPr>
              <w:t>(</w:t>
            </w:r>
            <w:r>
              <w:rPr>
                <w:rFonts w:hint="eastAsia"/>
                <w:kern w:val="0"/>
                <w:szCs w:val="21"/>
              </w:rPr>
              <w:t>-</w:t>
            </w:r>
            <w:r>
              <w:rPr>
                <w:szCs w:val="21"/>
              </w:rPr>
              <w:t>Z</w:t>
            </w:r>
            <w:r>
              <w:rPr>
                <w:kern w:val="0"/>
                <w:szCs w:val="21"/>
              </w:rPr>
              <w:t>)</w:t>
            </w:r>
          </w:p>
        </w:tc>
        <w:tc>
          <w:tcPr>
            <w:tcW w:w="636" w:type="pct"/>
            <w:tcBorders>
              <w:top w:val="single" w:color="auto" w:sz="12" w:space="0"/>
              <w:left w:val="single" w:color="auto" w:sz="4" w:space="0"/>
              <w:bottom w:val="single" w:color="000000" w:sz="4" w:space="0"/>
              <w:right w:val="single" w:color="000000" w:sz="4" w:space="0"/>
            </w:tcBorders>
            <w:vAlign w:val="center"/>
          </w:tcPr>
          <w:p w14:paraId="6778D349">
            <w:pPr>
              <w:adjustRightInd w:val="0"/>
              <w:snapToGrid w:val="0"/>
              <w:spacing w:line="240" w:lineRule="atLeast"/>
              <w:jc w:val="center"/>
              <w:rPr>
                <w:szCs w:val="21"/>
              </w:rPr>
            </w:pPr>
            <w:r>
              <w:rPr>
                <w:rFonts w:hint="eastAsia"/>
                <w:szCs w:val="21"/>
              </w:rPr>
              <w:t>上</w:t>
            </w:r>
            <w:r>
              <w:rPr>
                <w:kern w:val="0"/>
                <w:szCs w:val="21"/>
              </w:rPr>
              <w:t>(</w:t>
            </w:r>
            <w:r>
              <w:rPr>
                <w:szCs w:val="21"/>
              </w:rPr>
              <w:t>Z</w:t>
            </w:r>
            <w:r>
              <w:rPr>
                <w:kern w:val="0"/>
                <w:szCs w:val="21"/>
              </w:rPr>
              <w:t>)</w:t>
            </w:r>
          </w:p>
        </w:tc>
        <w:tc>
          <w:tcPr>
            <w:tcW w:w="664" w:type="pct"/>
            <w:tcBorders>
              <w:top w:val="single" w:color="auto" w:sz="12" w:space="0"/>
              <w:left w:val="single" w:color="000000" w:sz="4" w:space="0"/>
              <w:bottom w:val="single" w:color="000000" w:sz="4" w:space="0"/>
              <w:right w:val="single" w:color="000000" w:sz="4" w:space="0"/>
            </w:tcBorders>
            <w:vAlign w:val="center"/>
          </w:tcPr>
          <w:p w14:paraId="214E7D20">
            <w:pPr>
              <w:adjustRightInd w:val="0"/>
              <w:snapToGrid w:val="0"/>
              <w:spacing w:line="240" w:lineRule="atLeast"/>
              <w:jc w:val="center"/>
              <w:rPr>
                <w:szCs w:val="21"/>
              </w:rPr>
            </w:pPr>
            <w:r>
              <w:rPr>
                <w:rFonts w:hint="eastAsia"/>
                <w:szCs w:val="21"/>
              </w:rPr>
              <w:t>前</w:t>
            </w:r>
            <w:r>
              <w:rPr>
                <w:kern w:val="0"/>
                <w:szCs w:val="21"/>
              </w:rPr>
              <w:t>(</w:t>
            </w:r>
            <w:r>
              <w:rPr>
                <w:szCs w:val="21"/>
              </w:rPr>
              <w:t>-X</w:t>
            </w:r>
            <w:r>
              <w:rPr>
                <w:kern w:val="0"/>
                <w:szCs w:val="21"/>
              </w:rPr>
              <w:t>)</w:t>
            </w:r>
          </w:p>
        </w:tc>
        <w:tc>
          <w:tcPr>
            <w:tcW w:w="672" w:type="pct"/>
            <w:tcBorders>
              <w:top w:val="single" w:color="auto" w:sz="12" w:space="0"/>
              <w:left w:val="single" w:color="000000" w:sz="4" w:space="0"/>
              <w:bottom w:val="single" w:color="000000" w:sz="4" w:space="0"/>
              <w:right w:val="single" w:color="000000" w:sz="4" w:space="0"/>
            </w:tcBorders>
            <w:vAlign w:val="center"/>
          </w:tcPr>
          <w:p w14:paraId="5B22F3CA">
            <w:pPr>
              <w:adjustRightInd w:val="0"/>
              <w:snapToGrid w:val="0"/>
              <w:spacing w:line="240" w:lineRule="atLeast"/>
              <w:jc w:val="center"/>
              <w:rPr>
                <w:szCs w:val="21"/>
              </w:rPr>
            </w:pPr>
            <w:r>
              <w:rPr>
                <w:rFonts w:hint="eastAsia"/>
                <w:szCs w:val="21"/>
              </w:rPr>
              <w:t>后</w:t>
            </w:r>
            <w:r>
              <w:rPr>
                <w:kern w:val="0"/>
                <w:szCs w:val="21"/>
              </w:rPr>
              <w:t>(</w:t>
            </w:r>
            <w:r>
              <w:rPr>
                <w:szCs w:val="21"/>
              </w:rPr>
              <w:t>X</w:t>
            </w:r>
            <w:r>
              <w:rPr>
                <w:kern w:val="0"/>
                <w:szCs w:val="21"/>
              </w:rPr>
              <w:t>)</w:t>
            </w:r>
          </w:p>
        </w:tc>
        <w:tc>
          <w:tcPr>
            <w:tcW w:w="667" w:type="pct"/>
            <w:tcBorders>
              <w:top w:val="single" w:color="auto" w:sz="12" w:space="0"/>
              <w:left w:val="single" w:color="000000" w:sz="4" w:space="0"/>
              <w:bottom w:val="single" w:color="000000" w:sz="4" w:space="0"/>
              <w:right w:val="single" w:color="000000" w:sz="4" w:space="0"/>
            </w:tcBorders>
            <w:vAlign w:val="center"/>
          </w:tcPr>
          <w:p w14:paraId="66EF6AF1">
            <w:pPr>
              <w:adjustRightInd w:val="0"/>
              <w:snapToGrid w:val="0"/>
              <w:spacing w:line="240" w:lineRule="atLeast"/>
              <w:jc w:val="center"/>
              <w:rPr>
                <w:szCs w:val="21"/>
              </w:rPr>
            </w:pPr>
            <w:r>
              <w:rPr>
                <w:rFonts w:hint="eastAsia"/>
                <w:szCs w:val="21"/>
              </w:rPr>
              <w:t>左（-Y）</w:t>
            </w:r>
          </w:p>
        </w:tc>
        <w:tc>
          <w:tcPr>
            <w:tcW w:w="667" w:type="pct"/>
            <w:tcBorders>
              <w:top w:val="single" w:color="auto" w:sz="12" w:space="0"/>
              <w:left w:val="single" w:color="000000" w:sz="4" w:space="0"/>
              <w:bottom w:val="single" w:color="000000" w:sz="4" w:space="0"/>
              <w:right w:val="single" w:color="000000" w:sz="4" w:space="0"/>
            </w:tcBorders>
            <w:vAlign w:val="center"/>
          </w:tcPr>
          <w:p w14:paraId="09E6823C">
            <w:pPr>
              <w:adjustRightInd w:val="0"/>
              <w:snapToGrid w:val="0"/>
              <w:spacing w:line="240" w:lineRule="atLeast"/>
              <w:jc w:val="center"/>
              <w:rPr>
                <w:szCs w:val="21"/>
              </w:rPr>
            </w:pPr>
            <w:r>
              <w:rPr>
                <w:rFonts w:hint="eastAsia"/>
                <w:szCs w:val="21"/>
              </w:rPr>
              <w:t>右（Y）</w:t>
            </w:r>
          </w:p>
        </w:tc>
      </w:tr>
      <w:tr w14:paraId="646BFA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414" w:hRule="atLeast"/>
          <w:jc w:val="center"/>
        </w:trPr>
        <w:tc>
          <w:tcPr>
            <w:tcW w:w="1027" w:type="pct"/>
            <w:tcBorders>
              <w:top w:val="single" w:color="000000" w:sz="4" w:space="0"/>
              <w:left w:val="single" w:color="auto" w:sz="12" w:space="0"/>
              <w:bottom w:val="single" w:color="000000" w:sz="4" w:space="0"/>
              <w:right w:val="single" w:color="000000" w:sz="4" w:space="0"/>
            </w:tcBorders>
            <w:vAlign w:val="center"/>
          </w:tcPr>
          <w:p w14:paraId="1D797F7D">
            <w:pPr>
              <w:adjustRightInd w:val="0"/>
              <w:snapToGrid w:val="0"/>
              <w:spacing w:line="240" w:lineRule="atLeast"/>
              <w:jc w:val="center"/>
              <w:rPr>
                <w:szCs w:val="21"/>
              </w:rPr>
            </w:pPr>
            <w:r>
              <w:rPr>
                <w:rFonts w:hint="eastAsia"/>
                <w:szCs w:val="21"/>
              </w:rPr>
              <w:t>功能试验量值</w:t>
            </w:r>
          </w:p>
        </w:tc>
        <w:tc>
          <w:tcPr>
            <w:tcW w:w="664" w:type="pct"/>
            <w:tcBorders>
              <w:top w:val="single" w:color="000000" w:sz="4" w:space="0"/>
              <w:left w:val="single" w:color="auto" w:sz="12" w:space="0"/>
              <w:bottom w:val="single" w:color="000000" w:sz="4" w:space="0"/>
              <w:right w:val="single" w:color="000000" w:sz="4" w:space="0"/>
            </w:tcBorders>
            <w:vAlign w:val="center"/>
          </w:tcPr>
          <w:p w14:paraId="591CB28E">
            <w:pPr>
              <w:adjustRightInd w:val="0"/>
              <w:snapToGrid w:val="0"/>
              <w:spacing w:line="240" w:lineRule="atLeast"/>
              <w:jc w:val="center"/>
              <w:rPr>
                <w:szCs w:val="21"/>
              </w:rPr>
            </w:pPr>
            <w:r>
              <w:rPr>
                <w:rFonts w:hint="eastAsia"/>
                <w:szCs w:val="21"/>
              </w:rPr>
              <w:t>4.70</w:t>
            </w:r>
            <w:r>
              <w:rPr>
                <w:szCs w:val="21"/>
              </w:rPr>
              <w:t>g</w:t>
            </w:r>
          </w:p>
        </w:tc>
        <w:tc>
          <w:tcPr>
            <w:tcW w:w="636" w:type="pct"/>
            <w:tcBorders>
              <w:top w:val="single" w:color="000000" w:sz="4" w:space="0"/>
              <w:left w:val="single" w:color="000000" w:sz="4" w:space="0"/>
              <w:bottom w:val="single" w:color="000000" w:sz="4" w:space="0"/>
              <w:right w:val="single" w:color="000000" w:sz="4" w:space="0"/>
            </w:tcBorders>
            <w:vAlign w:val="center"/>
          </w:tcPr>
          <w:p w14:paraId="3CFACAC0">
            <w:pPr>
              <w:adjustRightInd w:val="0"/>
              <w:snapToGrid w:val="0"/>
              <w:spacing w:line="240" w:lineRule="atLeast"/>
              <w:jc w:val="center"/>
              <w:rPr>
                <w:szCs w:val="21"/>
              </w:rPr>
            </w:pPr>
            <w:r>
              <w:rPr>
                <w:rFonts w:hint="eastAsia"/>
                <w:szCs w:val="21"/>
              </w:rPr>
              <w:t>1.30</w:t>
            </w:r>
            <w:r>
              <w:rPr>
                <w:szCs w:val="21"/>
              </w:rPr>
              <w:t>g</w:t>
            </w:r>
          </w:p>
        </w:tc>
        <w:tc>
          <w:tcPr>
            <w:tcW w:w="664" w:type="pct"/>
            <w:tcBorders>
              <w:top w:val="single" w:color="000000" w:sz="4" w:space="0"/>
              <w:left w:val="single" w:color="000000" w:sz="4" w:space="0"/>
              <w:bottom w:val="single" w:color="000000" w:sz="4" w:space="0"/>
              <w:right w:val="single" w:color="000000" w:sz="4" w:space="0"/>
            </w:tcBorders>
            <w:vAlign w:val="center"/>
          </w:tcPr>
          <w:p w14:paraId="7C41076E">
            <w:pPr>
              <w:adjustRightInd w:val="0"/>
              <w:snapToGrid w:val="0"/>
              <w:spacing w:line="240" w:lineRule="atLeast"/>
              <w:jc w:val="center"/>
              <w:rPr>
                <w:szCs w:val="21"/>
              </w:rPr>
            </w:pPr>
            <w:r>
              <w:rPr>
                <w:rFonts w:hint="eastAsia"/>
                <w:szCs w:val="21"/>
              </w:rPr>
              <w:t>1.32</w:t>
            </w:r>
            <w:r>
              <w:rPr>
                <w:szCs w:val="21"/>
              </w:rPr>
              <w:t>g</w:t>
            </w:r>
          </w:p>
        </w:tc>
        <w:tc>
          <w:tcPr>
            <w:tcW w:w="672" w:type="pct"/>
            <w:tcBorders>
              <w:top w:val="single" w:color="000000" w:sz="4" w:space="0"/>
              <w:left w:val="single" w:color="000000" w:sz="4" w:space="0"/>
              <w:bottom w:val="single" w:color="000000" w:sz="4" w:space="0"/>
              <w:right w:val="single" w:color="000000" w:sz="4" w:space="0"/>
            </w:tcBorders>
            <w:vAlign w:val="center"/>
          </w:tcPr>
          <w:p w14:paraId="65C70570">
            <w:pPr>
              <w:adjustRightInd w:val="0"/>
              <w:snapToGrid w:val="0"/>
              <w:spacing w:line="240" w:lineRule="atLeast"/>
              <w:jc w:val="center"/>
              <w:rPr>
                <w:szCs w:val="21"/>
              </w:rPr>
            </w:pPr>
            <w:r>
              <w:rPr>
                <w:rFonts w:hint="eastAsia"/>
                <w:szCs w:val="21"/>
              </w:rPr>
              <w:t>1.32</w:t>
            </w:r>
            <w:r>
              <w:rPr>
                <w:szCs w:val="21"/>
              </w:rPr>
              <w:t>g</w:t>
            </w:r>
          </w:p>
        </w:tc>
        <w:tc>
          <w:tcPr>
            <w:tcW w:w="667" w:type="pct"/>
            <w:tcBorders>
              <w:top w:val="single" w:color="000000" w:sz="4" w:space="0"/>
              <w:left w:val="single" w:color="000000" w:sz="4" w:space="0"/>
              <w:bottom w:val="single" w:color="000000" w:sz="4" w:space="0"/>
              <w:right w:val="single" w:color="000000" w:sz="4" w:space="0"/>
            </w:tcBorders>
            <w:vAlign w:val="center"/>
          </w:tcPr>
          <w:p w14:paraId="1F288AE8">
            <w:pPr>
              <w:adjustRightInd w:val="0"/>
              <w:snapToGrid w:val="0"/>
              <w:spacing w:line="240" w:lineRule="atLeast"/>
              <w:jc w:val="center"/>
              <w:rPr>
                <w:szCs w:val="21"/>
              </w:rPr>
            </w:pPr>
            <w:r>
              <w:rPr>
                <w:rFonts w:hint="eastAsia"/>
                <w:szCs w:val="21"/>
              </w:rPr>
              <w:t>1.0</w:t>
            </w:r>
            <w:r>
              <w:rPr>
                <w:szCs w:val="21"/>
              </w:rPr>
              <w:t>g</w:t>
            </w:r>
          </w:p>
        </w:tc>
        <w:tc>
          <w:tcPr>
            <w:tcW w:w="1255" w:type="dxa"/>
            <w:tcBorders>
              <w:top w:val="single" w:color="000000" w:sz="4" w:space="0"/>
              <w:left w:val="single" w:color="000000" w:sz="4" w:space="0"/>
              <w:bottom w:val="single" w:color="000000" w:sz="4" w:space="0"/>
              <w:right w:val="single" w:color="000000" w:sz="4" w:space="0"/>
            </w:tcBorders>
            <w:vAlign w:val="center"/>
          </w:tcPr>
          <w:p w14:paraId="7165AB5D">
            <w:pPr>
              <w:adjustRightInd w:val="0"/>
              <w:snapToGrid w:val="0"/>
              <w:spacing w:line="240" w:lineRule="atLeast"/>
              <w:jc w:val="center"/>
              <w:rPr>
                <w:szCs w:val="21"/>
              </w:rPr>
            </w:pPr>
            <w:r>
              <w:rPr>
                <w:rFonts w:hint="eastAsia"/>
                <w:szCs w:val="21"/>
              </w:rPr>
              <w:t>1.0</w:t>
            </w:r>
            <w:r>
              <w:rPr>
                <w:szCs w:val="21"/>
              </w:rPr>
              <w:t>g</w:t>
            </w:r>
          </w:p>
        </w:tc>
      </w:tr>
      <w:tr w14:paraId="34AFF9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414" w:hRule="atLeast"/>
          <w:jc w:val="center"/>
        </w:trPr>
        <w:tc>
          <w:tcPr>
            <w:tcW w:w="1027" w:type="pct"/>
            <w:tcBorders>
              <w:top w:val="single" w:color="000000" w:sz="4" w:space="0"/>
              <w:left w:val="single" w:color="auto" w:sz="12" w:space="0"/>
              <w:bottom w:val="single" w:color="auto" w:sz="12" w:space="0"/>
              <w:right w:val="single" w:color="000000" w:sz="4" w:space="0"/>
            </w:tcBorders>
            <w:vAlign w:val="center"/>
          </w:tcPr>
          <w:p w14:paraId="1D7FB494">
            <w:pPr>
              <w:adjustRightInd w:val="0"/>
              <w:snapToGrid w:val="0"/>
              <w:spacing w:line="240" w:lineRule="atLeast"/>
              <w:jc w:val="center"/>
              <w:rPr>
                <w:szCs w:val="21"/>
              </w:rPr>
            </w:pPr>
            <w:r>
              <w:rPr>
                <w:rFonts w:hint="eastAsia"/>
                <w:szCs w:val="21"/>
              </w:rPr>
              <w:t>结构试验量值</w:t>
            </w:r>
          </w:p>
        </w:tc>
        <w:tc>
          <w:tcPr>
            <w:tcW w:w="664" w:type="pct"/>
            <w:tcBorders>
              <w:top w:val="single" w:color="000000" w:sz="4" w:space="0"/>
              <w:left w:val="single" w:color="auto" w:sz="12" w:space="0"/>
              <w:bottom w:val="single" w:color="auto" w:sz="12" w:space="0"/>
              <w:right w:val="single" w:color="000000" w:sz="4" w:space="0"/>
            </w:tcBorders>
            <w:vAlign w:val="center"/>
          </w:tcPr>
          <w:p w14:paraId="473F4BE9">
            <w:pPr>
              <w:adjustRightInd w:val="0"/>
              <w:snapToGrid w:val="0"/>
              <w:spacing w:line="240" w:lineRule="atLeast"/>
              <w:jc w:val="center"/>
              <w:rPr>
                <w:szCs w:val="21"/>
              </w:rPr>
            </w:pPr>
            <w:r>
              <w:rPr>
                <w:rFonts w:hint="eastAsia"/>
                <w:szCs w:val="21"/>
              </w:rPr>
              <w:t>7.05</w:t>
            </w:r>
            <w:r>
              <w:rPr>
                <w:szCs w:val="21"/>
              </w:rPr>
              <w:t>g</w:t>
            </w:r>
          </w:p>
        </w:tc>
        <w:tc>
          <w:tcPr>
            <w:tcW w:w="636" w:type="pct"/>
            <w:tcBorders>
              <w:top w:val="single" w:color="000000" w:sz="4" w:space="0"/>
              <w:left w:val="single" w:color="000000" w:sz="4" w:space="0"/>
              <w:bottom w:val="single" w:color="auto" w:sz="12" w:space="0"/>
              <w:right w:val="single" w:color="000000" w:sz="4" w:space="0"/>
            </w:tcBorders>
            <w:vAlign w:val="center"/>
          </w:tcPr>
          <w:p w14:paraId="625001AF">
            <w:pPr>
              <w:adjustRightInd w:val="0"/>
              <w:snapToGrid w:val="0"/>
              <w:spacing w:line="240" w:lineRule="atLeast"/>
              <w:jc w:val="center"/>
              <w:rPr>
                <w:szCs w:val="21"/>
              </w:rPr>
            </w:pPr>
            <w:r>
              <w:rPr>
                <w:rFonts w:hint="eastAsia"/>
                <w:szCs w:val="21"/>
              </w:rPr>
              <w:t>1.95</w:t>
            </w:r>
            <w:r>
              <w:rPr>
                <w:szCs w:val="21"/>
              </w:rPr>
              <w:t>g</w:t>
            </w:r>
          </w:p>
        </w:tc>
        <w:tc>
          <w:tcPr>
            <w:tcW w:w="664" w:type="pct"/>
            <w:tcBorders>
              <w:top w:val="single" w:color="000000" w:sz="4" w:space="0"/>
              <w:left w:val="single" w:color="000000" w:sz="4" w:space="0"/>
              <w:bottom w:val="single" w:color="auto" w:sz="12" w:space="0"/>
              <w:right w:val="single" w:color="000000" w:sz="4" w:space="0"/>
            </w:tcBorders>
            <w:vAlign w:val="center"/>
          </w:tcPr>
          <w:p w14:paraId="325D80D3">
            <w:pPr>
              <w:adjustRightInd w:val="0"/>
              <w:snapToGrid w:val="0"/>
              <w:spacing w:line="240" w:lineRule="atLeast"/>
              <w:jc w:val="center"/>
              <w:rPr>
                <w:szCs w:val="21"/>
              </w:rPr>
            </w:pPr>
            <w:r>
              <w:rPr>
                <w:rFonts w:hint="eastAsia"/>
                <w:szCs w:val="21"/>
              </w:rPr>
              <w:t>1.98</w:t>
            </w:r>
            <w:r>
              <w:rPr>
                <w:szCs w:val="21"/>
              </w:rPr>
              <w:t>g</w:t>
            </w:r>
          </w:p>
        </w:tc>
        <w:tc>
          <w:tcPr>
            <w:tcW w:w="672" w:type="pct"/>
            <w:tcBorders>
              <w:top w:val="single" w:color="000000" w:sz="4" w:space="0"/>
              <w:left w:val="single" w:color="000000" w:sz="4" w:space="0"/>
              <w:bottom w:val="single" w:color="auto" w:sz="12" w:space="0"/>
              <w:right w:val="single" w:color="000000" w:sz="4" w:space="0"/>
            </w:tcBorders>
            <w:vAlign w:val="center"/>
          </w:tcPr>
          <w:p w14:paraId="4823E7DB">
            <w:pPr>
              <w:adjustRightInd w:val="0"/>
              <w:snapToGrid w:val="0"/>
              <w:spacing w:line="240" w:lineRule="atLeast"/>
              <w:jc w:val="center"/>
              <w:rPr>
                <w:szCs w:val="21"/>
              </w:rPr>
            </w:pPr>
            <w:r>
              <w:rPr>
                <w:rFonts w:hint="eastAsia"/>
                <w:szCs w:val="21"/>
              </w:rPr>
              <w:t>1.98</w:t>
            </w:r>
            <w:r>
              <w:rPr>
                <w:szCs w:val="21"/>
              </w:rPr>
              <w:t>g</w:t>
            </w:r>
          </w:p>
        </w:tc>
        <w:tc>
          <w:tcPr>
            <w:tcW w:w="667" w:type="pct"/>
            <w:tcBorders>
              <w:top w:val="single" w:color="000000" w:sz="4" w:space="0"/>
              <w:left w:val="single" w:color="000000" w:sz="4" w:space="0"/>
              <w:bottom w:val="single" w:color="auto" w:sz="12" w:space="0"/>
              <w:right w:val="single" w:color="000000" w:sz="4" w:space="0"/>
            </w:tcBorders>
            <w:vAlign w:val="center"/>
          </w:tcPr>
          <w:p w14:paraId="2482A828">
            <w:pPr>
              <w:adjustRightInd w:val="0"/>
              <w:snapToGrid w:val="0"/>
              <w:spacing w:line="240" w:lineRule="atLeast"/>
              <w:jc w:val="center"/>
              <w:rPr>
                <w:szCs w:val="21"/>
              </w:rPr>
            </w:pPr>
            <w:r>
              <w:rPr>
                <w:rFonts w:hint="eastAsia"/>
                <w:szCs w:val="21"/>
              </w:rPr>
              <w:t>1.5</w:t>
            </w:r>
            <w:r>
              <w:rPr>
                <w:szCs w:val="21"/>
              </w:rPr>
              <w:t>g</w:t>
            </w:r>
          </w:p>
        </w:tc>
        <w:tc>
          <w:tcPr>
            <w:tcW w:w="1255" w:type="dxa"/>
            <w:tcBorders>
              <w:top w:val="single" w:color="000000" w:sz="4" w:space="0"/>
              <w:left w:val="single" w:color="000000" w:sz="4" w:space="0"/>
              <w:bottom w:val="single" w:color="auto" w:sz="12" w:space="0"/>
              <w:right w:val="single" w:color="000000" w:sz="4" w:space="0"/>
            </w:tcBorders>
            <w:vAlign w:val="center"/>
          </w:tcPr>
          <w:p w14:paraId="4379DA14">
            <w:pPr>
              <w:adjustRightInd w:val="0"/>
              <w:snapToGrid w:val="0"/>
              <w:spacing w:line="240" w:lineRule="atLeast"/>
              <w:jc w:val="center"/>
              <w:rPr>
                <w:szCs w:val="21"/>
              </w:rPr>
            </w:pPr>
            <w:r>
              <w:rPr>
                <w:rFonts w:hint="eastAsia"/>
                <w:szCs w:val="21"/>
              </w:rPr>
              <w:t>1.5</w:t>
            </w:r>
            <w:r>
              <w:rPr>
                <w:szCs w:val="21"/>
              </w:rPr>
              <w:t>g</w:t>
            </w:r>
          </w:p>
        </w:tc>
      </w:tr>
    </w:tbl>
    <w:p w14:paraId="5DF21BA5">
      <w:pPr>
        <w:pStyle w:val="27"/>
      </w:pPr>
      <w:bookmarkStart w:id="416" w:name="_Toc176264518"/>
      <w:r>
        <w:rPr>
          <w:rFonts w:hint="eastAsia"/>
        </w:rPr>
        <w:t>受试</w:t>
      </w:r>
      <w:r>
        <w:t>/陪试设备</w:t>
      </w:r>
      <w:bookmarkEnd w:id="416"/>
    </w:p>
    <w:p w14:paraId="2C1B846D">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受试设备：名称-件号，详细构型见6.1受试设备构型状态</w:t>
      </w:r>
    </w:p>
    <w:p w14:paraId="36B40A43">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陪试设备：无。</w:t>
      </w:r>
    </w:p>
    <w:p w14:paraId="33FA7CD0">
      <w:pPr>
        <w:pStyle w:val="32"/>
        <w:spacing w:line="500" w:lineRule="exact"/>
        <w:ind w:firstLine="480"/>
        <w:rPr>
          <w:rFonts w:ascii="Times New Roman" w:hAnsi="Times New Roman"/>
          <w:sz w:val="24"/>
          <w:szCs w:val="24"/>
        </w:rPr>
      </w:pPr>
      <w:r>
        <w:rPr>
          <w:rFonts w:hint="eastAsia" w:ascii="Times New Roman" w:hAnsi="Times New Roman"/>
          <w:sz w:val="24"/>
          <w:szCs w:val="24"/>
        </w:rPr>
        <w:t>搭接要求：无</w:t>
      </w:r>
    </w:p>
    <w:p w14:paraId="2B93148D">
      <w:pPr>
        <w:pStyle w:val="27"/>
      </w:pPr>
      <w:bookmarkStart w:id="417" w:name="_Toc176264519"/>
      <w:r>
        <w:rPr>
          <w:rFonts w:hint="eastAsia"/>
        </w:rPr>
        <w:t>试验设备、测试设备及要求</w:t>
      </w:r>
      <w:bookmarkEnd w:id="417"/>
    </w:p>
    <w:p w14:paraId="448828A8">
      <w:pPr>
        <w:pStyle w:val="59"/>
        <w:numPr>
          <w:ilvl w:val="0"/>
          <w:numId w:val="7"/>
        </w:numPr>
        <w:rPr>
          <w:rFonts w:ascii="黑体" w:hAnsi="黑体" w:cs="宋体"/>
        </w:rPr>
      </w:pPr>
      <w:bookmarkStart w:id="418" w:name="_Toc176262547"/>
      <w:r>
        <w:rPr>
          <w:rFonts w:ascii="黑体" w:hAnsi="黑体" w:cs="宋体"/>
        </w:rPr>
        <w:t>设备信息表</w:t>
      </w:r>
      <w:bookmarkEnd w:id="418"/>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9"/>
        <w:gridCol w:w="1941"/>
        <w:gridCol w:w="1974"/>
        <w:gridCol w:w="1671"/>
        <w:gridCol w:w="1778"/>
        <w:gridCol w:w="1438"/>
      </w:tblGrid>
      <w:tr w14:paraId="71445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12" w:space="0"/>
              <w:left w:val="single" w:color="auto" w:sz="12" w:space="0"/>
              <w:bottom w:val="single" w:color="auto" w:sz="6" w:space="0"/>
              <w:right w:val="single" w:color="auto" w:sz="6" w:space="0"/>
            </w:tcBorders>
            <w:vAlign w:val="center"/>
          </w:tcPr>
          <w:p w14:paraId="368CA127">
            <w:pPr>
              <w:adjustRightInd w:val="0"/>
              <w:jc w:val="center"/>
              <w:textAlignment w:val="baseline"/>
              <w:rPr>
                <w:rFonts w:eastAsiaTheme="minorEastAsia"/>
                <w:bCs/>
                <w:kern w:val="28"/>
                <w:szCs w:val="21"/>
              </w:rPr>
            </w:pPr>
            <w:r>
              <w:rPr>
                <w:rFonts w:eastAsiaTheme="minorEastAsia"/>
                <w:bCs/>
                <w:kern w:val="28"/>
                <w:szCs w:val="21"/>
              </w:rPr>
              <w:t>序号</w:t>
            </w:r>
          </w:p>
        </w:tc>
        <w:tc>
          <w:tcPr>
            <w:tcW w:w="1014" w:type="pct"/>
            <w:tcBorders>
              <w:top w:val="single" w:color="auto" w:sz="12" w:space="0"/>
              <w:left w:val="single" w:color="auto" w:sz="6" w:space="0"/>
              <w:bottom w:val="single" w:color="auto" w:sz="6" w:space="0"/>
              <w:right w:val="single" w:color="auto" w:sz="6" w:space="0"/>
            </w:tcBorders>
            <w:vAlign w:val="center"/>
          </w:tcPr>
          <w:p w14:paraId="4C0F3321">
            <w:pPr>
              <w:adjustRightInd w:val="0"/>
              <w:jc w:val="center"/>
              <w:textAlignment w:val="baseline"/>
              <w:rPr>
                <w:rFonts w:eastAsiaTheme="minorEastAsia"/>
                <w:bCs/>
                <w:kern w:val="28"/>
                <w:szCs w:val="21"/>
              </w:rPr>
            </w:pPr>
            <w:r>
              <w:rPr>
                <w:rFonts w:eastAsiaTheme="minorEastAsia"/>
                <w:bCs/>
                <w:kern w:val="28"/>
                <w:szCs w:val="21"/>
              </w:rPr>
              <w:t>设备名称</w:t>
            </w:r>
          </w:p>
        </w:tc>
        <w:tc>
          <w:tcPr>
            <w:tcW w:w="1031" w:type="pct"/>
            <w:tcBorders>
              <w:top w:val="single" w:color="auto" w:sz="12" w:space="0"/>
              <w:left w:val="single" w:color="auto" w:sz="6" w:space="0"/>
              <w:bottom w:val="single" w:color="auto" w:sz="6" w:space="0"/>
              <w:right w:val="single" w:color="auto" w:sz="6" w:space="0"/>
            </w:tcBorders>
            <w:vAlign w:val="center"/>
          </w:tcPr>
          <w:p w14:paraId="7E294A48">
            <w:pPr>
              <w:adjustRightInd w:val="0"/>
              <w:jc w:val="center"/>
              <w:textAlignment w:val="baseline"/>
              <w:rPr>
                <w:rFonts w:eastAsiaTheme="minorEastAsia"/>
                <w:bCs/>
                <w:kern w:val="28"/>
                <w:szCs w:val="21"/>
              </w:rPr>
            </w:pPr>
            <w:r>
              <w:rPr>
                <w:rFonts w:eastAsiaTheme="minorEastAsia"/>
                <w:bCs/>
                <w:kern w:val="28"/>
                <w:szCs w:val="21"/>
              </w:rPr>
              <w:t>用途</w:t>
            </w:r>
          </w:p>
        </w:tc>
        <w:tc>
          <w:tcPr>
            <w:tcW w:w="873" w:type="pct"/>
            <w:tcBorders>
              <w:top w:val="single" w:color="auto" w:sz="12" w:space="0"/>
              <w:left w:val="single" w:color="auto" w:sz="6" w:space="0"/>
              <w:bottom w:val="single" w:color="auto" w:sz="6" w:space="0"/>
              <w:right w:val="single" w:color="auto" w:sz="6" w:space="0"/>
            </w:tcBorders>
            <w:vAlign w:val="center"/>
          </w:tcPr>
          <w:p w14:paraId="1113AF6F">
            <w:pPr>
              <w:adjustRightInd w:val="0"/>
              <w:jc w:val="center"/>
              <w:textAlignment w:val="baseline"/>
              <w:rPr>
                <w:rFonts w:eastAsiaTheme="minorEastAsia"/>
                <w:bCs/>
                <w:kern w:val="28"/>
                <w:szCs w:val="21"/>
              </w:rPr>
            </w:pPr>
            <w:r>
              <w:rPr>
                <w:rFonts w:eastAsiaTheme="minorEastAsia"/>
                <w:bCs/>
                <w:kern w:val="28"/>
                <w:szCs w:val="21"/>
              </w:rPr>
              <w:t>设备型号</w:t>
            </w:r>
          </w:p>
        </w:tc>
        <w:tc>
          <w:tcPr>
            <w:tcW w:w="929" w:type="pct"/>
            <w:tcBorders>
              <w:top w:val="single" w:color="auto" w:sz="12" w:space="0"/>
              <w:left w:val="single" w:color="auto" w:sz="6" w:space="0"/>
              <w:bottom w:val="single" w:color="auto" w:sz="6" w:space="0"/>
              <w:right w:val="single" w:color="auto" w:sz="6" w:space="0"/>
            </w:tcBorders>
            <w:vAlign w:val="center"/>
          </w:tcPr>
          <w:p w14:paraId="3B3DF1CB">
            <w:pPr>
              <w:adjustRightInd w:val="0"/>
              <w:jc w:val="center"/>
              <w:textAlignment w:val="baseline"/>
              <w:rPr>
                <w:rFonts w:eastAsiaTheme="minorEastAsia"/>
                <w:bCs/>
                <w:kern w:val="28"/>
                <w:szCs w:val="21"/>
              </w:rPr>
            </w:pPr>
            <w:r>
              <w:rPr>
                <w:rFonts w:eastAsiaTheme="minorEastAsia"/>
                <w:bCs/>
                <w:kern w:val="28"/>
                <w:szCs w:val="21"/>
              </w:rPr>
              <w:t>技术要求/精度</w:t>
            </w:r>
          </w:p>
        </w:tc>
        <w:tc>
          <w:tcPr>
            <w:tcW w:w="751" w:type="pct"/>
            <w:tcBorders>
              <w:top w:val="single" w:color="auto" w:sz="12" w:space="0"/>
              <w:left w:val="single" w:color="auto" w:sz="6" w:space="0"/>
              <w:bottom w:val="single" w:color="auto" w:sz="6" w:space="0"/>
              <w:right w:val="single" w:color="auto" w:sz="12" w:space="0"/>
            </w:tcBorders>
            <w:vAlign w:val="center"/>
          </w:tcPr>
          <w:p w14:paraId="5271C2A0">
            <w:pPr>
              <w:adjustRightInd w:val="0"/>
              <w:spacing w:line="480" w:lineRule="auto"/>
              <w:jc w:val="center"/>
              <w:textAlignment w:val="baseline"/>
              <w:rPr>
                <w:rFonts w:eastAsiaTheme="minorEastAsia"/>
                <w:bCs/>
                <w:kern w:val="28"/>
                <w:szCs w:val="21"/>
              </w:rPr>
            </w:pPr>
            <w:r>
              <w:rPr>
                <w:rFonts w:eastAsiaTheme="minorEastAsia"/>
                <w:bCs/>
                <w:kern w:val="28"/>
                <w:szCs w:val="21"/>
              </w:rPr>
              <w:t>校验方式</w:t>
            </w:r>
          </w:p>
        </w:tc>
      </w:tr>
      <w:tr w14:paraId="6C299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64FF87EF">
            <w:pPr>
              <w:pStyle w:val="32"/>
              <w:numPr>
                <w:ilvl w:val="0"/>
                <w:numId w:val="56"/>
              </w:numPr>
              <w:adjustRightInd w:val="0"/>
              <w:spacing w:before="156" w:after="156"/>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3A0ECD57">
            <w:pPr>
              <w:adjustRightInd w:val="0"/>
              <w:jc w:val="center"/>
              <w:textAlignment w:val="baseline"/>
              <w:rPr>
                <w:rFonts w:eastAsiaTheme="minorEastAsia"/>
                <w:kern w:val="0"/>
                <w:szCs w:val="21"/>
              </w:rPr>
            </w:pPr>
            <w:r>
              <w:rPr>
                <w:rFonts w:eastAsiaTheme="minorEastAsia"/>
                <w:szCs w:val="21"/>
              </w:rPr>
              <w:t>X-Y记录仪</w:t>
            </w:r>
          </w:p>
        </w:tc>
        <w:tc>
          <w:tcPr>
            <w:tcW w:w="1031" w:type="pct"/>
            <w:tcBorders>
              <w:top w:val="single" w:color="auto" w:sz="6" w:space="0"/>
              <w:left w:val="single" w:color="auto" w:sz="6" w:space="0"/>
              <w:bottom w:val="single" w:color="auto" w:sz="6" w:space="0"/>
              <w:right w:val="single" w:color="auto" w:sz="6" w:space="0"/>
            </w:tcBorders>
            <w:vAlign w:val="center"/>
          </w:tcPr>
          <w:p w14:paraId="64E86390">
            <w:pPr>
              <w:adjustRightInd w:val="0"/>
              <w:jc w:val="center"/>
              <w:textAlignment w:val="baseline"/>
              <w:rPr>
                <w:rFonts w:eastAsiaTheme="minorEastAsia"/>
                <w:kern w:val="28"/>
                <w:szCs w:val="21"/>
              </w:rPr>
            </w:pPr>
            <w:r>
              <w:rPr>
                <w:rFonts w:eastAsiaTheme="minorEastAsia"/>
                <w:kern w:val="28"/>
                <w:szCs w:val="21"/>
              </w:rPr>
              <w:t>产品功能性能测试</w:t>
            </w:r>
          </w:p>
        </w:tc>
        <w:tc>
          <w:tcPr>
            <w:tcW w:w="873" w:type="pct"/>
            <w:tcBorders>
              <w:top w:val="single" w:color="auto" w:sz="6" w:space="0"/>
              <w:left w:val="single" w:color="auto" w:sz="6" w:space="0"/>
              <w:bottom w:val="single" w:color="auto" w:sz="6" w:space="0"/>
              <w:right w:val="single" w:color="auto" w:sz="6" w:space="0"/>
            </w:tcBorders>
            <w:vAlign w:val="center"/>
          </w:tcPr>
          <w:p w14:paraId="424066CD">
            <w:pPr>
              <w:adjustRightInd w:val="0"/>
              <w:jc w:val="center"/>
              <w:textAlignment w:val="baseline"/>
              <w:rPr>
                <w:rFonts w:eastAsiaTheme="minorEastAsia"/>
                <w:kern w:val="28"/>
                <w:szCs w:val="21"/>
              </w:rPr>
            </w:pPr>
            <w:r>
              <w:rPr>
                <w:rFonts w:hint="eastAsia" w:eastAsiaTheme="minorEastAsia"/>
                <w:kern w:val="28"/>
                <w:szCs w:val="21"/>
              </w:rPr>
              <w:t>TBC</w:t>
            </w:r>
          </w:p>
        </w:tc>
        <w:tc>
          <w:tcPr>
            <w:tcW w:w="1778" w:type="dxa"/>
            <w:tcBorders>
              <w:top w:val="single" w:color="auto" w:sz="6" w:space="0"/>
              <w:left w:val="single" w:color="auto" w:sz="6" w:space="0"/>
              <w:bottom w:val="single" w:color="auto" w:sz="6" w:space="0"/>
              <w:right w:val="single" w:color="auto" w:sz="6" w:space="0"/>
            </w:tcBorders>
            <w:vAlign w:val="center"/>
          </w:tcPr>
          <w:p w14:paraId="3BB497FF">
            <w:pPr>
              <w:adjustRightInd w:val="0"/>
              <w:jc w:val="center"/>
              <w:textAlignment w:val="baseline"/>
              <w:rPr>
                <w:rFonts w:eastAsiaTheme="minorEastAsia"/>
                <w:kern w:val="0"/>
                <w:szCs w:val="21"/>
              </w:rPr>
            </w:pPr>
            <w:r>
              <w:rPr>
                <w:rFonts w:hint="eastAsia" w:cs="宋体"/>
                <w:kern w:val="0"/>
                <w:szCs w:val="21"/>
              </w:rPr>
              <w:t>/</w:t>
            </w:r>
          </w:p>
        </w:tc>
        <w:tc>
          <w:tcPr>
            <w:tcW w:w="1438" w:type="dxa"/>
            <w:tcBorders>
              <w:top w:val="single" w:color="auto" w:sz="6" w:space="0"/>
              <w:left w:val="single" w:color="auto" w:sz="6" w:space="0"/>
              <w:bottom w:val="single" w:color="auto" w:sz="6" w:space="0"/>
              <w:right w:val="single" w:color="auto" w:sz="12" w:space="0"/>
            </w:tcBorders>
            <w:vAlign w:val="center"/>
          </w:tcPr>
          <w:p w14:paraId="1A37DD18">
            <w:pPr>
              <w:adjustRightInd w:val="0"/>
              <w:jc w:val="center"/>
              <w:textAlignment w:val="baseline"/>
              <w:rPr>
                <w:rFonts w:eastAsiaTheme="minorEastAsia"/>
                <w:kern w:val="0"/>
                <w:szCs w:val="21"/>
                <w:highlight w:val="yellow"/>
              </w:rPr>
            </w:pPr>
            <w:r>
              <w:rPr>
                <w:rFonts w:hint="eastAsia" w:cs="宋体"/>
                <w:kern w:val="0"/>
                <w:szCs w:val="21"/>
              </w:rPr>
              <w:t>定检</w:t>
            </w:r>
          </w:p>
        </w:tc>
      </w:tr>
      <w:tr w14:paraId="4008B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11CC16A9">
            <w:pPr>
              <w:pStyle w:val="32"/>
              <w:numPr>
                <w:ilvl w:val="0"/>
                <w:numId w:val="56"/>
              </w:numPr>
              <w:adjustRightInd w:val="0"/>
              <w:spacing w:before="156" w:after="156"/>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5D8DFE20">
            <w:pPr>
              <w:adjustRightInd w:val="0"/>
              <w:jc w:val="center"/>
              <w:textAlignment w:val="baseline"/>
              <w:rPr>
                <w:rFonts w:eastAsiaTheme="minorEastAsia"/>
                <w:kern w:val="28"/>
                <w:szCs w:val="21"/>
              </w:rPr>
            </w:pPr>
            <w:r>
              <w:rPr>
                <w:rFonts w:eastAsiaTheme="minorEastAsia"/>
                <w:szCs w:val="21"/>
              </w:rPr>
              <w:t>信号放大器</w:t>
            </w:r>
          </w:p>
        </w:tc>
        <w:tc>
          <w:tcPr>
            <w:tcW w:w="1031" w:type="pct"/>
            <w:tcBorders>
              <w:top w:val="single" w:color="auto" w:sz="6" w:space="0"/>
              <w:left w:val="single" w:color="auto" w:sz="6" w:space="0"/>
              <w:bottom w:val="single" w:color="auto" w:sz="6" w:space="0"/>
              <w:right w:val="single" w:color="auto" w:sz="6" w:space="0"/>
            </w:tcBorders>
            <w:vAlign w:val="center"/>
          </w:tcPr>
          <w:p w14:paraId="2B5AFC53">
            <w:pPr>
              <w:adjustRightInd w:val="0"/>
              <w:jc w:val="center"/>
              <w:textAlignment w:val="baseline"/>
              <w:rPr>
                <w:rFonts w:eastAsiaTheme="minorEastAsia"/>
                <w:kern w:val="28"/>
                <w:szCs w:val="21"/>
              </w:rPr>
            </w:pPr>
            <w:r>
              <w:rPr>
                <w:rFonts w:eastAsiaTheme="minorEastAsia"/>
                <w:kern w:val="28"/>
                <w:szCs w:val="21"/>
              </w:rPr>
              <w:t>产品功能性能测试</w:t>
            </w:r>
          </w:p>
        </w:tc>
        <w:tc>
          <w:tcPr>
            <w:tcW w:w="873" w:type="pct"/>
            <w:tcBorders>
              <w:top w:val="single" w:color="auto" w:sz="6" w:space="0"/>
              <w:left w:val="single" w:color="auto" w:sz="6" w:space="0"/>
              <w:bottom w:val="single" w:color="auto" w:sz="6" w:space="0"/>
              <w:right w:val="single" w:color="auto" w:sz="6" w:space="0"/>
            </w:tcBorders>
            <w:vAlign w:val="center"/>
          </w:tcPr>
          <w:p w14:paraId="5C8EC8CD">
            <w:pPr>
              <w:adjustRightInd w:val="0"/>
              <w:jc w:val="center"/>
              <w:textAlignment w:val="baseline"/>
              <w:rPr>
                <w:rFonts w:eastAsiaTheme="minorEastAsia"/>
                <w:kern w:val="28"/>
                <w:szCs w:val="21"/>
              </w:rPr>
            </w:pPr>
            <w:r>
              <w:rPr>
                <w:rFonts w:hint="eastAsia" w:eastAsiaTheme="minorEastAsia"/>
                <w:kern w:val="28"/>
                <w:szCs w:val="21"/>
              </w:rPr>
              <w:t>TBC</w:t>
            </w:r>
          </w:p>
        </w:tc>
        <w:tc>
          <w:tcPr>
            <w:tcW w:w="1778" w:type="dxa"/>
            <w:tcBorders>
              <w:top w:val="single" w:color="auto" w:sz="6" w:space="0"/>
              <w:left w:val="single" w:color="auto" w:sz="6" w:space="0"/>
              <w:bottom w:val="single" w:color="auto" w:sz="6" w:space="0"/>
              <w:right w:val="single" w:color="auto" w:sz="6" w:space="0"/>
            </w:tcBorders>
            <w:vAlign w:val="center"/>
          </w:tcPr>
          <w:p w14:paraId="6CBA59B4">
            <w:pPr>
              <w:adjustRightInd w:val="0"/>
              <w:jc w:val="center"/>
              <w:textAlignment w:val="baseline"/>
              <w:rPr>
                <w:rFonts w:eastAsiaTheme="minorEastAsia"/>
                <w:kern w:val="28"/>
                <w:szCs w:val="21"/>
              </w:rPr>
            </w:pPr>
            <w:r>
              <w:rPr>
                <w:rFonts w:hint="eastAsia" w:cs="宋体"/>
                <w:kern w:val="0"/>
                <w:szCs w:val="21"/>
              </w:rPr>
              <w:t>/</w:t>
            </w:r>
          </w:p>
        </w:tc>
        <w:tc>
          <w:tcPr>
            <w:tcW w:w="1438" w:type="dxa"/>
            <w:tcBorders>
              <w:top w:val="single" w:color="auto" w:sz="6" w:space="0"/>
              <w:left w:val="single" w:color="auto" w:sz="6" w:space="0"/>
              <w:bottom w:val="single" w:color="auto" w:sz="6" w:space="0"/>
              <w:right w:val="single" w:color="auto" w:sz="12" w:space="0"/>
            </w:tcBorders>
            <w:vAlign w:val="center"/>
          </w:tcPr>
          <w:p w14:paraId="44104A8C">
            <w:pPr>
              <w:adjustRightInd w:val="0"/>
              <w:jc w:val="center"/>
              <w:textAlignment w:val="baseline"/>
              <w:rPr>
                <w:rFonts w:eastAsiaTheme="minorEastAsia"/>
                <w:kern w:val="28"/>
                <w:szCs w:val="21"/>
                <w:highlight w:val="yellow"/>
              </w:rPr>
            </w:pPr>
            <w:r>
              <w:rPr>
                <w:rFonts w:hint="eastAsia" w:cs="宋体"/>
                <w:kern w:val="0"/>
                <w:szCs w:val="21"/>
              </w:rPr>
              <w:t>定检</w:t>
            </w:r>
          </w:p>
        </w:tc>
      </w:tr>
      <w:tr w14:paraId="60EBA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293903FF">
            <w:pPr>
              <w:pStyle w:val="32"/>
              <w:numPr>
                <w:ilvl w:val="0"/>
                <w:numId w:val="56"/>
              </w:numPr>
              <w:adjustRightInd w:val="0"/>
              <w:spacing w:before="156" w:after="156"/>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0B5B0384">
            <w:pPr>
              <w:adjustRightInd w:val="0"/>
              <w:jc w:val="center"/>
              <w:textAlignment w:val="baseline"/>
              <w:rPr>
                <w:rFonts w:eastAsiaTheme="minorEastAsia"/>
                <w:kern w:val="28"/>
                <w:szCs w:val="21"/>
              </w:rPr>
            </w:pPr>
            <w:r>
              <w:rPr>
                <w:rFonts w:eastAsiaTheme="minorEastAsia"/>
                <w:szCs w:val="21"/>
              </w:rPr>
              <w:t>液压试验台架</w:t>
            </w:r>
          </w:p>
        </w:tc>
        <w:tc>
          <w:tcPr>
            <w:tcW w:w="1031" w:type="pct"/>
            <w:tcBorders>
              <w:top w:val="single" w:color="auto" w:sz="6" w:space="0"/>
              <w:left w:val="single" w:color="auto" w:sz="6" w:space="0"/>
              <w:bottom w:val="single" w:color="auto" w:sz="6" w:space="0"/>
              <w:right w:val="single" w:color="auto" w:sz="6" w:space="0"/>
            </w:tcBorders>
            <w:vAlign w:val="center"/>
          </w:tcPr>
          <w:p w14:paraId="3DA28312">
            <w:pPr>
              <w:adjustRightInd w:val="0"/>
              <w:jc w:val="center"/>
              <w:textAlignment w:val="baseline"/>
              <w:rPr>
                <w:rFonts w:eastAsiaTheme="minorEastAsia"/>
                <w:kern w:val="28"/>
                <w:szCs w:val="21"/>
              </w:rPr>
            </w:pPr>
            <w:r>
              <w:rPr>
                <w:rFonts w:eastAsiaTheme="minorEastAsia"/>
                <w:kern w:val="28"/>
                <w:szCs w:val="21"/>
              </w:rPr>
              <w:t>产品功能性能测试</w:t>
            </w:r>
          </w:p>
        </w:tc>
        <w:tc>
          <w:tcPr>
            <w:tcW w:w="873" w:type="pct"/>
            <w:tcBorders>
              <w:top w:val="single" w:color="auto" w:sz="6" w:space="0"/>
              <w:left w:val="single" w:color="auto" w:sz="6" w:space="0"/>
              <w:bottom w:val="single" w:color="auto" w:sz="6" w:space="0"/>
              <w:right w:val="single" w:color="auto" w:sz="6" w:space="0"/>
            </w:tcBorders>
            <w:vAlign w:val="center"/>
          </w:tcPr>
          <w:p w14:paraId="1E8B1226">
            <w:pPr>
              <w:adjustRightInd w:val="0"/>
              <w:jc w:val="center"/>
              <w:textAlignment w:val="baseline"/>
              <w:rPr>
                <w:rFonts w:eastAsiaTheme="minorEastAsia"/>
                <w:kern w:val="28"/>
                <w:szCs w:val="21"/>
              </w:rPr>
            </w:pPr>
            <w:r>
              <w:rPr>
                <w:rFonts w:hint="eastAsia" w:eastAsiaTheme="minorEastAsia"/>
                <w:kern w:val="28"/>
                <w:szCs w:val="21"/>
              </w:rPr>
              <w:t>TBC</w:t>
            </w:r>
          </w:p>
        </w:tc>
        <w:tc>
          <w:tcPr>
            <w:tcW w:w="1778" w:type="dxa"/>
            <w:tcBorders>
              <w:top w:val="single" w:color="auto" w:sz="6" w:space="0"/>
              <w:left w:val="single" w:color="auto" w:sz="6" w:space="0"/>
              <w:bottom w:val="single" w:color="auto" w:sz="6" w:space="0"/>
              <w:right w:val="single" w:color="auto" w:sz="6" w:space="0"/>
            </w:tcBorders>
            <w:vAlign w:val="center"/>
          </w:tcPr>
          <w:p w14:paraId="5843EFA7">
            <w:pPr>
              <w:adjustRightInd w:val="0"/>
              <w:jc w:val="center"/>
              <w:textAlignment w:val="baseline"/>
              <w:rPr>
                <w:rFonts w:eastAsiaTheme="minorEastAsia"/>
                <w:kern w:val="28"/>
                <w:szCs w:val="21"/>
              </w:rPr>
            </w:pPr>
            <w:r>
              <w:rPr>
                <w:rFonts w:hint="eastAsia" w:cs="宋体"/>
                <w:kern w:val="0"/>
                <w:szCs w:val="21"/>
              </w:rPr>
              <w:t>/</w:t>
            </w:r>
          </w:p>
        </w:tc>
        <w:tc>
          <w:tcPr>
            <w:tcW w:w="1438" w:type="dxa"/>
            <w:tcBorders>
              <w:top w:val="single" w:color="auto" w:sz="6" w:space="0"/>
              <w:left w:val="single" w:color="auto" w:sz="6" w:space="0"/>
              <w:bottom w:val="single" w:color="auto" w:sz="6" w:space="0"/>
              <w:right w:val="single" w:color="auto" w:sz="12" w:space="0"/>
            </w:tcBorders>
            <w:vAlign w:val="center"/>
          </w:tcPr>
          <w:p w14:paraId="414DCE2F">
            <w:pPr>
              <w:adjustRightInd w:val="0"/>
              <w:jc w:val="center"/>
              <w:textAlignment w:val="baseline"/>
              <w:rPr>
                <w:rFonts w:eastAsiaTheme="minorEastAsia"/>
                <w:kern w:val="28"/>
                <w:szCs w:val="21"/>
                <w:highlight w:val="yellow"/>
              </w:rPr>
            </w:pPr>
            <w:r>
              <w:rPr>
                <w:rFonts w:hint="eastAsia" w:cs="宋体"/>
                <w:kern w:val="0"/>
                <w:szCs w:val="21"/>
              </w:rPr>
              <w:t>定检</w:t>
            </w:r>
          </w:p>
        </w:tc>
      </w:tr>
      <w:tr w14:paraId="1A0C3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4B46B905">
            <w:pPr>
              <w:pStyle w:val="32"/>
              <w:numPr>
                <w:ilvl w:val="0"/>
                <w:numId w:val="56"/>
              </w:numPr>
              <w:adjustRightInd w:val="0"/>
              <w:spacing w:before="156" w:after="156"/>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7334D552">
            <w:pPr>
              <w:adjustRightInd w:val="0"/>
              <w:jc w:val="center"/>
              <w:textAlignment w:val="baseline"/>
              <w:rPr>
                <w:rFonts w:eastAsiaTheme="minorEastAsia"/>
                <w:szCs w:val="21"/>
              </w:rPr>
            </w:pPr>
            <w:r>
              <w:rPr>
                <w:rFonts w:eastAsiaTheme="minorEastAsia"/>
                <w:szCs w:val="21"/>
              </w:rPr>
              <w:t>流量计</w:t>
            </w:r>
          </w:p>
        </w:tc>
        <w:tc>
          <w:tcPr>
            <w:tcW w:w="1031" w:type="pct"/>
            <w:tcBorders>
              <w:top w:val="single" w:color="auto" w:sz="6" w:space="0"/>
              <w:left w:val="single" w:color="auto" w:sz="6" w:space="0"/>
              <w:bottom w:val="single" w:color="auto" w:sz="6" w:space="0"/>
              <w:right w:val="single" w:color="auto" w:sz="6" w:space="0"/>
            </w:tcBorders>
            <w:vAlign w:val="center"/>
          </w:tcPr>
          <w:p w14:paraId="4CE8A931">
            <w:pPr>
              <w:adjustRightInd w:val="0"/>
              <w:jc w:val="center"/>
              <w:textAlignment w:val="baseline"/>
              <w:rPr>
                <w:rFonts w:eastAsiaTheme="minorEastAsia"/>
                <w:kern w:val="28"/>
                <w:szCs w:val="21"/>
              </w:rPr>
            </w:pPr>
          </w:p>
        </w:tc>
        <w:tc>
          <w:tcPr>
            <w:tcW w:w="873" w:type="pct"/>
            <w:tcBorders>
              <w:top w:val="single" w:color="auto" w:sz="6" w:space="0"/>
              <w:left w:val="single" w:color="auto" w:sz="6" w:space="0"/>
              <w:bottom w:val="single" w:color="auto" w:sz="6" w:space="0"/>
              <w:right w:val="single" w:color="auto" w:sz="6" w:space="0"/>
            </w:tcBorders>
            <w:vAlign w:val="center"/>
          </w:tcPr>
          <w:p w14:paraId="14AFA721">
            <w:pPr>
              <w:adjustRightInd w:val="0"/>
              <w:jc w:val="center"/>
              <w:textAlignment w:val="baseline"/>
              <w:rPr>
                <w:rFonts w:eastAsiaTheme="minorEastAsia"/>
                <w:szCs w:val="21"/>
              </w:rPr>
            </w:pPr>
            <w:r>
              <w:rPr>
                <w:rFonts w:hint="eastAsia" w:eastAsiaTheme="minorEastAsia"/>
                <w:kern w:val="28"/>
                <w:szCs w:val="21"/>
              </w:rPr>
              <w:t>TBC</w:t>
            </w:r>
          </w:p>
        </w:tc>
        <w:tc>
          <w:tcPr>
            <w:tcW w:w="1778" w:type="dxa"/>
            <w:tcBorders>
              <w:top w:val="single" w:color="auto" w:sz="6" w:space="0"/>
              <w:left w:val="single" w:color="auto" w:sz="6" w:space="0"/>
              <w:bottom w:val="single" w:color="auto" w:sz="6" w:space="0"/>
              <w:right w:val="single" w:color="auto" w:sz="6" w:space="0"/>
            </w:tcBorders>
            <w:vAlign w:val="center"/>
          </w:tcPr>
          <w:p w14:paraId="31AB46CD">
            <w:pPr>
              <w:adjustRightInd w:val="0"/>
              <w:jc w:val="center"/>
              <w:textAlignment w:val="baseline"/>
              <w:rPr>
                <w:rFonts w:eastAsiaTheme="minorEastAsia"/>
                <w:szCs w:val="21"/>
              </w:rPr>
            </w:pPr>
            <w:r>
              <w:rPr>
                <w:rFonts w:hint="eastAsia" w:cs="宋体"/>
                <w:kern w:val="0"/>
                <w:szCs w:val="21"/>
              </w:rPr>
              <w:t>/</w:t>
            </w:r>
          </w:p>
        </w:tc>
        <w:tc>
          <w:tcPr>
            <w:tcW w:w="1438" w:type="dxa"/>
            <w:tcBorders>
              <w:top w:val="single" w:color="auto" w:sz="6" w:space="0"/>
              <w:left w:val="single" w:color="auto" w:sz="6" w:space="0"/>
              <w:bottom w:val="single" w:color="auto" w:sz="6" w:space="0"/>
              <w:right w:val="single" w:color="auto" w:sz="12" w:space="0"/>
            </w:tcBorders>
            <w:vAlign w:val="center"/>
          </w:tcPr>
          <w:p w14:paraId="12C7E797">
            <w:pPr>
              <w:adjustRightInd w:val="0"/>
              <w:jc w:val="center"/>
              <w:textAlignment w:val="baseline"/>
              <w:rPr>
                <w:rFonts w:eastAsiaTheme="minorEastAsia"/>
                <w:kern w:val="28"/>
                <w:szCs w:val="21"/>
              </w:rPr>
            </w:pPr>
            <w:r>
              <w:rPr>
                <w:rFonts w:hint="eastAsia" w:cs="宋体"/>
                <w:kern w:val="0"/>
                <w:szCs w:val="21"/>
              </w:rPr>
              <w:t>定检</w:t>
            </w:r>
          </w:p>
        </w:tc>
      </w:tr>
      <w:tr w14:paraId="70667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62035BC4">
            <w:pPr>
              <w:pStyle w:val="32"/>
              <w:numPr>
                <w:ilvl w:val="0"/>
                <w:numId w:val="56"/>
              </w:numPr>
              <w:adjustRightInd w:val="0"/>
              <w:spacing w:before="156" w:after="156"/>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35E45A40">
            <w:pPr>
              <w:adjustRightInd w:val="0"/>
              <w:jc w:val="center"/>
              <w:textAlignment w:val="baseline"/>
              <w:rPr>
                <w:rFonts w:eastAsiaTheme="minorEastAsia"/>
                <w:szCs w:val="21"/>
                <w:highlight w:val="yellow"/>
              </w:rPr>
            </w:pPr>
            <w:r>
              <w:rPr>
                <w:rFonts w:hint="eastAsia" w:ascii="宋体" w:hAnsi="宋体" w:cs="宋体"/>
                <w:kern w:val="0"/>
                <w:szCs w:val="21"/>
              </w:rPr>
              <w:t>400kg离心式恒加速度试验机</w:t>
            </w:r>
          </w:p>
        </w:tc>
        <w:tc>
          <w:tcPr>
            <w:tcW w:w="1031" w:type="pct"/>
            <w:tcBorders>
              <w:top w:val="single" w:color="auto" w:sz="6" w:space="0"/>
              <w:left w:val="single" w:color="auto" w:sz="6" w:space="0"/>
              <w:bottom w:val="single" w:color="auto" w:sz="6" w:space="0"/>
              <w:right w:val="single" w:color="auto" w:sz="6" w:space="0"/>
            </w:tcBorders>
            <w:vAlign w:val="center"/>
          </w:tcPr>
          <w:p w14:paraId="1467203F">
            <w:pPr>
              <w:adjustRightInd w:val="0"/>
              <w:jc w:val="center"/>
              <w:textAlignment w:val="baseline"/>
              <w:rPr>
                <w:szCs w:val="21"/>
              </w:rPr>
            </w:pPr>
            <w:r>
              <w:rPr>
                <w:szCs w:val="21"/>
              </w:rPr>
              <w:t>用于</w:t>
            </w:r>
            <w:r>
              <w:rPr>
                <w:rFonts w:hint="eastAsia"/>
                <w:szCs w:val="21"/>
              </w:rPr>
              <w:t>坠撞安全持续载荷试验</w:t>
            </w:r>
          </w:p>
        </w:tc>
        <w:tc>
          <w:tcPr>
            <w:tcW w:w="873" w:type="pct"/>
            <w:tcBorders>
              <w:top w:val="single" w:color="auto" w:sz="6" w:space="0"/>
              <w:left w:val="single" w:color="auto" w:sz="6" w:space="0"/>
              <w:bottom w:val="single" w:color="auto" w:sz="6" w:space="0"/>
              <w:right w:val="single" w:color="auto" w:sz="6" w:space="0"/>
            </w:tcBorders>
            <w:vAlign w:val="center"/>
          </w:tcPr>
          <w:p w14:paraId="534CBFF1">
            <w:pPr>
              <w:adjustRightInd w:val="0"/>
              <w:jc w:val="center"/>
              <w:textAlignment w:val="baseline"/>
              <w:rPr>
                <w:szCs w:val="21"/>
              </w:rPr>
            </w:pPr>
            <w:r>
              <w:t>Y53400-1A/ZF</w:t>
            </w:r>
          </w:p>
        </w:tc>
        <w:tc>
          <w:tcPr>
            <w:tcW w:w="929" w:type="pct"/>
            <w:tcBorders>
              <w:top w:val="single" w:color="auto" w:sz="6" w:space="0"/>
              <w:left w:val="single" w:color="auto" w:sz="6" w:space="0"/>
              <w:bottom w:val="single" w:color="auto" w:sz="6" w:space="0"/>
              <w:right w:val="single" w:color="auto" w:sz="6" w:space="0"/>
            </w:tcBorders>
            <w:vAlign w:val="center"/>
          </w:tcPr>
          <w:p w14:paraId="426C5D16">
            <w:pPr>
              <w:widowControl/>
              <w:jc w:val="left"/>
              <w:rPr>
                <w:rFonts w:ascii="宋体" w:hAnsi="宋体" w:cs="宋体"/>
                <w:kern w:val="0"/>
                <w:szCs w:val="21"/>
              </w:rPr>
            </w:pPr>
            <w:r>
              <w:rPr>
                <w:rFonts w:hint="eastAsia" w:ascii="宋体" w:hAnsi="宋体" w:cs="宋体"/>
                <w:kern w:val="0"/>
                <w:szCs w:val="21"/>
              </w:rPr>
              <w:t>最大加速度范围：</w:t>
            </w:r>
          </w:p>
          <w:p w14:paraId="523BFB58">
            <w:pPr>
              <w:widowControl/>
              <w:jc w:val="left"/>
              <w:rPr>
                <w:rFonts w:ascii="宋体" w:hAnsi="宋体" w:cs="宋体"/>
                <w:kern w:val="0"/>
                <w:szCs w:val="21"/>
              </w:rPr>
            </w:pPr>
            <w:r>
              <w:rPr>
                <w:rFonts w:hint="eastAsia" w:ascii="宋体" w:hAnsi="宋体" w:cs="宋体"/>
                <w:kern w:val="0"/>
                <w:szCs w:val="21"/>
              </w:rPr>
              <w:t>（1~100）g</w:t>
            </w:r>
          </w:p>
          <w:p w14:paraId="62263D74">
            <w:pPr>
              <w:widowControl/>
              <w:jc w:val="left"/>
              <w:rPr>
                <w:rFonts w:ascii="宋体" w:hAnsi="宋体" w:cs="宋体"/>
                <w:kern w:val="0"/>
                <w:szCs w:val="21"/>
              </w:rPr>
            </w:pPr>
            <w:r>
              <w:rPr>
                <w:rFonts w:hint="eastAsia" w:ascii="宋体" w:hAnsi="宋体" w:cs="宋体"/>
                <w:kern w:val="0"/>
                <w:szCs w:val="21"/>
              </w:rPr>
              <w:t>带载加速度示值误差：</w:t>
            </w:r>
          </w:p>
          <w:p w14:paraId="701066DA">
            <w:pPr>
              <w:pStyle w:val="40"/>
              <w:spacing w:line="320" w:lineRule="exact"/>
              <w:rPr>
                <w:rFonts w:ascii="Times New Roman" w:hAnsi="Times New Roman"/>
                <w:sz w:val="21"/>
                <w:szCs w:val="21"/>
              </w:rPr>
            </w:pPr>
            <w:r>
              <w:rPr>
                <w:rFonts w:hint="eastAsia" w:cs="宋体"/>
                <w:kern w:val="0"/>
                <w:szCs w:val="21"/>
              </w:rPr>
              <w:t>≤±0.3%</w:t>
            </w:r>
          </w:p>
        </w:tc>
        <w:tc>
          <w:tcPr>
            <w:tcW w:w="751" w:type="pct"/>
            <w:tcBorders>
              <w:top w:val="single" w:color="auto" w:sz="6" w:space="0"/>
              <w:left w:val="single" w:color="auto" w:sz="6" w:space="0"/>
              <w:bottom w:val="single" w:color="auto" w:sz="6" w:space="0"/>
              <w:right w:val="single" w:color="auto" w:sz="12" w:space="0"/>
            </w:tcBorders>
            <w:vAlign w:val="center"/>
          </w:tcPr>
          <w:p w14:paraId="40469F9F">
            <w:pPr>
              <w:adjustRightInd w:val="0"/>
              <w:jc w:val="center"/>
              <w:textAlignment w:val="baseline"/>
              <w:rPr>
                <w:rFonts w:eastAsiaTheme="minorEastAsia"/>
                <w:kern w:val="28"/>
                <w:szCs w:val="21"/>
              </w:rPr>
            </w:pPr>
            <w:r>
              <w:rPr>
                <w:rFonts w:eastAsiaTheme="minorEastAsia"/>
                <w:kern w:val="28"/>
                <w:szCs w:val="21"/>
              </w:rPr>
              <w:t>设备校验</w:t>
            </w:r>
          </w:p>
        </w:tc>
      </w:tr>
      <w:tr w14:paraId="32738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26BB0172">
            <w:pPr>
              <w:pStyle w:val="32"/>
              <w:numPr>
                <w:ilvl w:val="0"/>
                <w:numId w:val="56"/>
              </w:numPr>
              <w:adjustRightInd w:val="0"/>
              <w:spacing w:before="156" w:after="156"/>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6F332EE1">
            <w:pPr>
              <w:adjustRightInd w:val="0"/>
              <w:jc w:val="center"/>
              <w:textAlignment w:val="baseline"/>
              <w:rPr>
                <w:rFonts w:eastAsiaTheme="minorEastAsia"/>
                <w:szCs w:val="21"/>
              </w:rPr>
            </w:pPr>
            <w:r>
              <w:rPr>
                <w:szCs w:val="21"/>
              </w:rPr>
              <w:t>温湿度计</w:t>
            </w:r>
          </w:p>
        </w:tc>
        <w:tc>
          <w:tcPr>
            <w:tcW w:w="1031" w:type="pct"/>
            <w:tcBorders>
              <w:top w:val="single" w:color="auto" w:sz="6" w:space="0"/>
              <w:left w:val="single" w:color="auto" w:sz="6" w:space="0"/>
              <w:bottom w:val="single" w:color="auto" w:sz="6" w:space="0"/>
              <w:right w:val="single" w:color="auto" w:sz="6" w:space="0"/>
            </w:tcBorders>
            <w:vAlign w:val="center"/>
          </w:tcPr>
          <w:p w14:paraId="199A5DFC">
            <w:pPr>
              <w:adjustRightInd w:val="0"/>
              <w:jc w:val="center"/>
              <w:textAlignment w:val="baseline"/>
              <w:rPr>
                <w:rFonts w:eastAsiaTheme="minorEastAsia"/>
                <w:szCs w:val="21"/>
              </w:rPr>
            </w:pPr>
            <w:r>
              <w:rPr>
                <w:rFonts w:hint="eastAsia"/>
                <w:szCs w:val="21"/>
              </w:rPr>
              <w:t>用于测量试验室大气温湿度</w:t>
            </w:r>
          </w:p>
        </w:tc>
        <w:tc>
          <w:tcPr>
            <w:tcW w:w="873" w:type="pct"/>
            <w:tcBorders>
              <w:top w:val="single" w:color="auto" w:sz="6" w:space="0"/>
              <w:left w:val="single" w:color="auto" w:sz="6" w:space="0"/>
              <w:bottom w:val="single" w:color="auto" w:sz="6" w:space="0"/>
              <w:right w:val="single" w:color="auto" w:sz="6" w:space="0"/>
            </w:tcBorders>
            <w:vAlign w:val="center"/>
          </w:tcPr>
          <w:p w14:paraId="521443EB">
            <w:pPr>
              <w:adjustRightInd w:val="0"/>
              <w:jc w:val="center"/>
              <w:textAlignment w:val="baseline"/>
              <w:rPr>
                <w:rFonts w:eastAsiaTheme="minorEastAsia"/>
                <w:szCs w:val="21"/>
              </w:rPr>
            </w:pPr>
            <w:r>
              <w:rPr>
                <w:szCs w:val="21"/>
              </w:rPr>
              <w:t>RE-W1012</w:t>
            </w:r>
          </w:p>
        </w:tc>
        <w:tc>
          <w:tcPr>
            <w:tcW w:w="929" w:type="pct"/>
            <w:tcBorders>
              <w:top w:val="single" w:color="auto" w:sz="6" w:space="0"/>
              <w:left w:val="single" w:color="auto" w:sz="6" w:space="0"/>
              <w:bottom w:val="single" w:color="auto" w:sz="6" w:space="0"/>
              <w:right w:val="single" w:color="auto" w:sz="6" w:space="0"/>
            </w:tcBorders>
            <w:vAlign w:val="center"/>
          </w:tcPr>
          <w:p w14:paraId="6E7E7120">
            <w:pPr>
              <w:adjustRightInd w:val="0"/>
              <w:jc w:val="center"/>
              <w:textAlignment w:val="baseline"/>
              <w:rPr>
                <w:szCs w:val="21"/>
              </w:rPr>
            </w:pPr>
            <w:r>
              <w:rPr>
                <w:rFonts w:hint="eastAsia"/>
                <w:szCs w:val="21"/>
              </w:rPr>
              <w:t>温度范围：10℃~35℃</w:t>
            </w:r>
          </w:p>
          <w:p w14:paraId="03C6C1E7">
            <w:pPr>
              <w:adjustRightInd w:val="0"/>
              <w:jc w:val="center"/>
              <w:textAlignment w:val="baseline"/>
              <w:rPr>
                <w:szCs w:val="21"/>
              </w:rPr>
            </w:pPr>
            <w:r>
              <w:rPr>
                <w:rFonts w:hint="eastAsia"/>
                <w:szCs w:val="21"/>
              </w:rPr>
              <w:t>最大误差：0.7℃</w:t>
            </w:r>
          </w:p>
          <w:p w14:paraId="7B097655">
            <w:pPr>
              <w:adjustRightInd w:val="0"/>
              <w:jc w:val="center"/>
              <w:textAlignment w:val="baseline"/>
              <w:rPr>
                <w:szCs w:val="21"/>
              </w:rPr>
            </w:pPr>
            <w:r>
              <w:rPr>
                <w:rFonts w:hint="eastAsia"/>
                <w:szCs w:val="21"/>
              </w:rPr>
              <w:t>湿度范围：20~85%</w:t>
            </w:r>
          </w:p>
          <w:p w14:paraId="350D9CA8">
            <w:pPr>
              <w:adjustRightInd w:val="0"/>
              <w:jc w:val="center"/>
              <w:textAlignment w:val="baseline"/>
              <w:rPr>
                <w:rFonts w:eastAsiaTheme="minorEastAsia"/>
                <w:szCs w:val="21"/>
              </w:rPr>
            </w:pPr>
            <w:r>
              <w:rPr>
                <w:rFonts w:hint="eastAsia"/>
                <w:szCs w:val="21"/>
              </w:rPr>
              <w:t>最大误差：4%</w:t>
            </w:r>
          </w:p>
        </w:tc>
        <w:tc>
          <w:tcPr>
            <w:tcW w:w="751" w:type="pct"/>
            <w:tcBorders>
              <w:top w:val="single" w:color="auto" w:sz="6" w:space="0"/>
              <w:left w:val="single" w:color="auto" w:sz="6" w:space="0"/>
              <w:bottom w:val="single" w:color="auto" w:sz="6" w:space="0"/>
              <w:right w:val="single" w:color="auto" w:sz="12" w:space="0"/>
            </w:tcBorders>
            <w:vAlign w:val="center"/>
          </w:tcPr>
          <w:p w14:paraId="663FA395">
            <w:pPr>
              <w:adjustRightInd w:val="0"/>
              <w:jc w:val="center"/>
              <w:textAlignment w:val="baseline"/>
              <w:rPr>
                <w:rFonts w:eastAsiaTheme="minorEastAsia"/>
                <w:szCs w:val="21"/>
              </w:rPr>
            </w:pPr>
            <w:r>
              <w:rPr>
                <w:rFonts w:hint="eastAsia" w:cs="宋体"/>
                <w:kern w:val="28"/>
                <w:szCs w:val="21"/>
              </w:rPr>
              <w:t>设备校验</w:t>
            </w:r>
          </w:p>
        </w:tc>
      </w:tr>
      <w:tr w14:paraId="581B2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142B3F45">
            <w:pPr>
              <w:pStyle w:val="32"/>
              <w:numPr>
                <w:ilvl w:val="0"/>
                <w:numId w:val="56"/>
              </w:numPr>
              <w:adjustRightInd w:val="0"/>
              <w:spacing w:before="156" w:after="156"/>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5A270897">
            <w:pPr>
              <w:adjustRightInd w:val="0"/>
              <w:jc w:val="center"/>
              <w:textAlignment w:val="baseline"/>
              <w:rPr>
                <w:rFonts w:eastAsiaTheme="minorEastAsia"/>
                <w:szCs w:val="21"/>
              </w:rPr>
            </w:pPr>
            <w:r>
              <w:rPr>
                <w:rFonts w:eastAsiaTheme="minorEastAsia"/>
                <w:color w:val="000000"/>
                <w:kern w:val="0"/>
                <w:szCs w:val="21"/>
              </w:rPr>
              <w:t>温湿度大气压力表</w:t>
            </w:r>
          </w:p>
        </w:tc>
        <w:tc>
          <w:tcPr>
            <w:tcW w:w="1031" w:type="pct"/>
            <w:tcBorders>
              <w:top w:val="single" w:color="auto" w:sz="6" w:space="0"/>
              <w:left w:val="single" w:color="auto" w:sz="6" w:space="0"/>
              <w:bottom w:val="single" w:color="auto" w:sz="6" w:space="0"/>
              <w:right w:val="single" w:color="auto" w:sz="6" w:space="0"/>
            </w:tcBorders>
            <w:vAlign w:val="center"/>
          </w:tcPr>
          <w:p w14:paraId="2681707C">
            <w:pPr>
              <w:adjustRightInd w:val="0"/>
              <w:jc w:val="center"/>
              <w:textAlignment w:val="baseline"/>
              <w:rPr>
                <w:rFonts w:eastAsiaTheme="minorEastAsia"/>
                <w:szCs w:val="21"/>
              </w:rPr>
            </w:pPr>
            <w:r>
              <w:rPr>
                <w:rFonts w:hint="eastAsia"/>
                <w:szCs w:val="21"/>
              </w:rPr>
              <w:t>用于测量试验室大气压力</w:t>
            </w:r>
          </w:p>
        </w:tc>
        <w:tc>
          <w:tcPr>
            <w:tcW w:w="873" w:type="pct"/>
            <w:tcBorders>
              <w:top w:val="single" w:color="auto" w:sz="6" w:space="0"/>
              <w:left w:val="single" w:color="auto" w:sz="6" w:space="0"/>
              <w:bottom w:val="single" w:color="auto" w:sz="6" w:space="0"/>
              <w:right w:val="single" w:color="auto" w:sz="6" w:space="0"/>
            </w:tcBorders>
            <w:vAlign w:val="center"/>
          </w:tcPr>
          <w:p w14:paraId="4EC5008A">
            <w:pPr>
              <w:adjustRightInd w:val="0"/>
              <w:jc w:val="center"/>
              <w:textAlignment w:val="baseline"/>
              <w:rPr>
                <w:rFonts w:eastAsiaTheme="minorEastAsia"/>
                <w:szCs w:val="21"/>
              </w:rPr>
            </w:pPr>
            <w:r>
              <w:rPr>
                <w:rFonts w:eastAsiaTheme="minorEastAsia"/>
                <w:color w:val="000000"/>
                <w:kern w:val="0"/>
                <w:szCs w:val="21"/>
              </w:rPr>
              <w:t>TES1160</w:t>
            </w:r>
          </w:p>
        </w:tc>
        <w:tc>
          <w:tcPr>
            <w:tcW w:w="929" w:type="pct"/>
            <w:tcBorders>
              <w:top w:val="single" w:color="auto" w:sz="6" w:space="0"/>
              <w:left w:val="single" w:color="auto" w:sz="6" w:space="0"/>
              <w:bottom w:val="single" w:color="auto" w:sz="6" w:space="0"/>
              <w:right w:val="single" w:color="auto" w:sz="6" w:space="0"/>
            </w:tcBorders>
            <w:vAlign w:val="center"/>
          </w:tcPr>
          <w:p w14:paraId="76B29083">
            <w:pPr>
              <w:widowControl/>
              <w:jc w:val="left"/>
              <w:rPr>
                <w:rFonts w:eastAsiaTheme="minorEastAsia"/>
                <w:color w:val="000000"/>
                <w:kern w:val="0"/>
                <w:szCs w:val="21"/>
              </w:rPr>
            </w:pPr>
            <w:r>
              <w:rPr>
                <w:rFonts w:eastAsiaTheme="minorEastAsia"/>
                <w:color w:val="000000"/>
                <w:kern w:val="0"/>
                <w:szCs w:val="21"/>
              </w:rPr>
              <w:t>压力范围：（500~1100）hPa</w:t>
            </w:r>
          </w:p>
          <w:p w14:paraId="3B5EDE63">
            <w:pPr>
              <w:adjustRightInd w:val="0"/>
              <w:jc w:val="center"/>
              <w:textAlignment w:val="baseline"/>
              <w:rPr>
                <w:rFonts w:eastAsiaTheme="minorEastAsia"/>
                <w:szCs w:val="21"/>
              </w:rPr>
            </w:pPr>
            <w:r>
              <w:rPr>
                <w:rFonts w:eastAsiaTheme="minorEastAsia"/>
                <w:color w:val="000000"/>
                <w:kern w:val="0"/>
                <w:szCs w:val="21"/>
              </w:rPr>
              <w:t>误差：±5hPa</w:t>
            </w:r>
          </w:p>
        </w:tc>
        <w:tc>
          <w:tcPr>
            <w:tcW w:w="751" w:type="pct"/>
            <w:tcBorders>
              <w:top w:val="single" w:color="auto" w:sz="6" w:space="0"/>
              <w:left w:val="single" w:color="auto" w:sz="6" w:space="0"/>
              <w:bottom w:val="single" w:color="auto" w:sz="6" w:space="0"/>
              <w:right w:val="single" w:color="auto" w:sz="12" w:space="0"/>
            </w:tcBorders>
            <w:vAlign w:val="center"/>
          </w:tcPr>
          <w:p w14:paraId="41864BEA">
            <w:pPr>
              <w:adjustRightInd w:val="0"/>
              <w:jc w:val="center"/>
              <w:textAlignment w:val="baseline"/>
              <w:rPr>
                <w:rFonts w:eastAsiaTheme="minorEastAsia"/>
                <w:kern w:val="28"/>
                <w:szCs w:val="21"/>
              </w:rPr>
            </w:pPr>
            <w:r>
              <w:rPr>
                <w:rFonts w:hint="eastAsia" w:cs="宋体"/>
                <w:kern w:val="28"/>
                <w:szCs w:val="21"/>
              </w:rPr>
              <w:t>设备校验</w:t>
            </w:r>
          </w:p>
        </w:tc>
      </w:tr>
      <w:tr w14:paraId="79062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Borders>
              <w:top w:val="single" w:color="auto" w:sz="6" w:space="0"/>
              <w:left w:val="single" w:color="auto" w:sz="12" w:space="0"/>
              <w:bottom w:val="single" w:color="auto" w:sz="12" w:space="0"/>
              <w:right w:val="single" w:color="auto" w:sz="12" w:space="0"/>
            </w:tcBorders>
            <w:vAlign w:val="center"/>
          </w:tcPr>
          <w:p w14:paraId="240A680D">
            <w:pPr>
              <w:adjustRightInd w:val="0"/>
              <w:jc w:val="center"/>
              <w:textAlignment w:val="baseline"/>
              <w:rPr>
                <w:rFonts w:eastAsiaTheme="minorEastAsia"/>
                <w:iCs/>
                <w:kern w:val="28"/>
                <w:szCs w:val="21"/>
              </w:rPr>
            </w:pPr>
            <w:r>
              <w:rPr>
                <w:rFonts w:eastAsiaTheme="minorEastAsia"/>
                <w:bCs/>
                <w:iCs/>
                <w:kern w:val="28"/>
                <w:szCs w:val="21"/>
              </w:rPr>
              <w:t>注：1.</w:t>
            </w:r>
            <w:r>
              <w:rPr>
                <w:rFonts w:eastAsiaTheme="minorEastAsia"/>
                <w:iCs/>
                <w:kern w:val="0"/>
                <w:szCs w:val="21"/>
              </w:rPr>
              <w:t>若选择的试验设备精度/量程比原试验设备等同或更优</w:t>
            </w:r>
            <w:r>
              <w:rPr>
                <w:rFonts w:eastAsiaTheme="minorEastAsia"/>
                <w:iCs/>
                <w:kern w:val="28"/>
                <w:szCs w:val="21"/>
              </w:rPr>
              <w:t>，则允许更换设备进行试验。</w:t>
            </w:r>
          </w:p>
          <w:p w14:paraId="3E467DDC">
            <w:pPr>
              <w:adjustRightInd w:val="0"/>
              <w:jc w:val="center"/>
              <w:textAlignment w:val="baseline"/>
              <w:rPr>
                <w:rFonts w:eastAsiaTheme="minorEastAsia"/>
                <w:iCs/>
                <w:kern w:val="28"/>
                <w:szCs w:val="21"/>
              </w:rPr>
            </w:pPr>
            <w:r>
              <w:rPr>
                <w:rFonts w:eastAsiaTheme="minorEastAsia"/>
                <w:iCs/>
                <w:kern w:val="28"/>
                <w:szCs w:val="21"/>
              </w:rPr>
              <w:t>2．实际使用的设备/仪器，由试验单位记录，并在试验报告中明确，如存在差异，应在试验报告中进行分析。</w:t>
            </w:r>
          </w:p>
          <w:p w14:paraId="3157312C">
            <w:pPr>
              <w:adjustRightInd w:val="0"/>
              <w:jc w:val="center"/>
              <w:textAlignment w:val="baseline"/>
              <w:rPr>
                <w:rFonts w:eastAsiaTheme="minorEastAsia"/>
                <w:b/>
                <w:i/>
                <w:kern w:val="28"/>
                <w:szCs w:val="21"/>
              </w:rPr>
            </w:pPr>
            <w:r>
              <w:rPr>
                <w:rFonts w:eastAsiaTheme="minorEastAsia"/>
                <w:bCs/>
                <w:iCs/>
                <w:kern w:val="28"/>
                <w:szCs w:val="21"/>
              </w:rPr>
              <w:t>3</w:t>
            </w:r>
            <w:r>
              <w:rPr>
                <w:rFonts w:eastAsiaTheme="minorEastAsia"/>
                <w:b/>
                <w:iCs/>
                <w:kern w:val="28"/>
                <w:szCs w:val="21"/>
              </w:rPr>
              <w:t>.</w:t>
            </w:r>
            <w:r>
              <w:rPr>
                <w:rFonts w:eastAsiaTheme="minorEastAsia"/>
                <w:iCs/>
                <w:kern w:val="0"/>
                <w:szCs w:val="21"/>
              </w:rPr>
              <w:t>所有未标注数量的设备，默认数量为1。</w:t>
            </w:r>
          </w:p>
        </w:tc>
      </w:tr>
    </w:tbl>
    <w:p w14:paraId="7CFBB4F9">
      <w:pPr>
        <w:pStyle w:val="27"/>
      </w:pPr>
      <w:bookmarkStart w:id="419" w:name="_Toc176264520"/>
      <w:r>
        <w:rPr>
          <w:rFonts w:hint="eastAsia"/>
        </w:rPr>
        <w:t>试验布置和连接</w:t>
      </w:r>
      <w:bookmarkEnd w:id="419"/>
    </w:p>
    <w:p w14:paraId="5F5A9F87">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将</w:t>
      </w:r>
      <w:r>
        <w:rPr>
          <w:rFonts w:ascii="Times New Roman" w:hAnsi="Times New Roman" w:cs="宋体"/>
          <w:sz w:val="24"/>
          <w:szCs w:val="21"/>
        </w:rPr>
        <w:t>刹车控制阀（单）</w:t>
      </w:r>
      <w:r>
        <w:rPr>
          <w:rFonts w:hint="eastAsia" w:ascii="Times New Roman" w:hAnsi="Times New Roman" w:cs="宋体"/>
          <w:sz w:val="24"/>
          <w:szCs w:val="21"/>
        </w:rPr>
        <w:t>安装在试验机上，按图50将受试设备与测试设备进行连接布置，具体如图51所示。</w:t>
      </w:r>
    </w:p>
    <w:p w14:paraId="32A6ED9D">
      <w:pPr>
        <w:pStyle w:val="32"/>
        <w:ind w:firstLine="0" w:firstLineChars="0"/>
        <w:jc w:val="center"/>
        <w:rPr>
          <w:rFonts w:ascii="Times New Roman" w:hAnsi="Times New Roman"/>
        </w:rPr>
      </w:pPr>
      <w:r>
        <w:drawing>
          <wp:inline distT="0" distB="0" distL="0" distR="0">
            <wp:extent cx="5019675" cy="5226050"/>
            <wp:effectExtent l="0" t="0" r="0" b="317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017001" cy="5223092"/>
                    </a:xfrm>
                    <a:prstGeom prst="rect">
                      <a:avLst/>
                    </a:prstGeom>
                    <a:noFill/>
                    <a:ln>
                      <a:noFill/>
                    </a:ln>
                  </pic:spPr>
                </pic:pic>
              </a:graphicData>
            </a:graphic>
          </wp:inline>
        </w:drawing>
      </w:r>
    </w:p>
    <w:p w14:paraId="48F66545">
      <w:pPr>
        <w:pStyle w:val="61"/>
        <w:numPr>
          <w:ilvl w:val="0"/>
          <w:numId w:val="8"/>
        </w:numPr>
        <w:rPr>
          <w:rFonts w:ascii="黑体" w:hAnsi="黑体" w:cs="宋体"/>
        </w:rPr>
      </w:pPr>
      <w:bookmarkStart w:id="420" w:name="_Toc176262604"/>
      <w:r>
        <w:rPr>
          <w:rFonts w:hint="eastAsia" w:ascii="黑体" w:hAnsi="黑体" w:cs="宋体"/>
        </w:rPr>
        <w:t>加速度试验连接示意图</w:t>
      </w:r>
      <w:bookmarkEnd w:id="420"/>
    </w:p>
    <w:p w14:paraId="2F97DB9D">
      <w:pPr>
        <w:pStyle w:val="24"/>
        <w:ind w:firstLine="480"/>
      </w:pPr>
    </w:p>
    <w:p w14:paraId="6FD0DDD0">
      <w:pPr>
        <w:pStyle w:val="24"/>
        <w:ind w:firstLine="480"/>
        <w:jc w:val="center"/>
        <w:rPr>
          <w:szCs w:val="24"/>
        </w:rPr>
      </w:pPr>
      <w:bookmarkStart w:id="421" w:name="_Ref160723482"/>
      <w:r>
        <w:drawing>
          <wp:inline distT="0" distB="0" distL="0" distR="0">
            <wp:extent cx="5940425" cy="2665095"/>
            <wp:effectExtent l="0" t="0" r="3175" b="190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33"/>
                    <a:stretch>
                      <a:fillRect/>
                    </a:stretch>
                  </pic:blipFill>
                  <pic:spPr>
                    <a:xfrm>
                      <a:off x="0" y="0"/>
                      <a:ext cx="5940425" cy="2665095"/>
                    </a:xfrm>
                    <a:prstGeom prst="rect">
                      <a:avLst/>
                    </a:prstGeom>
                  </pic:spPr>
                </pic:pic>
              </a:graphicData>
            </a:graphic>
          </wp:inline>
        </w:drawing>
      </w:r>
    </w:p>
    <w:p w14:paraId="3ADA7537">
      <w:pPr>
        <w:pStyle w:val="61"/>
        <w:numPr>
          <w:ilvl w:val="0"/>
          <w:numId w:val="8"/>
        </w:numPr>
        <w:rPr>
          <w:rFonts w:ascii="黑体" w:hAnsi="黑体" w:cs="宋体"/>
        </w:rPr>
      </w:pPr>
      <w:bookmarkStart w:id="422" w:name="_Toc176262605"/>
      <w:r>
        <w:rPr>
          <w:rFonts w:hint="eastAsia" w:ascii="黑体" w:hAnsi="黑体" w:cs="宋体"/>
        </w:rPr>
        <w:t>加速度</w:t>
      </w:r>
      <w:r>
        <w:rPr>
          <w:rFonts w:ascii="黑体" w:hAnsi="黑体" w:cs="宋体"/>
        </w:rPr>
        <w:t>试验放置示意图</w:t>
      </w:r>
      <w:bookmarkEnd w:id="421"/>
      <w:bookmarkEnd w:id="422"/>
    </w:p>
    <w:p w14:paraId="69CF942C">
      <w:pPr>
        <w:pStyle w:val="24"/>
        <w:ind w:firstLine="480"/>
      </w:pPr>
    </w:p>
    <w:p w14:paraId="5B7449FA">
      <w:pPr>
        <w:pStyle w:val="27"/>
      </w:pPr>
      <w:bookmarkStart w:id="423" w:name="_Toc176264521"/>
      <w:r>
        <w:rPr>
          <w:rFonts w:hint="eastAsia"/>
        </w:rPr>
        <w:t>试验件、试验装置（试验前）的制造符合性要求</w:t>
      </w:r>
      <w:bookmarkEnd w:id="423"/>
    </w:p>
    <w:p w14:paraId="1746EE8A">
      <w:pPr>
        <w:pStyle w:val="24"/>
        <w:ind w:firstLine="480"/>
      </w:pPr>
      <w:r>
        <w:rPr>
          <w:rFonts w:hint="eastAsia"/>
        </w:rPr>
        <w:t>试验件状态应满足“6.试验产品/设备说明”</w:t>
      </w:r>
      <w:r>
        <w:t>构型和产品状态要求，确定试验件按照12.1要求完成了产品验收测试。</w:t>
      </w:r>
    </w:p>
    <w:p w14:paraId="1739DB22">
      <w:pPr>
        <w:pStyle w:val="24"/>
        <w:ind w:firstLine="480"/>
      </w:pPr>
      <w:r>
        <w:rPr>
          <w:rFonts w:hint="eastAsia"/>
        </w:rPr>
        <w:t>确保试验件、陪试件、试验装置，在试验前按照</w:t>
      </w:r>
      <w:r>
        <w:t>2</w:t>
      </w:r>
      <w:r>
        <w:rPr>
          <w:rFonts w:hint="eastAsia"/>
        </w:rPr>
        <w:t>6</w:t>
      </w:r>
      <w:r>
        <w:t>.3-2</w:t>
      </w:r>
      <w:r>
        <w:rPr>
          <w:rFonts w:hint="eastAsia"/>
        </w:rPr>
        <w:t>6</w:t>
      </w:r>
      <w:r>
        <w:t>.5的要求，进行了相应的安装和连接。</w:t>
      </w:r>
    </w:p>
    <w:p w14:paraId="21986745">
      <w:pPr>
        <w:pStyle w:val="24"/>
        <w:ind w:firstLine="480"/>
      </w:pPr>
      <w:r>
        <w:rPr>
          <w:rFonts w:hint="eastAsia"/>
        </w:rPr>
        <w:t>确保试验人员资质符合“10. 试验人员”</w:t>
      </w:r>
      <w:r>
        <w:t>的要求。</w:t>
      </w:r>
    </w:p>
    <w:p w14:paraId="6EBE7338">
      <w:pPr>
        <w:pStyle w:val="27"/>
      </w:pPr>
      <w:bookmarkStart w:id="424" w:name="_Toc176264522"/>
      <w:r>
        <w:rPr>
          <w:rFonts w:hint="eastAsia"/>
        </w:rPr>
        <w:t>试验程序</w:t>
      </w:r>
      <w:bookmarkEnd w:id="424"/>
    </w:p>
    <w:p w14:paraId="1B570B2E">
      <w:pPr>
        <w:pStyle w:val="32"/>
        <w:spacing w:line="360" w:lineRule="auto"/>
        <w:ind w:firstLine="480"/>
        <w:rPr>
          <w:rFonts w:ascii="Times New Roman" w:hAnsi="Times New Roman" w:cs="宋体"/>
          <w:sz w:val="24"/>
          <w:szCs w:val="21"/>
        </w:rPr>
      </w:pPr>
      <w:bookmarkStart w:id="425" w:name="_Hlk166603804"/>
      <w:r>
        <w:rPr>
          <w:rFonts w:hint="eastAsia" w:ascii="Times New Roman" w:hAnsi="Times New Roman" w:cs="宋体"/>
          <w:sz w:val="24"/>
          <w:szCs w:val="21"/>
        </w:rPr>
        <w:t>加速度试验参数设定应如表40所示。试验人员应在试验环境搭建完成后予以检查确认试验参数设置，待确认满足要求后再开始试验。</w:t>
      </w:r>
    </w:p>
    <w:p w14:paraId="7554A379">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在附录B检测记录表</w:t>
      </w:r>
      <w:r>
        <w:rPr>
          <w:rFonts w:ascii="Times New Roman" w:hAnsi="Times New Roman" w:cs="宋体"/>
          <w:sz w:val="24"/>
          <w:szCs w:val="21"/>
        </w:rPr>
        <w:t>中</w:t>
      </w:r>
      <w:r>
        <w:rPr>
          <w:rFonts w:hint="eastAsia" w:ascii="Times New Roman" w:hAnsi="Times New Roman" w:cs="宋体"/>
          <w:sz w:val="24"/>
          <w:szCs w:val="21"/>
        </w:rPr>
        <w:t>记录</w:t>
      </w:r>
      <w:r>
        <w:rPr>
          <w:rFonts w:ascii="Times New Roman" w:hAnsi="Times New Roman" w:cs="宋体"/>
          <w:sz w:val="24"/>
          <w:szCs w:val="21"/>
        </w:rPr>
        <w:t>试验设备相关信息及试验开始</w:t>
      </w:r>
      <w:r>
        <w:rPr>
          <w:rFonts w:hint="eastAsia" w:ascii="Times New Roman" w:hAnsi="Times New Roman" w:cs="宋体"/>
          <w:sz w:val="24"/>
          <w:szCs w:val="21"/>
        </w:rPr>
        <w:t>和结束</w:t>
      </w:r>
      <w:r>
        <w:rPr>
          <w:rFonts w:ascii="Times New Roman" w:hAnsi="Times New Roman" w:cs="宋体"/>
          <w:sz w:val="24"/>
          <w:szCs w:val="21"/>
        </w:rPr>
        <w:t>时间等内容，全程观察试验设备运行状态</w:t>
      </w:r>
      <w:r>
        <w:rPr>
          <w:rFonts w:hint="eastAsia" w:ascii="Times New Roman" w:hAnsi="Times New Roman" w:cs="宋体"/>
          <w:sz w:val="24"/>
          <w:szCs w:val="21"/>
        </w:rPr>
        <w:t>。</w:t>
      </w:r>
    </w:p>
    <w:p w14:paraId="4B1048E6">
      <w:pPr>
        <w:pStyle w:val="24"/>
        <w:numPr>
          <w:ilvl w:val="0"/>
          <w:numId w:val="57"/>
        </w:numPr>
        <w:ind w:firstLineChars="0"/>
      </w:pPr>
      <w:r>
        <w:rPr>
          <w:rFonts w:hint="eastAsia"/>
        </w:rPr>
        <w:t>在试验室环境下</w:t>
      </w:r>
      <w:r>
        <w:t>按12.2章节要求进行QPAT1-1</w:t>
      </w:r>
      <w:r>
        <w:rPr>
          <w:rFonts w:hint="eastAsia"/>
        </w:rPr>
        <w:t>和</w:t>
      </w:r>
      <w:r>
        <w:t>QPAT2检查并记录检测数据；</w:t>
      </w:r>
    </w:p>
    <w:p w14:paraId="4AC987C8">
      <w:pPr>
        <w:pStyle w:val="24"/>
        <w:numPr>
          <w:ilvl w:val="0"/>
          <w:numId w:val="57"/>
        </w:numPr>
        <w:ind w:firstLineChars="0"/>
      </w:pPr>
      <w:r>
        <w:rPr>
          <w:rFonts w:hint="eastAsia"/>
        </w:rPr>
        <w:t>将受试设备固定在加速度夹具上，并按图示“前”方向将设备固定在试验机上，然后连接好所有试验电缆；</w:t>
      </w:r>
    </w:p>
    <w:p w14:paraId="306AD089">
      <w:pPr>
        <w:pStyle w:val="24"/>
        <w:numPr>
          <w:ilvl w:val="0"/>
          <w:numId w:val="57"/>
        </w:numPr>
        <w:ind w:firstLineChars="0"/>
      </w:pPr>
      <w:r>
        <w:rPr>
          <w:rFonts w:hint="eastAsia"/>
        </w:rPr>
        <w:t>产品通电工作，使产品稳定工作不少于5min。保持产品在工作状态2，以不小于15s的时间逐渐增加离心机的加速度至表26-1功能试验量值。当离心机转速稳定后，保持该加速度至少1min，</w:t>
      </w:r>
      <w:r>
        <w:rPr>
          <w:rFonts w:hint="eastAsia" w:cs="宋体"/>
        </w:rPr>
        <w:t>期间按12.2章节要求进行QPAT2检查并记录检测数据</w:t>
      </w:r>
      <w:r>
        <w:rPr>
          <w:rFonts w:hint="eastAsia"/>
        </w:rPr>
        <w:t>，随后以不小于15s的时间逐渐减小离心机的加速度至0；</w:t>
      </w:r>
    </w:p>
    <w:p w14:paraId="0CCED92F">
      <w:pPr>
        <w:pStyle w:val="24"/>
        <w:numPr>
          <w:ilvl w:val="0"/>
          <w:numId w:val="57"/>
        </w:numPr>
        <w:ind w:firstLineChars="0"/>
      </w:pPr>
      <w:r>
        <w:rPr>
          <w:rFonts w:hint="eastAsia"/>
        </w:rPr>
        <w:t>产品断电，使产品保持工作状态1，以不小于15s的时间逐渐增加离心机的加速度至表26-1结构试验量值。当离心机转速稳定后，保持该加速度1min；随后以不小于15s的时间逐渐减小离心机的加速度至0。对产品外观进行检查，不应出现结构损坏；</w:t>
      </w:r>
    </w:p>
    <w:p w14:paraId="766EA980">
      <w:pPr>
        <w:pStyle w:val="24"/>
        <w:numPr>
          <w:ilvl w:val="0"/>
          <w:numId w:val="57"/>
        </w:numPr>
        <w:ind w:firstLineChars="0"/>
      </w:pPr>
      <w:r>
        <w:rPr>
          <w:rFonts w:hint="eastAsia"/>
        </w:rPr>
        <w:t>重复步骤b)~步骤d),</w:t>
      </w:r>
      <w:r>
        <w:t>依次完成</w:t>
      </w:r>
      <w:r>
        <w:rPr>
          <w:rFonts w:hint="eastAsia"/>
        </w:rPr>
        <w:t>另外5个正交</w:t>
      </w:r>
      <w:r>
        <w:t>轴每</w:t>
      </w:r>
      <w:r>
        <w:rPr>
          <w:rFonts w:hint="eastAsia"/>
        </w:rPr>
        <w:t>1方</w:t>
      </w:r>
      <w:r>
        <w:t>向的试验；</w:t>
      </w:r>
    </w:p>
    <w:p w14:paraId="0E699401">
      <w:pPr>
        <w:pStyle w:val="24"/>
        <w:numPr>
          <w:ilvl w:val="0"/>
          <w:numId w:val="57"/>
        </w:numPr>
        <w:ind w:firstLineChars="0"/>
        <w:rPr>
          <w:rFonts w:cs="宋体"/>
        </w:rPr>
      </w:pPr>
      <w:r>
        <w:rPr>
          <w:rFonts w:cs="宋体"/>
          <w:lang w:eastAsia="ja-JP"/>
        </w:rPr>
        <w:t>试验结束后，</w:t>
      </w:r>
      <w:r>
        <w:rPr>
          <w:rFonts w:hint="eastAsia"/>
        </w:rPr>
        <w:t>在</w:t>
      </w:r>
      <w:r>
        <w:rPr>
          <w:rFonts w:hint="eastAsia"/>
          <w:kern w:val="0"/>
        </w:rPr>
        <w:t>试验室</w:t>
      </w:r>
      <w:r>
        <w:rPr>
          <w:kern w:val="0"/>
        </w:rPr>
        <w:t>环境下</w:t>
      </w:r>
      <w:r>
        <w:rPr>
          <w:rFonts w:hint="eastAsia"/>
          <w:kern w:val="0"/>
        </w:rPr>
        <w:t>按照12.2章节</w:t>
      </w:r>
      <w:r>
        <w:rPr>
          <w:rFonts w:hint="eastAsia" w:cs="宋体"/>
        </w:rPr>
        <w:t>要求进行QPAT1-1和QPAT2检查并记录检测数据</w:t>
      </w:r>
      <w:r>
        <w:t>。</w:t>
      </w:r>
    </w:p>
    <w:bookmarkEnd w:id="425"/>
    <w:p w14:paraId="035FB1A0">
      <w:pPr>
        <w:pStyle w:val="27"/>
      </w:pPr>
      <w:bookmarkStart w:id="426" w:name="_Toc176264523"/>
      <w:r>
        <w:rPr>
          <w:rFonts w:hint="eastAsia"/>
        </w:rPr>
        <w:t>试验</w:t>
      </w:r>
      <w:r>
        <w:t>合格判据</w:t>
      </w:r>
      <w:bookmarkEnd w:id="426"/>
    </w:p>
    <w:p w14:paraId="092DF0A4">
      <w:pPr>
        <w:pStyle w:val="32"/>
        <w:spacing w:line="360" w:lineRule="auto"/>
        <w:ind w:firstLine="480"/>
        <w:rPr>
          <w:rFonts w:ascii="Times New Roman" w:hAnsi="Times New Roman" w:cs="宋体"/>
          <w:sz w:val="24"/>
          <w:szCs w:val="24"/>
        </w:rPr>
      </w:pPr>
      <w:r>
        <w:rPr>
          <w:rFonts w:hint="eastAsia" w:ascii="Times New Roman" w:hAnsi="Times New Roman" w:cs="宋体"/>
          <w:sz w:val="24"/>
          <w:szCs w:val="24"/>
        </w:rPr>
        <w:t>试验中，按12.2章节要求进行QPAT2检查，确认通过并记录检测数据；</w:t>
      </w:r>
    </w:p>
    <w:p w14:paraId="427568D1">
      <w:pPr>
        <w:pStyle w:val="32"/>
        <w:spacing w:line="360" w:lineRule="auto"/>
        <w:ind w:firstLine="480"/>
        <w:rPr>
          <w:rFonts w:ascii="Times New Roman" w:hAnsi="Times New Roman" w:cs="宋体"/>
          <w:sz w:val="24"/>
          <w:szCs w:val="21"/>
        </w:rPr>
      </w:pPr>
      <w:r>
        <w:rPr>
          <w:rFonts w:hint="eastAsia" w:ascii="Times New Roman" w:hAnsi="Times New Roman" w:cs="宋体"/>
          <w:sz w:val="24"/>
          <w:szCs w:val="24"/>
        </w:rPr>
        <w:t>试验前后，按12.2章节中要求进行QPAT1-1和QPAT2检查，确认通过并记录检测数据。</w:t>
      </w:r>
    </w:p>
    <w:p w14:paraId="2D42FE55">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满足以上要求，则判定结论为Pass，否则为Fail。</w:t>
      </w:r>
    </w:p>
    <w:p w14:paraId="7E23C5A3">
      <w:pPr>
        <w:pStyle w:val="26"/>
        <w:spacing w:before="156" w:after="156"/>
        <w:rPr>
          <w:rFonts w:ascii="黑体" w:hAnsi="黑体"/>
          <w:kern w:val="0"/>
          <w:sz w:val="30"/>
          <w:szCs w:val="30"/>
        </w:rPr>
      </w:pPr>
      <w:bookmarkStart w:id="427" w:name="_Toc165039771"/>
      <w:bookmarkStart w:id="428" w:name="_Toc176264524"/>
      <w:r>
        <w:rPr>
          <w:rFonts w:hint="eastAsia" w:ascii="黑体" w:hAnsi="黑体"/>
          <w:kern w:val="0"/>
          <w:sz w:val="30"/>
          <w:szCs w:val="30"/>
        </w:rPr>
        <w:t>风车</w:t>
      </w:r>
      <w:bookmarkEnd w:id="427"/>
      <w:bookmarkEnd w:id="428"/>
    </w:p>
    <w:p w14:paraId="3D61F859">
      <w:pPr>
        <w:pStyle w:val="27"/>
      </w:pPr>
      <w:bookmarkStart w:id="429" w:name="_Toc176264525"/>
      <w:bookmarkStart w:id="430" w:name="_Hlk166606943"/>
      <w:r>
        <w:rPr>
          <w:rFonts w:hint="eastAsia"/>
        </w:rPr>
        <w:t>试验目的</w:t>
      </w:r>
      <w:bookmarkEnd w:id="429"/>
    </w:p>
    <w:p w14:paraId="72814B2A">
      <w:pPr>
        <w:pStyle w:val="24"/>
        <w:ind w:firstLine="480"/>
      </w:pPr>
      <w:r>
        <w:rPr>
          <w:rFonts w:hint="eastAsia"/>
        </w:rPr>
        <w:t>确定受试</w:t>
      </w:r>
      <w:r>
        <w:t>设备在</w:t>
      </w:r>
      <w:r>
        <w:rPr>
          <w:rFonts w:hint="eastAsia"/>
        </w:rPr>
        <w:t>适当的</w:t>
      </w:r>
      <w:r>
        <w:t>安装位置上经受规定</w:t>
      </w:r>
      <w:r>
        <w:rPr>
          <w:rFonts w:hint="eastAsia"/>
        </w:rPr>
        <w:t>类别</w:t>
      </w:r>
      <w:r>
        <w:t>的</w:t>
      </w:r>
      <w:r>
        <w:rPr>
          <w:rFonts w:hint="eastAsia"/>
        </w:rPr>
        <w:t>风车振动量级</w:t>
      </w:r>
      <w:r>
        <w:t>是否符合相关</w:t>
      </w:r>
      <w:r>
        <w:rPr>
          <w:rFonts w:hint="eastAsia"/>
        </w:rPr>
        <w:t>设备</w:t>
      </w:r>
      <w:r>
        <w:t>性能标准</w:t>
      </w:r>
      <w:r>
        <w:rPr>
          <w:rFonts w:hint="eastAsia"/>
        </w:rPr>
        <w:t>。</w:t>
      </w:r>
    </w:p>
    <w:p w14:paraId="652D8C7B">
      <w:pPr>
        <w:pStyle w:val="27"/>
      </w:pPr>
      <w:bookmarkStart w:id="431" w:name="_Toc176264526"/>
      <w:r>
        <w:rPr>
          <w:rFonts w:hint="eastAsia"/>
        </w:rPr>
        <w:t>试验要求</w:t>
      </w:r>
      <w:bookmarkEnd w:id="431"/>
    </w:p>
    <w:p w14:paraId="1F733F33">
      <w:pPr>
        <w:pStyle w:val="24"/>
        <w:ind w:firstLine="480"/>
      </w:pPr>
      <w:r>
        <w:rPr>
          <w:rFonts w:hint="eastAsia"/>
        </w:rPr>
        <w:t>沿受试设备的三个正交轴向分别进行正弦扫频振动试验，试验条件如下：</w:t>
      </w:r>
    </w:p>
    <w:p w14:paraId="234C4C50">
      <w:pPr>
        <w:pStyle w:val="24"/>
        <w:ind w:firstLine="480"/>
      </w:pPr>
      <w:r>
        <w:rPr>
          <w:rFonts w:hint="eastAsia"/>
        </w:rPr>
        <w:t>a)</w:t>
      </w:r>
      <w:r>
        <w:rPr>
          <w:rFonts w:hint="eastAsia"/>
        </w:rPr>
        <w:tab/>
      </w:r>
      <w:r>
        <w:rPr>
          <w:rFonts w:hint="eastAsia"/>
        </w:rPr>
        <w:t>每轴向时间：2小时/轴向；</w:t>
      </w:r>
    </w:p>
    <w:p w14:paraId="41186929">
      <w:pPr>
        <w:pStyle w:val="24"/>
        <w:ind w:firstLine="480"/>
      </w:pPr>
      <w:r>
        <w:rPr>
          <w:rFonts w:hint="eastAsia"/>
        </w:rPr>
        <w:t>b)</w:t>
      </w:r>
      <w:r>
        <w:rPr>
          <w:rFonts w:hint="eastAsia"/>
        </w:rPr>
        <w:tab/>
      </w:r>
      <w:r>
        <w:rPr>
          <w:rFonts w:hint="eastAsia"/>
        </w:rPr>
        <w:t>扫频率：7Hz/min；</w:t>
      </w:r>
    </w:p>
    <w:p w14:paraId="60872A67">
      <w:pPr>
        <w:pStyle w:val="24"/>
        <w:ind w:firstLine="480"/>
      </w:pPr>
      <w:r>
        <w:rPr>
          <w:rFonts w:hint="eastAsia"/>
        </w:rPr>
        <w:t>c)</w:t>
      </w:r>
      <w:r>
        <w:rPr>
          <w:rFonts w:hint="eastAsia"/>
        </w:rPr>
        <w:tab/>
      </w:r>
      <w:r>
        <w:rPr>
          <w:rFonts w:hint="eastAsia"/>
        </w:rPr>
        <w:t>加速度量值：3g；</w:t>
      </w:r>
    </w:p>
    <w:p w14:paraId="3C728976">
      <w:pPr>
        <w:pStyle w:val="24"/>
        <w:ind w:firstLine="480"/>
      </w:pPr>
      <w:r>
        <w:rPr>
          <w:rFonts w:hint="eastAsia"/>
        </w:rPr>
        <w:t>d)</w:t>
      </w:r>
      <w:r>
        <w:rPr>
          <w:rFonts w:hint="eastAsia"/>
        </w:rPr>
        <w:tab/>
      </w:r>
      <w:r>
        <w:rPr>
          <w:rFonts w:hint="eastAsia"/>
        </w:rPr>
        <w:t>频率范围：5~19Hz；</w:t>
      </w:r>
    </w:p>
    <w:p w14:paraId="111037C1">
      <w:pPr>
        <w:pStyle w:val="24"/>
        <w:ind w:firstLine="480"/>
      </w:pPr>
      <w:r>
        <w:t>安装方向如</w:t>
      </w:r>
      <w:r>
        <w:rPr>
          <w:rFonts w:hint="eastAsia"/>
        </w:rPr>
        <w:t>图5-1所示。</w:t>
      </w:r>
    </w:p>
    <w:p w14:paraId="3637B052">
      <w:pPr>
        <w:pStyle w:val="27"/>
      </w:pPr>
      <w:bookmarkStart w:id="432" w:name="_Toc176264527"/>
      <w:r>
        <w:rPr>
          <w:rFonts w:hint="eastAsia"/>
        </w:rPr>
        <w:t>受试</w:t>
      </w:r>
      <w:r>
        <w:t>/陪试设备</w:t>
      </w:r>
      <w:bookmarkEnd w:id="432"/>
    </w:p>
    <w:p w14:paraId="1173FF07">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受试设备：名称-件号，详细构型见6.1受试设备构型状态</w:t>
      </w:r>
    </w:p>
    <w:p w14:paraId="2A0B5CBA">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陪试设备：无。</w:t>
      </w:r>
    </w:p>
    <w:p w14:paraId="10F1135B">
      <w:pPr>
        <w:pStyle w:val="32"/>
        <w:spacing w:line="500" w:lineRule="exact"/>
        <w:ind w:firstLine="480"/>
        <w:rPr>
          <w:rFonts w:ascii="Times New Roman" w:hAnsi="Times New Roman"/>
          <w:sz w:val="24"/>
          <w:szCs w:val="24"/>
        </w:rPr>
      </w:pPr>
      <w:r>
        <w:rPr>
          <w:rFonts w:hint="eastAsia" w:ascii="Times New Roman" w:hAnsi="Times New Roman"/>
          <w:sz w:val="24"/>
          <w:szCs w:val="24"/>
        </w:rPr>
        <w:t>搭接要求：无</w:t>
      </w:r>
    </w:p>
    <w:p w14:paraId="0B803DFD">
      <w:pPr>
        <w:pStyle w:val="27"/>
      </w:pPr>
      <w:bookmarkStart w:id="433" w:name="_Toc176264528"/>
      <w:r>
        <w:rPr>
          <w:rFonts w:hint="eastAsia"/>
        </w:rPr>
        <w:t>试验设备、测试设备及要求</w:t>
      </w:r>
      <w:bookmarkEnd w:id="433"/>
    </w:p>
    <w:p w14:paraId="51D6C1AA">
      <w:pPr>
        <w:pStyle w:val="59"/>
        <w:numPr>
          <w:ilvl w:val="0"/>
          <w:numId w:val="7"/>
        </w:numPr>
        <w:rPr>
          <w:rFonts w:ascii="黑体" w:hAnsi="黑体" w:cs="宋体"/>
          <w:szCs w:val="21"/>
        </w:rPr>
      </w:pPr>
      <w:bookmarkStart w:id="434" w:name="_Toc176262548"/>
      <w:r>
        <w:rPr>
          <w:rFonts w:ascii="黑体" w:hAnsi="黑体" w:cs="宋体"/>
          <w:szCs w:val="21"/>
        </w:rPr>
        <w:t>设备信息表</w:t>
      </w:r>
      <w:bookmarkEnd w:id="434"/>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9"/>
        <w:gridCol w:w="1941"/>
        <w:gridCol w:w="1974"/>
        <w:gridCol w:w="1671"/>
        <w:gridCol w:w="1778"/>
        <w:gridCol w:w="1438"/>
      </w:tblGrid>
      <w:tr w14:paraId="6EB7C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12" w:space="0"/>
              <w:left w:val="single" w:color="auto" w:sz="12" w:space="0"/>
              <w:bottom w:val="single" w:color="auto" w:sz="6" w:space="0"/>
              <w:right w:val="single" w:color="auto" w:sz="6" w:space="0"/>
            </w:tcBorders>
            <w:vAlign w:val="center"/>
          </w:tcPr>
          <w:p w14:paraId="36D07DC9">
            <w:pPr>
              <w:adjustRightInd w:val="0"/>
              <w:jc w:val="center"/>
              <w:textAlignment w:val="baseline"/>
              <w:rPr>
                <w:rFonts w:eastAsiaTheme="minorEastAsia"/>
                <w:bCs/>
                <w:kern w:val="28"/>
                <w:szCs w:val="21"/>
              </w:rPr>
            </w:pPr>
            <w:r>
              <w:rPr>
                <w:rFonts w:eastAsiaTheme="minorEastAsia"/>
                <w:bCs/>
                <w:kern w:val="28"/>
                <w:szCs w:val="21"/>
              </w:rPr>
              <w:t>序号</w:t>
            </w:r>
          </w:p>
        </w:tc>
        <w:tc>
          <w:tcPr>
            <w:tcW w:w="1014" w:type="pct"/>
            <w:tcBorders>
              <w:top w:val="single" w:color="auto" w:sz="12" w:space="0"/>
              <w:left w:val="single" w:color="auto" w:sz="6" w:space="0"/>
              <w:bottom w:val="single" w:color="auto" w:sz="6" w:space="0"/>
              <w:right w:val="single" w:color="auto" w:sz="6" w:space="0"/>
            </w:tcBorders>
            <w:vAlign w:val="center"/>
          </w:tcPr>
          <w:p w14:paraId="7776587D">
            <w:pPr>
              <w:adjustRightInd w:val="0"/>
              <w:jc w:val="center"/>
              <w:textAlignment w:val="baseline"/>
              <w:rPr>
                <w:rFonts w:eastAsiaTheme="minorEastAsia"/>
                <w:bCs/>
                <w:kern w:val="28"/>
                <w:szCs w:val="21"/>
              </w:rPr>
            </w:pPr>
            <w:r>
              <w:rPr>
                <w:rFonts w:eastAsiaTheme="minorEastAsia"/>
                <w:bCs/>
                <w:kern w:val="28"/>
                <w:szCs w:val="21"/>
              </w:rPr>
              <w:t>设备名称</w:t>
            </w:r>
          </w:p>
        </w:tc>
        <w:tc>
          <w:tcPr>
            <w:tcW w:w="1031" w:type="pct"/>
            <w:tcBorders>
              <w:top w:val="single" w:color="auto" w:sz="12" w:space="0"/>
              <w:left w:val="single" w:color="auto" w:sz="6" w:space="0"/>
              <w:bottom w:val="single" w:color="auto" w:sz="6" w:space="0"/>
              <w:right w:val="single" w:color="auto" w:sz="6" w:space="0"/>
            </w:tcBorders>
            <w:vAlign w:val="center"/>
          </w:tcPr>
          <w:p w14:paraId="122DB6C3">
            <w:pPr>
              <w:adjustRightInd w:val="0"/>
              <w:jc w:val="center"/>
              <w:textAlignment w:val="baseline"/>
              <w:rPr>
                <w:rFonts w:eastAsiaTheme="minorEastAsia"/>
                <w:bCs/>
                <w:kern w:val="28"/>
                <w:szCs w:val="21"/>
              </w:rPr>
            </w:pPr>
            <w:r>
              <w:rPr>
                <w:rFonts w:eastAsiaTheme="minorEastAsia"/>
                <w:bCs/>
                <w:kern w:val="28"/>
                <w:szCs w:val="21"/>
              </w:rPr>
              <w:t>用途</w:t>
            </w:r>
          </w:p>
        </w:tc>
        <w:tc>
          <w:tcPr>
            <w:tcW w:w="873" w:type="pct"/>
            <w:tcBorders>
              <w:top w:val="single" w:color="auto" w:sz="12" w:space="0"/>
              <w:left w:val="single" w:color="auto" w:sz="6" w:space="0"/>
              <w:bottom w:val="single" w:color="auto" w:sz="6" w:space="0"/>
              <w:right w:val="single" w:color="auto" w:sz="6" w:space="0"/>
            </w:tcBorders>
            <w:vAlign w:val="center"/>
          </w:tcPr>
          <w:p w14:paraId="7EC91A59">
            <w:pPr>
              <w:adjustRightInd w:val="0"/>
              <w:jc w:val="center"/>
              <w:textAlignment w:val="baseline"/>
              <w:rPr>
                <w:rFonts w:eastAsiaTheme="minorEastAsia"/>
                <w:bCs/>
                <w:kern w:val="28"/>
                <w:szCs w:val="21"/>
              </w:rPr>
            </w:pPr>
            <w:r>
              <w:rPr>
                <w:rFonts w:eastAsiaTheme="minorEastAsia"/>
                <w:bCs/>
                <w:kern w:val="28"/>
                <w:szCs w:val="21"/>
              </w:rPr>
              <w:t>设备型号</w:t>
            </w:r>
          </w:p>
        </w:tc>
        <w:tc>
          <w:tcPr>
            <w:tcW w:w="929" w:type="pct"/>
            <w:tcBorders>
              <w:top w:val="single" w:color="auto" w:sz="12" w:space="0"/>
              <w:left w:val="single" w:color="auto" w:sz="6" w:space="0"/>
              <w:bottom w:val="single" w:color="auto" w:sz="6" w:space="0"/>
              <w:right w:val="single" w:color="auto" w:sz="6" w:space="0"/>
            </w:tcBorders>
            <w:vAlign w:val="center"/>
          </w:tcPr>
          <w:p w14:paraId="0404BB6D">
            <w:pPr>
              <w:adjustRightInd w:val="0"/>
              <w:jc w:val="center"/>
              <w:textAlignment w:val="baseline"/>
              <w:rPr>
                <w:rFonts w:eastAsiaTheme="minorEastAsia"/>
                <w:bCs/>
                <w:kern w:val="28"/>
                <w:szCs w:val="21"/>
              </w:rPr>
            </w:pPr>
            <w:r>
              <w:rPr>
                <w:rFonts w:eastAsiaTheme="minorEastAsia"/>
                <w:bCs/>
                <w:kern w:val="28"/>
                <w:szCs w:val="21"/>
              </w:rPr>
              <w:t>技术要求/精度</w:t>
            </w:r>
          </w:p>
        </w:tc>
        <w:tc>
          <w:tcPr>
            <w:tcW w:w="751" w:type="pct"/>
            <w:tcBorders>
              <w:top w:val="single" w:color="auto" w:sz="12" w:space="0"/>
              <w:left w:val="single" w:color="auto" w:sz="6" w:space="0"/>
              <w:bottom w:val="single" w:color="auto" w:sz="6" w:space="0"/>
              <w:right w:val="single" w:color="auto" w:sz="12" w:space="0"/>
            </w:tcBorders>
            <w:vAlign w:val="center"/>
          </w:tcPr>
          <w:p w14:paraId="4496F813">
            <w:pPr>
              <w:adjustRightInd w:val="0"/>
              <w:spacing w:line="480" w:lineRule="auto"/>
              <w:jc w:val="center"/>
              <w:textAlignment w:val="baseline"/>
              <w:rPr>
                <w:rFonts w:eastAsiaTheme="minorEastAsia"/>
                <w:bCs/>
                <w:kern w:val="28"/>
                <w:szCs w:val="21"/>
              </w:rPr>
            </w:pPr>
            <w:r>
              <w:rPr>
                <w:rFonts w:eastAsiaTheme="minorEastAsia"/>
                <w:bCs/>
                <w:kern w:val="28"/>
                <w:szCs w:val="21"/>
              </w:rPr>
              <w:t>校验方式</w:t>
            </w:r>
          </w:p>
        </w:tc>
      </w:tr>
      <w:tr w14:paraId="464E1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1AB05ACB">
            <w:pPr>
              <w:pStyle w:val="32"/>
              <w:numPr>
                <w:ilvl w:val="0"/>
                <w:numId w:val="58"/>
              </w:numPr>
              <w:adjustRightInd w:val="0"/>
              <w:spacing w:before="156" w:after="156"/>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7A97EC0B">
            <w:pPr>
              <w:adjustRightInd w:val="0"/>
              <w:jc w:val="center"/>
              <w:textAlignment w:val="baseline"/>
              <w:rPr>
                <w:rFonts w:eastAsiaTheme="minorEastAsia"/>
                <w:kern w:val="0"/>
                <w:szCs w:val="21"/>
              </w:rPr>
            </w:pPr>
            <w:r>
              <w:rPr>
                <w:rFonts w:eastAsiaTheme="minorEastAsia"/>
                <w:szCs w:val="21"/>
              </w:rPr>
              <w:t>X-Y记录仪</w:t>
            </w:r>
          </w:p>
        </w:tc>
        <w:tc>
          <w:tcPr>
            <w:tcW w:w="1031" w:type="pct"/>
            <w:tcBorders>
              <w:top w:val="single" w:color="auto" w:sz="6" w:space="0"/>
              <w:left w:val="single" w:color="auto" w:sz="6" w:space="0"/>
              <w:bottom w:val="single" w:color="auto" w:sz="6" w:space="0"/>
              <w:right w:val="single" w:color="auto" w:sz="6" w:space="0"/>
            </w:tcBorders>
            <w:vAlign w:val="center"/>
          </w:tcPr>
          <w:p w14:paraId="31475B15">
            <w:pPr>
              <w:adjustRightInd w:val="0"/>
              <w:jc w:val="center"/>
              <w:textAlignment w:val="baseline"/>
              <w:rPr>
                <w:rFonts w:eastAsiaTheme="minorEastAsia"/>
                <w:kern w:val="28"/>
                <w:szCs w:val="21"/>
              </w:rPr>
            </w:pPr>
            <w:r>
              <w:rPr>
                <w:rFonts w:eastAsiaTheme="minorEastAsia"/>
                <w:kern w:val="28"/>
                <w:szCs w:val="21"/>
              </w:rPr>
              <w:t>产品功能性能测试</w:t>
            </w:r>
          </w:p>
        </w:tc>
        <w:tc>
          <w:tcPr>
            <w:tcW w:w="873" w:type="pct"/>
            <w:tcBorders>
              <w:top w:val="single" w:color="auto" w:sz="6" w:space="0"/>
              <w:left w:val="single" w:color="auto" w:sz="6" w:space="0"/>
              <w:bottom w:val="single" w:color="auto" w:sz="6" w:space="0"/>
              <w:right w:val="single" w:color="auto" w:sz="6" w:space="0"/>
            </w:tcBorders>
            <w:vAlign w:val="center"/>
          </w:tcPr>
          <w:p w14:paraId="197DFC7D">
            <w:pPr>
              <w:adjustRightInd w:val="0"/>
              <w:jc w:val="center"/>
              <w:textAlignment w:val="baseline"/>
              <w:rPr>
                <w:rFonts w:eastAsiaTheme="minorEastAsia"/>
                <w:kern w:val="28"/>
                <w:szCs w:val="21"/>
              </w:rPr>
            </w:pPr>
            <w:r>
              <w:rPr>
                <w:rFonts w:hint="eastAsia" w:eastAsiaTheme="minorEastAsia"/>
                <w:kern w:val="28"/>
                <w:szCs w:val="21"/>
              </w:rPr>
              <w:t>TBC</w:t>
            </w:r>
          </w:p>
        </w:tc>
        <w:tc>
          <w:tcPr>
            <w:tcW w:w="929" w:type="pct"/>
            <w:tcBorders>
              <w:top w:val="single" w:color="auto" w:sz="6" w:space="0"/>
              <w:left w:val="single" w:color="auto" w:sz="6" w:space="0"/>
              <w:bottom w:val="single" w:color="auto" w:sz="6" w:space="0"/>
              <w:right w:val="single" w:color="auto" w:sz="6" w:space="0"/>
            </w:tcBorders>
            <w:vAlign w:val="center"/>
          </w:tcPr>
          <w:p w14:paraId="114C024F">
            <w:pPr>
              <w:adjustRightInd w:val="0"/>
              <w:jc w:val="center"/>
              <w:textAlignment w:val="baseline"/>
              <w:rPr>
                <w:rFonts w:eastAsiaTheme="minorEastAsia"/>
                <w:kern w:val="0"/>
                <w:szCs w:val="21"/>
              </w:rPr>
            </w:pPr>
            <w:r>
              <w:rPr>
                <w:rFonts w:hint="eastAsia" w:cs="宋体"/>
                <w:kern w:val="0"/>
                <w:szCs w:val="21"/>
              </w:rPr>
              <w:t>/</w:t>
            </w:r>
          </w:p>
        </w:tc>
        <w:tc>
          <w:tcPr>
            <w:tcW w:w="751" w:type="pct"/>
            <w:tcBorders>
              <w:top w:val="single" w:color="auto" w:sz="6" w:space="0"/>
              <w:left w:val="single" w:color="auto" w:sz="6" w:space="0"/>
              <w:bottom w:val="single" w:color="auto" w:sz="6" w:space="0"/>
              <w:right w:val="single" w:color="auto" w:sz="12" w:space="0"/>
            </w:tcBorders>
            <w:vAlign w:val="center"/>
          </w:tcPr>
          <w:p w14:paraId="2C013B56">
            <w:pPr>
              <w:adjustRightInd w:val="0"/>
              <w:jc w:val="center"/>
              <w:textAlignment w:val="baseline"/>
              <w:rPr>
                <w:rFonts w:eastAsiaTheme="minorEastAsia"/>
                <w:kern w:val="0"/>
                <w:szCs w:val="21"/>
                <w:highlight w:val="yellow"/>
              </w:rPr>
            </w:pPr>
            <w:r>
              <w:rPr>
                <w:rFonts w:hint="eastAsia" w:cs="宋体"/>
                <w:kern w:val="0"/>
                <w:szCs w:val="21"/>
              </w:rPr>
              <w:t>定检</w:t>
            </w:r>
          </w:p>
        </w:tc>
      </w:tr>
      <w:tr w14:paraId="1B7C0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3C467E1C">
            <w:pPr>
              <w:pStyle w:val="32"/>
              <w:numPr>
                <w:ilvl w:val="0"/>
                <w:numId w:val="58"/>
              </w:numPr>
              <w:adjustRightInd w:val="0"/>
              <w:spacing w:before="156" w:after="156"/>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7760C08D">
            <w:pPr>
              <w:adjustRightInd w:val="0"/>
              <w:jc w:val="center"/>
              <w:textAlignment w:val="baseline"/>
              <w:rPr>
                <w:rFonts w:eastAsiaTheme="minorEastAsia"/>
                <w:kern w:val="28"/>
                <w:szCs w:val="21"/>
              </w:rPr>
            </w:pPr>
            <w:r>
              <w:rPr>
                <w:rFonts w:eastAsiaTheme="minorEastAsia"/>
                <w:szCs w:val="21"/>
              </w:rPr>
              <w:t>信号放大器</w:t>
            </w:r>
          </w:p>
        </w:tc>
        <w:tc>
          <w:tcPr>
            <w:tcW w:w="1031" w:type="pct"/>
            <w:tcBorders>
              <w:top w:val="single" w:color="auto" w:sz="6" w:space="0"/>
              <w:left w:val="single" w:color="auto" w:sz="6" w:space="0"/>
              <w:bottom w:val="single" w:color="auto" w:sz="6" w:space="0"/>
              <w:right w:val="single" w:color="auto" w:sz="6" w:space="0"/>
            </w:tcBorders>
            <w:vAlign w:val="center"/>
          </w:tcPr>
          <w:p w14:paraId="55C7CCE5">
            <w:pPr>
              <w:adjustRightInd w:val="0"/>
              <w:jc w:val="center"/>
              <w:textAlignment w:val="baseline"/>
              <w:rPr>
                <w:rFonts w:eastAsiaTheme="minorEastAsia"/>
                <w:kern w:val="28"/>
                <w:szCs w:val="21"/>
              </w:rPr>
            </w:pPr>
            <w:r>
              <w:rPr>
                <w:rFonts w:eastAsiaTheme="minorEastAsia"/>
                <w:kern w:val="28"/>
                <w:szCs w:val="21"/>
              </w:rPr>
              <w:t>产品功能性能测试</w:t>
            </w:r>
          </w:p>
        </w:tc>
        <w:tc>
          <w:tcPr>
            <w:tcW w:w="873" w:type="pct"/>
            <w:tcBorders>
              <w:top w:val="single" w:color="auto" w:sz="6" w:space="0"/>
              <w:left w:val="single" w:color="auto" w:sz="6" w:space="0"/>
              <w:bottom w:val="single" w:color="auto" w:sz="6" w:space="0"/>
              <w:right w:val="single" w:color="auto" w:sz="6" w:space="0"/>
            </w:tcBorders>
            <w:vAlign w:val="center"/>
          </w:tcPr>
          <w:p w14:paraId="6D0C47C7">
            <w:pPr>
              <w:adjustRightInd w:val="0"/>
              <w:jc w:val="center"/>
              <w:textAlignment w:val="baseline"/>
              <w:rPr>
                <w:rFonts w:eastAsiaTheme="minorEastAsia"/>
                <w:kern w:val="28"/>
                <w:szCs w:val="21"/>
              </w:rPr>
            </w:pPr>
            <w:r>
              <w:rPr>
                <w:rFonts w:hint="eastAsia" w:eastAsiaTheme="minorEastAsia"/>
                <w:kern w:val="28"/>
                <w:szCs w:val="21"/>
              </w:rPr>
              <w:t>TBC</w:t>
            </w:r>
          </w:p>
        </w:tc>
        <w:tc>
          <w:tcPr>
            <w:tcW w:w="929" w:type="pct"/>
            <w:tcBorders>
              <w:top w:val="single" w:color="auto" w:sz="6" w:space="0"/>
              <w:left w:val="single" w:color="auto" w:sz="6" w:space="0"/>
              <w:bottom w:val="single" w:color="auto" w:sz="6" w:space="0"/>
              <w:right w:val="single" w:color="auto" w:sz="6" w:space="0"/>
            </w:tcBorders>
            <w:vAlign w:val="center"/>
          </w:tcPr>
          <w:p w14:paraId="0B2A8E4A">
            <w:pPr>
              <w:adjustRightInd w:val="0"/>
              <w:jc w:val="center"/>
              <w:textAlignment w:val="baseline"/>
              <w:rPr>
                <w:rFonts w:eastAsiaTheme="minorEastAsia"/>
                <w:kern w:val="28"/>
                <w:szCs w:val="21"/>
              </w:rPr>
            </w:pPr>
            <w:r>
              <w:rPr>
                <w:rFonts w:hint="eastAsia" w:cs="宋体"/>
                <w:kern w:val="0"/>
                <w:szCs w:val="21"/>
              </w:rPr>
              <w:t>/</w:t>
            </w:r>
          </w:p>
        </w:tc>
        <w:tc>
          <w:tcPr>
            <w:tcW w:w="751" w:type="pct"/>
            <w:tcBorders>
              <w:top w:val="single" w:color="auto" w:sz="6" w:space="0"/>
              <w:left w:val="single" w:color="auto" w:sz="6" w:space="0"/>
              <w:bottom w:val="single" w:color="auto" w:sz="6" w:space="0"/>
              <w:right w:val="single" w:color="auto" w:sz="12" w:space="0"/>
            </w:tcBorders>
            <w:vAlign w:val="center"/>
          </w:tcPr>
          <w:p w14:paraId="7AA15D0F">
            <w:pPr>
              <w:adjustRightInd w:val="0"/>
              <w:jc w:val="center"/>
              <w:textAlignment w:val="baseline"/>
              <w:rPr>
                <w:rFonts w:eastAsiaTheme="minorEastAsia"/>
                <w:kern w:val="28"/>
                <w:szCs w:val="21"/>
                <w:highlight w:val="yellow"/>
              </w:rPr>
            </w:pPr>
            <w:r>
              <w:rPr>
                <w:rFonts w:hint="eastAsia" w:cs="宋体"/>
                <w:kern w:val="0"/>
                <w:szCs w:val="21"/>
              </w:rPr>
              <w:t>定检</w:t>
            </w:r>
          </w:p>
        </w:tc>
      </w:tr>
      <w:tr w14:paraId="3191F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7F36EE11">
            <w:pPr>
              <w:pStyle w:val="32"/>
              <w:numPr>
                <w:ilvl w:val="0"/>
                <w:numId w:val="58"/>
              </w:numPr>
              <w:adjustRightInd w:val="0"/>
              <w:spacing w:before="156" w:after="156"/>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7957F437">
            <w:pPr>
              <w:adjustRightInd w:val="0"/>
              <w:jc w:val="center"/>
              <w:textAlignment w:val="baseline"/>
              <w:rPr>
                <w:rFonts w:eastAsiaTheme="minorEastAsia"/>
                <w:kern w:val="28"/>
                <w:szCs w:val="21"/>
              </w:rPr>
            </w:pPr>
            <w:r>
              <w:rPr>
                <w:rFonts w:eastAsiaTheme="minorEastAsia"/>
                <w:szCs w:val="21"/>
              </w:rPr>
              <w:t>液压试验台架</w:t>
            </w:r>
          </w:p>
        </w:tc>
        <w:tc>
          <w:tcPr>
            <w:tcW w:w="1031" w:type="pct"/>
            <w:tcBorders>
              <w:top w:val="single" w:color="auto" w:sz="6" w:space="0"/>
              <w:left w:val="single" w:color="auto" w:sz="6" w:space="0"/>
              <w:bottom w:val="single" w:color="auto" w:sz="6" w:space="0"/>
              <w:right w:val="single" w:color="auto" w:sz="6" w:space="0"/>
            </w:tcBorders>
            <w:vAlign w:val="center"/>
          </w:tcPr>
          <w:p w14:paraId="3E40CD81">
            <w:pPr>
              <w:adjustRightInd w:val="0"/>
              <w:jc w:val="center"/>
              <w:textAlignment w:val="baseline"/>
              <w:rPr>
                <w:rFonts w:eastAsiaTheme="minorEastAsia"/>
                <w:kern w:val="28"/>
                <w:szCs w:val="21"/>
              </w:rPr>
            </w:pPr>
            <w:r>
              <w:rPr>
                <w:rFonts w:eastAsiaTheme="minorEastAsia"/>
                <w:kern w:val="28"/>
                <w:szCs w:val="21"/>
              </w:rPr>
              <w:t>产品功能性能测试</w:t>
            </w:r>
          </w:p>
        </w:tc>
        <w:tc>
          <w:tcPr>
            <w:tcW w:w="873" w:type="pct"/>
            <w:tcBorders>
              <w:top w:val="single" w:color="auto" w:sz="6" w:space="0"/>
              <w:left w:val="single" w:color="auto" w:sz="6" w:space="0"/>
              <w:bottom w:val="single" w:color="auto" w:sz="6" w:space="0"/>
              <w:right w:val="single" w:color="auto" w:sz="6" w:space="0"/>
            </w:tcBorders>
            <w:vAlign w:val="center"/>
          </w:tcPr>
          <w:p w14:paraId="57189A84">
            <w:pPr>
              <w:adjustRightInd w:val="0"/>
              <w:jc w:val="center"/>
              <w:textAlignment w:val="baseline"/>
              <w:rPr>
                <w:rFonts w:eastAsiaTheme="minorEastAsia"/>
                <w:kern w:val="28"/>
                <w:szCs w:val="21"/>
              </w:rPr>
            </w:pPr>
            <w:r>
              <w:rPr>
                <w:rFonts w:hint="eastAsia" w:eastAsiaTheme="minorEastAsia"/>
                <w:kern w:val="28"/>
                <w:szCs w:val="21"/>
              </w:rPr>
              <w:t>TBC</w:t>
            </w:r>
          </w:p>
        </w:tc>
        <w:tc>
          <w:tcPr>
            <w:tcW w:w="929" w:type="pct"/>
            <w:tcBorders>
              <w:top w:val="single" w:color="auto" w:sz="6" w:space="0"/>
              <w:left w:val="single" w:color="auto" w:sz="6" w:space="0"/>
              <w:bottom w:val="single" w:color="auto" w:sz="6" w:space="0"/>
              <w:right w:val="single" w:color="auto" w:sz="6" w:space="0"/>
            </w:tcBorders>
            <w:vAlign w:val="center"/>
          </w:tcPr>
          <w:p w14:paraId="65EC8CD2">
            <w:pPr>
              <w:adjustRightInd w:val="0"/>
              <w:jc w:val="center"/>
              <w:textAlignment w:val="baseline"/>
              <w:rPr>
                <w:rFonts w:eastAsiaTheme="minorEastAsia"/>
                <w:kern w:val="28"/>
                <w:szCs w:val="21"/>
              </w:rPr>
            </w:pPr>
            <w:r>
              <w:rPr>
                <w:rFonts w:hint="eastAsia" w:cs="宋体"/>
                <w:kern w:val="0"/>
                <w:szCs w:val="21"/>
              </w:rPr>
              <w:t>/</w:t>
            </w:r>
          </w:p>
        </w:tc>
        <w:tc>
          <w:tcPr>
            <w:tcW w:w="751" w:type="pct"/>
            <w:tcBorders>
              <w:top w:val="single" w:color="auto" w:sz="6" w:space="0"/>
              <w:left w:val="single" w:color="auto" w:sz="6" w:space="0"/>
              <w:bottom w:val="single" w:color="auto" w:sz="6" w:space="0"/>
              <w:right w:val="single" w:color="auto" w:sz="12" w:space="0"/>
            </w:tcBorders>
            <w:vAlign w:val="center"/>
          </w:tcPr>
          <w:p w14:paraId="3EE35072">
            <w:pPr>
              <w:adjustRightInd w:val="0"/>
              <w:jc w:val="center"/>
              <w:textAlignment w:val="baseline"/>
              <w:rPr>
                <w:rFonts w:eastAsiaTheme="minorEastAsia"/>
                <w:kern w:val="28"/>
                <w:szCs w:val="21"/>
                <w:highlight w:val="yellow"/>
              </w:rPr>
            </w:pPr>
            <w:r>
              <w:rPr>
                <w:rFonts w:hint="eastAsia" w:cs="宋体"/>
                <w:kern w:val="0"/>
                <w:szCs w:val="21"/>
              </w:rPr>
              <w:t>定检</w:t>
            </w:r>
          </w:p>
        </w:tc>
      </w:tr>
      <w:tr w14:paraId="4882B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48DA93B5">
            <w:pPr>
              <w:pStyle w:val="32"/>
              <w:numPr>
                <w:ilvl w:val="0"/>
                <w:numId w:val="58"/>
              </w:numPr>
              <w:adjustRightInd w:val="0"/>
              <w:spacing w:before="156" w:after="156"/>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0461671E">
            <w:pPr>
              <w:adjustRightInd w:val="0"/>
              <w:jc w:val="center"/>
              <w:textAlignment w:val="baseline"/>
              <w:rPr>
                <w:rFonts w:eastAsiaTheme="minorEastAsia"/>
                <w:szCs w:val="21"/>
              </w:rPr>
            </w:pPr>
            <w:r>
              <w:rPr>
                <w:rFonts w:eastAsiaTheme="minorEastAsia"/>
                <w:szCs w:val="21"/>
              </w:rPr>
              <w:t>流量计</w:t>
            </w:r>
          </w:p>
        </w:tc>
        <w:tc>
          <w:tcPr>
            <w:tcW w:w="1031" w:type="pct"/>
            <w:tcBorders>
              <w:top w:val="single" w:color="auto" w:sz="6" w:space="0"/>
              <w:left w:val="single" w:color="auto" w:sz="6" w:space="0"/>
              <w:bottom w:val="single" w:color="auto" w:sz="6" w:space="0"/>
              <w:right w:val="single" w:color="auto" w:sz="6" w:space="0"/>
            </w:tcBorders>
            <w:vAlign w:val="center"/>
          </w:tcPr>
          <w:p w14:paraId="27BD8DA4">
            <w:pPr>
              <w:adjustRightInd w:val="0"/>
              <w:jc w:val="center"/>
              <w:textAlignment w:val="baseline"/>
              <w:rPr>
                <w:rFonts w:eastAsiaTheme="minorEastAsia"/>
                <w:kern w:val="28"/>
                <w:szCs w:val="21"/>
              </w:rPr>
            </w:pPr>
          </w:p>
        </w:tc>
        <w:tc>
          <w:tcPr>
            <w:tcW w:w="873" w:type="pct"/>
            <w:tcBorders>
              <w:top w:val="single" w:color="auto" w:sz="6" w:space="0"/>
              <w:left w:val="single" w:color="auto" w:sz="6" w:space="0"/>
              <w:bottom w:val="single" w:color="auto" w:sz="6" w:space="0"/>
              <w:right w:val="single" w:color="auto" w:sz="6" w:space="0"/>
            </w:tcBorders>
            <w:vAlign w:val="center"/>
          </w:tcPr>
          <w:p w14:paraId="2DEF98B5">
            <w:pPr>
              <w:adjustRightInd w:val="0"/>
              <w:jc w:val="center"/>
              <w:textAlignment w:val="baseline"/>
              <w:rPr>
                <w:rFonts w:eastAsiaTheme="minorEastAsia"/>
                <w:szCs w:val="21"/>
              </w:rPr>
            </w:pPr>
            <w:r>
              <w:rPr>
                <w:rFonts w:hint="eastAsia" w:eastAsiaTheme="minorEastAsia"/>
                <w:kern w:val="28"/>
                <w:szCs w:val="21"/>
              </w:rPr>
              <w:t>TBC</w:t>
            </w:r>
          </w:p>
        </w:tc>
        <w:tc>
          <w:tcPr>
            <w:tcW w:w="929" w:type="pct"/>
            <w:tcBorders>
              <w:top w:val="single" w:color="auto" w:sz="6" w:space="0"/>
              <w:left w:val="single" w:color="auto" w:sz="6" w:space="0"/>
              <w:bottom w:val="single" w:color="auto" w:sz="6" w:space="0"/>
              <w:right w:val="single" w:color="auto" w:sz="6" w:space="0"/>
            </w:tcBorders>
            <w:vAlign w:val="center"/>
          </w:tcPr>
          <w:p w14:paraId="5BC22035">
            <w:pPr>
              <w:adjustRightInd w:val="0"/>
              <w:jc w:val="center"/>
              <w:textAlignment w:val="baseline"/>
              <w:rPr>
                <w:rFonts w:eastAsiaTheme="minorEastAsia"/>
                <w:szCs w:val="21"/>
              </w:rPr>
            </w:pPr>
            <w:r>
              <w:rPr>
                <w:rFonts w:hint="eastAsia" w:cs="宋体"/>
                <w:kern w:val="0"/>
                <w:szCs w:val="21"/>
              </w:rPr>
              <w:t>/</w:t>
            </w:r>
          </w:p>
        </w:tc>
        <w:tc>
          <w:tcPr>
            <w:tcW w:w="751" w:type="pct"/>
            <w:tcBorders>
              <w:top w:val="single" w:color="auto" w:sz="6" w:space="0"/>
              <w:left w:val="single" w:color="auto" w:sz="6" w:space="0"/>
              <w:bottom w:val="single" w:color="auto" w:sz="6" w:space="0"/>
              <w:right w:val="single" w:color="auto" w:sz="12" w:space="0"/>
            </w:tcBorders>
            <w:vAlign w:val="center"/>
          </w:tcPr>
          <w:p w14:paraId="415A83E5">
            <w:pPr>
              <w:adjustRightInd w:val="0"/>
              <w:jc w:val="center"/>
              <w:textAlignment w:val="baseline"/>
              <w:rPr>
                <w:rFonts w:eastAsiaTheme="minorEastAsia"/>
                <w:kern w:val="28"/>
                <w:szCs w:val="21"/>
              </w:rPr>
            </w:pPr>
            <w:r>
              <w:rPr>
                <w:rFonts w:hint="eastAsia" w:cs="宋体"/>
                <w:kern w:val="0"/>
                <w:szCs w:val="21"/>
              </w:rPr>
              <w:t>定检</w:t>
            </w:r>
          </w:p>
        </w:tc>
      </w:tr>
      <w:tr w14:paraId="5A4B7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5AD64487">
            <w:pPr>
              <w:pStyle w:val="32"/>
              <w:numPr>
                <w:ilvl w:val="0"/>
                <w:numId w:val="58"/>
              </w:numPr>
              <w:adjustRightInd w:val="0"/>
              <w:spacing w:before="156" w:after="156"/>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690FC62F">
            <w:pPr>
              <w:adjustRightInd w:val="0"/>
              <w:jc w:val="center"/>
              <w:textAlignment w:val="baseline"/>
              <w:rPr>
                <w:rFonts w:eastAsiaTheme="minorEastAsia"/>
                <w:szCs w:val="21"/>
              </w:rPr>
            </w:pPr>
            <w:r>
              <w:rPr>
                <w:rFonts w:eastAsiaTheme="minorEastAsia"/>
                <w:szCs w:val="21"/>
              </w:rPr>
              <w:t>电动振动试验系统</w:t>
            </w:r>
          </w:p>
        </w:tc>
        <w:tc>
          <w:tcPr>
            <w:tcW w:w="1031" w:type="pct"/>
            <w:tcBorders>
              <w:top w:val="single" w:color="auto" w:sz="6" w:space="0"/>
              <w:left w:val="single" w:color="auto" w:sz="6" w:space="0"/>
              <w:bottom w:val="single" w:color="auto" w:sz="6" w:space="0"/>
              <w:right w:val="single" w:color="auto" w:sz="6" w:space="0"/>
            </w:tcBorders>
            <w:vAlign w:val="center"/>
          </w:tcPr>
          <w:p w14:paraId="1D32DC6E">
            <w:pPr>
              <w:adjustRightInd w:val="0"/>
              <w:jc w:val="center"/>
              <w:textAlignment w:val="baseline"/>
              <w:rPr>
                <w:rFonts w:eastAsiaTheme="minorEastAsia"/>
                <w:szCs w:val="21"/>
              </w:rPr>
            </w:pPr>
            <w:r>
              <w:rPr>
                <w:rFonts w:eastAsiaTheme="minorEastAsia"/>
                <w:szCs w:val="21"/>
              </w:rPr>
              <w:t>用于</w:t>
            </w:r>
            <w:r>
              <w:rPr>
                <w:rFonts w:hint="eastAsia" w:eastAsiaTheme="minorEastAsia"/>
                <w:szCs w:val="21"/>
              </w:rPr>
              <w:t>振动</w:t>
            </w:r>
            <w:r>
              <w:rPr>
                <w:rFonts w:eastAsiaTheme="minorEastAsia"/>
                <w:szCs w:val="21"/>
              </w:rPr>
              <w:t>试验</w:t>
            </w:r>
          </w:p>
        </w:tc>
        <w:tc>
          <w:tcPr>
            <w:tcW w:w="873" w:type="pct"/>
            <w:tcBorders>
              <w:top w:val="single" w:color="auto" w:sz="6" w:space="0"/>
              <w:left w:val="single" w:color="auto" w:sz="6" w:space="0"/>
              <w:bottom w:val="single" w:color="auto" w:sz="6" w:space="0"/>
              <w:right w:val="single" w:color="auto" w:sz="6" w:space="0"/>
            </w:tcBorders>
            <w:vAlign w:val="center"/>
          </w:tcPr>
          <w:p w14:paraId="433F3C41">
            <w:pPr>
              <w:adjustRightInd w:val="0"/>
              <w:jc w:val="center"/>
              <w:textAlignment w:val="baseline"/>
              <w:rPr>
                <w:rFonts w:eastAsiaTheme="minorEastAsia"/>
                <w:szCs w:val="21"/>
              </w:rPr>
            </w:pPr>
            <w:r>
              <w:rPr>
                <w:rFonts w:eastAsiaTheme="minorEastAsia"/>
                <w:szCs w:val="21"/>
              </w:rPr>
              <w:t>DC-3200-36</w:t>
            </w:r>
          </w:p>
        </w:tc>
        <w:tc>
          <w:tcPr>
            <w:tcW w:w="929" w:type="pct"/>
            <w:tcBorders>
              <w:top w:val="single" w:color="auto" w:sz="6" w:space="0"/>
              <w:left w:val="single" w:color="auto" w:sz="6" w:space="0"/>
              <w:bottom w:val="single" w:color="auto" w:sz="6" w:space="0"/>
              <w:right w:val="single" w:color="auto" w:sz="6" w:space="0"/>
            </w:tcBorders>
            <w:vAlign w:val="center"/>
          </w:tcPr>
          <w:p w14:paraId="6BF770B6">
            <w:pPr>
              <w:adjustRightInd w:val="0"/>
              <w:jc w:val="center"/>
              <w:textAlignment w:val="baseline"/>
              <w:rPr>
                <w:rFonts w:eastAsiaTheme="minorEastAsia"/>
                <w:szCs w:val="21"/>
              </w:rPr>
            </w:pPr>
            <w:r>
              <w:rPr>
                <w:rFonts w:eastAsiaTheme="minorEastAsia"/>
                <w:szCs w:val="21"/>
              </w:rPr>
              <w:t>垂直加速度允差：±10%</w:t>
            </w:r>
          </w:p>
          <w:p w14:paraId="0EABF3ED">
            <w:pPr>
              <w:adjustRightInd w:val="0"/>
              <w:jc w:val="center"/>
              <w:textAlignment w:val="baseline"/>
              <w:rPr>
                <w:rFonts w:eastAsiaTheme="minorEastAsia"/>
                <w:szCs w:val="21"/>
              </w:rPr>
            </w:pPr>
            <w:r>
              <w:rPr>
                <w:rFonts w:eastAsiaTheme="minorEastAsia"/>
                <w:szCs w:val="21"/>
              </w:rPr>
              <w:t>水平加速度：允差：±10%</w:t>
            </w:r>
          </w:p>
          <w:p w14:paraId="75B97DAC">
            <w:pPr>
              <w:adjustRightInd w:val="0"/>
              <w:jc w:val="center"/>
              <w:textAlignment w:val="baseline"/>
              <w:rPr>
                <w:rFonts w:eastAsiaTheme="minorEastAsia"/>
                <w:szCs w:val="21"/>
              </w:rPr>
            </w:pPr>
            <w:r>
              <w:rPr>
                <w:rFonts w:eastAsiaTheme="minorEastAsia"/>
                <w:szCs w:val="21"/>
              </w:rPr>
              <w:t>频率允差：±1Hz 或±2%</w:t>
            </w:r>
          </w:p>
        </w:tc>
        <w:tc>
          <w:tcPr>
            <w:tcW w:w="751" w:type="pct"/>
            <w:tcBorders>
              <w:top w:val="single" w:color="auto" w:sz="6" w:space="0"/>
              <w:left w:val="single" w:color="auto" w:sz="6" w:space="0"/>
              <w:bottom w:val="single" w:color="auto" w:sz="6" w:space="0"/>
              <w:right w:val="single" w:color="auto" w:sz="12" w:space="0"/>
            </w:tcBorders>
            <w:vAlign w:val="center"/>
          </w:tcPr>
          <w:p w14:paraId="681720A0">
            <w:pPr>
              <w:adjustRightInd w:val="0"/>
              <w:jc w:val="center"/>
              <w:textAlignment w:val="baseline"/>
              <w:rPr>
                <w:rFonts w:eastAsiaTheme="minorEastAsia"/>
                <w:kern w:val="28"/>
                <w:szCs w:val="21"/>
              </w:rPr>
            </w:pPr>
            <w:r>
              <w:rPr>
                <w:rFonts w:eastAsiaTheme="minorEastAsia"/>
                <w:kern w:val="28"/>
                <w:szCs w:val="21"/>
              </w:rPr>
              <w:t>设备校验</w:t>
            </w:r>
          </w:p>
        </w:tc>
      </w:tr>
      <w:tr w14:paraId="4E3B2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1D4A89C8">
            <w:pPr>
              <w:pStyle w:val="32"/>
              <w:numPr>
                <w:ilvl w:val="0"/>
                <w:numId w:val="58"/>
              </w:numPr>
              <w:adjustRightInd w:val="0"/>
              <w:spacing w:before="156" w:after="156"/>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4F948510">
            <w:pPr>
              <w:pStyle w:val="40"/>
              <w:spacing w:line="320" w:lineRule="exact"/>
              <w:rPr>
                <w:rFonts w:ascii="Times New Roman" w:hAnsi="Times New Roman" w:eastAsiaTheme="minorEastAsia"/>
                <w:sz w:val="21"/>
                <w:szCs w:val="21"/>
                <w:highlight w:val="yellow"/>
              </w:rPr>
            </w:pPr>
            <w:r>
              <w:rPr>
                <w:rFonts w:hint="eastAsia" w:ascii="Times New Roman" w:hAnsi="Times New Roman"/>
                <w:sz w:val="21"/>
                <w:szCs w:val="21"/>
              </w:rPr>
              <w:t>加速度传感器</w:t>
            </w:r>
          </w:p>
        </w:tc>
        <w:tc>
          <w:tcPr>
            <w:tcW w:w="1031" w:type="pct"/>
            <w:tcBorders>
              <w:top w:val="single" w:color="auto" w:sz="6" w:space="0"/>
              <w:left w:val="single" w:color="auto" w:sz="6" w:space="0"/>
              <w:bottom w:val="single" w:color="auto" w:sz="6" w:space="0"/>
              <w:right w:val="single" w:color="auto" w:sz="6" w:space="0"/>
            </w:tcBorders>
            <w:vAlign w:val="center"/>
          </w:tcPr>
          <w:p w14:paraId="0FC194A0">
            <w:pPr>
              <w:pStyle w:val="40"/>
              <w:spacing w:line="320" w:lineRule="exact"/>
              <w:rPr>
                <w:rFonts w:ascii="Times New Roman" w:hAnsi="Times New Roman" w:eastAsiaTheme="minorEastAsia"/>
                <w:sz w:val="21"/>
                <w:szCs w:val="21"/>
                <w:highlight w:val="yellow"/>
              </w:rPr>
            </w:pPr>
            <w:r>
              <w:rPr>
                <w:rFonts w:ascii="Times New Roman" w:hAnsi="Times New Roman"/>
                <w:sz w:val="21"/>
                <w:szCs w:val="21"/>
              </w:rPr>
              <w:t>用于</w:t>
            </w:r>
            <w:r>
              <w:rPr>
                <w:rFonts w:hint="eastAsia" w:ascii="Times New Roman" w:hAnsi="Times New Roman"/>
                <w:sz w:val="21"/>
                <w:szCs w:val="21"/>
              </w:rPr>
              <w:t>振动</w:t>
            </w:r>
            <w:r>
              <w:rPr>
                <w:rFonts w:ascii="Times New Roman" w:hAnsi="Times New Roman"/>
                <w:sz w:val="21"/>
                <w:szCs w:val="21"/>
              </w:rPr>
              <w:t>试验</w:t>
            </w:r>
          </w:p>
        </w:tc>
        <w:tc>
          <w:tcPr>
            <w:tcW w:w="873" w:type="pct"/>
            <w:tcBorders>
              <w:top w:val="single" w:color="auto" w:sz="6" w:space="0"/>
              <w:left w:val="single" w:color="auto" w:sz="6" w:space="0"/>
              <w:bottom w:val="single" w:color="auto" w:sz="6" w:space="0"/>
              <w:right w:val="single" w:color="auto" w:sz="6" w:space="0"/>
            </w:tcBorders>
            <w:vAlign w:val="center"/>
          </w:tcPr>
          <w:p w14:paraId="106F817D">
            <w:pPr>
              <w:pStyle w:val="40"/>
              <w:spacing w:line="320" w:lineRule="exact"/>
              <w:rPr>
                <w:rFonts w:ascii="Times New Roman" w:hAnsi="Times New Roman" w:eastAsiaTheme="minorEastAsia"/>
                <w:sz w:val="21"/>
                <w:szCs w:val="21"/>
                <w:highlight w:val="yellow"/>
              </w:rPr>
            </w:pPr>
            <w:r>
              <w:rPr>
                <w:rFonts w:hint="eastAsia" w:ascii="Times New Roman" w:hAnsi="Times New Roman"/>
                <w:sz w:val="21"/>
                <w:szCs w:val="21"/>
              </w:rPr>
              <w:t>C05A00*3</w:t>
            </w:r>
          </w:p>
        </w:tc>
        <w:tc>
          <w:tcPr>
            <w:tcW w:w="929" w:type="pct"/>
            <w:tcBorders>
              <w:top w:val="single" w:color="auto" w:sz="6" w:space="0"/>
              <w:left w:val="single" w:color="auto" w:sz="6" w:space="0"/>
              <w:bottom w:val="single" w:color="auto" w:sz="6" w:space="0"/>
              <w:right w:val="single" w:color="auto" w:sz="6" w:space="0"/>
            </w:tcBorders>
            <w:vAlign w:val="center"/>
          </w:tcPr>
          <w:p w14:paraId="20C75734">
            <w:pPr>
              <w:pStyle w:val="40"/>
              <w:spacing w:line="320" w:lineRule="exact"/>
              <w:rPr>
                <w:rFonts w:ascii="Times New Roman" w:hAnsi="Times New Roman" w:eastAsiaTheme="minorEastAsia"/>
                <w:sz w:val="21"/>
                <w:szCs w:val="21"/>
                <w:highlight w:val="yellow"/>
              </w:rPr>
            </w:pPr>
            <w:r>
              <w:rPr>
                <w:rFonts w:hint="eastAsia" w:ascii="Times New Roman" w:hAnsi="Times New Roman"/>
                <w:sz w:val="21"/>
                <w:szCs w:val="21"/>
              </w:rPr>
              <w:t>加速度相对偏差：</w:t>
            </w:r>
            <w:r>
              <w:rPr>
                <w:rFonts w:ascii="Times New Roman" w:hAnsi="Times New Roman"/>
                <w:sz w:val="21"/>
                <w:szCs w:val="21"/>
              </w:rPr>
              <w:t>±5%</w:t>
            </w:r>
          </w:p>
        </w:tc>
        <w:tc>
          <w:tcPr>
            <w:tcW w:w="751" w:type="pct"/>
            <w:tcBorders>
              <w:top w:val="single" w:color="auto" w:sz="6" w:space="0"/>
              <w:left w:val="single" w:color="auto" w:sz="6" w:space="0"/>
              <w:bottom w:val="single" w:color="auto" w:sz="6" w:space="0"/>
              <w:right w:val="single" w:color="auto" w:sz="12" w:space="0"/>
            </w:tcBorders>
            <w:vAlign w:val="center"/>
          </w:tcPr>
          <w:p w14:paraId="1A69219C">
            <w:pPr>
              <w:adjustRightInd w:val="0"/>
              <w:jc w:val="center"/>
              <w:textAlignment w:val="baseline"/>
              <w:rPr>
                <w:rFonts w:eastAsiaTheme="minorEastAsia"/>
                <w:kern w:val="28"/>
                <w:szCs w:val="21"/>
                <w:highlight w:val="yellow"/>
              </w:rPr>
            </w:pPr>
            <w:r>
              <w:rPr>
                <w:rFonts w:hint="eastAsia" w:cs="宋体"/>
                <w:kern w:val="28"/>
                <w:szCs w:val="21"/>
              </w:rPr>
              <w:t>设备校验</w:t>
            </w:r>
          </w:p>
        </w:tc>
      </w:tr>
      <w:tr w14:paraId="6323C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4F775DA7">
            <w:pPr>
              <w:pStyle w:val="32"/>
              <w:numPr>
                <w:ilvl w:val="0"/>
                <w:numId w:val="58"/>
              </w:numPr>
              <w:adjustRightInd w:val="0"/>
              <w:spacing w:before="156" w:after="156"/>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3150A0BE">
            <w:pPr>
              <w:pStyle w:val="40"/>
              <w:spacing w:line="320" w:lineRule="exact"/>
              <w:rPr>
                <w:rFonts w:ascii="Times New Roman" w:hAnsi="Times New Roman"/>
                <w:sz w:val="21"/>
                <w:szCs w:val="21"/>
              </w:rPr>
            </w:pPr>
            <w:r>
              <w:rPr>
                <w:rFonts w:hint="eastAsia" w:ascii="Times New Roman" w:hAnsi="Times New Roman"/>
                <w:sz w:val="21"/>
                <w:szCs w:val="21"/>
              </w:rPr>
              <w:t>加速度传感器</w:t>
            </w:r>
          </w:p>
        </w:tc>
        <w:tc>
          <w:tcPr>
            <w:tcW w:w="1031" w:type="pct"/>
            <w:tcBorders>
              <w:top w:val="single" w:color="auto" w:sz="6" w:space="0"/>
              <w:left w:val="single" w:color="auto" w:sz="6" w:space="0"/>
              <w:bottom w:val="single" w:color="auto" w:sz="6" w:space="0"/>
              <w:right w:val="single" w:color="auto" w:sz="6" w:space="0"/>
            </w:tcBorders>
            <w:vAlign w:val="center"/>
          </w:tcPr>
          <w:p w14:paraId="7D336107">
            <w:pPr>
              <w:pStyle w:val="40"/>
              <w:spacing w:line="320" w:lineRule="exact"/>
              <w:rPr>
                <w:rFonts w:ascii="Times New Roman" w:hAnsi="Times New Roman"/>
                <w:sz w:val="21"/>
                <w:szCs w:val="21"/>
              </w:rPr>
            </w:pPr>
            <w:r>
              <w:rPr>
                <w:rFonts w:ascii="Times New Roman" w:hAnsi="Times New Roman"/>
                <w:sz w:val="21"/>
                <w:szCs w:val="21"/>
              </w:rPr>
              <w:t>用于</w:t>
            </w:r>
            <w:r>
              <w:rPr>
                <w:rFonts w:hint="eastAsia" w:ascii="Times New Roman" w:hAnsi="Times New Roman"/>
                <w:sz w:val="21"/>
                <w:szCs w:val="21"/>
              </w:rPr>
              <w:t>振动</w:t>
            </w:r>
            <w:r>
              <w:rPr>
                <w:rFonts w:ascii="Times New Roman" w:hAnsi="Times New Roman"/>
                <w:sz w:val="21"/>
                <w:szCs w:val="21"/>
              </w:rPr>
              <w:t>试验</w:t>
            </w:r>
          </w:p>
        </w:tc>
        <w:tc>
          <w:tcPr>
            <w:tcW w:w="873" w:type="pct"/>
            <w:tcBorders>
              <w:top w:val="single" w:color="auto" w:sz="6" w:space="0"/>
              <w:left w:val="single" w:color="auto" w:sz="6" w:space="0"/>
              <w:bottom w:val="single" w:color="auto" w:sz="6" w:space="0"/>
              <w:right w:val="single" w:color="auto" w:sz="6" w:space="0"/>
            </w:tcBorders>
            <w:vAlign w:val="center"/>
          </w:tcPr>
          <w:p w14:paraId="371E38BD">
            <w:pPr>
              <w:pStyle w:val="40"/>
              <w:spacing w:line="320" w:lineRule="exact"/>
              <w:rPr>
                <w:rFonts w:ascii="Times New Roman" w:hAnsi="Times New Roman"/>
                <w:sz w:val="21"/>
                <w:szCs w:val="21"/>
              </w:rPr>
            </w:pPr>
            <w:r>
              <w:rPr>
                <w:rFonts w:hint="eastAsia" w:ascii="Times New Roman" w:hAnsi="Times New Roman"/>
                <w:sz w:val="21"/>
                <w:szCs w:val="21"/>
              </w:rPr>
              <w:t>C04B62</w:t>
            </w:r>
          </w:p>
        </w:tc>
        <w:tc>
          <w:tcPr>
            <w:tcW w:w="929" w:type="pct"/>
            <w:tcBorders>
              <w:top w:val="single" w:color="auto" w:sz="6" w:space="0"/>
              <w:left w:val="single" w:color="auto" w:sz="6" w:space="0"/>
              <w:bottom w:val="single" w:color="auto" w:sz="6" w:space="0"/>
              <w:right w:val="single" w:color="auto" w:sz="6" w:space="0"/>
            </w:tcBorders>
            <w:vAlign w:val="center"/>
          </w:tcPr>
          <w:p w14:paraId="1D73736B">
            <w:pPr>
              <w:pStyle w:val="40"/>
              <w:spacing w:line="320" w:lineRule="exact"/>
              <w:rPr>
                <w:rFonts w:ascii="Times New Roman" w:hAnsi="Times New Roman"/>
                <w:sz w:val="21"/>
                <w:szCs w:val="21"/>
              </w:rPr>
            </w:pPr>
            <w:r>
              <w:rPr>
                <w:rFonts w:hint="eastAsia" w:ascii="Times New Roman" w:hAnsi="Times New Roman"/>
                <w:sz w:val="21"/>
                <w:szCs w:val="21"/>
              </w:rPr>
              <w:t>加速度相对偏差：</w:t>
            </w:r>
            <w:r>
              <w:rPr>
                <w:rFonts w:ascii="Times New Roman" w:hAnsi="Times New Roman"/>
                <w:sz w:val="21"/>
                <w:szCs w:val="21"/>
              </w:rPr>
              <w:t>±5%</w:t>
            </w:r>
          </w:p>
        </w:tc>
        <w:tc>
          <w:tcPr>
            <w:tcW w:w="751" w:type="pct"/>
            <w:tcBorders>
              <w:top w:val="single" w:color="auto" w:sz="6" w:space="0"/>
              <w:left w:val="single" w:color="auto" w:sz="6" w:space="0"/>
              <w:bottom w:val="single" w:color="auto" w:sz="6" w:space="0"/>
              <w:right w:val="single" w:color="auto" w:sz="12" w:space="0"/>
            </w:tcBorders>
            <w:vAlign w:val="center"/>
          </w:tcPr>
          <w:p w14:paraId="711F91A8">
            <w:pPr>
              <w:adjustRightInd w:val="0"/>
              <w:jc w:val="center"/>
              <w:textAlignment w:val="baseline"/>
              <w:rPr>
                <w:rFonts w:cs="宋体"/>
                <w:kern w:val="28"/>
                <w:szCs w:val="21"/>
              </w:rPr>
            </w:pPr>
            <w:r>
              <w:rPr>
                <w:rFonts w:hint="eastAsia" w:cs="宋体"/>
                <w:kern w:val="28"/>
                <w:szCs w:val="21"/>
              </w:rPr>
              <w:t>设备校验</w:t>
            </w:r>
          </w:p>
        </w:tc>
      </w:tr>
      <w:tr w14:paraId="2BB72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6E7B63F1">
            <w:pPr>
              <w:pStyle w:val="32"/>
              <w:numPr>
                <w:ilvl w:val="0"/>
                <w:numId w:val="58"/>
              </w:numPr>
              <w:adjustRightInd w:val="0"/>
              <w:spacing w:before="156" w:after="156"/>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0EB60AF1">
            <w:pPr>
              <w:adjustRightInd w:val="0"/>
              <w:jc w:val="center"/>
              <w:textAlignment w:val="baseline"/>
              <w:rPr>
                <w:rFonts w:eastAsiaTheme="minorEastAsia"/>
                <w:szCs w:val="21"/>
                <w:highlight w:val="yellow"/>
              </w:rPr>
            </w:pPr>
            <w:r>
              <w:rPr>
                <w:rFonts w:hint="eastAsia"/>
                <w:szCs w:val="21"/>
              </w:rPr>
              <w:t>数字式振动控制器</w:t>
            </w:r>
          </w:p>
        </w:tc>
        <w:tc>
          <w:tcPr>
            <w:tcW w:w="1031" w:type="pct"/>
            <w:tcBorders>
              <w:top w:val="single" w:color="auto" w:sz="6" w:space="0"/>
              <w:left w:val="single" w:color="auto" w:sz="6" w:space="0"/>
              <w:bottom w:val="single" w:color="auto" w:sz="6" w:space="0"/>
              <w:right w:val="single" w:color="auto" w:sz="6" w:space="0"/>
            </w:tcBorders>
            <w:vAlign w:val="center"/>
          </w:tcPr>
          <w:p w14:paraId="78CE72B9">
            <w:pPr>
              <w:adjustRightInd w:val="0"/>
              <w:jc w:val="center"/>
              <w:textAlignment w:val="baseline"/>
              <w:rPr>
                <w:rFonts w:eastAsiaTheme="minorEastAsia"/>
                <w:szCs w:val="21"/>
                <w:highlight w:val="yellow"/>
              </w:rPr>
            </w:pPr>
            <w:r>
              <w:rPr>
                <w:szCs w:val="21"/>
              </w:rPr>
              <w:t>用于</w:t>
            </w:r>
            <w:r>
              <w:rPr>
                <w:rFonts w:hint="eastAsia"/>
                <w:szCs w:val="21"/>
              </w:rPr>
              <w:t>振动</w:t>
            </w:r>
            <w:r>
              <w:rPr>
                <w:szCs w:val="21"/>
              </w:rPr>
              <w:t>试验</w:t>
            </w:r>
          </w:p>
        </w:tc>
        <w:tc>
          <w:tcPr>
            <w:tcW w:w="873" w:type="pct"/>
            <w:tcBorders>
              <w:top w:val="single" w:color="auto" w:sz="6" w:space="0"/>
              <w:left w:val="single" w:color="auto" w:sz="6" w:space="0"/>
              <w:bottom w:val="single" w:color="auto" w:sz="6" w:space="0"/>
              <w:right w:val="single" w:color="auto" w:sz="6" w:space="0"/>
            </w:tcBorders>
            <w:vAlign w:val="center"/>
          </w:tcPr>
          <w:p w14:paraId="231425BC">
            <w:pPr>
              <w:adjustRightInd w:val="0"/>
              <w:jc w:val="center"/>
              <w:textAlignment w:val="baseline"/>
              <w:rPr>
                <w:rFonts w:eastAsiaTheme="minorEastAsia"/>
                <w:szCs w:val="21"/>
                <w:highlight w:val="yellow"/>
              </w:rPr>
            </w:pPr>
            <w:r>
              <w:rPr>
                <w:rFonts w:hint="eastAsia"/>
                <w:szCs w:val="21"/>
              </w:rPr>
              <w:t>RC-2000</w:t>
            </w:r>
          </w:p>
        </w:tc>
        <w:tc>
          <w:tcPr>
            <w:tcW w:w="929" w:type="pct"/>
            <w:tcBorders>
              <w:top w:val="single" w:color="auto" w:sz="6" w:space="0"/>
              <w:left w:val="single" w:color="auto" w:sz="6" w:space="0"/>
              <w:bottom w:val="single" w:color="auto" w:sz="6" w:space="0"/>
              <w:right w:val="single" w:color="auto" w:sz="6" w:space="0"/>
            </w:tcBorders>
            <w:vAlign w:val="center"/>
          </w:tcPr>
          <w:p w14:paraId="56F860F5">
            <w:pPr>
              <w:pStyle w:val="40"/>
              <w:spacing w:line="320" w:lineRule="exact"/>
              <w:rPr>
                <w:rFonts w:ascii="Times New Roman" w:hAnsi="Times New Roman"/>
                <w:sz w:val="21"/>
                <w:szCs w:val="21"/>
              </w:rPr>
            </w:pPr>
            <w:r>
              <w:rPr>
                <w:rFonts w:hint="eastAsia" w:ascii="Times New Roman" w:hAnsi="Times New Roman"/>
                <w:sz w:val="21"/>
                <w:szCs w:val="21"/>
              </w:rPr>
              <w:t>频率允差：</w:t>
            </w:r>
            <w:r>
              <w:rPr>
                <w:rFonts w:ascii="Times New Roman" w:hAnsi="Times New Roman"/>
                <w:sz w:val="21"/>
                <w:szCs w:val="21"/>
              </w:rPr>
              <w:t>±0.05Hz</w:t>
            </w:r>
            <w:r>
              <w:rPr>
                <w:rFonts w:hint="eastAsia" w:ascii="Times New Roman" w:hAnsi="Times New Roman"/>
                <w:sz w:val="21"/>
                <w:szCs w:val="21"/>
              </w:rPr>
              <w:t>（频率＜</w:t>
            </w:r>
            <w:r>
              <w:rPr>
                <w:rFonts w:ascii="Times New Roman" w:hAnsi="Times New Roman"/>
                <w:sz w:val="21"/>
                <w:szCs w:val="21"/>
              </w:rPr>
              <w:t>100Hz</w:t>
            </w:r>
            <w:r>
              <w:rPr>
                <w:rFonts w:hint="eastAsia" w:ascii="Times New Roman" w:hAnsi="Times New Roman"/>
                <w:sz w:val="21"/>
                <w:szCs w:val="21"/>
              </w:rPr>
              <w:t>）</w:t>
            </w:r>
          </w:p>
          <w:p w14:paraId="11AC71AC">
            <w:pPr>
              <w:adjustRightInd w:val="0"/>
              <w:jc w:val="center"/>
              <w:textAlignment w:val="baseline"/>
              <w:rPr>
                <w:rFonts w:eastAsiaTheme="minorEastAsia"/>
                <w:szCs w:val="21"/>
                <w:highlight w:val="yellow"/>
              </w:rPr>
            </w:pPr>
            <w:r>
              <w:rPr>
                <w:szCs w:val="21"/>
              </w:rPr>
              <w:t>±0.05%</w:t>
            </w:r>
            <w:r>
              <w:rPr>
                <w:rFonts w:hint="eastAsia"/>
                <w:szCs w:val="21"/>
              </w:rPr>
              <w:t>（频率≥100Hz）</w:t>
            </w:r>
          </w:p>
        </w:tc>
        <w:tc>
          <w:tcPr>
            <w:tcW w:w="751" w:type="pct"/>
            <w:tcBorders>
              <w:top w:val="single" w:color="auto" w:sz="6" w:space="0"/>
              <w:left w:val="single" w:color="auto" w:sz="6" w:space="0"/>
              <w:bottom w:val="single" w:color="auto" w:sz="6" w:space="0"/>
              <w:right w:val="single" w:color="auto" w:sz="12" w:space="0"/>
            </w:tcBorders>
            <w:vAlign w:val="center"/>
          </w:tcPr>
          <w:p w14:paraId="1F917EB8">
            <w:pPr>
              <w:adjustRightInd w:val="0"/>
              <w:jc w:val="center"/>
              <w:textAlignment w:val="baseline"/>
              <w:rPr>
                <w:rFonts w:eastAsiaTheme="minorEastAsia"/>
                <w:szCs w:val="21"/>
                <w:highlight w:val="yellow"/>
              </w:rPr>
            </w:pPr>
            <w:r>
              <w:rPr>
                <w:rFonts w:hint="eastAsia" w:cs="宋体"/>
                <w:kern w:val="28"/>
                <w:szCs w:val="21"/>
              </w:rPr>
              <w:t>设备校验</w:t>
            </w:r>
          </w:p>
        </w:tc>
      </w:tr>
      <w:tr w14:paraId="33048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2D03A20D">
            <w:pPr>
              <w:pStyle w:val="32"/>
              <w:numPr>
                <w:ilvl w:val="0"/>
                <w:numId w:val="58"/>
              </w:numPr>
              <w:adjustRightInd w:val="0"/>
              <w:spacing w:before="156" w:after="156"/>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7F6C9819">
            <w:pPr>
              <w:adjustRightInd w:val="0"/>
              <w:jc w:val="center"/>
              <w:textAlignment w:val="baseline"/>
              <w:rPr>
                <w:rFonts w:eastAsiaTheme="minorEastAsia"/>
                <w:szCs w:val="21"/>
              </w:rPr>
            </w:pPr>
            <w:r>
              <w:rPr>
                <w:szCs w:val="21"/>
              </w:rPr>
              <w:t>温湿度计</w:t>
            </w:r>
          </w:p>
        </w:tc>
        <w:tc>
          <w:tcPr>
            <w:tcW w:w="1031" w:type="pct"/>
            <w:tcBorders>
              <w:top w:val="single" w:color="auto" w:sz="6" w:space="0"/>
              <w:left w:val="single" w:color="auto" w:sz="6" w:space="0"/>
              <w:bottom w:val="single" w:color="auto" w:sz="6" w:space="0"/>
              <w:right w:val="single" w:color="auto" w:sz="6" w:space="0"/>
            </w:tcBorders>
            <w:vAlign w:val="center"/>
          </w:tcPr>
          <w:p w14:paraId="0413ECF3">
            <w:pPr>
              <w:adjustRightInd w:val="0"/>
              <w:jc w:val="center"/>
              <w:textAlignment w:val="baseline"/>
              <w:rPr>
                <w:rFonts w:eastAsiaTheme="minorEastAsia"/>
                <w:szCs w:val="21"/>
              </w:rPr>
            </w:pPr>
            <w:r>
              <w:rPr>
                <w:rFonts w:hint="eastAsia"/>
                <w:szCs w:val="21"/>
              </w:rPr>
              <w:t>用于测量试验室大气温湿度</w:t>
            </w:r>
          </w:p>
        </w:tc>
        <w:tc>
          <w:tcPr>
            <w:tcW w:w="873" w:type="pct"/>
            <w:tcBorders>
              <w:top w:val="single" w:color="auto" w:sz="6" w:space="0"/>
              <w:left w:val="single" w:color="auto" w:sz="6" w:space="0"/>
              <w:bottom w:val="single" w:color="auto" w:sz="6" w:space="0"/>
              <w:right w:val="single" w:color="auto" w:sz="6" w:space="0"/>
            </w:tcBorders>
            <w:vAlign w:val="center"/>
          </w:tcPr>
          <w:p w14:paraId="0B75CF1E">
            <w:pPr>
              <w:adjustRightInd w:val="0"/>
              <w:jc w:val="center"/>
              <w:textAlignment w:val="baseline"/>
              <w:rPr>
                <w:rFonts w:eastAsiaTheme="minorEastAsia"/>
                <w:szCs w:val="21"/>
              </w:rPr>
            </w:pPr>
            <w:r>
              <w:rPr>
                <w:szCs w:val="21"/>
              </w:rPr>
              <w:t>RE-W1012</w:t>
            </w:r>
          </w:p>
        </w:tc>
        <w:tc>
          <w:tcPr>
            <w:tcW w:w="929" w:type="pct"/>
            <w:tcBorders>
              <w:top w:val="single" w:color="auto" w:sz="6" w:space="0"/>
              <w:left w:val="single" w:color="auto" w:sz="6" w:space="0"/>
              <w:bottom w:val="single" w:color="auto" w:sz="6" w:space="0"/>
              <w:right w:val="single" w:color="auto" w:sz="6" w:space="0"/>
            </w:tcBorders>
            <w:vAlign w:val="center"/>
          </w:tcPr>
          <w:p w14:paraId="41976526">
            <w:pPr>
              <w:adjustRightInd w:val="0"/>
              <w:jc w:val="center"/>
              <w:textAlignment w:val="baseline"/>
              <w:rPr>
                <w:szCs w:val="21"/>
              </w:rPr>
            </w:pPr>
            <w:r>
              <w:rPr>
                <w:rFonts w:hint="eastAsia"/>
                <w:szCs w:val="21"/>
              </w:rPr>
              <w:t>温度范围：10℃~35℃</w:t>
            </w:r>
          </w:p>
          <w:p w14:paraId="681045EF">
            <w:pPr>
              <w:adjustRightInd w:val="0"/>
              <w:jc w:val="center"/>
              <w:textAlignment w:val="baseline"/>
              <w:rPr>
                <w:szCs w:val="21"/>
              </w:rPr>
            </w:pPr>
            <w:r>
              <w:rPr>
                <w:rFonts w:hint="eastAsia"/>
                <w:szCs w:val="21"/>
              </w:rPr>
              <w:t>最大误差：0.7℃</w:t>
            </w:r>
          </w:p>
          <w:p w14:paraId="5357C793">
            <w:pPr>
              <w:adjustRightInd w:val="0"/>
              <w:jc w:val="center"/>
              <w:textAlignment w:val="baseline"/>
              <w:rPr>
                <w:szCs w:val="21"/>
              </w:rPr>
            </w:pPr>
            <w:r>
              <w:rPr>
                <w:rFonts w:hint="eastAsia"/>
                <w:szCs w:val="21"/>
              </w:rPr>
              <w:t>湿度范围：20~85%</w:t>
            </w:r>
          </w:p>
          <w:p w14:paraId="699045DD">
            <w:pPr>
              <w:adjustRightInd w:val="0"/>
              <w:jc w:val="center"/>
              <w:textAlignment w:val="baseline"/>
              <w:rPr>
                <w:rFonts w:eastAsiaTheme="minorEastAsia"/>
                <w:szCs w:val="21"/>
              </w:rPr>
            </w:pPr>
            <w:r>
              <w:rPr>
                <w:rFonts w:hint="eastAsia"/>
                <w:szCs w:val="21"/>
              </w:rPr>
              <w:t>最大误差：4%</w:t>
            </w:r>
          </w:p>
        </w:tc>
        <w:tc>
          <w:tcPr>
            <w:tcW w:w="751" w:type="pct"/>
            <w:tcBorders>
              <w:top w:val="single" w:color="auto" w:sz="6" w:space="0"/>
              <w:left w:val="single" w:color="auto" w:sz="6" w:space="0"/>
              <w:bottom w:val="single" w:color="auto" w:sz="6" w:space="0"/>
              <w:right w:val="single" w:color="auto" w:sz="12" w:space="0"/>
            </w:tcBorders>
            <w:vAlign w:val="center"/>
          </w:tcPr>
          <w:p w14:paraId="5ED52BF7">
            <w:pPr>
              <w:adjustRightInd w:val="0"/>
              <w:jc w:val="center"/>
              <w:textAlignment w:val="baseline"/>
              <w:rPr>
                <w:rFonts w:eastAsiaTheme="minorEastAsia"/>
                <w:szCs w:val="21"/>
              </w:rPr>
            </w:pPr>
            <w:r>
              <w:rPr>
                <w:rFonts w:hint="eastAsia" w:cs="宋体"/>
                <w:kern w:val="28"/>
                <w:szCs w:val="21"/>
              </w:rPr>
              <w:t>设备校验</w:t>
            </w:r>
          </w:p>
        </w:tc>
      </w:tr>
      <w:tr w14:paraId="4E88E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tcBorders>
              <w:top w:val="single" w:color="auto" w:sz="6" w:space="0"/>
              <w:left w:val="single" w:color="auto" w:sz="12" w:space="0"/>
              <w:bottom w:val="single" w:color="auto" w:sz="6" w:space="0"/>
              <w:right w:val="single" w:color="auto" w:sz="6" w:space="0"/>
            </w:tcBorders>
            <w:vAlign w:val="center"/>
          </w:tcPr>
          <w:p w14:paraId="4F9BAE28">
            <w:pPr>
              <w:pStyle w:val="32"/>
              <w:numPr>
                <w:ilvl w:val="0"/>
                <w:numId w:val="58"/>
              </w:numPr>
              <w:adjustRightInd w:val="0"/>
              <w:spacing w:before="156" w:after="156"/>
              <w:ind w:firstLineChars="0"/>
              <w:jc w:val="center"/>
              <w:textAlignment w:val="baseline"/>
              <w:rPr>
                <w:rFonts w:ascii="Times New Roman" w:hAnsi="Times New Roman" w:eastAsiaTheme="minorEastAsia"/>
                <w:kern w:val="28"/>
                <w:szCs w:val="21"/>
              </w:rPr>
            </w:pPr>
          </w:p>
        </w:tc>
        <w:tc>
          <w:tcPr>
            <w:tcW w:w="1014" w:type="pct"/>
            <w:tcBorders>
              <w:top w:val="single" w:color="auto" w:sz="6" w:space="0"/>
              <w:left w:val="single" w:color="auto" w:sz="6" w:space="0"/>
              <w:bottom w:val="single" w:color="auto" w:sz="6" w:space="0"/>
              <w:right w:val="single" w:color="auto" w:sz="6" w:space="0"/>
            </w:tcBorders>
            <w:vAlign w:val="center"/>
          </w:tcPr>
          <w:p w14:paraId="22751783">
            <w:pPr>
              <w:adjustRightInd w:val="0"/>
              <w:jc w:val="center"/>
              <w:textAlignment w:val="baseline"/>
              <w:rPr>
                <w:rFonts w:eastAsiaTheme="minorEastAsia"/>
                <w:szCs w:val="21"/>
              </w:rPr>
            </w:pPr>
            <w:r>
              <w:rPr>
                <w:rFonts w:eastAsiaTheme="minorEastAsia"/>
                <w:color w:val="000000"/>
                <w:kern w:val="0"/>
                <w:szCs w:val="21"/>
              </w:rPr>
              <w:t>温湿度大气压力表</w:t>
            </w:r>
          </w:p>
        </w:tc>
        <w:tc>
          <w:tcPr>
            <w:tcW w:w="1031" w:type="pct"/>
            <w:tcBorders>
              <w:top w:val="single" w:color="auto" w:sz="6" w:space="0"/>
              <w:left w:val="single" w:color="auto" w:sz="6" w:space="0"/>
              <w:bottom w:val="single" w:color="auto" w:sz="6" w:space="0"/>
              <w:right w:val="single" w:color="auto" w:sz="6" w:space="0"/>
            </w:tcBorders>
            <w:vAlign w:val="center"/>
          </w:tcPr>
          <w:p w14:paraId="0113D469">
            <w:pPr>
              <w:adjustRightInd w:val="0"/>
              <w:jc w:val="center"/>
              <w:textAlignment w:val="baseline"/>
              <w:rPr>
                <w:rFonts w:eastAsiaTheme="minorEastAsia"/>
                <w:szCs w:val="21"/>
              </w:rPr>
            </w:pPr>
            <w:r>
              <w:rPr>
                <w:rFonts w:hint="eastAsia"/>
                <w:szCs w:val="21"/>
              </w:rPr>
              <w:t>用于测量试验室大气压力</w:t>
            </w:r>
          </w:p>
        </w:tc>
        <w:tc>
          <w:tcPr>
            <w:tcW w:w="873" w:type="pct"/>
            <w:tcBorders>
              <w:top w:val="single" w:color="auto" w:sz="6" w:space="0"/>
              <w:left w:val="single" w:color="auto" w:sz="6" w:space="0"/>
              <w:bottom w:val="single" w:color="auto" w:sz="6" w:space="0"/>
              <w:right w:val="single" w:color="auto" w:sz="6" w:space="0"/>
            </w:tcBorders>
            <w:vAlign w:val="center"/>
          </w:tcPr>
          <w:p w14:paraId="70C86F1F">
            <w:pPr>
              <w:adjustRightInd w:val="0"/>
              <w:jc w:val="center"/>
              <w:textAlignment w:val="baseline"/>
              <w:rPr>
                <w:rFonts w:eastAsiaTheme="minorEastAsia"/>
                <w:szCs w:val="21"/>
              </w:rPr>
            </w:pPr>
            <w:r>
              <w:rPr>
                <w:rFonts w:eastAsiaTheme="minorEastAsia"/>
                <w:color w:val="000000"/>
                <w:kern w:val="0"/>
                <w:szCs w:val="21"/>
              </w:rPr>
              <w:t>TES1160</w:t>
            </w:r>
          </w:p>
        </w:tc>
        <w:tc>
          <w:tcPr>
            <w:tcW w:w="929" w:type="pct"/>
            <w:tcBorders>
              <w:top w:val="single" w:color="auto" w:sz="6" w:space="0"/>
              <w:left w:val="single" w:color="auto" w:sz="6" w:space="0"/>
              <w:bottom w:val="single" w:color="auto" w:sz="6" w:space="0"/>
              <w:right w:val="single" w:color="auto" w:sz="6" w:space="0"/>
            </w:tcBorders>
            <w:vAlign w:val="center"/>
          </w:tcPr>
          <w:p w14:paraId="545BF432">
            <w:pPr>
              <w:widowControl/>
              <w:jc w:val="left"/>
              <w:rPr>
                <w:rFonts w:eastAsiaTheme="minorEastAsia"/>
                <w:color w:val="000000"/>
                <w:kern w:val="0"/>
                <w:szCs w:val="21"/>
              </w:rPr>
            </w:pPr>
            <w:r>
              <w:rPr>
                <w:rFonts w:eastAsiaTheme="minorEastAsia"/>
                <w:color w:val="000000"/>
                <w:kern w:val="0"/>
                <w:szCs w:val="21"/>
              </w:rPr>
              <w:t>压力范围：（500~1100）hPa</w:t>
            </w:r>
          </w:p>
          <w:p w14:paraId="66B3F1D0">
            <w:pPr>
              <w:adjustRightInd w:val="0"/>
              <w:jc w:val="center"/>
              <w:textAlignment w:val="baseline"/>
              <w:rPr>
                <w:rFonts w:eastAsiaTheme="minorEastAsia"/>
                <w:szCs w:val="21"/>
              </w:rPr>
            </w:pPr>
            <w:r>
              <w:rPr>
                <w:rFonts w:eastAsiaTheme="minorEastAsia"/>
                <w:color w:val="000000"/>
                <w:kern w:val="0"/>
                <w:szCs w:val="21"/>
              </w:rPr>
              <w:t>误差：±5hPa</w:t>
            </w:r>
          </w:p>
        </w:tc>
        <w:tc>
          <w:tcPr>
            <w:tcW w:w="751" w:type="pct"/>
            <w:tcBorders>
              <w:top w:val="single" w:color="auto" w:sz="6" w:space="0"/>
              <w:left w:val="single" w:color="auto" w:sz="6" w:space="0"/>
              <w:bottom w:val="single" w:color="auto" w:sz="6" w:space="0"/>
              <w:right w:val="single" w:color="auto" w:sz="12" w:space="0"/>
            </w:tcBorders>
            <w:vAlign w:val="center"/>
          </w:tcPr>
          <w:p w14:paraId="205095A0">
            <w:pPr>
              <w:adjustRightInd w:val="0"/>
              <w:jc w:val="center"/>
              <w:textAlignment w:val="baseline"/>
              <w:rPr>
                <w:rFonts w:eastAsiaTheme="minorEastAsia"/>
                <w:kern w:val="28"/>
                <w:szCs w:val="21"/>
              </w:rPr>
            </w:pPr>
            <w:r>
              <w:rPr>
                <w:rFonts w:hint="eastAsia" w:cs="宋体"/>
                <w:kern w:val="28"/>
                <w:szCs w:val="21"/>
              </w:rPr>
              <w:t>设备校验</w:t>
            </w:r>
          </w:p>
        </w:tc>
      </w:tr>
      <w:tr w14:paraId="45A93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Borders>
              <w:top w:val="single" w:color="auto" w:sz="6" w:space="0"/>
              <w:left w:val="single" w:color="auto" w:sz="12" w:space="0"/>
              <w:bottom w:val="single" w:color="auto" w:sz="12" w:space="0"/>
              <w:right w:val="single" w:color="auto" w:sz="12" w:space="0"/>
            </w:tcBorders>
            <w:vAlign w:val="center"/>
          </w:tcPr>
          <w:p w14:paraId="74DA540A">
            <w:pPr>
              <w:adjustRightInd w:val="0"/>
              <w:jc w:val="center"/>
              <w:textAlignment w:val="baseline"/>
              <w:rPr>
                <w:rFonts w:eastAsiaTheme="minorEastAsia"/>
                <w:iCs/>
                <w:kern w:val="28"/>
                <w:szCs w:val="21"/>
              </w:rPr>
            </w:pPr>
            <w:r>
              <w:rPr>
                <w:rFonts w:eastAsiaTheme="minorEastAsia"/>
                <w:bCs/>
                <w:iCs/>
                <w:kern w:val="28"/>
                <w:szCs w:val="21"/>
              </w:rPr>
              <w:t>注：1.</w:t>
            </w:r>
            <w:r>
              <w:rPr>
                <w:rFonts w:eastAsiaTheme="minorEastAsia"/>
                <w:iCs/>
                <w:kern w:val="0"/>
                <w:szCs w:val="21"/>
              </w:rPr>
              <w:t>若选择的试验设备精度/量程比原试验设备等同或更优</w:t>
            </w:r>
            <w:r>
              <w:rPr>
                <w:rFonts w:eastAsiaTheme="minorEastAsia"/>
                <w:iCs/>
                <w:kern w:val="28"/>
                <w:szCs w:val="21"/>
              </w:rPr>
              <w:t>，则允许更换设备进行试验。</w:t>
            </w:r>
          </w:p>
          <w:p w14:paraId="76D70854">
            <w:pPr>
              <w:adjustRightInd w:val="0"/>
              <w:jc w:val="center"/>
              <w:textAlignment w:val="baseline"/>
              <w:rPr>
                <w:rFonts w:eastAsiaTheme="minorEastAsia"/>
                <w:iCs/>
                <w:kern w:val="28"/>
                <w:szCs w:val="21"/>
              </w:rPr>
            </w:pPr>
            <w:r>
              <w:rPr>
                <w:rFonts w:eastAsiaTheme="minorEastAsia"/>
                <w:iCs/>
                <w:kern w:val="28"/>
                <w:szCs w:val="21"/>
              </w:rPr>
              <w:t>2．实际使用的设备/仪器，由试验单位记录，并在试验报告中明确，如存在差异，应在试验报告中进行分析。</w:t>
            </w:r>
          </w:p>
          <w:p w14:paraId="326772BB">
            <w:pPr>
              <w:adjustRightInd w:val="0"/>
              <w:jc w:val="center"/>
              <w:textAlignment w:val="baseline"/>
              <w:rPr>
                <w:rFonts w:eastAsiaTheme="minorEastAsia"/>
                <w:b/>
                <w:i/>
                <w:kern w:val="28"/>
                <w:szCs w:val="21"/>
              </w:rPr>
            </w:pPr>
            <w:r>
              <w:rPr>
                <w:rFonts w:eastAsiaTheme="minorEastAsia"/>
                <w:bCs/>
                <w:iCs/>
                <w:kern w:val="28"/>
                <w:szCs w:val="21"/>
              </w:rPr>
              <w:t>3</w:t>
            </w:r>
            <w:r>
              <w:rPr>
                <w:rFonts w:eastAsiaTheme="minorEastAsia"/>
                <w:b/>
                <w:iCs/>
                <w:kern w:val="28"/>
                <w:szCs w:val="21"/>
              </w:rPr>
              <w:t>.</w:t>
            </w:r>
            <w:r>
              <w:rPr>
                <w:rFonts w:eastAsiaTheme="minorEastAsia"/>
                <w:iCs/>
                <w:kern w:val="0"/>
                <w:szCs w:val="21"/>
              </w:rPr>
              <w:t>所有未标注数量的设备，默认数量为1。</w:t>
            </w:r>
          </w:p>
        </w:tc>
      </w:tr>
    </w:tbl>
    <w:p w14:paraId="08ED94B6">
      <w:pPr>
        <w:pStyle w:val="27"/>
      </w:pPr>
      <w:bookmarkStart w:id="435" w:name="_Toc176264529"/>
      <w:r>
        <w:rPr>
          <w:rFonts w:hint="eastAsia"/>
        </w:rPr>
        <w:t>试验布置和连接</w:t>
      </w:r>
      <w:bookmarkEnd w:id="435"/>
    </w:p>
    <w:p w14:paraId="1D6EBEA5">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将</w:t>
      </w:r>
      <w:r>
        <w:rPr>
          <w:rFonts w:ascii="Times New Roman" w:hAnsi="Times New Roman" w:cs="宋体"/>
          <w:sz w:val="24"/>
          <w:szCs w:val="21"/>
        </w:rPr>
        <w:t>刹车控制阀（单）</w:t>
      </w:r>
      <w:r>
        <w:rPr>
          <w:rFonts w:hint="eastAsia" w:ascii="Times New Roman" w:hAnsi="Times New Roman" w:cs="宋体"/>
          <w:sz w:val="24"/>
          <w:szCs w:val="21"/>
        </w:rPr>
        <w:t>安装在试验台上（测试设备处于试验台外），按图52将受试设备与测试设备进行连接布置，具体如图53所示。</w:t>
      </w:r>
    </w:p>
    <w:p w14:paraId="3C948015">
      <w:pPr>
        <w:pStyle w:val="32"/>
        <w:ind w:firstLine="0" w:firstLineChars="0"/>
        <w:jc w:val="center"/>
        <w:rPr>
          <w:rFonts w:ascii="Times New Roman" w:hAnsi="Times New Roman"/>
        </w:rPr>
      </w:pPr>
      <w:r>
        <w:drawing>
          <wp:inline distT="0" distB="0" distL="0" distR="0">
            <wp:extent cx="4053840" cy="2724150"/>
            <wp:effectExtent l="0" t="0" r="381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8"/>
                    <a:stretch>
                      <a:fillRect/>
                    </a:stretch>
                  </pic:blipFill>
                  <pic:spPr>
                    <a:xfrm>
                      <a:off x="0" y="0"/>
                      <a:ext cx="4053176" cy="2723351"/>
                    </a:xfrm>
                    <a:prstGeom prst="rect">
                      <a:avLst/>
                    </a:prstGeom>
                  </pic:spPr>
                </pic:pic>
              </a:graphicData>
            </a:graphic>
          </wp:inline>
        </w:drawing>
      </w:r>
    </w:p>
    <w:p w14:paraId="28026BB0">
      <w:pPr>
        <w:pStyle w:val="61"/>
        <w:numPr>
          <w:ilvl w:val="0"/>
          <w:numId w:val="8"/>
        </w:numPr>
        <w:rPr>
          <w:rFonts w:ascii="黑体" w:hAnsi="黑体" w:cs="宋体"/>
        </w:rPr>
      </w:pPr>
      <w:bookmarkStart w:id="436" w:name="_Toc176262606"/>
      <w:r>
        <w:rPr>
          <w:rFonts w:hint="eastAsia" w:ascii="黑体" w:hAnsi="黑体" w:cs="宋体"/>
        </w:rPr>
        <w:t>风车试验连接示意图</w:t>
      </w:r>
      <w:bookmarkEnd w:id="436"/>
    </w:p>
    <w:p w14:paraId="7FEA1267">
      <w:pPr>
        <w:pStyle w:val="37"/>
        <w:rPr>
          <w:rFonts w:ascii="黑体" w:hAnsi="黑体" w:cs="宋体"/>
        </w:rPr>
      </w:pPr>
      <w:r>
        <w:drawing>
          <wp:inline distT="0" distB="0" distL="0" distR="0">
            <wp:extent cx="3217545" cy="2157095"/>
            <wp:effectExtent l="0" t="0" r="1905"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6"/>
                    <a:stretch>
                      <a:fillRect/>
                    </a:stretch>
                  </pic:blipFill>
                  <pic:spPr>
                    <a:xfrm>
                      <a:off x="0" y="0"/>
                      <a:ext cx="3251579" cy="2180284"/>
                    </a:xfrm>
                    <a:prstGeom prst="rect">
                      <a:avLst/>
                    </a:prstGeom>
                  </pic:spPr>
                </pic:pic>
              </a:graphicData>
            </a:graphic>
          </wp:inline>
        </w:drawing>
      </w:r>
    </w:p>
    <w:p w14:paraId="51D106F5">
      <w:pPr>
        <w:pStyle w:val="24"/>
        <w:spacing w:line="240" w:lineRule="auto"/>
        <w:ind w:firstLine="480"/>
        <w:jc w:val="center"/>
      </w:pPr>
    </w:p>
    <w:p w14:paraId="5B04C37D">
      <w:pPr>
        <w:pStyle w:val="61"/>
        <w:numPr>
          <w:ilvl w:val="0"/>
          <w:numId w:val="8"/>
        </w:numPr>
        <w:rPr>
          <w:rFonts w:ascii="黑体" w:hAnsi="黑体" w:cs="宋体"/>
        </w:rPr>
      </w:pPr>
      <w:bookmarkStart w:id="437" w:name="_Toc176262607"/>
      <w:r>
        <w:rPr>
          <w:rFonts w:hint="eastAsia" w:ascii="黑体" w:hAnsi="黑体" w:cs="宋体"/>
        </w:rPr>
        <w:t>风车试验布置图</w:t>
      </w:r>
      <w:bookmarkEnd w:id="437"/>
    </w:p>
    <w:p w14:paraId="60CC6E1F">
      <w:pPr>
        <w:pStyle w:val="27"/>
      </w:pPr>
      <w:bookmarkStart w:id="438" w:name="_Toc176264530"/>
      <w:r>
        <w:rPr>
          <w:rFonts w:hint="eastAsia"/>
        </w:rPr>
        <w:t>试验件、试验装置（试验前）的制造符合性要求</w:t>
      </w:r>
      <w:bookmarkEnd w:id="438"/>
    </w:p>
    <w:p w14:paraId="1DA981B1">
      <w:pPr>
        <w:pStyle w:val="32"/>
        <w:spacing w:line="500" w:lineRule="exact"/>
        <w:ind w:firstLine="563" w:firstLineChars="0"/>
        <w:rPr>
          <w:rFonts w:ascii="Times New Roman" w:hAnsi="Times New Roman" w:cs="宋体"/>
          <w:sz w:val="24"/>
          <w:szCs w:val="21"/>
        </w:rPr>
      </w:pPr>
      <w:r>
        <w:rPr>
          <w:rFonts w:hint="eastAsia" w:ascii="Times New Roman" w:hAnsi="Times New Roman" w:cs="宋体"/>
          <w:sz w:val="24"/>
          <w:szCs w:val="21"/>
        </w:rPr>
        <w:t>试验件状态应满足“6.试验产品/设备说明”构型和产品状态要求，确定试验件按照12.1要求完成了产品验收测试。</w:t>
      </w:r>
    </w:p>
    <w:p w14:paraId="0AE12265">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确保试验件、陪试件、试验装置，在试验前按照27.3-27.5的要求，进行了相应的安装和连接。</w:t>
      </w:r>
    </w:p>
    <w:p w14:paraId="79F12DEB">
      <w:pPr>
        <w:pStyle w:val="32"/>
        <w:spacing w:line="500" w:lineRule="exact"/>
        <w:ind w:firstLine="480"/>
        <w:rPr>
          <w:rFonts w:ascii="Times New Roman" w:hAnsi="Times New Roman" w:cs="宋体"/>
          <w:sz w:val="24"/>
          <w:szCs w:val="21"/>
        </w:rPr>
      </w:pPr>
      <w:r>
        <w:rPr>
          <w:rFonts w:hint="eastAsia" w:ascii="Times New Roman" w:hAnsi="Times New Roman" w:cs="宋体"/>
          <w:sz w:val="24"/>
          <w:szCs w:val="21"/>
        </w:rPr>
        <w:t>确保试验人员资质符合“10. 试验人员”的要求。</w:t>
      </w:r>
    </w:p>
    <w:p w14:paraId="347B772C">
      <w:pPr>
        <w:pStyle w:val="27"/>
      </w:pPr>
      <w:bookmarkStart w:id="439" w:name="_Toc176264531"/>
      <w:r>
        <w:rPr>
          <w:rFonts w:hint="eastAsia"/>
        </w:rPr>
        <w:t>试验</w:t>
      </w:r>
      <w:r>
        <w:t>程序</w:t>
      </w:r>
      <w:bookmarkEnd w:id="439"/>
    </w:p>
    <w:p w14:paraId="7F97B4E9">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风车试验参数设定应按照27.2章节所示。试验人员应在试验环境搭建完成后予以检查确认试验参数设置，待确认满足要求后再开始试验。</w:t>
      </w:r>
    </w:p>
    <w:p w14:paraId="7A045E5B">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在附录B检测记录表</w:t>
      </w:r>
      <w:r>
        <w:rPr>
          <w:rFonts w:ascii="Times New Roman" w:hAnsi="Times New Roman" w:cs="宋体"/>
          <w:sz w:val="24"/>
          <w:szCs w:val="21"/>
        </w:rPr>
        <w:t>中</w:t>
      </w:r>
      <w:r>
        <w:rPr>
          <w:rFonts w:hint="eastAsia" w:ascii="Times New Roman" w:hAnsi="Times New Roman" w:cs="宋体"/>
          <w:sz w:val="24"/>
          <w:szCs w:val="21"/>
        </w:rPr>
        <w:t>记录</w:t>
      </w:r>
      <w:r>
        <w:rPr>
          <w:rFonts w:ascii="Times New Roman" w:hAnsi="Times New Roman" w:cs="宋体"/>
          <w:sz w:val="24"/>
          <w:szCs w:val="21"/>
        </w:rPr>
        <w:t>试验设备相关信息及试验开始</w:t>
      </w:r>
      <w:r>
        <w:rPr>
          <w:rFonts w:hint="eastAsia" w:ascii="Times New Roman" w:hAnsi="Times New Roman" w:cs="宋体"/>
          <w:sz w:val="24"/>
          <w:szCs w:val="21"/>
        </w:rPr>
        <w:t>和结束</w:t>
      </w:r>
      <w:r>
        <w:rPr>
          <w:rFonts w:ascii="Times New Roman" w:hAnsi="Times New Roman" w:cs="宋体"/>
          <w:sz w:val="24"/>
          <w:szCs w:val="21"/>
        </w:rPr>
        <w:t>时间等内容，全程观察试验设备运行状态</w:t>
      </w:r>
      <w:r>
        <w:rPr>
          <w:rFonts w:hint="eastAsia" w:ascii="Times New Roman" w:hAnsi="Times New Roman" w:cs="宋体"/>
          <w:sz w:val="24"/>
          <w:szCs w:val="21"/>
        </w:rPr>
        <w:t>。</w:t>
      </w:r>
    </w:p>
    <w:p w14:paraId="14A4B1E3">
      <w:pPr>
        <w:pStyle w:val="24"/>
        <w:numPr>
          <w:ilvl w:val="0"/>
          <w:numId w:val="59"/>
        </w:numPr>
        <w:ind w:firstLineChars="0"/>
      </w:pPr>
      <w:r>
        <w:rPr>
          <w:rFonts w:hint="eastAsia"/>
        </w:rPr>
        <w:t>在试验室环境下受试</w:t>
      </w:r>
      <w:r>
        <w:t>设备按图</w:t>
      </w:r>
      <w:r>
        <w:rPr>
          <w:rFonts w:hint="eastAsia"/>
        </w:rPr>
        <w:t>52和图53所示</w:t>
      </w:r>
      <w:r>
        <w:t>安装在</w:t>
      </w:r>
      <w:r>
        <w:rPr>
          <w:rFonts w:hint="eastAsia"/>
        </w:rPr>
        <w:t>试验台</w:t>
      </w:r>
      <w:r>
        <w:t>上</w:t>
      </w:r>
      <w:r>
        <w:rPr>
          <w:rFonts w:hint="eastAsia"/>
        </w:rPr>
        <w:t>，并按12.2章节</w:t>
      </w:r>
      <w:r>
        <w:t>要求进行QPAT1-1</w:t>
      </w:r>
      <w:r>
        <w:rPr>
          <w:rFonts w:hint="eastAsia"/>
        </w:rPr>
        <w:t>和</w:t>
      </w:r>
      <w:r>
        <w:t>QPAT2检查并记录检测数据；</w:t>
      </w:r>
    </w:p>
    <w:p w14:paraId="0D490971">
      <w:pPr>
        <w:pStyle w:val="24"/>
        <w:numPr>
          <w:ilvl w:val="0"/>
          <w:numId w:val="59"/>
        </w:numPr>
        <w:ind w:firstLineChars="0"/>
      </w:pPr>
      <w:r>
        <w:t>使受试设备处于工作状态</w:t>
      </w:r>
      <w:r>
        <w:rPr>
          <w:rFonts w:hint="eastAsia"/>
        </w:rPr>
        <w:t>2</w:t>
      </w:r>
      <w:r>
        <w:t>，</w:t>
      </w:r>
      <w:r>
        <w:rPr>
          <w:rFonts w:hint="eastAsia"/>
        </w:rPr>
        <w:t>每个轴向按照27.2章节试验参数进行试验，线性扫频速率是7</w:t>
      </w:r>
      <w:r>
        <w:t>H</w:t>
      </w:r>
      <w:r>
        <w:rPr>
          <w:rFonts w:hint="eastAsia"/>
        </w:rPr>
        <w:t>z</w:t>
      </w:r>
      <w:r>
        <w:t>/</w:t>
      </w:r>
      <w:r>
        <w:rPr>
          <w:rFonts w:hint="eastAsia"/>
        </w:rPr>
        <w:t>min，频率从5</w:t>
      </w:r>
      <w:r>
        <w:t>H</w:t>
      </w:r>
      <w:r>
        <w:rPr>
          <w:rFonts w:hint="eastAsia"/>
        </w:rPr>
        <w:t>z ~</w:t>
      </w:r>
      <w:r>
        <w:t>19H</w:t>
      </w:r>
      <w:r>
        <w:rPr>
          <w:rFonts w:hint="eastAsia"/>
        </w:rPr>
        <w:t>z，加速度为2g，每轴向试验时间2h，共计进行3个轴向试验；</w:t>
      </w:r>
    </w:p>
    <w:p w14:paraId="45FBDB77">
      <w:pPr>
        <w:pStyle w:val="24"/>
        <w:numPr>
          <w:ilvl w:val="0"/>
          <w:numId w:val="59"/>
        </w:numPr>
        <w:ind w:firstLineChars="0"/>
        <w:rPr>
          <w:rFonts w:cs="宋体"/>
        </w:rPr>
      </w:pPr>
      <w:r>
        <w:rPr>
          <w:rFonts w:cs="宋体"/>
          <w:lang w:eastAsia="ja-JP"/>
        </w:rPr>
        <w:t>试验结束后，</w:t>
      </w:r>
      <w:r>
        <w:rPr>
          <w:rFonts w:hint="eastAsia"/>
        </w:rPr>
        <w:t>在</w:t>
      </w:r>
      <w:r>
        <w:rPr>
          <w:rFonts w:hint="eastAsia"/>
          <w:kern w:val="0"/>
        </w:rPr>
        <w:t>试验室</w:t>
      </w:r>
      <w:r>
        <w:rPr>
          <w:kern w:val="0"/>
        </w:rPr>
        <w:t>环境下</w:t>
      </w:r>
      <w:r>
        <w:rPr>
          <w:rFonts w:hint="eastAsia"/>
          <w:kern w:val="0"/>
        </w:rPr>
        <w:t>按照12.2章节</w:t>
      </w:r>
      <w:r>
        <w:rPr>
          <w:rFonts w:hint="eastAsia" w:cs="宋体"/>
        </w:rPr>
        <w:t>要求进行QPAT1-1和QPAT2检查并记录检测数据</w:t>
      </w:r>
      <w:r>
        <w:t>。</w:t>
      </w:r>
    </w:p>
    <w:p w14:paraId="6A1F2C89">
      <w:pPr>
        <w:pStyle w:val="27"/>
      </w:pPr>
      <w:bookmarkStart w:id="440" w:name="_Toc176264532"/>
      <w:r>
        <w:rPr>
          <w:rFonts w:hint="eastAsia"/>
        </w:rPr>
        <w:t>试验合格</w:t>
      </w:r>
      <w:r>
        <w:t>判据</w:t>
      </w:r>
      <w:bookmarkEnd w:id="440"/>
    </w:p>
    <w:p w14:paraId="48FC6879">
      <w:pPr>
        <w:pStyle w:val="32"/>
        <w:spacing w:line="360" w:lineRule="auto"/>
        <w:ind w:firstLine="480"/>
        <w:rPr>
          <w:rFonts w:ascii="Times New Roman" w:hAnsi="Times New Roman" w:cs="宋体"/>
          <w:sz w:val="24"/>
          <w:szCs w:val="24"/>
        </w:rPr>
      </w:pPr>
      <w:r>
        <w:rPr>
          <w:rFonts w:hint="eastAsia" w:ascii="Times New Roman" w:hAnsi="Times New Roman" w:cs="宋体"/>
          <w:sz w:val="24"/>
          <w:szCs w:val="24"/>
        </w:rPr>
        <w:t>试验前后，按12.2章节中要求进行QPAT1-1和QPAT2检查，确认通过并记录检测数据。</w:t>
      </w:r>
    </w:p>
    <w:p w14:paraId="1640C898">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满足以上要求，则判定结论为Pass，否则为Fail。</w:t>
      </w:r>
    </w:p>
    <w:p w14:paraId="4E5C3281">
      <w:pPr>
        <w:pStyle w:val="26"/>
        <w:spacing w:before="156" w:after="156"/>
        <w:rPr>
          <w:rFonts w:ascii="黑体" w:hAnsi="黑体"/>
          <w:kern w:val="0"/>
          <w:sz w:val="30"/>
          <w:szCs w:val="30"/>
        </w:rPr>
      </w:pPr>
      <w:bookmarkStart w:id="441" w:name="_Toc176264533"/>
      <w:r>
        <w:rPr>
          <w:rFonts w:hint="eastAsia" w:ascii="黑体" w:hAnsi="黑体"/>
          <w:kern w:val="0"/>
          <w:sz w:val="30"/>
          <w:szCs w:val="30"/>
        </w:rPr>
        <w:t>试验异常情况</w:t>
      </w:r>
      <w:bookmarkEnd w:id="441"/>
    </w:p>
    <w:p w14:paraId="420A5D0C">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处理措施如下：</w:t>
      </w:r>
    </w:p>
    <w:p w14:paraId="22A07B90">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a)产品在试验过程中出现故障（主要针对责任故障），试验人员必须立即停止试验，详细记录发生故障的时间、周期循环数、受试设备工作状态，填写试验故障报告表（见附录A中表A.1）；</w:t>
      </w:r>
    </w:p>
    <w:p w14:paraId="01B113DD">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b)保持试验现场，并及时通知试验工作组、客户或局方，试验工作组应研究分析原因，采取纠正措施并经验证有效，作出结论。待纠正措施在受试设备落实后，并经试验工作组、用户或局方认可后，试验才可以继续进行；</w:t>
      </w:r>
    </w:p>
    <w:p w14:paraId="0153C2E1">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c)若处理结果判定本次试验“不合格”应终止试验，并出具不合格产品试验报告，最终将报告和原始记录归至质量管理部门；</w:t>
      </w:r>
    </w:p>
    <w:p w14:paraId="0567F10F">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d)试验过程中，发生任何与试验结果有影响的变更，均需征得试验工作组、用户或局方同意，并按规定进行审批手续；</w:t>
      </w:r>
    </w:p>
    <w:p w14:paraId="7F978336">
      <w:pPr>
        <w:pStyle w:val="32"/>
        <w:spacing w:line="360" w:lineRule="auto"/>
        <w:ind w:firstLine="480"/>
        <w:rPr>
          <w:rFonts w:ascii="Times New Roman" w:hAnsi="Times New Roman" w:cs="宋体"/>
          <w:sz w:val="24"/>
          <w:szCs w:val="21"/>
        </w:rPr>
      </w:pPr>
      <w:r>
        <w:rPr>
          <w:rFonts w:hint="eastAsia" w:ascii="Times New Roman" w:hAnsi="Times New Roman" w:cs="宋体"/>
          <w:sz w:val="24"/>
          <w:szCs w:val="21"/>
        </w:rPr>
        <w:t>e)鉴定试验过程发生的产品故障问题，应按照第34.3中的要求进行处理。</w:t>
      </w:r>
    </w:p>
    <w:p w14:paraId="7291B996">
      <w:pPr>
        <w:pStyle w:val="26"/>
        <w:spacing w:before="156" w:after="156"/>
        <w:rPr>
          <w:rFonts w:ascii="黑体" w:hAnsi="黑体"/>
          <w:kern w:val="0"/>
          <w:sz w:val="30"/>
          <w:szCs w:val="30"/>
        </w:rPr>
      </w:pPr>
      <w:r>
        <w:rPr>
          <w:rFonts w:hint="eastAsia" w:ascii="黑体" w:hAnsi="黑体"/>
          <w:kern w:val="0"/>
          <w:sz w:val="30"/>
          <w:szCs w:val="30"/>
        </w:rPr>
        <w:t xml:space="preserve"> </w:t>
      </w:r>
      <w:bookmarkStart w:id="442" w:name="_Toc159958138"/>
      <w:bookmarkStart w:id="443" w:name="_Toc176264534"/>
      <w:r>
        <w:rPr>
          <w:rFonts w:hint="eastAsia" w:ascii="黑体" w:hAnsi="黑体"/>
          <w:kern w:val="0"/>
          <w:sz w:val="30"/>
          <w:szCs w:val="30"/>
        </w:rPr>
        <w:t>试验的终止与恢复处理</w:t>
      </w:r>
      <w:bookmarkEnd w:id="442"/>
      <w:bookmarkEnd w:id="443"/>
    </w:p>
    <w:p w14:paraId="5B89B563">
      <w:pPr>
        <w:pStyle w:val="27"/>
      </w:pPr>
      <w:r>
        <w:rPr>
          <w:rFonts w:hint="eastAsia"/>
        </w:rPr>
        <w:t xml:space="preserve"> </w:t>
      </w:r>
      <w:bookmarkStart w:id="444" w:name="_Toc176264535"/>
      <w:r>
        <w:rPr>
          <w:rFonts w:hint="eastAsia"/>
        </w:rPr>
        <w:t>试验终止</w:t>
      </w:r>
      <w:bookmarkEnd w:id="444"/>
    </w:p>
    <w:p w14:paraId="4D008795">
      <w:pPr>
        <w:pStyle w:val="24"/>
        <w:ind w:firstLine="480"/>
      </w:pPr>
      <w:r>
        <w:rPr>
          <w:rFonts w:hint="eastAsia"/>
        </w:rPr>
        <w:t>试验过程中，发生下列情况之一时，应及时终止试验：</w:t>
      </w:r>
    </w:p>
    <w:p w14:paraId="285E3932">
      <w:pPr>
        <w:pStyle w:val="24"/>
        <w:numPr>
          <w:ilvl w:val="0"/>
          <w:numId w:val="60"/>
        </w:numPr>
        <w:ind w:firstLineChars="0"/>
      </w:pPr>
      <w:r>
        <w:rPr>
          <w:rFonts w:hint="eastAsia"/>
        </w:rPr>
        <w:t>试验中存在重大安全保密隐患；</w:t>
      </w:r>
    </w:p>
    <w:p w14:paraId="41C4F361">
      <w:pPr>
        <w:pStyle w:val="24"/>
        <w:numPr>
          <w:ilvl w:val="0"/>
          <w:numId w:val="60"/>
        </w:numPr>
        <w:ind w:firstLineChars="0"/>
      </w:pPr>
      <w:r>
        <w:rPr>
          <w:rFonts w:hint="eastAsia"/>
        </w:rPr>
        <w:t>重大技术问题影响试验继续进行；</w:t>
      </w:r>
    </w:p>
    <w:p w14:paraId="3BB99D44">
      <w:pPr>
        <w:pStyle w:val="24"/>
        <w:numPr>
          <w:ilvl w:val="0"/>
          <w:numId w:val="60"/>
        </w:numPr>
        <w:ind w:firstLineChars="0"/>
      </w:pPr>
      <w:r>
        <w:rPr>
          <w:rFonts w:hint="eastAsia"/>
        </w:rPr>
        <w:t>故障在短期内不能得到解决；</w:t>
      </w:r>
    </w:p>
    <w:p w14:paraId="5AD3090D">
      <w:pPr>
        <w:pStyle w:val="24"/>
        <w:numPr>
          <w:ilvl w:val="0"/>
          <w:numId w:val="60"/>
        </w:numPr>
        <w:ind w:firstLineChars="0"/>
      </w:pPr>
      <w:r>
        <w:rPr>
          <w:rFonts w:hint="eastAsia"/>
        </w:rPr>
        <w:t>试验结果已判定达不到规定的要求。</w:t>
      </w:r>
    </w:p>
    <w:p w14:paraId="6D0F1F45">
      <w:pPr>
        <w:pStyle w:val="27"/>
      </w:pPr>
      <w:r>
        <w:rPr>
          <w:rFonts w:hint="eastAsia"/>
        </w:rPr>
        <w:t xml:space="preserve"> </w:t>
      </w:r>
      <w:bookmarkStart w:id="445" w:name="_Toc176264536"/>
      <w:r>
        <w:rPr>
          <w:rFonts w:hint="eastAsia"/>
        </w:rPr>
        <w:t>试验恢复</w:t>
      </w:r>
      <w:bookmarkEnd w:id="445"/>
    </w:p>
    <w:p w14:paraId="782F9B51">
      <w:pPr>
        <w:pStyle w:val="24"/>
        <w:ind w:firstLine="480"/>
      </w:pPr>
      <w:r>
        <w:rPr>
          <w:rFonts w:hint="eastAsia"/>
        </w:rPr>
        <w:t>试验终止后，xxx对试验中暴露的问题认真查找原因，采取有效措施彻底整改，确认问题已整改归零后，由xxx提出恢复试验申请，由承试单位实施试验。</w:t>
      </w:r>
    </w:p>
    <w:p w14:paraId="55665900">
      <w:pPr>
        <w:tabs>
          <w:tab w:val="left" w:pos="2365"/>
        </w:tabs>
        <w:spacing w:line="240" w:lineRule="atLeast"/>
        <w:jc w:val="left"/>
      </w:pPr>
    </w:p>
    <w:p w14:paraId="52714877">
      <w:pPr>
        <w:tabs>
          <w:tab w:val="left" w:pos="2365"/>
        </w:tabs>
        <w:spacing w:line="240" w:lineRule="atLeast"/>
        <w:jc w:val="left"/>
      </w:pPr>
    </w:p>
    <w:p w14:paraId="5EF5D38C">
      <w:pPr>
        <w:tabs>
          <w:tab w:val="left" w:pos="2365"/>
        </w:tabs>
        <w:spacing w:line="240" w:lineRule="atLeast"/>
        <w:jc w:val="left"/>
      </w:pPr>
    </w:p>
    <w:p w14:paraId="17C1854B">
      <w:pPr>
        <w:tabs>
          <w:tab w:val="left" w:pos="2365"/>
        </w:tabs>
        <w:spacing w:line="240" w:lineRule="atLeast"/>
        <w:jc w:val="left"/>
      </w:pPr>
    </w:p>
    <w:p w14:paraId="76234324">
      <w:pPr>
        <w:tabs>
          <w:tab w:val="left" w:pos="2365"/>
        </w:tabs>
        <w:spacing w:line="240" w:lineRule="atLeast"/>
        <w:jc w:val="left"/>
      </w:pPr>
    </w:p>
    <w:p w14:paraId="41D3C56C">
      <w:pPr>
        <w:tabs>
          <w:tab w:val="left" w:pos="2365"/>
        </w:tabs>
        <w:spacing w:line="240" w:lineRule="atLeast"/>
        <w:jc w:val="left"/>
      </w:pPr>
    </w:p>
    <w:p w14:paraId="7449981F">
      <w:pPr>
        <w:tabs>
          <w:tab w:val="left" w:pos="2365"/>
        </w:tabs>
        <w:spacing w:line="240" w:lineRule="atLeast"/>
        <w:jc w:val="left"/>
      </w:pPr>
    </w:p>
    <w:p w14:paraId="465DDFF0">
      <w:pPr>
        <w:tabs>
          <w:tab w:val="left" w:pos="2365"/>
        </w:tabs>
        <w:spacing w:line="240" w:lineRule="atLeast"/>
        <w:jc w:val="left"/>
      </w:pPr>
    </w:p>
    <w:p w14:paraId="1A64CBA3">
      <w:pPr>
        <w:tabs>
          <w:tab w:val="left" w:pos="2365"/>
        </w:tabs>
        <w:spacing w:line="240" w:lineRule="atLeast"/>
        <w:jc w:val="left"/>
      </w:pPr>
    </w:p>
    <w:p w14:paraId="27E4F0B3">
      <w:pPr>
        <w:tabs>
          <w:tab w:val="left" w:pos="2365"/>
        </w:tabs>
        <w:spacing w:line="240" w:lineRule="atLeast"/>
        <w:jc w:val="left"/>
      </w:pPr>
    </w:p>
    <w:p w14:paraId="14F2DD9E">
      <w:pPr>
        <w:tabs>
          <w:tab w:val="left" w:pos="2365"/>
        </w:tabs>
        <w:spacing w:line="240" w:lineRule="atLeast"/>
        <w:jc w:val="left"/>
      </w:pPr>
    </w:p>
    <w:p w14:paraId="442CC107">
      <w:pPr>
        <w:tabs>
          <w:tab w:val="left" w:pos="2365"/>
        </w:tabs>
        <w:spacing w:line="240" w:lineRule="atLeast"/>
        <w:jc w:val="left"/>
      </w:pPr>
    </w:p>
    <w:p w14:paraId="03F60017">
      <w:pPr>
        <w:tabs>
          <w:tab w:val="left" w:pos="2365"/>
        </w:tabs>
        <w:spacing w:line="240" w:lineRule="atLeast"/>
        <w:jc w:val="left"/>
      </w:pPr>
    </w:p>
    <w:p w14:paraId="0F6E1DF8">
      <w:pPr>
        <w:tabs>
          <w:tab w:val="left" w:pos="2365"/>
        </w:tabs>
        <w:spacing w:line="240" w:lineRule="atLeast"/>
        <w:jc w:val="left"/>
      </w:pPr>
    </w:p>
    <w:p w14:paraId="0E805BA2">
      <w:pPr>
        <w:tabs>
          <w:tab w:val="left" w:pos="2365"/>
        </w:tabs>
        <w:spacing w:line="240" w:lineRule="atLeast"/>
        <w:jc w:val="left"/>
      </w:pPr>
    </w:p>
    <w:p w14:paraId="6D481397">
      <w:pPr>
        <w:tabs>
          <w:tab w:val="left" w:pos="2365"/>
        </w:tabs>
        <w:spacing w:line="240" w:lineRule="atLeast"/>
        <w:jc w:val="left"/>
      </w:pPr>
    </w:p>
    <w:p w14:paraId="01247B79">
      <w:pPr>
        <w:tabs>
          <w:tab w:val="left" w:pos="2365"/>
        </w:tabs>
        <w:spacing w:line="240" w:lineRule="atLeast"/>
        <w:jc w:val="left"/>
      </w:pPr>
    </w:p>
    <w:p w14:paraId="6FA18EEC">
      <w:pPr>
        <w:tabs>
          <w:tab w:val="left" w:pos="2365"/>
        </w:tabs>
        <w:spacing w:line="240" w:lineRule="atLeast"/>
        <w:jc w:val="left"/>
      </w:pPr>
    </w:p>
    <w:p w14:paraId="23F4D5E5">
      <w:pPr>
        <w:tabs>
          <w:tab w:val="left" w:pos="2365"/>
        </w:tabs>
        <w:spacing w:line="240" w:lineRule="atLeast"/>
        <w:jc w:val="left"/>
      </w:pPr>
    </w:p>
    <w:p w14:paraId="02BE6F43">
      <w:pPr>
        <w:tabs>
          <w:tab w:val="left" w:pos="2365"/>
        </w:tabs>
        <w:spacing w:line="240" w:lineRule="atLeast"/>
        <w:jc w:val="left"/>
      </w:pPr>
    </w:p>
    <w:p w14:paraId="5EBF123D">
      <w:pPr>
        <w:tabs>
          <w:tab w:val="left" w:pos="2365"/>
        </w:tabs>
        <w:spacing w:line="240" w:lineRule="atLeast"/>
        <w:jc w:val="left"/>
      </w:pPr>
    </w:p>
    <w:p w14:paraId="632B9124">
      <w:pPr>
        <w:tabs>
          <w:tab w:val="left" w:pos="2365"/>
        </w:tabs>
        <w:spacing w:line="240" w:lineRule="atLeast"/>
        <w:jc w:val="left"/>
      </w:pPr>
    </w:p>
    <w:p w14:paraId="196C00E6">
      <w:pPr>
        <w:tabs>
          <w:tab w:val="left" w:pos="2365"/>
        </w:tabs>
        <w:spacing w:line="240" w:lineRule="atLeast"/>
        <w:jc w:val="left"/>
      </w:pPr>
    </w:p>
    <w:p w14:paraId="5F6B43D5">
      <w:pPr>
        <w:tabs>
          <w:tab w:val="left" w:pos="2365"/>
        </w:tabs>
        <w:spacing w:line="240" w:lineRule="atLeast"/>
        <w:jc w:val="left"/>
      </w:pPr>
    </w:p>
    <w:p w14:paraId="311618C6">
      <w:pPr>
        <w:tabs>
          <w:tab w:val="left" w:pos="2365"/>
        </w:tabs>
        <w:spacing w:line="240" w:lineRule="atLeast"/>
        <w:jc w:val="left"/>
      </w:pPr>
    </w:p>
    <w:p w14:paraId="37C127F7">
      <w:pPr>
        <w:tabs>
          <w:tab w:val="left" w:pos="2365"/>
        </w:tabs>
        <w:spacing w:line="240" w:lineRule="atLeast"/>
        <w:jc w:val="left"/>
      </w:pPr>
    </w:p>
    <w:p w14:paraId="082705E0">
      <w:pPr>
        <w:tabs>
          <w:tab w:val="left" w:pos="2365"/>
        </w:tabs>
        <w:spacing w:line="240" w:lineRule="atLeast"/>
        <w:jc w:val="left"/>
      </w:pPr>
    </w:p>
    <w:p w14:paraId="5C191F5E">
      <w:pPr>
        <w:tabs>
          <w:tab w:val="left" w:pos="2365"/>
        </w:tabs>
        <w:spacing w:line="240" w:lineRule="atLeast"/>
        <w:jc w:val="left"/>
      </w:pPr>
    </w:p>
    <w:p w14:paraId="4AD52D71">
      <w:pPr>
        <w:tabs>
          <w:tab w:val="left" w:pos="2365"/>
        </w:tabs>
        <w:spacing w:line="240" w:lineRule="atLeast"/>
        <w:jc w:val="left"/>
      </w:pPr>
    </w:p>
    <w:p w14:paraId="6F3D2F26">
      <w:pPr>
        <w:tabs>
          <w:tab w:val="left" w:pos="2365"/>
        </w:tabs>
        <w:spacing w:line="240" w:lineRule="atLeast"/>
        <w:jc w:val="left"/>
      </w:pPr>
    </w:p>
    <w:p w14:paraId="1946C29D">
      <w:pPr>
        <w:tabs>
          <w:tab w:val="left" w:pos="2365"/>
        </w:tabs>
        <w:spacing w:line="240" w:lineRule="atLeast"/>
        <w:jc w:val="left"/>
      </w:pPr>
    </w:p>
    <w:p w14:paraId="4AA4B39D">
      <w:pPr>
        <w:tabs>
          <w:tab w:val="left" w:pos="2365"/>
        </w:tabs>
        <w:spacing w:line="240" w:lineRule="atLeast"/>
        <w:jc w:val="left"/>
      </w:pPr>
    </w:p>
    <w:p w14:paraId="2B8B58D1">
      <w:pPr>
        <w:tabs>
          <w:tab w:val="left" w:pos="2365"/>
        </w:tabs>
        <w:spacing w:line="240" w:lineRule="atLeast"/>
        <w:jc w:val="left"/>
      </w:pPr>
    </w:p>
    <w:p w14:paraId="1BDB080B">
      <w:pPr>
        <w:tabs>
          <w:tab w:val="left" w:pos="2365"/>
        </w:tabs>
        <w:spacing w:line="240" w:lineRule="atLeast"/>
        <w:jc w:val="left"/>
      </w:pPr>
    </w:p>
    <w:p w14:paraId="1FC24A39">
      <w:pPr>
        <w:spacing w:line="240" w:lineRule="atLeast"/>
        <w:rPr>
          <w:rFonts w:hint="eastAsia"/>
        </w:rPr>
      </w:pPr>
    </w:p>
    <w:p w14:paraId="7BA62367">
      <w:pPr>
        <w:pStyle w:val="43"/>
        <w:rPr>
          <w:rFonts w:eastAsia="宋体" w:cs="黑体"/>
          <w:sz w:val="30"/>
          <w:szCs w:val="30"/>
        </w:rPr>
      </w:pPr>
      <w:r>
        <w:rPr>
          <w:rFonts w:hint="eastAsia" w:eastAsia="宋体" w:cs="黑体"/>
          <w:sz w:val="30"/>
          <w:szCs w:val="30"/>
        </w:rPr>
        <w:t>附录B检测记录表</w:t>
      </w:r>
    </w:p>
    <w:p w14:paraId="0E85A342">
      <w:pPr>
        <w:pStyle w:val="43"/>
        <w:widowControl/>
        <w:rPr>
          <w:rFonts w:hint="eastAsia"/>
        </w:rPr>
      </w:pPr>
      <w:bookmarkStart w:id="446" w:name="_Toc528609620"/>
      <w:bookmarkStart w:id="447" w:name="_Toc499832661"/>
      <w:bookmarkStart w:id="448" w:name="_Toc15131144"/>
      <w:bookmarkStart w:id="449" w:name="_Toc396990348"/>
      <w:r>
        <w:rPr>
          <w:rFonts w:hint="eastAsia" w:eastAsia="宋体" w:cs="黑体"/>
          <w:sz w:val="28"/>
          <w:szCs w:val="28"/>
        </w:rPr>
        <w:t>附录B检测记录表：</w:t>
      </w:r>
      <w:bookmarkEnd w:id="446"/>
      <w:bookmarkEnd w:id="447"/>
      <w:bookmarkEnd w:id="448"/>
      <w:bookmarkEnd w:id="449"/>
    </w:p>
    <w:tbl>
      <w:tblPr>
        <w:tblStyle w:val="18"/>
        <w:tblpPr w:leftFromText="180" w:rightFromText="180" w:vertAnchor="text" w:horzAnchor="page" w:tblpXSpec="center" w:tblpY="1558"/>
        <w:tblOverlap w:val="never"/>
        <w:tblW w:w="95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418"/>
        <w:gridCol w:w="841"/>
        <w:gridCol w:w="5451"/>
        <w:gridCol w:w="1200"/>
        <w:gridCol w:w="608"/>
      </w:tblGrid>
      <w:tr w14:paraId="7A921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0" w:type="auto"/>
            <w:gridSpan w:val="3"/>
            <w:tcBorders>
              <w:top w:val="single" w:color="auto" w:sz="12" w:space="0"/>
              <w:left w:val="single" w:color="auto" w:sz="12" w:space="0"/>
              <w:bottom w:val="single" w:color="auto" w:sz="6" w:space="0"/>
              <w:right w:val="single" w:color="auto" w:sz="6" w:space="0"/>
            </w:tcBorders>
            <w:vAlign w:val="center"/>
          </w:tcPr>
          <w:p w14:paraId="04EB4E27">
            <w:pPr>
              <w:spacing w:line="400" w:lineRule="exact"/>
              <w:jc w:val="center"/>
              <w:rPr>
                <w:rFonts w:cs="Calibri"/>
                <w:i/>
                <w:szCs w:val="21"/>
              </w:rPr>
            </w:pPr>
            <w:r>
              <w:rPr>
                <w:rFonts w:hint="eastAsia"/>
                <w:bCs/>
                <w:szCs w:val="21"/>
              </w:rPr>
              <w:t>鉴定试验检查记录表</w:t>
            </w:r>
          </w:p>
        </w:tc>
        <w:tc>
          <w:tcPr>
            <w:tcW w:w="1808" w:type="dxa"/>
            <w:gridSpan w:val="2"/>
            <w:tcBorders>
              <w:top w:val="single" w:color="auto" w:sz="12" w:space="0"/>
              <w:left w:val="single" w:color="auto" w:sz="6" w:space="0"/>
              <w:bottom w:val="single" w:color="auto" w:sz="6" w:space="0"/>
              <w:right w:val="single" w:color="auto" w:sz="12" w:space="0"/>
            </w:tcBorders>
            <w:vAlign w:val="center"/>
          </w:tcPr>
          <w:p w14:paraId="5221ED1B">
            <w:pPr>
              <w:spacing w:line="240" w:lineRule="atLeast"/>
              <w:ind w:firstLine="210" w:firstLineChars="100"/>
              <w:jc w:val="left"/>
              <w:rPr>
                <w:szCs w:val="21"/>
              </w:rPr>
            </w:pPr>
            <w:r>
              <w:rPr>
                <w:rFonts w:hint="eastAsia"/>
                <w:bCs/>
                <w:szCs w:val="21"/>
              </w:rPr>
              <w:t>编号：</w:t>
            </w:r>
          </w:p>
        </w:tc>
      </w:tr>
      <w:tr w14:paraId="05309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0" w:type="auto"/>
            <w:tcBorders>
              <w:top w:val="single" w:color="auto" w:sz="6" w:space="0"/>
              <w:left w:val="single" w:color="auto" w:sz="12" w:space="0"/>
              <w:bottom w:val="single" w:color="auto" w:sz="6" w:space="0"/>
              <w:right w:val="single" w:color="auto" w:sz="6" w:space="0"/>
            </w:tcBorders>
            <w:vAlign w:val="center"/>
          </w:tcPr>
          <w:p w14:paraId="5135D1B2">
            <w:pPr>
              <w:spacing w:line="320" w:lineRule="exact"/>
              <w:jc w:val="center"/>
              <w:rPr>
                <w:rFonts w:cs="Calibri"/>
                <w:szCs w:val="21"/>
              </w:rPr>
            </w:pPr>
            <w:r>
              <w:rPr>
                <w:rFonts w:hint="eastAsia" w:cs="宋体"/>
                <w:szCs w:val="21"/>
              </w:rPr>
              <w:t>试验项目</w:t>
            </w:r>
          </w:p>
        </w:tc>
        <w:tc>
          <w:tcPr>
            <w:tcW w:w="0" w:type="auto"/>
            <w:tcBorders>
              <w:top w:val="single" w:color="auto" w:sz="6" w:space="0"/>
              <w:left w:val="single" w:color="auto" w:sz="6" w:space="0"/>
              <w:bottom w:val="single" w:color="auto" w:sz="6" w:space="0"/>
              <w:right w:val="single" w:color="auto" w:sz="6" w:space="0"/>
            </w:tcBorders>
            <w:vAlign w:val="center"/>
          </w:tcPr>
          <w:p w14:paraId="18BA7B00">
            <w:pPr>
              <w:spacing w:line="320" w:lineRule="exact"/>
              <w:jc w:val="center"/>
              <w:rPr>
                <w:rFonts w:cs="Calibri"/>
                <w:i/>
                <w:szCs w:val="21"/>
              </w:rPr>
            </w:pPr>
            <w:r>
              <w:rPr>
                <w:rFonts w:hint="eastAsia"/>
                <w:bCs/>
                <w:szCs w:val="21"/>
              </w:rPr>
              <w:t>低温试验</w:t>
            </w:r>
          </w:p>
        </w:tc>
        <w:tc>
          <w:tcPr>
            <w:tcW w:w="0" w:type="auto"/>
            <w:tcBorders>
              <w:top w:val="single" w:color="auto" w:sz="6" w:space="0"/>
              <w:left w:val="single" w:color="auto" w:sz="6" w:space="0"/>
              <w:bottom w:val="single" w:color="auto" w:sz="6" w:space="0"/>
              <w:right w:val="single" w:color="auto" w:sz="6" w:space="0"/>
            </w:tcBorders>
            <w:vAlign w:val="center"/>
          </w:tcPr>
          <w:p w14:paraId="450D609A">
            <w:pPr>
              <w:spacing w:line="320" w:lineRule="exact"/>
              <w:jc w:val="center"/>
              <w:rPr>
                <w:rFonts w:cs="Calibri"/>
                <w:i/>
                <w:szCs w:val="21"/>
              </w:rPr>
            </w:pPr>
            <w:r>
              <w:rPr>
                <w:rFonts w:hint="eastAsia"/>
                <w:bCs/>
                <w:szCs w:val="21"/>
              </w:rPr>
              <w:t>试验地点</w:t>
            </w:r>
          </w:p>
        </w:tc>
        <w:tc>
          <w:tcPr>
            <w:tcW w:w="1808" w:type="dxa"/>
            <w:gridSpan w:val="2"/>
            <w:tcBorders>
              <w:top w:val="single" w:color="auto" w:sz="6" w:space="0"/>
              <w:left w:val="single" w:color="auto" w:sz="6" w:space="0"/>
              <w:bottom w:val="single" w:color="auto" w:sz="6" w:space="0"/>
              <w:right w:val="single" w:color="auto" w:sz="12" w:space="0"/>
            </w:tcBorders>
            <w:vAlign w:val="center"/>
          </w:tcPr>
          <w:p w14:paraId="2D3FD73A">
            <w:pPr>
              <w:spacing w:line="320" w:lineRule="exact"/>
              <w:jc w:val="center"/>
              <w:rPr>
                <w:rFonts w:cs="Calibri"/>
                <w:szCs w:val="21"/>
              </w:rPr>
            </w:pPr>
          </w:p>
        </w:tc>
      </w:tr>
      <w:tr w14:paraId="17E50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0" w:type="auto"/>
            <w:tcBorders>
              <w:top w:val="single" w:color="auto" w:sz="6" w:space="0"/>
              <w:left w:val="single" w:color="auto" w:sz="12" w:space="0"/>
              <w:bottom w:val="single" w:color="auto" w:sz="6" w:space="0"/>
              <w:right w:val="single" w:color="auto" w:sz="6" w:space="0"/>
            </w:tcBorders>
            <w:vAlign w:val="center"/>
          </w:tcPr>
          <w:p w14:paraId="3479A2EA">
            <w:pPr>
              <w:spacing w:line="240" w:lineRule="atLeast"/>
              <w:jc w:val="center"/>
              <w:rPr>
                <w:b/>
                <w:szCs w:val="21"/>
              </w:rPr>
            </w:pPr>
            <w:r>
              <w:rPr>
                <w:rFonts w:hint="eastAsia"/>
                <w:bCs/>
                <w:szCs w:val="21"/>
              </w:rPr>
              <w:t>产品名称</w:t>
            </w:r>
          </w:p>
        </w:tc>
        <w:tc>
          <w:tcPr>
            <w:tcW w:w="0" w:type="auto"/>
            <w:tcBorders>
              <w:top w:val="single" w:color="auto" w:sz="6" w:space="0"/>
              <w:left w:val="single" w:color="auto" w:sz="6" w:space="0"/>
              <w:bottom w:val="single" w:color="auto" w:sz="6" w:space="0"/>
              <w:right w:val="single" w:color="auto" w:sz="6" w:space="0"/>
            </w:tcBorders>
            <w:vAlign w:val="center"/>
          </w:tcPr>
          <w:p w14:paraId="396BC213">
            <w:pPr>
              <w:spacing w:line="240" w:lineRule="atLeast"/>
              <w:jc w:val="center"/>
              <w:rPr>
                <w:b/>
                <w:szCs w:val="21"/>
              </w:rPr>
            </w:pPr>
            <w:r>
              <w:rPr>
                <w:rFonts w:hint="eastAsia"/>
                <w:bCs/>
                <w:szCs w:val="21"/>
              </w:rPr>
              <w:t>件号</w:t>
            </w:r>
          </w:p>
        </w:tc>
        <w:tc>
          <w:tcPr>
            <w:tcW w:w="0" w:type="auto"/>
            <w:tcBorders>
              <w:top w:val="single" w:color="auto" w:sz="6" w:space="0"/>
              <w:left w:val="single" w:color="auto" w:sz="6" w:space="0"/>
              <w:bottom w:val="single" w:color="auto" w:sz="6" w:space="0"/>
              <w:right w:val="single" w:color="auto" w:sz="6" w:space="0"/>
            </w:tcBorders>
            <w:vAlign w:val="center"/>
          </w:tcPr>
          <w:p w14:paraId="76012F49">
            <w:pPr>
              <w:spacing w:line="240" w:lineRule="atLeast"/>
              <w:jc w:val="center"/>
              <w:rPr>
                <w:b/>
                <w:szCs w:val="21"/>
              </w:rPr>
            </w:pPr>
            <w:r>
              <w:rPr>
                <w:rFonts w:hint="eastAsia"/>
                <w:bCs/>
                <w:szCs w:val="21"/>
              </w:rPr>
              <w:t>序列号</w:t>
            </w:r>
          </w:p>
        </w:tc>
        <w:tc>
          <w:tcPr>
            <w:tcW w:w="1808" w:type="dxa"/>
            <w:gridSpan w:val="2"/>
            <w:tcBorders>
              <w:top w:val="single" w:color="auto" w:sz="6" w:space="0"/>
              <w:left w:val="single" w:color="auto" w:sz="6" w:space="0"/>
              <w:bottom w:val="single" w:color="auto" w:sz="6" w:space="0"/>
              <w:right w:val="single" w:color="auto" w:sz="12" w:space="0"/>
            </w:tcBorders>
            <w:vAlign w:val="center"/>
          </w:tcPr>
          <w:p w14:paraId="2680024D">
            <w:pPr>
              <w:spacing w:line="240" w:lineRule="atLeast"/>
              <w:jc w:val="center"/>
              <w:rPr>
                <w:b/>
                <w:szCs w:val="21"/>
              </w:rPr>
            </w:pPr>
            <w:r>
              <w:rPr>
                <w:rFonts w:hint="eastAsia"/>
                <w:bCs/>
                <w:szCs w:val="21"/>
              </w:rPr>
              <w:t>MOD</w:t>
            </w:r>
          </w:p>
        </w:tc>
      </w:tr>
      <w:tr w14:paraId="29EC7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0" w:type="auto"/>
            <w:tcBorders>
              <w:top w:val="single" w:color="auto" w:sz="6" w:space="0"/>
              <w:left w:val="single" w:color="auto" w:sz="12" w:space="0"/>
              <w:bottom w:val="single" w:color="auto" w:sz="6" w:space="0"/>
              <w:right w:val="single" w:color="auto" w:sz="6" w:space="0"/>
            </w:tcBorders>
            <w:vAlign w:val="center"/>
          </w:tcPr>
          <w:p w14:paraId="47E43234">
            <w:pPr>
              <w:spacing w:line="240" w:lineRule="atLeast"/>
              <w:jc w:val="center"/>
              <w:rPr>
                <w:i/>
                <w:szCs w:val="21"/>
              </w:rPr>
            </w:pPr>
            <w:r>
              <w:rPr>
                <w:rFonts w:hint="eastAsia"/>
              </w:rPr>
              <w:t>刹车控制阀（单）</w:t>
            </w:r>
          </w:p>
        </w:tc>
        <w:tc>
          <w:tcPr>
            <w:tcW w:w="0" w:type="auto"/>
            <w:tcBorders>
              <w:top w:val="single" w:color="auto" w:sz="6" w:space="0"/>
              <w:left w:val="single" w:color="auto" w:sz="6" w:space="0"/>
              <w:bottom w:val="single" w:color="auto" w:sz="6" w:space="0"/>
              <w:right w:val="single" w:color="auto" w:sz="6" w:space="0"/>
            </w:tcBorders>
            <w:vAlign w:val="center"/>
          </w:tcPr>
          <w:p w14:paraId="1866E25D">
            <w:pPr>
              <w:spacing w:line="240" w:lineRule="atLeast"/>
              <w:jc w:val="center"/>
              <w:rPr>
                <w:szCs w:val="21"/>
              </w:rPr>
            </w:pPr>
          </w:p>
        </w:tc>
        <w:tc>
          <w:tcPr>
            <w:tcW w:w="0" w:type="auto"/>
            <w:tcBorders>
              <w:top w:val="single" w:color="auto" w:sz="6" w:space="0"/>
              <w:left w:val="single" w:color="auto" w:sz="6" w:space="0"/>
              <w:bottom w:val="single" w:color="auto" w:sz="6" w:space="0"/>
              <w:right w:val="single" w:color="auto" w:sz="6" w:space="0"/>
            </w:tcBorders>
            <w:vAlign w:val="center"/>
          </w:tcPr>
          <w:p w14:paraId="3E06CBB9">
            <w:pPr>
              <w:spacing w:line="240" w:lineRule="atLeast"/>
              <w:jc w:val="center"/>
              <w:rPr>
                <w:szCs w:val="21"/>
              </w:rPr>
            </w:pPr>
          </w:p>
        </w:tc>
        <w:tc>
          <w:tcPr>
            <w:tcW w:w="1808" w:type="dxa"/>
            <w:gridSpan w:val="2"/>
            <w:tcBorders>
              <w:top w:val="single" w:color="auto" w:sz="6" w:space="0"/>
              <w:left w:val="single" w:color="auto" w:sz="6" w:space="0"/>
              <w:bottom w:val="single" w:color="auto" w:sz="6" w:space="0"/>
              <w:right w:val="single" w:color="auto" w:sz="12" w:space="0"/>
            </w:tcBorders>
            <w:vAlign w:val="center"/>
          </w:tcPr>
          <w:p w14:paraId="25C24C0E">
            <w:pPr>
              <w:spacing w:line="240" w:lineRule="atLeast"/>
              <w:jc w:val="center"/>
              <w:rPr>
                <w:szCs w:val="21"/>
              </w:rPr>
            </w:pPr>
          </w:p>
        </w:tc>
      </w:tr>
      <w:tr w14:paraId="7836B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0" w:type="auto"/>
            <w:tcBorders>
              <w:top w:val="single" w:color="auto" w:sz="6" w:space="0"/>
              <w:left w:val="single" w:color="auto" w:sz="12" w:space="0"/>
              <w:bottom w:val="single" w:color="auto" w:sz="6" w:space="0"/>
              <w:right w:val="single" w:color="auto" w:sz="6" w:space="0"/>
            </w:tcBorders>
            <w:vAlign w:val="center"/>
          </w:tcPr>
          <w:p w14:paraId="6EECBD0A">
            <w:pPr>
              <w:spacing w:line="240" w:lineRule="atLeast"/>
              <w:jc w:val="center"/>
              <w:rPr>
                <w:b/>
                <w:szCs w:val="21"/>
              </w:rPr>
            </w:pPr>
            <w:r>
              <w:rPr>
                <w:rFonts w:hint="eastAsia"/>
                <w:bCs/>
                <w:szCs w:val="21"/>
              </w:rPr>
              <w:t>主要测试设备</w:t>
            </w:r>
          </w:p>
        </w:tc>
        <w:tc>
          <w:tcPr>
            <w:tcW w:w="0" w:type="auto"/>
            <w:tcBorders>
              <w:top w:val="single" w:color="auto" w:sz="6" w:space="0"/>
              <w:left w:val="single" w:color="auto" w:sz="6" w:space="0"/>
              <w:bottom w:val="single" w:color="auto" w:sz="6" w:space="0"/>
              <w:right w:val="single" w:color="auto" w:sz="6" w:space="0"/>
            </w:tcBorders>
            <w:vAlign w:val="center"/>
          </w:tcPr>
          <w:p w14:paraId="0B1D259E">
            <w:pPr>
              <w:spacing w:line="240" w:lineRule="atLeast"/>
              <w:jc w:val="center"/>
              <w:rPr>
                <w:b/>
                <w:szCs w:val="21"/>
              </w:rPr>
            </w:pPr>
            <w:r>
              <w:rPr>
                <w:rFonts w:hint="eastAsia"/>
                <w:bCs/>
                <w:szCs w:val="21"/>
              </w:rPr>
              <w:t>型号</w:t>
            </w:r>
          </w:p>
        </w:tc>
        <w:tc>
          <w:tcPr>
            <w:tcW w:w="0" w:type="auto"/>
            <w:tcBorders>
              <w:top w:val="single" w:color="auto" w:sz="6" w:space="0"/>
              <w:left w:val="single" w:color="auto" w:sz="6" w:space="0"/>
              <w:bottom w:val="single" w:color="auto" w:sz="6" w:space="0"/>
              <w:right w:val="single" w:color="auto" w:sz="6" w:space="0"/>
            </w:tcBorders>
            <w:vAlign w:val="center"/>
          </w:tcPr>
          <w:p w14:paraId="7838D0F9">
            <w:pPr>
              <w:spacing w:line="240" w:lineRule="atLeast"/>
              <w:jc w:val="center"/>
              <w:rPr>
                <w:b/>
                <w:szCs w:val="21"/>
              </w:rPr>
            </w:pPr>
            <w:r>
              <w:rPr>
                <w:rFonts w:hint="eastAsia"/>
                <w:bCs/>
                <w:szCs w:val="21"/>
              </w:rPr>
              <w:t>计量编号</w:t>
            </w:r>
          </w:p>
        </w:tc>
        <w:tc>
          <w:tcPr>
            <w:tcW w:w="1808" w:type="dxa"/>
            <w:gridSpan w:val="2"/>
            <w:tcBorders>
              <w:top w:val="single" w:color="auto" w:sz="6" w:space="0"/>
              <w:left w:val="single" w:color="auto" w:sz="6" w:space="0"/>
              <w:bottom w:val="single" w:color="auto" w:sz="6" w:space="0"/>
              <w:right w:val="single" w:color="auto" w:sz="12" w:space="0"/>
            </w:tcBorders>
            <w:vAlign w:val="center"/>
          </w:tcPr>
          <w:p w14:paraId="36B5D19A">
            <w:pPr>
              <w:spacing w:line="240" w:lineRule="atLeast"/>
              <w:jc w:val="center"/>
              <w:rPr>
                <w:szCs w:val="21"/>
              </w:rPr>
            </w:pPr>
            <w:r>
              <w:rPr>
                <w:rFonts w:hint="eastAsia"/>
                <w:bCs/>
                <w:szCs w:val="21"/>
              </w:rPr>
              <w:t>有效期</w:t>
            </w:r>
          </w:p>
        </w:tc>
      </w:tr>
      <w:tr w14:paraId="22068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0" w:type="auto"/>
            <w:tcBorders>
              <w:top w:val="single" w:color="auto" w:sz="6" w:space="0"/>
              <w:left w:val="single" w:color="auto" w:sz="12" w:space="0"/>
              <w:bottom w:val="single" w:color="auto" w:sz="6" w:space="0"/>
              <w:right w:val="single" w:color="auto" w:sz="6" w:space="0"/>
            </w:tcBorders>
            <w:vAlign w:val="center"/>
          </w:tcPr>
          <w:p w14:paraId="67525248">
            <w:pPr>
              <w:spacing w:line="240" w:lineRule="atLeast"/>
              <w:jc w:val="center"/>
              <w:rPr>
                <w:b/>
                <w:szCs w:val="21"/>
              </w:rPr>
            </w:pPr>
          </w:p>
        </w:tc>
        <w:tc>
          <w:tcPr>
            <w:tcW w:w="0" w:type="auto"/>
            <w:tcBorders>
              <w:top w:val="single" w:color="auto" w:sz="6" w:space="0"/>
              <w:left w:val="single" w:color="auto" w:sz="6" w:space="0"/>
              <w:bottom w:val="single" w:color="auto" w:sz="6" w:space="0"/>
              <w:right w:val="single" w:color="auto" w:sz="6" w:space="0"/>
            </w:tcBorders>
            <w:vAlign w:val="center"/>
          </w:tcPr>
          <w:p w14:paraId="5C2B8213">
            <w:pPr>
              <w:spacing w:line="240" w:lineRule="atLeast"/>
              <w:jc w:val="center"/>
              <w:rPr>
                <w:b/>
                <w:szCs w:val="21"/>
              </w:rPr>
            </w:pPr>
          </w:p>
        </w:tc>
        <w:tc>
          <w:tcPr>
            <w:tcW w:w="0" w:type="auto"/>
            <w:tcBorders>
              <w:top w:val="single" w:color="auto" w:sz="6" w:space="0"/>
              <w:left w:val="single" w:color="auto" w:sz="6" w:space="0"/>
              <w:bottom w:val="single" w:color="auto" w:sz="6" w:space="0"/>
              <w:right w:val="single" w:color="auto" w:sz="6" w:space="0"/>
            </w:tcBorders>
            <w:vAlign w:val="center"/>
          </w:tcPr>
          <w:p w14:paraId="0C29FEA7">
            <w:pPr>
              <w:spacing w:line="240" w:lineRule="atLeast"/>
              <w:jc w:val="center"/>
              <w:rPr>
                <w:b/>
                <w:szCs w:val="21"/>
              </w:rPr>
            </w:pPr>
          </w:p>
        </w:tc>
        <w:tc>
          <w:tcPr>
            <w:tcW w:w="1808" w:type="dxa"/>
            <w:gridSpan w:val="2"/>
            <w:tcBorders>
              <w:top w:val="single" w:color="auto" w:sz="6" w:space="0"/>
              <w:left w:val="single" w:color="auto" w:sz="6" w:space="0"/>
              <w:bottom w:val="single" w:color="auto" w:sz="6" w:space="0"/>
              <w:right w:val="single" w:color="auto" w:sz="12" w:space="0"/>
            </w:tcBorders>
            <w:vAlign w:val="center"/>
          </w:tcPr>
          <w:p w14:paraId="421B07C9">
            <w:pPr>
              <w:spacing w:line="240" w:lineRule="atLeast"/>
              <w:jc w:val="center"/>
              <w:rPr>
                <w:b/>
                <w:szCs w:val="21"/>
              </w:rPr>
            </w:pPr>
          </w:p>
        </w:tc>
      </w:tr>
      <w:tr w14:paraId="069E7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0" w:type="auto"/>
            <w:tcBorders>
              <w:top w:val="single" w:color="auto" w:sz="6" w:space="0"/>
              <w:left w:val="single" w:color="auto" w:sz="12" w:space="0"/>
              <w:bottom w:val="single" w:color="auto" w:sz="6" w:space="0"/>
              <w:right w:val="single" w:color="auto" w:sz="6" w:space="0"/>
            </w:tcBorders>
            <w:vAlign w:val="center"/>
          </w:tcPr>
          <w:p w14:paraId="70CC2BC5">
            <w:pPr>
              <w:spacing w:line="240" w:lineRule="atLeast"/>
              <w:jc w:val="center"/>
              <w:rPr>
                <w:b/>
                <w:szCs w:val="21"/>
              </w:rPr>
            </w:pPr>
          </w:p>
        </w:tc>
        <w:tc>
          <w:tcPr>
            <w:tcW w:w="0" w:type="auto"/>
            <w:tcBorders>
              <w:top w:val="single" w:color="auto" w:sz="6" w:space="0"/>
              <w:left w:val="single" w:color="auto" w:sz="6" w:space="0"/>
              <w:bottom w:val="single" w:color="auto" w:sz="6" w:space="0"/>
              <w:right w:val="single" w:color="auto" w:sz="6" w:space="0"/>
            </w:tcBorders>
            <w:vAlign w:val="center"/>
          </w:tcPr>
          <w:p w14:paraId="63B81901">
            <w:pPr>
              <w:spacing w:line="240" w:lineRule="atLeast"/>
              <w:jc w:val="center"/>
              <w:rPr>
                <w:b/>
                <w:szCs w:val="21"/>
              </w:rPr>
            </w:pPr>
          </w:p>
        </w:tc>
        <w:tc>
          <w:tcPr>
            <w:tcW w:w="0" w:type="auto"/>
            <w:tcBorders>
              <w:top w:val="single" w:color="auto" w:sz="6" w:space="0"/>
              <w:left w:val="single" w:color="auto" w:sz="6" w:space="0"/>
              <w:bottom w:val="single" w:color="auto" w:sz="6" w:space="0"/>
              <w:right w:val="single" w:color="auto" w:sz="6" w:space="0"/>
            </w:tcBorders>
            <w:vAlign w:val="center"/>
          </w:tcPr>
          <w:p w14:paraId="28A41FB2">
            <w:pPr>
              <w:spacing w:line="240" w:lineRule="atLeast"/>
              <w:jc w:val="center"/>
              <w:rPr>
                <w:b/>
                <w:szCs w:val="21"/>
              </w:rPr>
            </w:pPr>
          </w:p>
        </w:tc>
        <w:tc>
          <w:tcPr>
            <w:tcW w:w="1808" w:type="dxa"/>
            <w:gridSpan w:val="2"/>
            <w:tcBorders>
              <w:top w:val="single" w:color="auto" w:sz="6" w:space="0"/>
              <w:left w:val="single" w:color="auto" w:sz="6" w:space="0"/>
              <w:bottom w:val="single" w:color="auto" w:sz="6" w:space="0"/>
              <w:right w:val="single" w:color="auto" w:sz="12" w:space="0"/>
            </w:tcBorders>
            <w:vAlign w:val="center"/>
          </w:tcPr>
          <w:p w14:paraId="3B60AB75">
            <w:pPr>
              <w:spacing w:line="240" w:lineRule="atLeast"/>
              <w:jc w:val="center"/>
              <w:rPr>
                <w:b/>
                <w:szCs w:val="21"/>
              </w:rPr>
            </w:pPr>
          </w:p>
        </w:tc>
      </w:tr>
      <w:tr w14:paraId="4C838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0" w:type="auto"/>
            <w:tcBorders>
              <w:top w:val="single" w:color="auto" w:sz="6" w:space="0"/>
              <w:left w:val="single" w:color="auto" w:sz="12" w:space="0"/>
              <w:bottom w:val="single" w:color="auto" w:sz="6" w:space="0"/>
              <w:right w:val="single" w:color="auto" w:sz="6" w:space="0"/>
            </w:tcBorders>
            <w:vAlign w:val="center"/>
          </w:tcPr>
          <w:p w14:paraId="098A2202">
            <w:pPr>
              <w:spacing w:line="240" w:lineRule="atLeast"/>
              <w:jc w:val="center"/>
              <w:rPr>
                <w:b/>
                <w:szCs w:val="21"/>
              </w:rPr>
            </w:pPr>
          </w:p>
        </w:tc>
        <w:tc>
          <w:tcPr>
            <w:tcW w:w="0" w:type="auto"/>
            <w:tcBorders>
              <w:top w:val="single" w:color="auto" w:sz="6" w:space="0"/>
              <w:left w:val="single" w:color="auto" w:sz="6" w:space="0"/>
              <w:bottom w:val="single" w:color="auto" w:sz="6" w:space="0"/>
              <w:right w:val="single" w:color="auto" w:sz="6" w:space="0"/>
            </w:tcBorders>
            <w:vAlign w:val="center"/>
          </w:tcPr>
          <w:p w14:paraId="134751D0">
            <w:pPr>
              <w:spacing w:line="240" w:lineRule="atLeast"/>
              <w:jc w:val="center"/>
              <w:rPr>
                <w:b/>
                <w:szCs w:val="21"/>
              </w:rPr>
            </w:pPr>
          </w:p>
        </w:tc>
        <w:tc>
          <w:tcPr>
            <w:tcW w:w="0" w:type="auto"/>
            <w:tcBorders>
              <w:top w:val="single" w:color="auto" w:sz="6" w:space="0"/>
              <w:left w:val="single" w:color="auto" w:sz="6" w:space="0"/>
              <w:bottom w:val="single" w:color="auto" w:sz="6" w:space="0"/>
              <w:right w:val="single" w:color="auto" w:sz="6" w:space="0"/>
            </w:tcBorders>
            <w:vAlign w:val="center"/>
          </w:tcPr>
          <w:p w14:paraId="321A5D0C">
            <w:pPr>
              <w:spacing w:line="240" w:lineRule="atLeast"/>
              <w:jc w:val="center"/>
              <w:rPr>
                <w:b/>
                <w:szCs w:val="21"/>
              </w:rPr>
            </w:pPr>
          </w:p>
        </w:tc>
        <w:tc>
          <w:tcPr>
            <w:tcW w:w="1808" w:type="dxa"/>
            <w:gridSpan w:val="2"/>
            <w:tcBorders>
              <w:top w:val="single" w:color="auto" w:sz="6" w:space="0"/>
              <w:left w:val="single" w:color="auto" w:sz="6" w:space="0"/>
              <w:bottom w:val="single" w:color="auto" w:sz="6" w:space="0"/>
              <w:right w:val="single" w:color="auto" w:sz="12" w:space="0"/>
            </w:tcBorders>
            <w:vAlign w:val="center"/>
          </w:tcPr>
          <w:p w14:paraId="38706FF3">
            <w:pPr>
              <w:spacing w:line="240" w:lineRule="atLeast"/>
              <w:jc w:val="center"/>
              <w:rPr>
                <w:b/>
                <w:szCs w:val="21"/>
              </w:rPr>
            </w:pPr>
          </w:p>
        </w:tc>
      </w:tr>
      <w:tr w14:paraId="1E058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0" w:type="auto"/>
            <w:tcBorders>
              <w:top w:val="single" w:color="auto" w:sz="6" w:space="0"/>
              <w:left w:val="single" w:color="auto" w:sz="12" w:space="0"/>
              <w:bottom w:val="single" w:color="auto" w:sz="6" w:space="0"/>
              <w:right w:val="single" w:color="auto" w:sz="6" w:space="0"/>
            </w:tcBorders>
            <w:vAlign w:val="center"/>
          </w:tcPr>
          <w:p w14:paraId="6D01A5D2">
            <w:pPr>
              <w:spacing w:line="240" w:lineRule="atLeast"/>
              <w:jc w:val="center"/>
              <w:rPr>
                <w:b/>
                <w:szCs w:val="21"/>
              </w:rPr>
            </w:pPr>
          </w:p>
        </w:tc>
        <w:tc>
          <w:tcPr>
            <w:tcW w:w="0" w:type="auto"/>
            <w:tcBorders>
              <w:top w:val="single" w:color="auto" w:sz="6" w:space="0"/>
              <w:left w:val="single" w:color="auto" w:sz="6" w:space="0"/>
              <w:bottom w:val="single" w:color="auto" w:sz="6" w:space="0"/>
              <w:right w:val="single" w:color="auto" w:sz="6" w:space="0"/>
            </w:tcBorders>
            <w:vAlign w:val="center"/>
          </w:tcPr>
          <w:p w14:paraId="7343619F">
            <w:pPr>
              <w:spacing w:line="240" w:lineRule="atLeast"/>
              <w:jc w:val="center"/>
              <w:rPr>
                <w:b/>
                <w:szCs w:val="21"/>
              </w:rPr>
            </w:pPr>
          </w:p>
        </w:tc>
        <w:tc>
          <w:tcPr>
            <w:tcW w:w="0" w:type="auto"/>
            <w:tcBorders>
              <w:top w:val="single" w:color="auto" w:sz="6" w:space="0"/>
              <w:left w:val="single" w:color="auto" w:sz="6" w:space="0"/>
              <w:bottom w:val="single" w:color="auto" w:sz="6" w:space="0"/>
              <w:right w:val="single" w:color="auto" w:sz="6" w:space="0"/>
            </w:tcBorders>
            <w:vAlign w:val="center"/>
          </w:tcPr>
          <w:p w14:paraId="7B05062C">
            <w:pPr>
              <w:spacing w:line="240" w:lineRule="atLeast"/>
              <w:jc w:val="center"/>
              <w:rPr>
                <w:b/>
                <w:szCs w:val="21"/>
              </w:rPr>
            </w:pPr>
          </w:p>
        </w:tc>
        <w:tc>
          <w:tcPr>
            <w:tcW w:w="1808" w:type="dxa"/>
            <w:gridSpan w:val="2"/>
            <w:tcBorders>
              <w:top w:val="single" w:color="auto" w:sz="6" w:space="0"/>
              <w:left w:val="single" w:color="auto" w:sz="6" w:space="0"/>
              <w:bottom w:val="single" w:color="auto" w:sz="6" w:space="0"/>
              <w:right w:val="single" w:color="auto" w:sz="12" w:space="0"/>
            </w:tcBorders>
            <w:vAlign w:val="center"/>
          </w:tcPr>
          <w:p w14:paraId="0ACAB81B">
            <w:pPr>
              <w:spacing w:line="240" w:lineRule="atLeast"/>
              <w:jc w:val="center"/>
              <w:rPr>
                <w:b/>
                <w:szCs w:val="21"/>
              </w:rPr>
            </w:pPr>
          </w:p>
        </w:tc>
      </w:tr>
      <w:tr w14:paraId="16C08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0" w:type="auto"/>
            <w:tcBorders>
              <w:top w:val="single" w:color="auto" w:sz="6" w:space="0"/>
              <w:left w:val="single" w:color="auto" w:sz="12" w:space="0"/>
              <w:bottom w:val="single" w:color="auto" w:sz="6" w:space="0"/>
              <w:right w:val="single" w:color="auto" w:sz="6" w:space="0"/>
            </w:tcBorders>
            <w:vAlign w:val="center"/>
          </w:tcPr>
          <w:p w14:paraId="5578B4FD">
            <w:pPr>
              <w:spacing w:line="240" w:lineRule="atLeast"/>
              <w:jc w:val="center"/>
              <w:rPr>
                <w:b/>
                <w:szCs w:val="21"/>
              </w:rPr>
            </w:pPr>
          </w:p>
        </w:tc>
        <w:tc>
          <w:tcPr>
            <w:tcW w:w="0" w:type="auto"/>
            <w:tcBorders>
              <w:top w:val="single" w:color="auto" w:sz="6" w:space="0"/>
              <w:left w:val="single" w:color="auto" w:sz="6" w:space="0"/>
              <w:bottom w:val="single" w:color="auto" w:sz="6" w:space="0"/>
              <w:right w:val="single" w:color="auto" w:sz="6" w:space="0"/>
            </w:tcBorders>
            <w:vAlign w:val="center"/>
          </w:tcPr>
          <w:p w14:paraId="12C41E50">
            <w:pPr>
              <w:spacing w:line="240" w:lineRule="atLeast"/>
              <w:jc w:val="center"/>
              <w:rPr>
                <w:b/>
                <w:szCs w:val="21"/>
              </w:rPr>
            </w:pPr>
          </w:p>
        </w:tc>
        <w:tc>
          <w:tcPr>
            <w:tcW w:w="0" w:type="auto"/>
            <w:tcBorders>
              <w:top w:val="single" w:color="auto" w:sz="6" w:space="0"/>
              <w:left w:val="single" w:color="auto" w:sz="6" w:space="0"/>
              <w:bottom w:val="single" w:color="auto" w:sz="6" w:space="0"/>
              <w:right w:val="single" w:color="auto" w:sz="6" w:space="0"/>
            </w:tcBorders>
            <w:vAlign w:val="center"/>
          </w:tcPr>
          <w:p w14:paraId="08CB92B8">
            <w:pPr>
              <w:spacing w:line="240" w:lineRule="atLeast"/>
              <w:jc w:val="center"/>
              <w:rPr>
                <w:b/>
                <w:szCs w:val="21"/>
              </w:rPr>
            </w:pPr>
          </w:p>
        </w:tc>
        <w:tc>
          <w:tcPr>
            <w:tcW w:w="1808" w:type="dxa"/>
            <w:gridSpan w:val="2"/>
            <w:tcBorders>
              <w:top w:val="single" w:color="auto" w:sz="6" w:space="0"/>
              <w:left w:val="single" w:color="auto" w:sz="6" w:space="0"/>
              <w:bottom w:val="single" w:color="auto" w:sz="6" w:space="0"/>
              <w:right w:val="single" w:color="auto" w:sz="12" w:space="0"/>
            </w:tcBorders>
            <w:vAlign w:val="center"/>
          </w:tcPr>
          <w:p w14:paraId="04C86467">
            <w:pPr>
              <w:spacing w:line="240" w:lineRule="atLeast"/>
              <w:jc w:val="center"/>
              <w:rPr>
                <w:b/>
                <w:szCs w:val="21"/>
              </w:rPr>
            </w:pPr>
          </w:p>
        </w:tc>
      </w:tr>
      <w:tr w14:paraId="50FB8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0" w:type="auto"/>
            <w:tcBorders>
              <w:top w:val="single" w:color="auto" w:sz="6" w:space="0"/>
              <w:left w:val="single" w:color="auto" w:sz="12" w:space="0"/>
              <w:bottom w:val="single" w:color="auto" w:sz="6" w:space="0"/>
              <w:right w:val="single" w:color="auto" w:sz="6" w:space="0"/>
            </w:tcBorders>
            <w:vAlign w:val="center"/>
          </w:tcPr>
          <w:p w14:paraId="734D01F4">
            <w:pPr>
              <w:spacing w:line="240" w:lineRule="atLeast"/>
              <w:jc w:val="center"/>
              <w:rPr>
                <w:b/>
                <w:szCs w:val="21"/>
              </w:rPr>
            </w:pPr>
          </w:p>
        </w:tc>
        <w:tc>
          <w:tcPr>
            <w:tcW w:w="0" w:type="auto"/>
            <w:tcBorders>
              <w:top w:val="single" w:color="auto" w:sz="6" w:space="0"/>
              <w:left w:val="single" w:color="auto" w:sz="6" w:space="0"/>
              <w:bottom w:val="single" w:color="auto" w:sz="6" w:space="0"/>
              <w:right w:val="single" w:color="auto" w:sz="6" w:space="0"/>
            </w:tcBorders>
            <w:vAlign w:val="center"/>
          </w:tcPr>
          <w:p w14:paraId="6C50D38A">
            <w:pPr>
              <w:spacing w:line="240" w:lineRule="atLeast"/>
              <w:jc w:val="center"/>
              <w:rPr>
                <w:b/>
                <w:szCs w:val="21"/>
              </w:rPr>
            </w:pPr>
          </w:p>
        </w:tc>
        <w:tc>
          <w:tcPr>
            <w:tcW w:w="0" w:type="auto"/>
            <w:tcBorders>
              <w:top w:val="single" w:color="auto" w:sz="6" w:space="0"/>
              <w:left w:val="single" w:color="auto" w:sz="6" w:space="0"/>
              <w:bottom w:val="single" w:color="auto" w:sz="6" w:space="0"/>
              <w:right w:val="single" w:color="auto" w:sz="6" w:space="0"/>
            </w:tcBorders>
            <w:vAlign w:val="center"/>
          </w:tcPr>
          <w:p w14:paraId="73D05688">
            <w:pPr>
              <w:spacing w:line="240" w:lineRule="atLeast"/>
              <w:jc w:val="center"/>
              <w:rPr>
                <w:b/>
                <w:szCs w:val="21"/>
              </w:rPr>
            </w:pPr>
          </w:p>
        </w:tc>
        <w:tc>
          <w:tcPr>
            <w:tcW w:w="1808" w:type="dxa"/>
            <w:gridSpan w:val="2"/>
            <w:tcBorders>
              <w:top w:val="single" w:color="auto" w:sz="6" w:space="0"/>
              <w:left w:val="single" w:color="auto" w:sz="6" w:space="0"/>
              <w:bottom w:val="single" w:color="auto" w:sz="6" w:space="0"/>
              <w:right w:val="single" w:color="auto" w:sz="12" w:space="0"/>
            </w:tcBorders>
            <w:vAlign w:val="center"/>
          </w:tcPr>
          <w:p w14:paraId="1A9493EC">
            <w:pPr>
              <w:spacing w:line="240" w:lineRule="atLeast"/>
              <w:jc w:val="center"/>
              <w:rPr>
                <w:b/>
                <w:szCs w:val="21"/>
              </w:rPr>
            </w:pPr>
          </w:p>
        </w:tc>
      </w:tr>
      <w:tr w14:paraId="09D28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0" w:type="auto"/>
            <w:tcBorders>
              <w:top w:val="single" w:color="auto" w:sz="6" w:space="0"/>
              <w:left w:val="single" w:color="auto" w:sz="12" w:space="0"/>
              <w:bottom w:val="single" w:color="auto" w:sz="6" w:space="0"/>
              <w:right w:val="single" w:color="auto" w:sz="6" w:space="0"/>
            </w:tcBorders>
            <w:vAlign w:val="center"/>
          </w:tcPr>
          <w:p w14:paraId="5CDA6349">
            <w:pPr>
              <w:spacing w:line="240" w:lineRule="atLeast"/>
              <w:jc w:val="center"/>
              <w:rPr>
                <w:b/>
                <w:szCs w:val="21"/>
              </w:rPr>
            </w:pPr>
          </w:p>
        </w:tc>
        <w:tc>
          <w:tcPr>
            <w:tcW w:w="0" w:type="auto"/>
            <w:tcBorders>
              <w:top w:val="single" w:color="auto" w:sz="6" w:space="0"/>
              <w:left w:val="single" w:color="auto" w:sz="6" w:space="0"/>
              <w:bottom w:val="single" w:color="auto" w:sz="6" w:space="0"/>
              <w:right w:val="single" w:color="auto" w:sz="6" w:space="0"/>
            </w:tcBorders>
            <w:vAlign w:val="center"/>
          </w:tcPr>
          <w:p w14:paraId="411FC3E8">
            <w:pPr>
              <w:spacing w:line="240" w:lineRule="atLeast"/>
              <w:jc w:val="center"/>
              <w:rPr>
                <w:b/>
                <w:szCs w:val="21"/>
              </w:rPr>
            </w:pPr>
          </w:p>
        </w:tc>
        <w:tc>
          <w:tcPr>
            <w:tcW w:w="0" w:type="auto"/>
            <w:tcBorders>
              <w:top w:val="single" w:color="auto" w:sz="6" w:space="0"/>
              <w:left w:val="single" w:color="auto" w:sz="6" w:space="0"/>
              <w:bottom w:val="single" w:color="auto" w:sz="6" w:space="0"/>
              <w:right w:val="single" w:color="auto" w:sz="6" w:space="0"/>
            </w:tcBorders>
            <w:vAlign w:val="center"/>
          </w:tcPr>
          <w:p w14:paraId="7AAB73B2">
            <w:pPr>
              <w:spacing w:line="240" w:lineRule="atLeast"/>
              <w:jc w:val="center"/>
              <w:rPr>
                <w:b/>
                <w:szCs w:val="21"/>
              </w:rPr>
            </w:pPr>
          </w:p>
        </w:tc>
        <w:tc>
          <w:tcPr>
            <w:tcW w:w="1808" w:type="dxa"/>
            <w:gridSpan w:val="2"/>
            <w:tcBorders>
              <w:top w:val="single" w:color="auto" w:sz="6" w:space="0"/>
              <w:left w:val="single" w:color="auto" w:sz="6" w:space="0"/>
              <w:bottom w:val="single" w:color="auto" w:sz="6" w:space="0"/>
              <w:right w:val="single" w:color="auto" w:sz="12" w:space="0"/>
            </w:tcBorders>
            <w:vAlign w:val="center"/>
          </w:tcPr>
          <w:p w14:paraId="1E825A65">
            <w:pPr>
              <w:spacing w:line="240" w:lineRule="atLeast"/>
              <w:jc w:val="center"/>
              <w:rPr>
                <w:b/>
                <w:szCs w:val="21"/>
              </w:rPr>
            </w:pPr>
          </w:p>
        </w:tc>
      </w:tr>
      <w:tr w14:paraId="7E283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0" w:type="auto"/>
            <w:tcBorders>
              <w:top w:val="single" w:color="auto" w:sz="6" w:space="0"/>
              <w:left w:val="single" w:color="auto" w:sz="12" w:space="0"/>
              <w:bottom w:val="single" w:color="auto" w:sz="6" w:space="0"/>
              <w:right w:val="single" w:color="auto" w:sz="6" w:space="0"/>
            </w:tcBorders>
            <w:vAlign w:val="center"/>
          </w:tcPr>
          <w:p w14:paraId="6CECA939">
            <w:pPr>
              <w:spacing w:line="240" w:lineRule="atLeast"/>
              <w:jc w:val="center"/>
              <w:rPr>
                <w:b/>
                <w:szCs w:val="21"/>
              </w:rPr>
            </w:pPr>
          </w:p>
        </w:tc>
        <w:tc>
          <w:tcPr>
            <w:tcW w:w="0" w:type="auto"/>
            <w:tcBorders>
              <w:top w:val="single" w:color="auto" w:sz="6" w:space="0"/>
              <w:left w:val="single" w:color="auto" w:sz="6" w:space="0"/>
              <w:bottom w:val="single" w:color="auto" w:sz="6" w:space="0"/>
              <w:right w:val="single" w:color="auto" w:sz="6" w:space="0"/>
            </w:tcBorders>
            <w:vAlign w:val="center"/>
          </w:tcPr>
          <w:p w14:paraId="4E24D3E3">
            <w:pPr>
              <w:spacing w:line="240" w:lineRule="atLeast"/>
              <w:jc w:val="center"/>
              <w:rPr>
                <w:b/>
                <w:szCs w:val="21"/>
              </w:rPr>
            </w:pPr>
          </w:p>
        </w:tc>
        <w:tc>
          <w:tcPr>
            <w:tcW w:w="0" w:type="auto"/>
            <w:tcBorders>
              <w:top w:val="single" w:color="auto" w:sz="6" w:space="0"/>
              <w:left w:val="single" w:color="auto" w:sz="6" w:space="0"/>
              <w:bottom w:val="single" w:color="auto" w:sz="6" w:space="0"/>
              <w:right w:val="single" w:color="auto" w:sz="6" w:space="0"/>
            </w:tcBorders>
            <w:vAlign w:val="center"/>
          </w:tcPr>
          <w:p w14:paraId="75E17FC2">
            <w:pPr>
              <w:spacing w:line="240" w:lineRule="atLeast"/>
              <w:jc w:val="center"/>
              <w:rPr>
                <w:b/>
                <w:szCs w:val="21"/>
              </w:rPr>
            </w:pPr>
          </w:p>
        </w:tc>
        <w:tc>
          <w:tcPr>
            <w:tcW w:w="1808" w:type="dxa"/>
            <w:gridSpan w:val="2"/>
            <w:tcBorders>
              <w:top w:val="single" w:color="auto" w:sz="6" w:space="0"/>
              <w:left w:val="single" w:color="auto" w:sz="6" w:space="0"/>
              <w:bottom w:val="single" w:color="auto" w:sz="6" w:space="0"/>
              <w:right w:val="single" w:color="auto" w:sz="12" w:space="0"/>
            </w:tcBorders>
            <w:vAlign w:val="center"/>
          </w:tcPr>
          <w:p w14:paraId="66EF1C93">
            <w:pPr>
              <w:spacing w:line="240" w:lineRule="atLeast"/>
              <w:jc w:val="center"/>
              <w:rPr>
                <w:b/>
                <w:szCs w:val="21"/>
              </w:rPr>
            </w:pPr>
          </w:p>
        </w:tc>
      </w:tr>
      <w:tr w14:paraId="16A3D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0" w:type="auto"/>
            <w:tcBorders>
              <w:top w:val="single" w:color="auto" w:sz="6" w:space="0"/>
              <w:left w:val="single" w:color="auto" w:sz="12" w:space="0"/>
              <w:bottom w:val="single" w:color="auto" w:sz="6" w:space="0"/>
              <w:right w:val="single" w:color="auto" w:sz="6" w:space="0"/>
            </w:tcBorders>
            <w:vAlign w:val="center"/>
          </w:tcPr>
          <w:p w14:paraId="66F4971E">
            <w:pPr>
              <w:spacing w:line="240" w:lineRule="atLeast"/>
              <w:jc w:val="center"/>
              <w:rPr>
                <w:b/>
                <w:szCs w:val="21"/>
              </w:rPr>
            </w:pPr>
          </w:p>
        </w:tc>
        <w:tc>
          <w:tcPr>
            <w:tcW w:w="0" w:type="auto"/>
            <w:tcBorders>
              <w:top w:val="single" w:color="auto" w:sz="6" w:space="0"/>
              <w:left w:val="single" w:color="auto" w:sz="6" w:space="0"/>
              <w:bottom w:val="single" w:color="auto" w:sz="6" w:space="0"/>
              <w:right w:val="single" w:color="auto" w:sz="6" w:space="0"/>
            </w:tcBorders>
            <w:vAlign w:val="center"/>
          </w:tcPr>
          <w:p w14:paraId="50564439">
            <w:pPr>
              <w:spacing w:line="240" w:lineRule="atLeast"/>
              <w:jc w:val="center"/>
              <w:rPr>
                <w:b/>
                <w:szCs w:val="21"/>
              </w:rPr>
            </w:pPr>
          </w:p>
        </w:tc>
        <w:tc>
          <w:tcPr>
            <w:tcW w:w="0" w:type="auto"/>
            <w:tcBorders>
              <w:top w:val="single" w:color="auto" w:sz="6" w:space="0"/>
              <w:left w:val="single" w:color="auto" w:sz="6" w:space="0"/>
              <w:bottom w:val="single" w:color="auto" w:sz="6" w:space="0"/>
              <w:right w:val="single" w:color="auto" w:sz="6" w:space="0"/>
            </w:tcBorders>
            <w:vAlign w:val="center"/>
          </w:tcPr>
          <w:p w14:paraId="18840EE2">
            <w:pPr>
              <w:spacing w:line="240" w:lineRule="atLeast"/>
              <w:jc w:val="center"/>
              <w:rPr>
                <w:b/>
                <w:szCs w:val="21"/>
              </w:rPr>
            </w:pPr>
          </w:p>
        </w:tc>
        <w:tc>
          <w:tcPr>
            <w:tcW w:w="1808" w:type="dxa"/>
            <w:gridSpan w:val="2"/>
            <w:tcBorders>
              <w:top w:val="single" w:color="auto" w:sz="6" w:space="0"/>
              <w:left w:val="single" w:color="auto" w:sz="6" w:space="0"/>
              <w:bottom w:val="single" w:color="auto" w:sz="6" w:space="0"/>
              <w:right w:val="single" w:color="auto" w:sz="12" w:space="0"/>
            </w:tcBorders>
            <w:vAlign w:val="center"/>
          </w:tcPr>
          <w:p w14:paraId="1D3BB537">
            <w:pPr>
              <w:spacing w:line="240" w:lineRule="atLeast"/>
              <w:jc w:val="center"/>
              <w:rPr>
                <w:b/>
                <w:szCs w:val="21"/>
              </w:rPr>
            </w:pPr>
          </w:p>
        </w:tc>
      </w:tr>
      <w:tr w14:paraId="7F734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0" w:type="auto"/>
            <w:tcBorders>
              <w:top w:val="single" w:color="auto" w:sz="6" w:space="0"/>
              <w:left w:val="single" w:color="auto" w:sz="12" w:space="0"/>
              <w:bottom w:val="single" w:color="auto" w:sz="6" w:space="0"/>
              <w:right w:val="single" w:color="auto" w:sz="6" w:space="0"/>
            </w:tcBorders>
            <w:vAlign w:val="center"/>
          </w:tcPr>
          <w:p w14:paraId="25DEAC2E">
            <w:pPr>
              <w:spacing w:line="240" w:lineRule="atLeast"/>
              <w:jc w:val="center"/>
              <w:rPr>
                <w:b/>
                <w:szCs w:val="21"/>
              </w:rPr>
            </w:pPr>
          </w:p>
        </w:tc>
        <w:tc>
          <w:tcPr>
            <w:tcW w:w="0" w:type="auto"/>
            <w:tcBorders>
              <w:top w:val="single" w:color="auto" w:sz="6" w:space="0"/>
              <w:left w:val="single" w:color="auto" w:sz="6" w:space="0"/>
              <w:bottom w:val="single" w:color="auto" w:sz="6" w:space="0"/>
              <w:right w:val="single" w:color="auto" w:sz="6" w:space="0"/>
            </w:tcBorders>
            <w:vAlign w:val="center"/>
          </w:tcPr>
          <w:p w14:paraId="6A802664">
            <w:pPr>
              <w:spacing w:line="240" w:lineRule="atLeast"/>
              <w:jc w:val="center"/>
              <w:rPr>
                <w:b/>
                <w:szCs w:val="21"/>
              </w:rPr>
            </w:pPr>
          </w:p>
        </w:tc>
        <w:tc>
          <w:tcPr>
            <w:tcW w:w="0" w:type="auto"/>
            <w:tcBorders>
              <w:top w:val="single" w:color="auto" w:sz="6" w:space="0"/>
              <w:left w:val="single" w:color="auto" w:sz="6" w:space="0"/>
              <w:bottom w:val="single" w:color="auto" w:sz="6" w:space="0"/>
              <w:right w:val="single" w:color="auto" w:sz="6" w:space="0"/>
            </w:tcBorders>
            <w:vAlign w:val="center"/>
          </w:tcPr>
          <w:p w14:paraId="514DC7AF">
            <w:pPr>
              <w:spacing w:line="240" w:lineRule="atLeast"/>
              <w:jc w:val="center"/>
              <w:rPr>
                <w:b/>
                <w:szCs w:val="21"/>
              </w:rPr>
            </w:pPr>
          </w:p>
        </w:tc>
        <w:tc>
          <w:tcPr>
            <w:tcW w:w="1808" w:type="dxa"/>
            <w:gridSpan w:val="2"/>
            <w:tcBorders>
              <w:top w:val="single" w:color="auto" w:sz="6" w:space="0"/>
              <w:left w:val="single" w:color="auto" w:sz="6" w:space="0"/>
              <w:bottom w:val="single" w:color="auto" w:sz="6" w:space="0"/>
              <w:right w:val="single" w:color="auto" w:sz="12" w:space="0"/>
            </w:tcBorders>
            <w:vAlign w:val="center"/>
          </w:tcPr>
          <w:p w14:paraId="2FF259FE">
            <w:pPr>
              <w:spacing w:line="240" w:lineRule="atLeast"/>
              <w:jc w:val="center"/>
              <w:rPr>
                <w:b/>
                <w:szCs w:val="21"/>
              </w:rPr>
            </w:pPr>
          </w:p>
        </w:tc>
      </w:tr>
      <w:tr w14:paraId="34642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0" w:type="auto"/>
            <w:tcBorders>
              <w:top w:val="single" w:color="auto" w:sz="6" w:space="0"/>
              <w:left w:val="single" w:color="auto" w:sz="12" w:space="0"/>
              <w:bottom w:val="single" w:color="auto" w:sz="6" w:space="0"/>
              <w:right w:val="single" w:color="auto" w:sz="6" w:space="0"/>
            </w:tcBorders>
            <w:vAlign w:val="center"/>
          </w:tcPr>
          <w:p w14:paraId="03B0888E">
            <w:pPr>
              <w:spacing w:line="240" w:lineRule="atLeast"/>
              <w:jc w:val="center"/>
              <w:rPr>
                <w:b/>
                <w:i/>
                <w:szCs w:val="21"/>
              </w:rPr>
            </w:pPr>
            <w:r>
              <w:rPr>
                <w:rFonts w:hint="eastAsia"/>
                <w:bCs/>
                <w:szCs w:val="21"/>
              </w:rPr>
              <w:t>试验起止时间</w:t>
            </w:r>
          </w:p>
        </w:tc>
        <w:tc>
          <w:tcPr>
            <w:tcW w:w="8190" w:type="dxa"/>
            <w:gridSpan w:val="4"/>
            <w:tcBorders>
              <w:top w:val="single" w:color="auto" w:sz="6" w:space="0"/>
              <w:left w:val="single" w:color="auto" w:sz="6" w:space="0"/>
              <w:bottom w:val="single" w:color="auto" w:sz="6" w:space="0"/>
              <w:right w:val="single" w:color="auto" w:sz="12" w:space="0"/>
            </w:tcBorders>
            <w:vAlign w:val="center"/>
          </w:tcPr>
          <w:p w14:paraId="267367DC">
            <w:pPr>
              <w:spacing w:line="240" w:lineRule="atLeast"/>
              <w:jc w:val="center"/>
              <w:rPr>
                <w:szCs w:val="21"/>
              </w:rPr>
            </w:pPr>
            <w:r>
              <w:rPr>
                <w:rFonts w:hint="eastAsia"/>
                <w:szCs w:val="21"/>
              </w:rPr>
              <w:t>--</w:t>
            </w:r>
          </w:p>
        </w:tc>
      </w:tr>
      <w:tr w14:paraId="03997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0" w:type="auto"/>
            <w:tcBorders>
              <w:top w:val="single" w:color="auto" w:sz="6" w:space="0"/>
              <w:left w:val="single" w:color="auto" w:sz="12" w:space="0"/>
              <w:bottom w:val="single" w:color="auto" w:sz="6" w:space="0"/>
              <w:right w:val="single" w:color="auto" w:sz="6" w:space="0"/>
            </w:tcBorders>
            <w:vAlign w:val="center"/>
          </w:tcPr>
          <w:p w14:paraId="011A9D71">
            <w:pPr>
              <w:spacing w:line="240" w:lineRule="atLeast"/>
              <w:jc w:val="center"/>
              <w:rPr>
                <w:b/>
                <w:szCs w:val="21"/>
              </w:rPr>
            </w:pPr>
            <w:r>
              <w:rPr>
                <w:rFonts w:hint="eastAsia"/>
                <w:bCs/>
                <w:szCs w:val="21"/>
              </w:rPr>
              <w:t>检查依据</w:t>
            </w:r>
          </w:p>
        </w:tc>
        <w:tc>
          <w:tcPr>
            <w:tcW w:w="8190" w:type="dxa"/>
            <w:gridSpan w:val="4"/>
            <w:tcBorders>
              <w:top w:val="single" w:color="auto" w:sz="6" w:space="0"/>
              <w:left w:val="single" w:color="auto" w:sz="6" w:space="0"/>
              <w:bottom w:val="single" w:color="auto" w:sz="6" w:space="0"/>
              <w:right w:val="single" w:color="auto" w:sz="12" w:space="0"/>
            </w:tcBorders>
            <w:vAlign w:val="center"/>
          </w:tcPr>
          <w:p w14:paraId="7516B7E3">
            <w:pPr>
              <w:jc w:val="center"/>
              <w:rPr>
                <w:szCs w:val="21"/>
              </w:rPr>
            </w:pPr>
            <w:r>
              <w:rPr>
                <w:rFonts w:hint="eastAsia"/>
                <w:szCs w:val="21"/>
              </w:rPr>
              <w:t>《</w:t>
            </w:r>
            <w:r>
              <w:rPr>
                <w:rFonts w:hint="eastAsia"/>
              </w:rPr>
              <w:t>刹车控制阀（单）</w:t>
            </w:r>
            <w:r>
              <w:rPr>
                <w:szCs w:val="21"/>
              </w:rPr>
              <w:t>环境</w:t>
            </w:r>
            <w:r>
              <w:rPr>
                <w:rFonts w:hint="eastAsia"/>
                <w:szCs w:val="21"/>
              </w:rPr>
              <w:t>鉴定试验大纲》</w:t>
            </w:r>
            <w:r>
              <w:rPr>
                <w:rFonts w:hint="eastAsia"/>
                <w:i/>
                <w:szCs w:val="21"/>
              </w:rPr>
              <w:t xml:space="preserve">                                               </w:t>
            </w:r>
          </w:p>
        </w:tc>
      </w:tr>
      <w:tr w14:paraId="2BD24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9518" w:type="dxa"/>
            <w:gridSpan w:val="5"/>
            <w:tcBorders>
              <w:top w:val="single" w:color="auto" w:sz="6" w:space="0"/>
              <w:left w:val="single" w:color="auto" w:sz="12" w:space="0"/>
              <w:bottom w:val="single" w:color="auto" w:sz="6" w:space="0"/>
              <w:right w:val="single" w:color="auto" w:sz="12" w:space="0"/>
            </w:tcBorders>
            <w:vAlign w:val="center"/>
          </w:tcPr>
          <w:p w14:paraId="315F3072">
            <w:pPr>
              <w:spacing w:line="240" w:lineRule="atLeast"/>
              <w:jc w:val="center"/>
              <w:rPr>
                <w:szCs w:val="21"/>
              </w:rPr>
            </w:pPr>
            <w:r>
              <w:rPr>
                <w:rFonts w:hint="eastAsia" w:cs="宋体"/>
                <w:szCs w:val="21"/>
              </w:rPr>
              <w:t>环境温度：</w:t>
            </w:r>
            <w:r>
              <w:rPr>
                <w:rFonts w:hint="eastAsia" w:cs="宋体"/>
                <w:szCs w:val="21"/>
                <w:u w:val="single"/>
              </w:rPr>
              <w:t>______</w:t>
            </w:r>
            <w:r>
              <w:rPr>
                <w:rFonts w:hint="eastAsia" w:cs="宋体"/>
                <w:iCs/>
                <w:szCs w:val="21"/>
              </w:rPr>
              <w:t>℃</w:t>
            </w:r>
            <w:r>
              <w:rPr>
                <w:rFonts w:hint="eastAsia" w:cs="宋体"/>
                <w:szCs w:val="21"/>
              </w:rPr>
              <w:t>相对湿度：</w:t>
            </w:r>
            <w:r>
              <w:rPr>
                <w:rFonts w:hint="eastAsia" w:cs="宋体"/>
                <w:szCs w:val="21"/>
                <w:u w:val="single"/>
              </w:rPr>
              <w:t>_</w:t>
            </w:r>
            <w:r>
              <w:rPr>
                <w:rFonts w:hint="eastAsia" w:cs="宋体"/>
                <w:szCs w:val="21"/>
              </w:rPr>
              <w:t>_</w:t>
            </w:r>
            <w:r>
              <w:rPr>
                <w:rFonts w:hint="eastAsia" w:cs="宋体"/>
                <w:szCs w:val="21"/>
                <w:u w:val="single"/>
              </w:rPr>
              <w:t>____</w:t>
            </w:r>
            <w:r>
              <w:rPr>
                <w:rFonts w:hint="eastAsia" w:cs="宋体"/>
                <w:iCs/>
                <w:szCs w:val="21"/>
              </w:rPr>
              <w:t>%</w:t>
            </w:r>
            <w:r>
              <w:rPr>
                <w:rFonts w:hint="eastAsia" w:cs="宋体"/>
                <w:szCs w:val="21"/>
              </w:rPr>
              <w:t>气压：</w:t>
            </w:r>
            <w:r>
              <w:rPr>
                <w:rFonts w:hint="eastAsia" w:cs="宋体"/>
                <w:szCs w:val="21"/>
                <w:u w:val="single"/>
              </w:rPr>
              <w:t>_</w:t>
            </w:r>
            <w:r>
              <w:rPr>
                <w:rFonts w:hint="eastAsia" w:cs="宋体"/>
                <w:szCs w:val="21"/>
              </w:rPr>
              <w:t>___</w:t>
            </w:r>
            <w:r>
              <w:rPr>
                <w:rFonts w:hint="eastAsia" w:cs="宋体"/>
                <w:szCs w:val="21"/>
                <w:u w:val="single"/>
              </w:rPr>
              <w:t>___</w:t>
            </w:r>
            <w:r>
              <w:rPr>
                <w:rFonts w:hint="eastAsia" w:cs="宋体"/>
                <w:szCs w:val="21"/>
              </w:rPr>
              <w:t>kPa</w:t>
            </w:r>
          </w:p>
        </w:tc>
      </w:tr>
      <w:tr w14:paraId="60842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0" w:type="auto"/>
            <w:tcBorders>
              <w:top w:val="single" w:color="auto" w:sz="6" w:space="0"/>
              <w:left w:val="single" w:color="auto" w:sz="12" w:space="0"/>
              <w:bottom w:val="single" w:color="auto" w:sz="6" w:space="0"/>
              <w:right w:val="single" w:color="auto" w:sz="6" w:space="0"/>
            </w:tcBorders>
            <w:vAlign w:val="center"/>
          </w:tcPr>
          <w:p w14:paraId="3D8695DA">
            <w:pPr>
              <w:spacing w:line="240" w:lineRule="atLeast"/>
              <w:jc w:val="center"/>
              <w:rPr>
                <w:bCs/>
                <w:szCs w:val="21"/>
              </w:rPr>
            </w:pPr>
            <w:r>
              <w:rPr>
                <w:rFonts w:hint="eastAsia"/>
                <w:bCs/>
                <w:szCs w:val="21"/>
              </w:rPr>
              <w:t>试验阶段</w:t>
            </w:r>
          </w:p>
        </w:tc>
        <w:tc>
          <w:tcPr>
            <w:tcW w:w="0" w:type="auto"/>
            <w:tcBorders>
              <w:top w:val="single" w:color="auto" w:sz="6" w:space="0"/>
              <w:left w:val="single" w:color="auto" w:sz="6" w:space="0"/>
              <w:bottom w:val="single" w:color="auto" w:sz="6" w:space="0"/>
              <w:right w:val="single" w:color="auto" w:sz="6" w:space="0"/>
            </w:tcBorders>
            <w:vAlign w:val="center"/>
          </w:tcPr>
          <w:p w14:paraId="6F2F93F9">
            <w:pPr>
              <w:spacing w:line="240" w:lineRule="atLeast"/>
              <w:jc w:val="center"/>
              <w:rPr>
                <w:bCs/>
                <w:szCs w:val="21"/>
              </w:rPr>
            </w:pPr>
            <w:r>
              <w:rPr>
                <w:rFonts w:hint="eastAsia"/>
                <w:bCs/>
                <w:szCs w:val="21"/>
              </w:rPr>
              <w:t>检测项目</w:t>
            </w:r>
          </w:p>
        </w:tc>
        <w:tc>
          <w:tcPr>
            <w:tcW w:w="0" w:type="auto"/>
            <w:tcBorders>
              <w:top w:val="single" w:color="auto" w:sz="6" w:space="0"/>
              <w:left w:val="single" w:color="auto" w:sz="6" w:space="0"/>
              <w:bottom w:val="single" w:color="auto" w:sz="6" w:space="0"/>
              <w:right w:val="single" w:color="auto" w:sz="6" w:space="0"/>
            </w:tcBorders>
            <w:vAlign w:val="center"/>
          </w:tcPr>
          <w:p w14:paraId="0F4CB81D">
            <w:pPr>
              <w:spacing w:line="240" w:lineRule="atLeast"/>
              <w:jc w:val="center"/>
              <w:rPr>
                <w:bCs/>
                <w:szCs w:val="21"/>
              </w:rPr>
            </w:pPr>
            <w:r>
              <w:rPr>
                <w:rFonts w:hint="eastAsia"/>
                <w:bCs/>
                <w:szCs w:val="21"/>
              </w:rPr>
              <w:t>检测要求</w:t>
            </w:r>
          </w:p>
        </w:tc>
        <w:tc>
          <w:tcPr>
            <w:tcW w:w="1200" w:type="dxa"/>
            <w:tcBorders>
              <w:top w:val="single" w:color="auto" w:sz="6" w:space="0"/>
              <w:left w:val="single" w:color="auto" w:sz="6" w:space="0"/>
              <w:bottom w:val="single" w:color="auto" w:sz="6" w:space="0"/>
              <w:right w:val="single" w:color="auto" w:sz="6" w:space="0"/>
            </w:tcBorders>
            <w:vAlign w:val="center"/>
          </w:tcPr>
          <w:p w14:paraId="0D3FDF5E">
            <w:pPr>
              <w:spacing w:line="240" w:lineRule="atLeast"/>
              <w:jc w:val="center"/>
              <w:rPr>
                <w:bCs/>
                <w:szCs w:val="21"/>
              </w:rPr>
            </w:pPr>
            <w:r>
              <w:rPr>
                <w:rFonts w:hint="eastAsia"/>
                <w:bCs/>
                <w:szCs w:val="21"/>
              </w:rPr>
              <w:t>结论</w:t>
            </w:r>
          </w:p>
        </w:tc>
        <w:tc>
          <w:tcPr>
            <w:tcW w:w="608" w:type="dxa"/>
            <w:tcBorders>
              <w:top w:val="single" w:color="auto" w:sz="6" w:space="0"/>
              <w:left w:val="single" w:color="auto" w:sz="6" w:space="0"/>
              <w:bottom w:val="single" w:color="auto" w:sz="6" w:space="0"/>
              <w:right w:val="single" w:color="auto" w:sz="12" w:space="0"/>
            </w:tcBorders>
            <w:vAlign w:val="center"/>
          </w:tcPr>
          <w:p w14:paraId="6668E0C7">
            <w:pPr>
              <w:spacing w:line="240" w:lineRule="atLeast"/>
              <w:jc w:val="center"/>
              <w:rPr>
                <w:bCs/>
                <w:szCs w:val="21"/>
              </w:rPr>
            </w:pPr>
            <w:r>
              <w:rPr>
                <w:rFonts w:hint="eastAsia"/>
                <w:bCs/>
                <w:szCs w:val="21"/>
              </w:rPr>
              <w:t>备注</w:t>
            </w:r>
          </w:p>
        </w:tc>
      </w:tr>
      <w:tr w14:paraId="67270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23" w:hRule="atLeast"/>
          <w:jc w:val="center"/>
        </w:trPr>
        <w:tc>
          <w:tcPr>
            <w:tcW w:w="0" w:type="auto"/>
            <w:vMerge w:val="restart"/>
            <w:tcBorders>
              <w:top w:val="single" w:color="auto" w:sz="6" w:space="0"/>
              <w:left w:val="single" w:color="auto" w:sz="12" w:space="0"/>
              <w:bottom w:val="single" w:color="auto" w:sz="6" w:space="0"/>
              <w:right w:val="single" w:color="auto" w:sz="6" w:space="0"/>
            </w:tcBorders>
            <w:vAlign w:val="center"/>
          </w:tcPr>
          <w:p w14:paraId="488C9B16">
            <w:pPr>
              <w:spacing w:line="240" w:lineRule="atLeast"/>
              <w:jc w:val="center"/>
              <w:rPr>
                <w:rFonts w:cs="Calibri"/>
                <w:b/>
                <w:szCs w:val="21"/>
              </w:rPr>
            </w:pPr>
            <w:r>
              <w:rPr>
                <w:rFonts w:hint="eastAsia" w:cs="宋体"/>
                <w:bCs/>
                <w:szCs w:val="21"/>
              </w:rPr>
              <w:t>步骤1</w:t>
            </w:r>
          </w:p>
        </w:tc>
        <w:tc>
          <w:tcPr>
            <w:tcW w:w="0" w:type="auto"/>
            <w:tcBorders>
              <w:top w:val="single" w:color="auto" w:sz="6" w:space="0"/>
              <w:left w:val="single" w:color="auto" w:sz="6" w:space="0"/>
              <w:bottom w:val="single" w:color="auto" w:sz="6" w:space="0"/>
              <w:right w:val="single" w:color="auto" w:sz="6" w:space="0"/>
            </w:tcBorders>
            <w:vAlign w:val="center"/>
          </w:tcPr>
          <w:p w14:paraId="55268145">
            <w:pPr>
              <w:spacing w:line="240" w:lineRule="atLeast"/>
              <w:jc w:val="center"/>
              <w:rPr>
                <w:rFonts w:cs="宋体"/>
                <w:bCs/>
                <w:szCs w:val="21"/>
              </w:rPr>
            </w:pPr>
            <w:r>
              <w:rPr>
                <w:rFonts w:hint="eastAsia" w:cs="宋体"/>
                <w:bCs/>
                <w:szCs w:val="21"/>
              </w:rPr>
              <w:t>QPAT1-1</w:t>
            </w:r>
          </w:p>
        </w:tc>
        <w:tc>
          <w:tcPr>
            <w:tcW w:w="0" w:type="auto"/>
            <w:tcBorders>
              <w:top w:val="single" w:color="auto" w:sz="6" w:space="0"/>
              <w:left w:val="single" w:color="auto" w:sz="6" w:space="0"/>
              <w:bottom w:val="single" w:color="auto" w:sz="6" w:space="0"/>
              <w:right w:val="single" w:color="auto" w:sz="6" w:space="0"/>
            </w:tcBorders>
            <w:vAlign w:val="center"/>
          </w:tcPr>
          <w:p w14:paraId="413A0B95">
            <w:pPr>
              <w:spacing w:line="240" w:lineRule="atLeast"/>
              <w:jc w:val="center"/>
              <w:rPr>
                <w:rFonts w:cs="宋体"/>
                <w:bCs/>
                <w:szCs w:val="21"/>
              </w:rPr>
            </w:pPr>
            <w:r>
              <w:rPr>
                <w:rFonts w:hint="eastAsia" w:cs="宋体"/>
                <w:bCs/>
                <w:szCs w:val="21"/>
              </w:rPr>
              <w:t>目视检查产品不应存在裂纹、劣化、腐（锈）蚀、结构及安装连接件破坏。</w:t>
            </w:r>
          </w:p>
        </w:tc>
        <w:tc>
          <w:tcPr>
            <w:tcW w:w="1200" w:type="dxa"/>
            <w:tcBorders>
              <w:top w:val="single" w:color="auto" w:sz="6" w:space="0"/>
              <w:left w:val="single" w:color="auto" w:sz="6" w:space="0"/>
              <w:bottom w:val="single" w:color="auto" w:sz="6" w:space="0"/>
              <w:right w:val="single" w:color="auto" w:sz="6" w:space="0"/>
            </w:tcBorders>
            <w:vAlign w:val="center"/>
          </w:tcPr>
          <w:p w14:paraId="6ADB32F6">
            <w:pPr>
              <w:spacing w:line="240" w:lineRule="atLeast"/>
              <w:jc w:val="center"/>
              <w:rPr>
                <w:rFonts w:cs="宋体"/>
                <w:bCs/>
                <w:szCs w:val="21"/>
              </w:rPr>
            </w:pPr>
            <w:r>
              <w:rPr>
                <w:rFonts w:hint="eastAsia" w:cs="宋体"/>
                <w:bCs/>
                <w:szCs w:val="21"/>
              </w:rPr>
              <w:t>□Pass□Fail</w:t>
            </w:r>
          </w:p>
        </w:tc>
        <w:tc>
          <w:tcPr>
            <w:tcW w:w="608" w:type="dxa"/>
            <w:tcBorders>
              <w:top w:val="single" w:color="auto" w:sz="6" w:space="0"/>
              <w:left w:val="single" w:color="auto" w:sz="6" w:space="0"/>
              <w:bottom w:val="single" w:color="auto" w:sz="6" w:space="0"/>
              <w:right w:val="single" w:color="auto" w:sz="12" w:space="0"/>
            </w:tcBorders>
            <w:vAlign w:val="center"/>
          </w:tcPr>
          <w:p w14:paraId="763EED6B">
            <w:pPr>
              <w:spacing w:line="240" w:lineRule="atLeast"/>
              <w:jc w:val="center"/>
              <w:rPr>
                <w:rFonts w:cs="Calibri"/>
                <w:b/>
                <w:szCs w:val="21"/>
              </w:rPr>
            </w:pPr>
          </w:p>
        </w:tc>
      </w:tr>
      <w:tr w14:paraId="15A2D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0" w:type="auto"/>
            <w:vMerge w:val="continue"/>
            <w:tcBorders>
              <w:top w:val="single" w:color="auto" w:sz="6" w:space="0"/>
              <w:left w:val="single" w:color="auto" w:sz="12" w:space="0"/>
              <w:bottom w:val="single" w:color="auto" w:sz="6" w:space="0"/>
              <w:right w:val="single" w:color="auto" w:sz="6" w:space="0"/>
            </w:tcBorders>
            <w:vAlign w:val="center"/>
          </w:tcPr>
          <w:p w14:paraId="5FDDAC7B">
            <w:pPr>
              <w:spacing w:line="240" w:lineRule="atLeast"/>
              <w:jc w:val="center"/>
              <w:rPr>
                <w:rFonts w:cs="Calibri"/>
                <w:b/>
                <w:szCs w:val="21"/>
              </w:rPr>
            </w:pPr>
          </w:p>
        </w:tc>
        <w:tc>
          <w:tcPr>
            <w:tcW w:w="0" w:type="auto"/>
            <w:tcBorders>
              <w:top w:val="single" w:color="auto" w:sz="6" w:space="0"/>
              <w:left w:val="single" w:color="auto" w:sz="6" w:space="0"/>
              <w:bottom w:val="single" w:color="auto" w:sz="6" w:space="0"/>
              <w:right w:val="single" w:color="auto" w:sz="6" w:space="0"/>
            </w:tcBorders>
            <w:vAlign w:val="center"/>
          </w:tcPr>
          <w:p w14:paraId="562ECE56">
            <w:pPr>
              <w:spacing w:line="240" w:lineRule="atLeast"/>
              <w:jc w:val="center"/>
              <w:rPr>
                <w:rFonts w:cs="宋体"/>
                <w:bCs/>
                <w:szCs w:val="21"/>
              </w:rPr>
            </w:pPr>
            <w:r>
              <w:rPr>
                <w:rFonts w:hint="eastAsia" w:cs="宋体"/>
                <w:bCs/>
                <w:szCs w:val="21"/>
              </w:rPr>
              <w:t>QPAT2-1</w:t>
            </w:r>
          </w:p>
        </w:tc>
        <w:tc>
          <w:tcPr>
            <w:tcW w:w="0" w:type="auto"/>
            <w:tcBorders>
              <w:top w:val="single" w:color="auto" w:sz="6" w:space="0"/>
              <w:left w:val="single" w:color="auto" w:sz="6" w:space="0"/>
              <w:bottom w:val="single" w:color="auto" w:sz="6" w:space="0"/>
              <w:right w:val="single" w:color="auto" w:sz="6" w:space="0"/>
            </w:tcBorders>
            <w:vAlign w:val="center"/>
          </w:tcPr>
          <w:p w14:paraId="5CAEA969">
            <w:pPr>
              <w:spacing w:line="240" w:lineRule="atLeast"/>
              <w:jc w:val="center"/>
              <w:rPr>
                <w:rFonts w:cs="宋体"/>
                <w:bCs/>
                <w:szCs w:val="21"/>
              </w:rPr>
            </w:pPr>
            <w:r>
              <w:rPr>
                <w:rFonts w:hint="eastAsia" w:cs="宋体"/>
                <w:bCs/>
                <w:szCs w:val="21"/>
              </w:rPr>
              <w:t>导光板调光测试</w:t>
            </w:r>
          </w:p>
        </w:tc>
        <w:tc>
          <w:tcPr>
            <w:tcW w:w="1200" w:type="dxa"/>
            <w:tcBorders>
              <w:top w:val="single" w:color="auto" w:sz="6" w:space="0"/>
              <w:left w:val="single" w:color="auto" w:sz="6" w:space="0"/>
              <w:bottom w:val="single" w:color="auto" w:sz="6" w:space="0"/>
              <w:right w:val="single" w:color="auto" w:sz="6" w:space="0"/>
            </w:tcBorders>
            <w:vAlign w:val="center"/>
          </w:tcPr>
          <w:p w14:paraId="33A5F7C3">
            <w:pPr>
              <w:spacing w:line="240" w:lineRule="atLeast"/>
              <w:jc w:val="center"/>
              <w:rPr>
                <w:rFonts w:cs="宋体"/>
                <w:bCs/>
                <w:szCs w:val="21"/>
              </w:rPr>
            </w:pPr>
            <w:r>
              <w:rPr>
                <w:rFonts w:hint="eastAsia" w:cs="宋体"/>
                <w:bCs/>
                <w:szCs w:val="21"/>
              </w:rPr>
              <w:t>□Pass□Fail</w:t>
            </w:r>
          </w:p>
        </w:tc>
        <w:tc>
          <w:tcPr>
            <w:tcW w:w="608" w:type="dxa"/>
            <w:tcBorders>
              <w:top w:val="single" w:color="auto" w:sz="6" w:space="0"/>
              <w:left w:val="single" w:color="auto" w:sz="6" w:space="0"/>
              <w:bottom w:val="single" w:color="auto" w:sz="6" w:space="0"/>
              <w:right w:val="single" w:color="auto" w:sz="12" w:space="0"/>
            </w:tcBorders>
            <w:vAlign w:val="center"/>
          </w:tcPr>
          <w:p w14:paraId="011ECCC9">
            <w:pPr>
              <w:spacing w:line="240" w:lineRule="atLeast"/>
              <w:jc w:val="center"/>
              <w:rPr>
                <w:rFonts w:cs="Calibri"/>
                <w:b/>
                <w:szCs w:val="21"/>
              </w:rPr>
            </w:pPr>
          </w:p>
        </w:tc>
      </w:tr>
      <w:tr w14:paraId="42114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0" w:type="auto"/>
            <w:vMerge w:val="continue"/>
            <w:tcBorders>
              <w:top w:val="single" w:color="auto" w:sz="6" w:space="0"/>
              <w:left w:val="single" w:color="auto" w:sz="12" w:space="0"/>
              <w:bottom w:val="single" w:color="auto" w:sz="6" w:space="0"/>
              <w:right w:val="single" w:color="auto" w:sz="6" w:space="0"/>
            </w:tcBorders>
            <w:vAlign w:val="center"/>
          </w:tcPr>
          <w:p w14:paraId="246289CE">
            <w:pPr>
              <w:spacing w:line="240" w:lineRule="atLeast"/>
              <w:jc w:val="center"/>
              <w:rPr>
                <w:rFonts w:cs="Calibri"/>
                <w:b/>
                <w:szCs w:val="21"/>
              </w:rPr>
            </w:pPr>
          </w:p>
        </w:tc>
        <w:tc>
          <w:tcPr>
            <w:tcW w:w="0" w:type="auto"/>
            <w:tcBorders>
              <w:top w:val="single" w:color="auto" w:sz="6" w:space="0"/>
              <w:left w:val="single" w:color="auto" w:sz="6" w:space="0"/>
              <w:bottom w:val="single" w:color="auto" w:sz="6" w:space="0"/>
              <w:right w:val="single" w:color="auto" w:sz="6" w:space="0"/>
            </w:tcBorders>
            <w:vAlign w:val="center"/>
          </w:tcPr>
          <w:p w14:paraId="734D7910">
            <w:pPr>
              <w:spacing w:line="240" w:lineRule="atLeast"/>
              <w:jc w:val="center"/>
              <w:rPr>
                <w:rFonts w:cs="宋体"/>
                <w:bCs/>
                <w:szCs w:val="21"/>
              </w:rPr>
            </w:pPr>
            <w:r>
              <w:rPr>
                <w:rFonts w:hint="eastAsia" w:cs="宋体"/>
                <w:bCs/>
                <w:szCs w:val="21"/>
              </w:rPr>
              <w:t>QPAT2-2</w:t>
            </w:r>
          </w:p>
        </w:tc>
        <w:tc>
          <w:tcPr>
            <w:tcW w:w="0" w:type="auto"/>
            <w:tcBorders>
              <w:top w:val="single" w:color="auto" w:sz="6" w:space="0"/>
              <w:left w:val="single" w:color="auto" w:sz="6" w:space="0"/>
              <w:bottom w:val="single" w:color="auto" w:sz="6" w:space="0"/>
              <w:right w:val="single" w:color="auto" w:sz="6" w:space="0"/>
            </w:tcBorders>
            <w:vAlign w:val="center"/>
          </w:tcPr>
          <w:p w14:paraId="7E2A5F78">
            <w:pPr>
              <w:spacing w:line="240" w:lineRule="atLeast"/>
              <w:jc w:val="center"/>
              <w:rPr>
                <w:rFonts w:cs="宋体"/>
                <w:bCs/>
                <w:szCs w:val="21"/>
              </w:rPr>
            </w:pPr>
            <w:r>
              <w:rPr>
                <w:rFonts w:hint="eastAsia" w:cs="宋体"/>
                <w:bCs/>
                <w:szCs w:val="21"/>
              </w:rPr>
              <w:t>BRT/DIM/TEST功能测试</w:t>
            </w:r>
          </w:p>
        </w:tc>
        <w:tc>
          <w:tcPr>
            <w:tcW w:w="1200" w:type="dxa"/>
            <w:tcBorders>
              <w:top w:val="single" w:color="auto" w:sz="6" w:space="0"/>
              <w:left w:val="single" w:color="auto" w:sz="6" w:space="0"/>
              <w:bottom w:val="single" w:color="auto" w:sz="6" w:space="0"/>
              <w:right w:val="single" w:color="auto" w:sz="6" w:space="0"/>
            </w:tcBorders>
            <w:vAlign w:val="center"/>
          </w:tcPr>
          <w:p w14:paraId="3A9D828B">
            <w:pPr>
              <w:spacing w:line="240" w:lineRule="atLeast"/>
              <w:jc w:val="center"/>
              <w:rPr>
                <w:rFonts w:cs="宋体"/>
                <w:bCs/>
                <w:szCs w:val="21"/>
              </w:rPr>
            </w:pPr>
            <w:r>
              <w:rPr>
                <w:rFonts w:hint="eastAsia" w:cs="宋体"/>
                <w:bCs/>
                <w:szCs w:val="21"/>
              </w:rPr>
              <w:t>□Pass□Fail</w:t>
            </w:r>
          </w:p>
        </w:tc>
        <w:tc>
          <w:tcPr>
            <w:tcW w:w="608" w:type="dxa"/>
            <w:tcBorders>
              <w:top w:val="single" w:color="auto" w:sz="6" w:space="0"/>
              <w:left w:val="single" w:color="auto" w:sz="6" w:space="0"/>
              <w:bottom w:val="single" w:color="auto" w:sz="6" w:space="0"/>
              <w:right w:val="single" w:color="auto" w:sz="12" w:space="0"/>
            </w:tcBorders>
            <w:vAlign w:val="center"/>
          </w:tcPr>
          <w:p w14:paraId="47A5E364">
            <w:pPr>
              <w:spacing w:line="240" w:lineRule="atLeast"/>
              <w:jc w:val="center"/>
              <w:rPr>
                <w:rFonts w:cs="Calibri"/>
                <w:b/>
                <w:szCs w:val="21"/>
              </w:rPr>
            </w:pPr>
          </w:p>
        </w:tc>
      </w:tr>
      <w:tr w14:paraId="0434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14" w:hRule="atLeast"/>
          <w:jc w:val="center"/>
        </w:trPr>
        <w:tc>
          <w:tcPr>
            <w:tcW w:w="0" w:type="auto"/>
            <w:vMerge w:val="continue"/>
            <w:tcBorders>
              <w:top w:val="single" w:color="auto" w:sz="6" w:space="0"/>
              <w:left w:val="single" w:color="auto" w:sz="12" w:space="0"/>
              <w:bottom w:val="single" w:color="auto" w:sz="6" w:space="0"/>
              <w:right w:val="single" w:color="auto" w:sz="6" w:space="0"/>
            </w:tcBorders>
            <w:vAlign w:val="center"/>
          </w:tcPr>
          <w:p w14:paraId="2BA2299D">
            <w:pPr>
              <w:spacing w:line="240" w:lineRule="atLeast"/>
              <w:jc w:val="center"/>
              <w:rPr>
                <w:rFonts w:cs="Calibri"/>
                <w:b/>
                <w:szCs w:val="21"/>
              </w:rPr>
            </w:pPr>
          </w:p>
        </w:tc>
        <w:tc>
          <w:tcPr>
            <w:tcW w:w="0" w:type="auto"/>
            <w:tcBorders>
              <w:top w:val="single" w:color="auto" w:sz="6" w:space="0"/>
              <w:left w:val="single" w:color="auto" w:sz="6" w:space="0"/>
              <w:bottom w:val="single" w:color="auto" w:sz="6" w:space="0"/>
              <w:right w:val="single" w:color="auto" w:sz="6" w:space="0"/>
            </w:tcBorders>
            <w:vAlign w:val="center"/>
          </w:tcPr>
          <w:p w14:paraId="072347E7">
            <w:pPr>
              <w:spacing w:line="240" w:lineRule="atLeast"/>
              <w:jc w:val="center"/>
              <w:rPr>
                <w:rFonts w:cs="宋体"/>
                <w:bCs/>
                <w:szCs w:val="21"/>
              </w:rPr>
            </w:pPr>
            <w:r>
              <w:rPr>
                <w:rFonts w:hint="eastAsia" w:cs="宋体"/>
                <w:bCs/>
                <w:szCs w:val="21"/>
              </w:rPr>
              <w:t>QPAT3</w:t>
            </w:r>
          </w:p>
        </w:tc>
        <w:tc>
          <w:tcPr>
            <w:tcW w:w="0" w:type="auto"/>
            <w:tcBorders>
              <w:top w:val="single" w:color="auto" w:sz="6" w:space="0"/>
              <w:left w:val="single" w:color="auto" w:sz="6" w:space="0"/>
              <w:bottom w:val="single" w:color="auto" w:sz="6" w:space="0"/>
              <w:right w:val="single" w:color="auto" w:sz="6" w:space="0"/>
            </w:tcBorders>
            <w:vAlign w:val="center"/>
          </w:tcPr>
          <w:p w14:paraId="6F8A108D">
            <w:pPr>
              <w:spacing w:line="240" w:lineRule="atLeast"/>
              <w:jc w:val="center"/>
              <w:rPr>
                <w:rFonts w:cs="宋体"/>
                <w:bCs/>
                <w:szCs w:val="21"/>
              </w:rPr>
            </w:pPr>
            <w:r>
              <w:rPr>
                <w:rFonts w:hint="eastAsia" w:cs="宋体"/>
                <w:bCs/>
                <w:szCs w:val="21"/>
              </w:rPr>
              <w:t>数字开关信号测试</w:t>
            </w:r>
          </w:p>
        </w:tc>
        <w:tc>
          <w:tcPr>
            <w:tcW w:w="1200" w:type="dxa"/>
            <w:tcBorders>
              <w:top w:val="single" w:color="auto" w:sz="6" w:space="0"/>
              <w:left w:val="single" w:color="auto" w:sz="6" w:space="0"/>
              <w:bottom w:val="single" w:color="auto" w:sz="6" w:space="0"/>
              <w:right w:val="single" w:color="auto" w:sz="6" w:space="0"/>
            </w:tcBorders>
            <w:vAlign w:val="center"/>
          </w:tcPr>
          <w:p w14:paraId="1EA9F4CD">
            <w:pPr>
              <w:spacing w:line="240" w:lineRule="atLeast"/>
              <w:jc w:val="center"/>
              <w:rPr>
                <w:rFonts w:cs="宋体"/>
                <w:bCs/>
                <w:szCs w:val="21"/>
              </w:rPr>
            </w:pPr>
            <w:r>
              <w:rPr>
                <w:rFonts w:hint="eastAsia" w:cs="宋体"/>
                <w:bCs/>
                <w:szCs w:val="21"/>
              </w:rPr>
              <w:t>□Pass□Fail</w:t>
            </w:r>
          </w:p>
        </w:tc>
        <w:tc>
          <w:tcPr>
            <w:tcW w:w="608" w:type="dxa"/>
            <w:tcBorders>
              <w:top w:val="single" w:color="auto" w:sz="6" w:space="0"/>
              <w:left w:val="single" w:color="auto" w:sz="6" w:space="0"/>
              <w:bottom w:val="single" w:color="auto" w:sz="6" w:space="0"/>
              <w:right w:val="single" w:color="auto" w:sz="12" w:space="0"/>
            </w:tcBorders>
            <w:vAlign w:val="center"/>
          </w:tcPr>
          <w:p w14:paraId="79210E72">
            <w:pPr>
              <w:spacing w:line="240" w:lineRule="atLeast"/>
              <w:jc w:val="center"/>
              <w:rPr>
                <w:rFonts w:cs="宋体"/>
                <w:bCs/>
                <w:szCs w:val="21"/>
              </w:rPr>
            </w:pPr>
          </w:p>
        </w:tc>
      </w:tr>
      <w:tr w14:paraId="15A57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0" w:type="auto"/>
            <w:vMerge w:val="continue"/>
            <w:tcBorders>
              <w:top w:val="single" w:color="auto" w:sz="6" w:space="0"/>
              <w:left w:val="single" w:color="auto" w:sz="12" w:space="0"/>
              <w:bottom w:val="single" w:color="auto" w:sz="6" w:space="0"/>
              <w:right w:val="single" w:color="auto" w:sz="6" w:space="0"/>
            </w:tcBorders>
            <w:vAlign w:val="center"/>
          </w:tcPr>
          <w:p w14:paraId="615D3400">
            <w:pPr>
              <w:spacing w:line="240" w:lineRule="atLeast"/>
              <w:jc w:val="center"/>
              <w:rPr>
                <w:rFonts w:cs="Calibri"/>
                <w:b/>
                <w:szCs w:val="21"/>
              </w:rPr>
            </w:pPr>
          </w:p>
        </w:tc>
        <w:tc>
          <w:tcPr>
            <w:tcW w:w="0" w:type="auto"/>
            <w:tcBorders>
              <w:top w:val="single" w:color="auto" w:sz="6" w:space="0"/>
              <w:left w:val="single" w:color="auto" w:sz="6" w:space="0"/>
              <w:bottom w:val="single" w:color="auto" w:sz="6" w:space="0"/>
              <w:right w:val="single" w:color="auto" w:sz="6" w:space="0"/>
            </w:tcBorders>
            <w:vAlign w:val="center"/>
          </w:tcPr>
          <w:p w14:paraId="4FA0DF08">
            <w:pPr>
              <w:spacing w:line="240" w:lineRule="atLeast"/>
              <w:jc w:val="center"/>
              <w:rPr>
                <w:rFonts w:cs="宋体"/>
                <w:bCs/>
                <w:szCs w:val="21"/>
              </w:rPr>
            </w:pPr>
            <w:r>
              <w:rPr>
                <w:rFonts w:hint="eastAsia" w:cs="宋体"/>
                <w:bCs/>
                <w:szCs w:val="21"/>
              </w:rPr>
              <w:t>QPAT4</w:t>
            </w:r>
          </w:p>
        </w:tc>
        <w:tc>
          <w:tcPr>
            <w:tcW w:w="0" w:type="auto"/>
            <w:tcBorders>
              <w:top w:val="single" w:color="auto" w:sz="6" w:space="0"/>
              <w:left w:val="single" w:color="auto" w:sz="6" w:space="0"/>
              <w:bottom w:val="single" w:color="auto" w:sz="6" w:space="0"/>
              <w:right w:val="single" w:color="auto" w:sz="6" w:space="0"/>
            </w:tcBorders>
            <w:vAlign w:val="center"/>
          </w:tcPr>
          <w:p w14:paraId="6999197C">
            <w:pPr>
              <w:spacing w:line="240" w:lineRule="atLeast"/>
              <w:jc w:val="center"/>
              <w:rPr>
                <w:rFonts w:cs="宋体"/>
                <w:bCs/>
                <w:szCs w:val="21"/>
              </w:rPr>
            </w:pPr>
            <w:r>
              <w:rPr>
                <w:rFonts w:hint="eastAsia" w:cs="宋体"/>
                <w:bCs/>
                <w:szCs w:val="21"/>
              </w:rPr>
              <w:t>硬线信号交联测试</w:t>
            </w:r>
          </w:p>
        </w:tc>
        <w:tc>
          <w:tcPr>
            <w:tcW w:w="1200" w:type="dxa"/>
            <w:tcBorders>
              <w:top w:val="single" w:color="auto" w:sz="6" w:space="0"/>
              <w:left w:val="single" w:color="auto" w:sz="6" w:space="0"/>
              <w:bottom w:val="single" w:color="auto" w:sz="6" w:space="0"/>
              <w:right w:val="single" w:color="auto" w:sz="6" w:space="0"/>
            </w:tcBorders>
            <w:vAlign w:val="center"/>
          </w:tcPr>
          <w:p w14:paraId="3173933F">
            <w:pPr>
              <w:spacing w:line="240" w:lineRule="atLeast"/>
              <w:jc w:val="center"/>
              <w:rPr>
                <w:rFonts w:cs="宋体"/>
                <w:bCs/>
                <w:szCs w:val="21"/>
              </w:rPr>
            </w:pPr>
            <w:r>
              <w:rPr>
                <w:rFonts w:hint="eastAsia" w:cs="宋体"/>
                <w:bCs/>
                <w:szCs w:val="21"/>
              </w:rPr>
              <w:t>□Pass□Fail</w:t>
            </w:r>
          </w:p>
        </w:tc>
        <w:tc>
          <w:tcPr>
            <w:tcW w:w="608" w:type="dxa"/>
            <w:tcBorders>
              <w:top w:val="single" w:color="auto" w:sz="6" w:space="0"/>
              <w:left w:val="single" w:color="auto" w:sz="6" w:space="0"/>
              <w:bottom w:val="single" w:color="auto" w:sz="6" w:space="0"/>
              <w:right w:val="single" w:color="auto" w:sz="12" w:space="0"/>
            </w:tcBorders>
            <w:vAlign w:val="center"/>
          </w:tcPr>
          <w:p w14:paraId="39E4B2A0">
            <w:pPr>
              <w:spacing w:line="240" w:lineRule="atLeast"/>
              <w:jc w:val="center"/>
              <w:rPr>
                <w:rFonts w:cs="宋体"/>
                <w:bCs/>
                <w:szCs w:val="21"/>
              </w:rPr>
            </w:pPr>
          </w:p>
        </w:tc>
      </w:tr>
      <w:tr w14:paraId="468DA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0" w:type="auto"/>
            <w:tcBorders>
              <w:top w:val="single" w:color="auto" w:sz="6" w:space="0"/>
              <w:left w:val="single" w:color="auto" w:sz="12" w:space="0"/>
              <w:bottom w:val="single" w:color="auto" w:sz="6" w:space="0"/>
              <w:right w:val="single" w:color="auto" w:sz="6" w:space="0"/>
            </w:tcBorders>
            <w:vAlign w:val="center"/>
          </w:tcPr>
          <w:p w14:paraId="08AD609B">
            <w:pPr>
              <w:spacing w:line="240" w:lineRule="atLeast"/>
              <w:jc w:val="center"/>
              <w:rPr>
                <w:rFonts w:cs="宋体"/>
                <w:bCs/>
                <w:szCs w:val="21"/>
              </w:rPr>
            </w:pPr>
            <w:r>
              <w:rPr>
                <w:rFonts w:hint="eastAsia" w:cs="宋体"/>
                <w:bCs/>
                <w:szCs w:val="21"/>
              </w:rPr>
              <w:t>步骤5</w:t>
            </w:r>
          </w:p>
        </w:tc>
        <w:tc>
          <w:tcPr>
            <w:tcW w:w="0" w:type="auto"/>
            <w:tcBorders>
              <w:top w:val="single" w:color="auto" w:sz="6" w:space="0"/>
              <w:left w:val="single" w:color="auto" w:sz="6" w:space="0"/>
              <w:bottom w:val="single" w:color="auto" w:sz="6" w:space="0"/>
              <w:right w:val="single" w:color="auto" w:sz="6" w:space="0"/>
            </w:tcBorders>
            <w:vAlign w:val="center"/>
          </w:tcPr>
          <w:p w14:paraId="7E5FC6AA">
            <w:pPr>
              <w:spacing w:line="240" w:lineRule="atLeast"/>
              <w:jc w:val="center"/>
              <w:rPr>
                <w:rFonts w:cs="宋体"/>
                <w:bCs/>
                <w:szCs w:val="21"/>
              </w:rPr>
            </w:pPr>
            <w:r>
              <w:rPr>
                <w:rFonts w:hint="eastAsia" w:cs="宋体"/>
                <w:bCs/>
                <w:szCs w:val="21"/>
              </w:rPr>
              <w:t>QPAT2-1</w:t>
            </w:r>
          </w:p>
        </w:tc>
        <w:tc>
          <w:tcPr>
            <w:tcW w:w="0" w:type="auto"/>
            <w:tcBorders>
              <w:top w:val="single" w:color="auto" w:sz="6" w:space="0"/>
              <w:left w:val="single" w:color="auto" w:sz="6" w:space="0"/>
              <w:bottom w:val="single" w:color="auto" w:sz="6" w:space="0"/>
              <w:right w:val="single" w:color="auto" w:sz="6" w:space="0"/>
            </w:tcBorders>
            <w:vAlign w:val="center"/>
          </w:tcPr>
          <w:p w14:paraId="3B5555FA">
            <w:pPr>
              <w:spacing w:line="240" w:lineRule="atLeast"/>
              <w:jc w:val="center"/>
              <w:rPr>
                <w:rFonts w:cs="宋体"/>
                <w:bCs/>
                <w:szCs w:val="21"/>
              </w:rPr>
            </w:pPr>
            <w:r>
              <w:rPr>
                <w:rFonts w:hint="eastAsia" w:cs="宋体"/>
                <w:bCs/>
                <w:szCs w:val="21"/>
              </w:rPr>
              <w:t>导光板调光测试</w:t>
            </w:r>
          </w:p>
        </w:tc>
        <w:tc>
          <w:tcPr>
            <w:tcW w:w="1200" w:type="dxa"/>
            <w:tcBorders>
              <w:top w:val="single" w:color="auto" w:sz="6" w:space="0"/>
              <w:left w:val="single" w:color="auto" w:sz="6" w:space="0"/>
              <w:bottom w:val="single" w:color="auto" w:sz="6" w:space="0"/>
              <w:right w:val="single" w:color="auto" w:sz="6" w:space="0"/>
            </w:tcBorders>
            <w:vAlign w:val="center"/>
          </w:tcPr>
          <w:p w14:paraId="53D03927">
            <w:pPr>
              <w:spacing w:line="240" w:lineRule="atLeast"/>
              <w:jc w:val="center"/>
              <w:rPr>
                <w:rFonts w:cs="宋体"/>
                <w:bCs/>
                <w:szCs w:val="21"/>
              </w:rPr>
            </w:pPr>
            <w:r>
              <w:rPr>
                <w:rFonts w:hint="eastAsia" w:cs="宋体"/>
                <w:bCs/>
                <w:szCs w:val="21"/>
              </w:rPr>
              <w:t>□Pass□Fail</w:t>
            </w:r>
          </w:p>
        </w:tc>
        <w:tc>
          <w:tcPr>
            <w:tcW w:w="608" w:type="dxa"/>
            <w:tcBorders>
              <w:top w:val="single" w:color="auto" w:sz="6" w:space="0"/>
              <w:left w:val="single" w:color="auto" w:sz="6" w:space="0"/>
              <w:bottom w:val="single" w:color="auto" w:sz="6" w:space="0"/>
              <w:right w:val="single" w:color="auto" w:sz="12" w:space="0"/>
            </w:tcBorders>
            <w:vAlign w:val="center"/>
          </w:tcPr>
          <w:p w14:paraId="762D6521">
            <w:pPr>
              <w:spacing w:line="240" w:lineRule="atLeast"/>
              <w:jc w:val="center"/>
              <w:rPr>
                <w:rFonts w:cs="宋体"/>
                <w:bCs/>
                <w:szCs w:val="21"/>
              </w:rPr>
            </w:pPr>
          </w:p>
        </w:tc>
      </w:tr>
      <w:tr w14:paraId="55519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0" w:type="auto"/>
            <w:tcBorders>
              <w:top w:val="single" w:color="auto" w:sz="6" w:space="0"/>
              <w:left w:val="single" w:color="auto" w:sz="12" w:space="0"/>
              <w:bottom w:val="single" w:color="auto" w:sz="6" w:space="0"/>
              <w:right w:val="single" w:color="auto" w:sz="6" w:space="0"/>
            </w:tcBorders>
            <w:vAlign w:val="center"/>
          </w:tcPr>
          <w:p w14:paraId="44249041">
            <w:pPr>
              <w:spacing w:line="240" w:lineRule="atLeast"/>
              <w:jc w:val="center"/>
              <w:rPr>
                <w:rFonts w:cs="宋体"/>
                <w:bCs/>
                <w:szCs w:val="21"/>
              </w:rPr>
            </w:pPr>
            <w:r>
              <w:rPr>
                <w:rFonts w:hint="eastAsia" w:cs="宋体"/>
                <w:bCs/>
                <w:szCs w:val="21"/>
              </w:rPr>
              <w:t>步骤8</w:t>
            </w:r>
          </w:p>
        </w:tc>
        <w:tc>
          <w:tcPr>
            <w:tcW w:w="0" w:type="auto"/>
            <w:tcBorders>
              <w:top w:val="single" w:color="auto" w:sz="6" w:space="0"/>
              <w:left w:val="single" w:color="auto" w:sz="6" w:space="0"/>
              <w:bottom w:val="single" w:color="auto" w:sz="6" w:space="0"/>
              <w:right w:val="single" w:color="auto" w:sz="6" w:space="0"/>
            </w:tcBorders>
            <w:vAlign w:val="center"/>
          </w:tcPr>
          <w:p w14:paraId="49BED971">
            <w:pPr>
              <w:spacing w:line="240" w:lineRule="atLeast"/>
              <w:jc w:val="center"/>
              <w:rPr>
                <w:rFonts w:cs="宋体"/>
                <w:bCs/>
                <w:szCs w:val="21"/>
              </w:rPr>
            </w:pPr>
            <w:r>
              <w:rPr>
                <w:rFonts w:hint="eastAsia" w:cs="宋体"/>
                <w:bCs/>
                <w:szCs w:val="21"/>
              </w:rPr>
              <w:t>QPAT2-1</w:t>
            </w:r>
          </w:p>
        </w:tc>
        <w:tc>
          <w:tcPr>
            <w:tcW w:w="0" w:type="auto"/>
            <w:tcBorders>
              <w:top w:val="single" w:color="auto" w:sz="6" w:space="0"/>
              <w:left w:val="single" w:color="auto" w:sz="6" w:space="0"/>
              <w:bottom w:val="single" w:color="auto" w:sz="6" w:space="0"/>
              <w:right w:val="single" w:color="auto" w:sz="6" w:space="0"/>
            </w:tcBorders>
            <w:vAlign w:val="center"/>
          </w:tcPr>
          <w:p w14:paraId="39A896FF">
            <w:pPr>
              <w:spacing w:line="240" w:lineRule="atLeast"/>
              <w:jc w:val="center"/>
              <w:rPr>
                <w:rFonts w:cs="宋体"/>
                <w:bCs/>
                <w:szCs w:val="21"/>
              </w:rPr>
            </w:pPr>
            <w:r>
              <w:rPr>
                <w:rFonts w:hint="eastAsia" w:cs="宋体"/>
                <w:bCs/>
                <w:szCs w:val="21"/>
              </w:rPr>
              <w:t>导光板调光测试</w:t>
            </w:r>
          </w:p>
        </w:tc>
        <w:tc>
          <w:tcPr>
            <w:tcW w:w="1200" w:type="dxa"/>
            <w:tcBorders>
              <w:top w:val="single" w:color="auto" w:sz="6" w:space="0"/>
              <w:left w:val="single" w:color="auto" w:sz="6" w:space="0"/>
              <w:bottom w:val="single" w:color="auto" w:sz="6" w:space="0"/>
              <w:right w:val="single" w:color="auto" w:sz="6" w:space="0"/>
            </w:tcBorders>
            <w:vAlign w:val="center"/>
          </w:tcPr>
          <w:p w14:paraId="13B59167">
            <w:pPr>
              <w:spacing w:line="240" w:lineRule="atLeast"/>
              <w:jc w:val="center"/>
              <w:rPr>
                <w:rFonts w:cs="宋体"/>
                <w:bCs/>
                <w:szCs w:val="21"/>
              </w:rPr>
            </w:pPr>
            <w:r>
              <w:rPr>
                <w:rFonts w:hint="eastAsia" w:cs="宋体"/>
                <w:bCs/>
                <w:szCs w:val="21"/>
              </w:rPr>
              <w:t>□Pass□Fail</w:t>
            </w:r>
          </w:p>
        </w:tc>
        <w:tc>
          <w:tcPr>
            <w:tcW w:w="608" w:type="dxa"/>
            <w:tcBorders>
              <w:top w:val="single" w:color="auto" w:sz="6" w:space="0"/>
              <w:left w:val="single" w:color="auto" w:sz="6" w:space="0"/>
              <w:bottom w:val="single" w:color="auto" w:sz="6" w:space="0"/>
              <w:right w:val="single" w:color="auto" w:sz="12" w:space="0"/>
            </w:tcBorders>
            <w:vAlign w:val="center"/>
          </w:tcPr>
          <w:p w14:paraId="3797CAF3">
            <w:pPr>
              <w:spacing w:line="240" w:lineRule="atLeast"/>
              <w:jc w:val="center"/>
              <w:rPr>
                <w:rFonts w:cs="宋体"/>
                <w:bCs/>
                <w:szCs w:val="21"/>
              </w:rPr>
            </w:pPr>
          </w:p>
        </w:tc>
      </w:tr>
      <w:tr w14:paraId="08015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35" w:hRule="atLeast"/>
          <w:jc w:val="center"/>
        </w:trPr>
        <w:tc>
          <w:tcPr>
            <w:tcW w:w="0" w:type="auto"/>
            <w:vMerge w:val="restart"/>
            <w:tcBorders>
              <w:top w:val="single" w:color="auto" w:sz="6" w:space="0"/>
              <w:left w:val="single" w:color="auto" w:sz="12" w:space="0"/>
              <w:bottom w:val="single" w:color="auto" w:sz="6" w:space="0"/>
              <w:right w:val="single" w:color="auto" w:sz="6" w:space="0"/>
            </w:tcBorders>
            <w:vAlign w:val="center"/>
          </w:tcPr>
          <w:p w14:paraId="37368BE4">
            <w:pPr>
              <w:spacing w:line="240" w:lineRule="atLeast"/>
              <w:jc w:val="center"/>
              <w:rPr>
                <w:rFonts w:cs="宋体"/>
                <w:bCs/>
                <w:szCs w:val="21"/>
              </w:rPr>
            </w:pPr>
            <w:r>
              <w:rPr>
                <w:rFonts w:hint="eastAsia" w:cs="宋体"/>
                <w:bCs/>
                <w:szCs w:val="21"/>
              </w:rPr>
              <w:t>步骤9</w:t>
            </w:r>
          </w:p>
        </w:tc>
        <w:tc>
          <w:tcPr>
            <w:tcW w:w="0" w:type="auto"/>
            <w:tcBorders>
              <w:top w:val="single" w:color="auto" w:sz="6" w:space="0"/>
              <w:left w:val="single" w:color="auto" w:sz="6" w:space="0"/>
              <w:bottom w:val="single" w:color="auto" w:sz="6" w:space="0"/>
              <w:right w:val="single" w:color="auto" w:sz="6" w:space="0"/>
            </w:tcBorders>
            <w:vAlign w:val="center"/>
          </w:tcPr>
          <w:p w14:paraId="42A185B1">
            <w:pPr>
              <w:spacing w:line="240" w:lineRule="atLeast"/>
              <w:jc w:val="center"/>
              <w:rPr>
                <w:rFonts w:cs="宋体"/>
                <w:bCs/>
                <w:szCs w:val="21"/>
              </w:rPr>
            </w:pPr>
            <w:r>
              <w:rPr>
                <w:rFonts w:hint="eastAsia" w:cs="宋体"/>
                <w:bCs/>
                <w:szCs w:val="21"/>
              </w:rPr>
              <w:t>QPAT1-1</w:t>
            </w:r>
          </w:p>
        </w:tc>
        <w:tc>
          <w:tcPr>
            <w:tcW w:w="0" w:type="auto"/>
            <w:tcBorders>
              <w:top w:val="single" w:color="auto" w:sz="6" w:space="0"/>
              <w:left w:val="single" w:color="auto" w:sz="6" w:space="0"/>
              <w:bottom w:val="single" w:color="auto" w:sz="6" w:space="0"/>
              <w:right w:val="single" w:color="auto" w:sz="6" w:space="0"/>
            </w:tcBorders>
            <w:vAlign w:val="center"/>
          </w:tcPr>
          <w:p w14:paraId="4992A54D">
            <w:pPr>
              <w:spacing w:line="240" w:lineRule="atLeast"/>
              <w:jc w:val="center"/>
              <w:rPr>
                <w:rFonts w:cs="宋体"/>
                <w:bCs/>
                <w:szCs w:val="21"/>
              </w:rPr>
            </w:pPr>
            <w:r>
              <w:rPr>
                <w:rFonts w:hint="eastAsia" w:cs="宋体"/>
                <w:bCs/>
                <w:szCs w:val="21"/>
              </w:rPr>
              <w:t>目视检查产品不应存在裂纹、劣化、腐（锈）蚀、结构及安装连接件破坏。</w:t>
            </w:r>
          </w:p>
        </w:tc>
        <w:tc>
          <w:tcPr>
            <w:tcW w:w="1200" w:type="dxa"/>
            <w:tcBorders>
              <w:top w:val="single" w:color="auto" w:sz="6" w:space="0"/>
              <w:left w:val="single" w:color="auto" w:sz="6" w:space="0"/>
              <w:bottom w:val="single" w:color="auto" w:sz="6" w:space="0"/>
              <w:right w:val="single" w:color="auto" w:sz="6" w:space="0"/>
            </w:tcBorders>
            <w:vAlign w:val="center"/>
          </w:tcPr>
          <w:p w14:paraId="19DC5830">
            <w:pPr>
              <w:spacing w:line="240" w:lineRule="atLeast"/>
              <w:jc w:val="center"/>
              <w:rPr>
                <w:rFonts w:cs="宋体"/>
                <w:bCs/>
                <w:szCs w:val="21"/>
              </w:rPr>
            </w:pPr>
            <w:r>
              <w:rPr>
                <w:rFonts w:hint="eastAsia" w:cs="宋体"/>
                <w:bCs/>
                <w:szCs w:val="21"/>
              </w:rPr>
              <w:t>□Pass□Fail</w:t>
            </w:r>
          </w:p>
        </w:tc>
        <w:tc>
          <w:tcPr>
            <w:tcW w:w="608" w:type="dxa"/>
            <w:tcBorders>
              <w:top w:val="single" w:color="auto" w:sz="6" w:space="0"/>
              <w:left w:val="single" w:color="auto" w:sz="6" w:space="0"/>
              <w:bottom w:val="single" w:color="auto" w:sz="6" w:space="0"/>
              <w:right w:val="single" w:color="auto" w:sz="12" w:space="0"/>
            </w:tcBorders>
            <w:vAlign w:val="center"/>
          </w:tcPr>
          <w:p w14:paraId="352FDB6A">
            <w:pPr>
              <w:spacing w:line="240" w:lineRule="atLeast"/>
              <w:jc w:val="center"/>
              <w:rPr>
                <w:rFonts w:cs="宋体"/>
                <w:bCs/>
                <w:szCs w:val="21"/>
              </w:rPr>
            </w:pPr>
          </w:p>
        </w:tc>
      </w:tr>
      <w:tr w14:paraId="0DD00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0" w:type="auto"/>
            <w:vMerge w:val="continue"/>
            <w:tcBorders>
              <w:top w:val="single" w:color="auto" w:sz="6" w:space="0"/>
              <w:left w:val="single" w:color="auto" w:sz="12" w:space="0"/>
              <w:bottom w:val="single" w:color="auto" w:sz="6" w:space="0"/>
              <w:right w:val="single" w:color="auto" w:sz="6" w:space="0"/>
            </w:tcBorders>
            <w:vAlign w:val="center"/>
          </w:tcPr>
          <w:p w14:paraId="35977CCA">
            <w:pPr>
              <w:spacing w:line="240" w:lineRule="atLeast"/>
              <w:jc w:val="center"/>
              <w:rPr>
                <w:rFonts w:cs="宋体"/>
                <w:bCs/>
                <w:szCs w:val="21"/>
              </w:rPr>
            </w:pPr>
          </w:p>
        </w:tc>
        <w:tc>
          <w:tcPr>
            <w:tcW w:w="0" w:type="auto"/>
            <w:tcBorders>
              <w:top w:val="single" w:color="auto" w:sz="6" w:space="0"/>
              <w:left w:val="single" w:color="auto" w:sz="6" w:space="0"/>
              <w:bottom w:val="single" w:color="auto" w:sz="6" w:space="0"/>
              <w:right w:val="single" w:color="auto" w:sz="6" w:space="0"/>
            </w:tcBorders>
            <w:vAlign w:val="center"/>
          </w:tcPr>
          <w:p w14:paraId="0F9B181E">
            <w:pPr>
              <w:spacing w:line="240" w:lineRule="atLeast"/>
              <w:jc w:val="center"/>
              <w:rPr>
                <w:rFonts w:cs="宋体"/>
                <w:bCs/>
                <w:szCs w:val="21"/>
              </w:rPr>
            </w:pPr>
            <w:r>
              <w:rPr>
                <w:rFonts w:hint="eastAsia" w:cs="宋体"/>
                <w:bCs/>
                <w:szCs w:val="21"/>
              </w:rPr>
              <w:t>QPAT2-1</w:t>
            </w:r>
          </w:p>
        </w:tc>
        <w:tc>
          <w:tcPr>
            <w:tcW w:w="0" w:type="auto"/>
            <w:tcBorders>
              <w:top w:val="single" w:color="auto" w:sz="6" w:space="0"/>
              <w:left w:val="single" w:color="auto" w:sz="6" w:space="0"/>
              <w:bottom w:val="single" w:color="auto" w:sz="6" w:space="0"/>
              <w:right w:val="single" w:color="auto" w:sz="6" w:space="0"/>
            </w:tcBorders>
            <w:vAlign w:val="center"/>
          </w:tcPr>
          <w:p w14:paraId="4BF8FC5B">
            <w:pPr>
              <w:spacing w:line="240" w:lineRule="atLeast"/>
              <w:jc w:val="center"/>
              <w:rPr>
                <w:rFonts w:cs="宋体"/>
                <w:bCs/>
                <w:szCs w:val="21"/>
              </w:rPr>
            </w:pPr>
            <w:r>
              <w:rPr>
                <w:rFonts w:hint="eastAsia" w:cs="宋体"/>
                <w:bCs/>
                <w:szCs w:val="21"/>
              </w:rPr>
              <w:t>导光板调光测试</w:t>
            </w:r>
          </w:p>
        </w:tc>
        <w:tc>
          <w:tcPr>
            <w:tcW w:w="1200" w:type="dxa"/>
            <w:tcBorders>
              <w:top w:val="single" w:color="auto" w:sz="6" w:space="0"/>
              <w:left w:val="single" w:color="auto" w:sz="6" w:space="0"/>
              <w:bottom w:val="single" w:color="auto" w:sz="6" w:space="0"/>
              <w:right w:val="single" w:color="auto" w:sz="6" w:space="0"/>
            </w:tcBorders>
            <w:vAlign w:val="center"/>
          </w:tcPr>
          <w:p w14:paraId="29F61783">
            <w:pPr>
              <w:spacing w:line="240" w:lineRule="atLeast"/>
              <w:jc w:val="center"/>
              <w:rPr>
                <w:rFonts w:cs="宋体"/>
                <w:bCs/>
                <w:szCs w:val="21"/>
              </w:rPr>
            </w:pPr>
            <w:r>
              <w:rPr>
                <w:rFonts w:hint="eastAsia" w:cs="宋体"/>
                <w:bCs/>
                <w:szCs w:val="21"/>
              </w:rPr>
              <w:t>□Pass□Fail</w:t>
            </w:r>
          </w:p>
        </w:tc>
        <w:tc>
          <w:tcPr>
            <w:tcW w:w="608" w:type="dxa"/>
            <w:tcBorders>
              <w:top w:val="single" w:color="auto" w:sz="6" w:space="0"/>
              <w:left w:val="single" w:color="auto" w:sz="6" w:space="0"/>
              <w:bottom w:val="single" w:color="auto" w:sz="6" w:space="0"/>
              <w:right w:val="single" w:color="auto" w:sz="12" w:space="0"/>
            </w:tcBorders>
            <w:vAlign w:val="center"/>
          </w:tcPr>
          <w:p w14:paraId="60F0B802">
            <w:pPr>
              <w:spacing w:line="240" w:lineRule="atLeast"/>
              <w:jc w:val="center"/>
              <w:rPr>
                <w:rFonts w:cs="宋体"/>
                <w:bCs/>
                <w:szCs w:val="21"/>
              </w:rPr>
            </w:pPr>
          </w:p>
        </w:tc>
      </w:tr>
      <w:tr w14:paraId="709FD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0" w:type="auto"/>
            <w:vMerge w:val="continue"/>
            <w:tcBorders>
              <w:top w:val="single" w:color="auto" w:sz="6" w:space="0"/>
              <w:left w:val="single" w:color="auto" w:sz="12" w:space="0"/>
              <w:bottom w:val="single" w:color="auto" w:sz="6" w:space="0"/>
              <w:right w:val="single" w:color="auto" w:sz="6" w:space="0"/>
            </w:tcBorders>
            <w:vAlign w:val="center"/>
          </w:tcPr>
          <w:p w14:paraId="7FA22FA1">
            <w:pPr>
              <w:spacing w:line="240" w:lineRule="atLeast"/>
              <w:jc w:val="center"/>
              <w:rPr>
                <w:rFonts w:cs="宋体"/>
                <w:bCs/>
                <w:szCs w:val="21"/>
              </w:rPr>
            </w:pPr>
          </w:p>
        </w:tc>
        <w:tc>
          <w:tcPr>
            <w:tcW w:w="0" w:type="auto"/>
            <w:tcBorders>
              <w:top w:val="single" w:color="auto" w:sz="6" w:space="0"/>
              <w:left w:val="single" w:color="auto" w:sz="6" w:space="0"/>
              <w:bottom w:val="single" w:color="auto" w:sz="6" w:space="0"/>
              <w:right w:val="single" w:color="auto" w:sz="6" w:space="0"/>
            </w:tcBorders>
            <w:vAlign w:val="center"/>
          </w:tcPr>
          <w:p w14:paraId="0C0A296E">
            <w:pPr>
              <w:spacing w:line="240" w:lineRule="atLeast"/>
              <w:jc w:val="center"/>
              <w:rPr>
                <w:rFonts w:cs="宋体"/>
                <w:bCs/>
                <w:szCs w:val="21"/>
              </w:rPr>
            </w:pPr>
            <w:r>
              <w:rPr>
                <w:rFonts w:hint="eastAsia" w:cs="宋体"/>
                <w:bCs/>
                <w:szCs w:val="21"/>
              </w:rPr>
              <w:t>QPAT2-2</w:t>
            </w:r>
          </w:p>
        </w:tc>
        <w:tc>
          <w:tcPr>
            <w:tcW w:w="0" w:type="auto"/>
            <w:tcBorders>
              <w:top w:val="single" w:color="auto" w:sz="6" w:space="0"/>
              <w:left w:val="single" w:color="auto" w:sz="6" w:space="0"/>
              <w:bottom w:val="single" w:color="auto" w:sz="6" w:space="0"/>
              <w:right w:val="single" w:color="auto" w:sz="6" w:space="0"/>
            </w:tcBorders>
            <w:vAlign w:val="center"/>
          </w:tcPr>
          <w:p w14:paraId="7CE410D6">
            <w:pPr>
              <w:spacing w:line="240" w:lineRule="atLeast"/>
              <w:jc w:val="center"/>
              <w:rPr>
                <w:rFonts w:cs="宋体"/>
                <w:bCs/>
                <w:szCs w:val="21"/>
              </w:rPr>
            </w:pPr>
            <w:r>
              <w:rPr>
                <w:rFonts w:hint="eastAsia" w:cs="宋体"/>
                <w:bCs/>
                <w:szCs w:val="21"/>
              </w:rPr>
              <w:t>BRT/DIM/TEST功能测试</w:t>
            </w:r>
          </w:p>
        </w:tc>
        <w:tc>
          <w:tcPr>
            <w:tcW w:w="1200" w:type="dxa"/>
            <w:tcBorders>
              <w:top w:val="single" w:color="auto" w:sz="6" w:space="0"/>
              <w:left w:val="single" w:color="auto" w:sz="6" w:space="0"/>
              <w:bottom w:val="single" w:color="auto" w:sz="6" w:space="0"/>
              <w:right w:val="single" w:color="auto" w:sz="6" w:space="0"/>
            </w:tcBorders>
            <w:vAlign w:val="center"/>
          </w:tcPr>
          <w:p w14:paraId="5466E491">
            <w:pPr>
              <w:spacing w:line="240" w:lineRule="atLeast"/>
              <w:jc w:val="center"/>
              <w:rPr>
                <w:rFonts w:cs="宋体"/>
                <w:bCs/>
                <w:szCs w:val="21"/>
              </w:rPr>
            </w:pPr>
            <w:r>
              <w:rPr>
                <w:rFonts w:hint="eastAsia" w:cs="宋体"/>
                <w:bCs/>
                <w:szCs w:val="21"/>
              </w:rPr>
              <w:t>□Pass□Fail</w:t>
            </w:r>
          </w:p>
        </w:tc>
        <w:tc>
          <w:tcPr>
            <w:tcW w:w="608" w:type="dxa"/>
            <w:tcBorders>
              <w:top w:val="single" w:color="auto" w:sz="6" w:space="0"/>
              <w:left w:val="single" w:color="auto" w:sz="6" w:space="0"/>
              <w:bottom w:val="single" w:color="auto" w:sz="6" w:space="0"/>
              <w:right w:val="single" w:color="auto" w:sz="12" w:space="0"/>
            </w:tcBorders>
            <w:vAlign w:val="center"/>
          </w:tcPr>
          <w:p w14:paraId="0A5B6E37">
            <w:pPr>
              <w:spacing w:line="240" w:lineRule="atLeast"/>
              <w:jc w:val="center"/>
              <w:rPr>
                <w:rFonts w:cs="宋体"/>
                <w:bCs/>
                <w:szCs w:val="21"/>
              </w:rPr>
            </w:pPr>
          </w:p>
        </w:tc>
      </w:tr>
      <w:tr w14:paraId="1DF8A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14" w:hRule="atLeast"/>
          <w:jc w:val="center"/>
        </w:trPr>
        <w:tc>
          <w:tcPr>
            <w:tcW w:w="0" w:type="auto"/>
            <w:vMerge w:val="continue"/>
            <w:tcBorders>
              <w:top w:val="single" w:color="auto" w:sz="6" w:space="0"/>
              <w:left w:val="single" w:color="auto" w:sz="12" w:space="0"/>
              <w:bottom w:val="single" w:color="auto" w:sz="6" w:space="0"/>
              <w:right w:val="single" w:color="auto" w:sz="6" w:space="0"/>
            </w:tcBorders>
            <w:vAlign w:val="center"/>
          </w:tcPr>
          <w:p w14:paraId="3F268035">
            <w:pPr>
              <w:spacing w:line="240" w:lineRule="atLeast"/>
              <w:jc w:val="center"/>
              <w:rPr>
                <w:rFonts w:cs="宋体"/>
                <w:bCs/>
                <w:szCs w:val="21"/>
              </w:rPr>
            </w:pPr>
          </w:p>
        </w:tc>
        <w:tc>
          <w:tcPr>
            <w:tcW w:w="0" w:type="auto"/>
            <w:tcBorders>
              <w:top w:val="single" w:color="auto" w:sz="6" w:space="0"/>
              <w:left w:val="single" w:color="auto" w:sz="6" w:space="0"/>
              <w:bottom w:val="single" w:color="auto" w:sz="6" w:space="0"/>
              <w:right w:val="single" w:color="auto" w:sz="6" w:space="0"/>
            </w:tcBorders>
            <w:vAlign w:val="center"/>
          </w:tcPr>
          <w:p w14:paraId="431135AA">
            <w:pPr>
              <w:spacing w:line="240" w:lineRule="atLeast"/>
              <w:jc w:val="center"/>
              <w:rPr>
                <w:rFonts w:cs="宋体"/>
                <w:bCs/>
                <w:szCs w:val="21"/>
              </w:rPr>
            </w:pPr>
            <w:r>
              <w:rPr>
                <w:rFonts w:hint="eastAsia" w:cs="宋体"/>
                <w:bCs/>
                <w:szCs w:val="21"/>
              </w:rPr>
              <w:t>QPAT3</w:t>
            </w:r>
          </w:p>
        </w:tc>
        <w:tc>
          <w:tcPr>
            <w:tcW w:w="0" w:type="auto"/>
            <w:tcBorders>
              <w:top w:val="single" w:color="auto" w:sz="6" w:space="0"/>
              <w:left w:val="single" w:color="auto" w:sz="6" w:space="0"/>
              <w:bottom w:val="single" w:color="auto" w:sz="6" w:space="0"/>
              <w:right w:val="single" w:color="auto" w:sz="6" w:space="0"/>
            </w:tcBorders>
            <w:vAlign w:val="center"/>
          </w:tcPr>
          <w:p w14:paraId="06448E62">
            <w:pPr>
              <w:spacing w:line="240" w:lineRule="atLeast"/>
              <w:jc w:val="center"/>
              <w:rPr>
                <w:rFonts w:cs="宋体"/>
                <w:bCs/>
                <w:szCs w:val="21"/>
              </w:rPr>
            </w:pPr>
            <w:r>
              <w:rPr>
                <w:rFonts w:hint="eastAsia" w:cs="宋体"/>
                <w:bCs/>
                <w:szCs w:val="21"/>
              </w:rPr>
              <w:t>数字开关信号测试</w:t>
            </w:r>
          </w:p>
        </w:tc>
        <w:tc>
          <w:tcPr>
            <w:tcW w:w="1200" w:type="dxa"/>
            <w:tcBorders>
              <w:top w:val="single" w:color="auto" w:sz="6" w:space="0"/>
              <w:left w:val="single" w:color="auto" w:sz="6" w:space="0"/>
              <w:bottom w:val="single" w:color="auto" w:sz="6" w:space="0"/>
              <w:right w:val="single" w:color="auto" w:sz="6" w:space="0"/>
            </w:tcBorders>
            <w:vAlign w:val="center"/>
          </w:tcPr>
          <w:p w14:paraId="0F16EDFE">
            <w:pPr>
              <w:spacing w:line="240" w:lineRule="atLeast"/>
              <w:jc w:val="center"/>
              <w:rPr>
                <w:rFonts w:cs="宋体"/>
                <w:bCs/>
                <w:szCs w:val="21"/>
              </w:rPr>
            </w:pPr>
            <w:r>
              <w:rPr>
                <w:rFonts w:hint="eastAsia" w:cs="宋体"/>
                <w:bCs/>
                <w:szCs w:val="21"/>
              </w:rPr>
              <w:t>□Pass□Fail</w:t>
            </w:r>
          </w:p>
        </w:tc>
        <w:tc>
          <w:tcPr>
            <w:tcW w:w="608" w:type="dxa"/>
            <w:tcBorders>
              <w:top w:val="single" w:color="auto" w:sz="6" w:space="0"/>
              <w:left w:val="single" w:color="auto" w:sz="6" w:space="0"/>
              <w:bottom w:val="single" w:color="auto" w:sz="6" w:space="0"/>
              <w:right w:val="single" w:color="auto" w:sz="12" w:space="0"/>
            </w:tcBorders>
            <w:vAlign w:val="center"/>
          </w:tcPr>
          <w:p w14:paraId="7DB4D913">
            <w:pPr>
              <w:spacing w:line="240" w:lineRule="atLeast"/>
              <w:jc w:val="center"/>
              <w:rPr>
                <w:rFonts w:cs="宋体"/>
                <w:bCs/>
                <w:szCs w:val="21"/>
              </w:rPr>
            </w:pPr>
          </w:p>
        </w:tc>
      </w:tr>
      <w:tr w14:paraId="044BB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0" w:type="auto"/>
            <w:vMerge w:val="continue"/>
            <w:tcBorders>
              <w:top w:val="single" w:color="auto" w:sz="6" w:space="0"/>
              <w:left w:val="single" w:color="auto" w:sz="12" w:space="0"/>
              <w:bottom w:val="single" w:color="auto" w:sz="6" w:space="0"/>
              <w:right w:val="single" w:color="auto" w:sz="6" w:space="0"/>
            </w:tcBorders>
            <w:vAlign w:val="center"/>
          </w:tcPr>
          <w:p w14:paraId="67955B0E">
            <w:pPr>
              <w:spacing w:line="240" w:lineRule="atLeast"/>
              <w:jc w:val="center"/>
              <w:rPr>
                <w:rFonts w:cs="宋体"/>
                <w:bCs/>
                <w:szCs w:val="21"/>
              </w:rPr>
            </w:pPr>
          </w:p>
        </w:tc>
        <w:tc>
          <w:tcPr>
            <w:tcW w:w="0" w:type="auto"/>
            <w:tcBorders>
              <w:top w:val="single" w:color="auto" w:sz="6" w:space="0"/>
              <w:left w:val="single" w:color="auto" w:sz="6" w:space="0"/>
              <w:bottom w:val="single" w:color="auto" w:sz="6" w:space="0"/>
              <w:right w:val="single" w:color="auto" w:sz="6" w:space="0"/>
            </w:tcBorders>
            <w:vAlign w:val="center"/>
          </w:tcPr>
          <w:p w14:paraId="67D31148">
            <w:pPr>
              <w:spacing w:line="240" w:lineRule="atLeast"/>
              <w:jc w:val="center"/>
              <w:rPr>
                <w:rFonts w:cs="宋体"/>
                <w:bCs/>
                <w:szCs w:val="21"/>
              </w:rPr>
            </w:pPr>
            <w:r>
              <w:rPr>
                <w:rFonts w:hint="eastAsia" w:cs="宋体"/>
                <w:bCs/>
                <w:szCs w:val="21"/>
              </w:rPr>
              <w:t>QPAT4</w:t>
            </w:r>
          </w:p>
        </w:tc>
        <w:tc>
          <w:tcPr>
            <w:tcW w:w="0" w:type="auto"/>
            <w:tcBorders>
              <w:top w:val="single" w:color="auto" w:sz="6" w:space="0"/>
              <w:left w:val="single" w:color="auto" w:sz="6" w:space="0"/>
              <w:bottom w:val="single" w:color="auto" w:sz="6" w:space="0"/>
              <w:right w:val="single" w:color="auto" w:sz="6" w:space="0"/>
            </w:tcBorders>
            <w:vAlign w:val="center"/>
          </w:tcPr>
          <w:p w14:paraId="274AF842">
            <w:pPr>
              <w:spacing w:line="240" w:lineRule="atLeast"/>
              <w:jc w:val="center"/>
              <w:rPr>
                <w:rFonts w:cs="宋体"/>
                <w:bCs/>
                <w:szCs w:val="21"/>
              </w:rPr>
            </w:pPr>
            <w:r>
              <w:rPr>
                <w:rFonts w:hint="eastAsia" w:cs="宋体"/>
                <w:bCs/>
                <w:szCs w:val="21"/>
              </w:rPr>
              <w:t>硬线信号交联测试</w:t>
            </w:r>
          </w:p>
        </w:tc>
        <w:tc>
          <w:tcPr>
            <w:tcW w:w="1200" w:type="dxa"/>
            <w:tcBorders>
              <w:top w:val="single" w:color="auto" w:sz="6" w:space="0"/>
              <w:left w:val="single" w:color="auto" w:sz="6" w:space="0"/>
              <w:bottom w:val="single" w:color="auto" w:sz="6" w:space="0"/>
              <w:right w:val="single" w:color="auto" w:sz="6" w:space="0"/>
            </w:tcBorders>
            <w:vAlign w:val="center"/>
          </w:tcPr>
          <w:p w14:paraId="0222D48C">
            <w:pPr>
              <w:spacing w:line="240" w:lineRule="atLeast"/>
              <w:jc w:val="center"/>
              <w:rPr>
                <w:rFonts w:cs="宋体"/>
                <w:bCs/>
                <w:szCs w:val="21"/>
              </w:rPr>
            </w:pPr>
            <w:r>
              <w:rPr>
                <w:rFonts w:hint="eastAsia" w:cs="宋体"/>
                <w:bCs/>
                <w:szCs w:val="21"/>
              </w:rPr>
              <w:t>□Pass□Fail</w:t>
            </w:r>
          </w:p>
        </w:tc>
        <w:tc>
          <w:tcPr>
            <w:tcW w:w="608" w:type="dxa"/>
            <w:tcBorders>
              <w:top w:val="single" w:color="auto" w:sz="6" w:space="0"/>
              <w:left w:val="single" w:color="auto" w:sz="6" w:space="0"/>
              <w:bottom w:val="single" w:color="auto" w:sz="6" w:space="0"/>
              <w:right w:val="single" w:color="auto" w:sz="12" w:space="0"/>
            </w:tcBorders>
            <w:vAlign w:val="center"/>
          </w:tcPr>
          <w:p w14:paraId="0D40A6CD">
            <w:pPr>
              <w:spacing w:line="240" w:lineRule="atLeast"/>
              <w:jc w:val="center"/>
              <w:rPr>
                <w:rFonts w:cs="宋体"/>
                <w:bCs/>
                <w:szCs w:val="21"/>
              </w:rPr>
            </w:pPr>
          </w:p>
        </w:tc>
      </w:tr>
      <w:tr w14:paraId="2AD85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0" w:type="auto"/>
            <w:tcBorders>
              <w:top w:val="single" w:color="auto" w:sz="6" w:space="0"/>
              <w:left w:val="single" w:color="auto" w:sz="12" w:space="0"/>
              <w:bottom w:val="single" w:color="auto" w:sz="12" w:space="0"/>
              <w:right w:val="single" w:color="auto" w:sz="6" w:space="0"/>
            </w:tcBorders>
            <w:vAlign w:val="center"/>
          </w:tcPr>
          <w:p w14:paraId="6718743A">
            <w:pPr>
              <w:spacing w:line="240" w:lineRule="atLeast"/>
              <w:jc w:val="center"/>
              <w:rPr>
                <w:rFonts w:cs="宋体"/>
                <w:bCs/>
                <w:szCs w:val="21"/>
              </w:rPr>
            </w:pPr>
            <w:r>
              <w:rPr>
                <w:rFonts w:hint="eastAsia" w:cs="宋体"/>
                <w:bCs/>
                <w:szCs w:val="21"/>
              </w:rPr>
              <w:t>试验结论</w:t>
            </w:r>
          </w:p>
        </w:tc>
        <w:tc>
          <w:tcPr>
            <w:tcW w:w="0" w:type="auto"/>
            <w:gridSpan w:val="2"/>
            <w:tcBorders>
              <w:top w:val="single" w:color="auto" w:sz="6" w:space="0"/>
              <w:left w:val="single" w:color="auto" w:sz="6" w:space="0"/>
              <w:bottom w:val="single" w:color="auto" w:sz="12" w:space="0"/>
              <w:right w:val="single" w:color="auto" w:sz="6" w:space="0"/>
            </w:tcBorders>
            <w:vAlign w:val="center"/>
          </w:tcPr>
          <w:p w14:paraId="302FC45E">
            <w:pPr>
              <w:spacing w:line="240" w:lineRule="atLeast"/>
              <w:jc w:val="center"/>
              <w:rPr>
                <w:rFonts w:cs="宋体"/>
                <w:bCs/>
                <w:szCs w:val="21"/>
              </w:rPr>
            </w:pPr>
            <w:r>
              <w:rPr>
                <w:rFonts w:hint="eastAsia" w:cs="宋体"/>
                <w:bCs/>
                <w:szCs w:val="21"/>
              </w:rPr>
              <w:t>□Pass□Fail</w:t>
            </w:r>
          </w:p>
        </w:tc>
        <w:tc>
          <w:tcPr>
            <w:tcW w:w="1200" w:type="dxa"/>
            <w:tcBorders>
              <w:top w:val="single" w:color="auto" w:sz="6" w:space="0"/>
              <w:left w:val="single" w:color="auto" w:sz="6" w:space="0"/>
              <w:bottom w:val="single" w:color="auto" w:sz="12" w:space="0"/>
              <w:right w:val="single" w:color="auto" w:sz="6" w:space="0"/>
            </w:tcBorders>
            <w:vAlign w:val="center"/>
          </w:tcPr>
          <w:p w14:paraId="338D214B">
            <w:pPr>
              <w:spacing w:line="240" w:lineRule="atLeast"/>
              <w:jc w:val="center"/>
              <w:rPr>
                <w:rFonts w:cs="宋体"/>
                <w:bCs/>
                <w:szCs w:val="21"/>
              </w:rPr>
            </w:pPr>
            <w:r>
              <w:rPr>
                <w:rFonts w:hint="eastAsia" w:cs="宋体"/>
                <w:bCs/>
                <w:szCs w:val="21"/>
              </w:rPr>
              <w:t>试验人员/日期</w:t>
            </w:r>
          </w:p>
        </w:tc>
        <w:tc>
          <w:tcPr>
            <w:tcW w:w="608" w:type="dxa"/>
            <w:tcBorders>
              <w:top w:val="single" w:color="auto" w:sz="6" w:space="0"/>
              <w:left w:val="single" w:color="auto" w:sz="6" w:space="0"/>
              <w:bottom w:val="single" w:color="auto" w:sz="12" w:space="0"/>
              <w:right w:val="single" w:color="auto" w:sz="12" w:space="0"/>
            </w:tcBorders>
            <w:vAlign w:val="center"/>
          </w:tcPr>
          <w:p w14:paraId="4842F73D">
            <w:pPr>
              <w:spacing w:line="240" w:lineRule="atLeast"/>
              <w:jc w:val="center"/>
              <w:rPr>
                <w:rFonts w:cs="宋体"/>
                <w:bCs/>
                <w:szCs w:val="21"/>
              </w:rPr>
            </w:pPr>
          </w:p>
          <w:p w14:paraId="4C13B374">
            <w:pPr>
              <w:spacing w:line="240" w:lineRule="atLeast"/>
              <w:jc w:val="center"/>
              <w:rPr>
                <w:rFonts w:cs="宋体"/>
                <w:bCs/>
                <w:szCs w:val="21"/>
              </w:rPr>
            </w:pPr>
          </w:p>
        </w:tc>
      </w:tr>
    </w:tbl>
    <w:p w14:paraId="3C63F155">
      <w:pPr>
        <w:tabs>
          <w:tab w:val="left" w:pos="3013"/>
        </w:tabs>
        <w:spacing w:line="480" w:lineRule="exact"/>
        <w:jc w:val="left"/>
        <w:sectPr>
          <w:footnotePr>
            <w:pos w:val="beneathText"/>
          </w:footnotePr>
          <w:pgSz w:w="11907" w:h="16840"/>
          <w:pgMar w:top="1418" w:right="1134" w:bottom="1134" w:left="1418" w:header="794" w:footer="680" w:gutter="0"/>
          <w:cols w:space="425" w:num="1"/>
          <w:docGrid w:type="linesAndChars" w:linePitch="312" w:charSpace="0"/>
        </w:sectPr>
      </w:pPr>
    </w:p>
    <w:p w14:paraId="615F1664">
      <w:pPr>
        <w:pStyle w:val="45"/>
        <w:spacing w:before="156" w:after="156"/>
        <w:rPr>
          <w:rFonts w:eastAsia="宋体"/>
          <w:sz w:val="30"/>
          <w:szCs w:val="30"/>
        </w:rPr>
      </w:pPr>
      <w:bookmarkStart w:id="450" w:name="_Toc176264537"/>
      <w:bookmarkEnd w:id="450"/>
    </w:p>
    <w:p w14:paraId="17EAE2EE">
      <w:pPr>
        <w:pStyle w:val="43"/>
        <w:outlineLvl w:val="0"/>
        <w:rPr>
          <w:rFonts w:eastAsia="宋体"/>
          <w:sz w:val="30"/>
          <w:szCs w:val="30"/>
        </w:rPr>
      </w:pPr>
      <w:bookmarkStart w:id="451" w:name="_Toc30662"/>
      <w:bookmarkStart w:id="452" w:name="_Toc176264538"/>
      <w:r>
        <w:rPr>
          <w:rFonts w:hint="eastAsia" w:eastAsia="宋体"/>
          <w:sz w:val="30"/>
          <w:szCs w:val="30"/>
        </w:rPr>
        <w:t>（规范性</w:t>
      </w:r>
      <w:r>
        <w:rPr>
          <w:rFonts w:eastAsia="宋体"/>
          <w:sz w:val="30"/>
          <w:szCs w:val="30"/>
        </w:rPr>
        <w:t>附录）</w:t>
      </w:r>
      <w:bookmarkEnd w:id="451"/>
      <w:bookmarkEnd w:id="452"/>
    </w:p>
    <w:p w14:paraId="29108DD1">
      <w:pPr>
        <w:pStyle w:val="43"/>
        <w:rPr>
          <w:rFonts w:eastAsia="宋体"/>
          <w:sz w:val="30"/>
          <w:szCs w:val="30"/>
        </w:rPr>
      </w:pPr>
      <w:r>
        <w:rPr>
          <w:rFonts w:eastAsia="宋体"/>
          <w:sz w:val="30"/>
          <w:szCs w:val="30"/>
        </w:rPr>
        <w:t>试验故障报告</w:t>
      </w:r>
    </w:p>
    <w:p w14:paraId="7B1D5E18">
      <w:pPr>
        <w:pStyle w:val="44"/>
        <w:spacing w:before="156" w:after="156"/>
        <w:rPr>
          <w:rFonts w:ascii="Times New Roman" w:hAnsi="Times New Roman" w:eastAsia="宋体"/>
          <w:sz w:val="28"/>
          <w:szCs w:val="28"/>
        </w:rPr>
      </w:pPr>
      <w:bookmarkStart w:id="453" w:name="_Toc159958148"/>
      <w:bookmarkStart w:id="454" w:name="_Toc176264539"/>
      <w:r>
        <w:rPr>
          <w:rFonts w:ascii="Times New Roman" w:hAnsi="Times New Roman" w:eastAsia="宋体"/>
          <w:sz w:val="28"/>
          <w:szCs w:val="28"/>
        </w:rPr>
        <w:t>试验故障报告单</w:t>
      </w:r>
      <w:bookmarkEnd w:id="453"/>
      <w:bookmarkEnd w:id="454"/>
    </w:p>
    <w:p w14:paraId="30AFB063">
      <w:pPr>
        <w:pStyle w:val="24"/>
        <w:ind w:firstLine="480"/>
      </w:pPr>
      <w:r>
        <w:rPr>
          <w:rFonts w:hint="eastAsia" w:cs="宋体"/>
        </w:rPr>
        <w:t>试验故障报告单见表A.1</w:t>
      </w:r>
      <w:r>
        <w:rPr>
          <w:rFonts w:hint="eastAsia"/>
        </w:rPr>
        <w:t>。</w:t>
      </w:r>
    </w:p>
    <w:p w14:paraId="5F0E8E92">
      <w:pPr>
        <w:pStyle w:val="59"/>
        <w:ind w:left="440" w:firstLine="0"/>
        <w:rPr>
          <w:rFonts w:ascii="黑体" w:hAnsi="黑体" w:cs="宋体"/>
          <w:szCs w:val="21"/>
        </w:rPr>
      </w:pPr>
      <w:bookmarkStart w:id="455" w:name="_Toc176262549"/>
      <w:r>
        <w:rPr>
          <w:rFonts w:hint="eastAsia" w:ascii="黑体" w:hAnsi="黑体" w:cs="宋体"/>
          <w:szCs w:val="21"/>
        </w:rPr>
        <w:t xml:space="preserve">A.1  </w:t>
      </w:r>
      <w:r>
        <w:rPr>
          <w:rFonts w:ascii="黑体" w:hAnsi="黑体" w:cs="宋体"/>
          <w:szCs w:val="21"/>
        </w:rPr>
        <w:t>试验故障报告单</w:t>
      </w:r>
      <w:bookmarkEnd w:id="455"/>
    </w:p>
    <w:p w14:paraId="4C805141">
      <w:pPr>
        <w:spacing w:line="360" w:lineRule="auto"/>
        <w:rPr>
          <w:rFonts w:cs="宋体"/>
        </w:rPr>
      </w:pPr>
      <w:r>
        <w:rPr>
          <w:rFonts w:hint="eastAsia" w:cs="宋体"/>
        </w:rPr>
        <w:t>报告单编号：</w:t>
      </w:r>
      <w:r>
        <w:rPr>
          <w:rFonts w:hint="eastAsia" w:cs="宋体"/>
          <w:u w:val="single"/>
        </w:rPr>
        <w:t>　　　　　　</w:t>
      </w:r>
      <w:r>
        <w:rPr>
          <w:rFonts w:hint="eastAsia" w:cs="宋体"/>
        </w:rPr>
        <w:t>日期：</w:t>
      </w:r>
      <w:r>
        <w:rPr>
          <w:rFonts w:hint="eastAsia" w:cs="宋体"/>
          <w:u w:val="single"/>
        </w:rPr>
        <w:t>　　　　　</w:t>
      </w:r>
    </w:p>
    <w:tbl>
      <w:tblPr>
        <w:tblStyle w:val="18"/>
        <w:tblW w:w="957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8"/>
        <w:gridCol w:w="1277"/>
        <w:gridCol w:w="2578"/>
        <w:gridCol w:w="320"/>
        <w:gridCol w:w="999"/>
        <w:gridCol w:w="212"/>
        <w:gridCol w:w="2517"/>
      </w:tblGrid>
      <w:tr w14:paraId="7B6AD1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1668" w:type="dxa"/>
            <w:vMerge w:val="restart"/>
            <w:vAlign w:val="center"/>
          </w:tcPr>
          <w:p w14:paraId="71B9F8C3">
            <w:pPr>
              <w:adjustRightInd w:val="0"/>
              <w:jc w:val="center"/>
              <w:rPr>
                <w:szCs w:val="21"/>
              </w:rPr>
            </w:pPr>
            <w:r>
              <w:rPr>
                <w:rFonts w:hint="eastAsia" w:cs="宋体"/>
                <w:sz w:val="24"/>
              </w:rPr>
              <w:t>被被试品信息</w:t>
            </w:r>
          </w:p>
        </w:tc>
        <w:tc>
          <w:tcPr>
            <w:tcW w:w="1277" w:type="dxa"/>
            <w:vAlign w:val="center"/>
          </w:tcPr>
          <w:p w14:paraId="06893BFE">
            <w:pPr>
              <w:adjustRightInd w:val="0"/>
              <w:jc w:val="center"/>
              <w:rPr>
                <w:szCs w:val="21"/>
              </w:rPr>
            </w:pPr>
            <w:r>
              <w:rPr>
                <w:rFonts w:hint="eastAsia" w:cs="宋体"/>
                <w:sz w:val="24"/>
              </w:rPr>
              <w:t>产品名称</w:t>
            </w:r>
          </w:p>
        </w:tc>
        <w:tc>
          <w:tcPr>
            <w:tcW w:w="6626" w:type="dxa"/>
            <w:gridSpan w:val="5"/>
            <w:vAlign w:val="center"/>
          </w:tcPr>
          <w:p w14:paraId="59CF2928">
            <w:pPr>
              <w:adjustRightInd w:val="0"/>
              <w:ind w:firstLine="315" w:firstLineChars="150"/>
              <w:rPr>
                <w:szCs w:val="21"/>
              </w:rPr>
            </w:pPr>
          </w:p>
        </w:tc>
      </w:tr>
      <w:tr w14:paraId="4762F8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1668" w:type="dxa"/>
            <w:vMerge w:val="continue"/>
            <w:vAlign w:val="center"/>
          </w:tcPr>
          <w:p w14:paraId="4C06339E">
            <w:pPr>
              <w:adjustRightInd w:val="0"/>
              <w:jc w:val="center"/>
              <w:rPr>
                <w:szCs w:val="21"/>
              </w:rPr>
            </w:pPr>
          </w:p>
        </w:tc>
        <w:tc>
          <w:tcPr>
            <w:tcW w:w="1277" w:type="dxa"/>
            <w:vAlign w:val="center"/>
          </w:tcPr>
          <w:p w14:paraId="24F71F79">
            <w:pPr>
              <w:adjustRightInd w:val="0"/>
              <w:jc w:val="center"/>
              <w:rPr>
                <w:szCs w:val="21"/>
              </w:rPr>
            </w:pPr>
            <w:r>
              <w:rPr>
                <w:rFonts w:hint="eastAsia" w:cs="宋体"/>
                <w:sz w:val="24"/>
              </w:rPr>
              <w:t>产品型号</w:t>
            </w:r>
          </w:p>
        </w:tc>
        <w:tc>
          <w:tcPr>
            <w:tcW w:w="2898" w:type="dxa"/>
            <w:gridSpan w:val="2"/>
            <w:tcBorders>
              <w:right w:val="single" w:color="auto" w:sz="4" w:space="0"/>
            </w:tcBorders>
            <w:vAlign w:val="center"/>
          </w:tcPr>
          <w:p w14:paraId="377F2E17">
            <w:pPr>
              <w:adjustRightInd w:val="0"/>
              <w:ind w:firstLine="315" w:firstLineChars="150"/>
              <w:rPr>
                <w:szCs w:val="21"/>
              </w:rPr>
            </w:pPr>
          </w:p>
        </w:tc>
        <w:tc>
          <w:tcPr>
            <w:tcW w:w="1211" w:type="dxa"/>
            <w:gridSpan w:val="2"/>
            <w:tcBorders>
              <w:left w:val="single" w:color="auto" w:sz="4" w:space="0"/>
              <w:right w:val="single" w:color="auto" w:sz="4" w:space="0"/>
            </w:tcBorders>
            <w:vAlign w:val="center"/>
          </w:tcPr>
          <w:p w14:paraId="2517E69F">
            <w:pPr>
              <w:adjustRightInd w:val="0"/>
              <w:jc w:val="center"/>
              <w:rPr>
                <w:szCs w:val="21"/>
              </w:rPr>
            </w:pPr>
            <w:r>
              <w:rPr>
                <w:rFonts w:hint="eastAsia" w:cs="宋体"/>
                <w:sz w:val="24"/>
              </w:rPr>
              <w:t>产品编号</w:t>
            </w:r>
          </w:p>
        </w:tc>
        <w:tc>
          <w:tcPr>
            <w:tcW w:w="2517" w:type="dxa"/>
            <w:tcBorders>
              <w:left w:val="single" w:color="auto" w:sz="4" w:space="0"/>
            </w:tcBorders>
            <w:vAlign w:val="center"/>
          </w:tcPr>
          <w:p w14:paraId="20F7396E">
            <w:pPr>
              <w:adjustRightInd w:val="0"/>
              <w:ind w:firstLine="315" w:firstLineChars="150"/>
              <w:rPr>
                <w:szCs w:val="21"/>
              </w:rPr>
            </w:pPr>
          </w:p>
        </w:tc>
      </w:tr>
      <w:tr w14:paraId="5B19A6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728" w:hRule="atLeast"/>
          <w:jc w:val="center"/>
        </w:trPr>
        <w:tc>
          <w:tcPr>
            <w:tcW w:w="1668" w:type="dxa"/>
            <w:vAlign w:val="center"/>
          </w:tcPr>
          <w:p w14:paraId="3ADF0BF6">
            <w:pPr>
              <w:adjustRightInd w:val="0"/>
              <w:jc w:val="center"/>
              <w:rPr>
                <w:rFonts w:cs="宋体"/>
                <w:sz w:val="24"/>
              </w:rPr>
            </w:pPr>
            <w:r>
              <w:rPr>
                <w:rFonts w:hint="eastAsia" w:cs="宋体"/>
                <w:sz w:val="24"/>
              </w:rPr>
              <w:t>发现问题</w:t>
            </w:r>
          </w:p>
          <w:p w14:paraId="19DA9FBB">
            <w:pPr>
              <w:adjustRightInd w:val="0"/>
              <w:jc w:val="center"/>
              <w:rPr>
                <w:szCs w:val="21"/>
              </w:rPr>
            </w:pPr>
            <w:r>
              <w:rPr>
                <w:rFonts w:hint="eastAsia" w:cs="宋体"/>
                <w:sz w:val="24"/>
              </w:rPr>
              <w:t>的时机</w:t>
            </w:r>
          </w:p>
        </w:tc>
        <w:tc>
          <w:tcPr>
            <w:tcW w:w="7903" w:type="dxa"/>
            <w:gridSpan w:val="6"/>
          </w:tcPr>
          <w:p w14:paraId="732E87B9">
            <w:pPr>
              <w:adjustRightInd w:val="0"/>
              <w:rPr>
                <w:szCs w:val="21"/>
              </w:rPr>
            </w:pPr>
          </w:p>
        </w:tc>
      </w:tr>
      <w:tr w14:paraId="12BE1C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03" w:hRule="atLeast"/>
          <w:jc w:val="center"/>
        </w:trPr>
        <w:tc>
          <w:tcPr>
            <w:tcW w:w="1668" w:type="dxa"/>
            <w:vAlign w:val="center"/>
          </w:tcPr>
          <w:p w14:paraId="020D35E2">
            <w:pPr>
              <w:adjustRightInd w:val="0"/>
              <w:jc w:val="center"/>
              <w:rPr>
                <w:rFonts w:cs="宋体"/>
                <w:sz w:val="24"/>
              </w:rPr>
            </w:pPr>
            <w:r>
              <w:rPr>
                <w:rFonts w:hint="eastAsia" w:cs="宋体"/>
                <w:sz w:val="24"/>
              </w:rPr>
              <w:t>试验中发现</w:t>
            </w:r>
          </w:p>
          <w:p w14:paraId="4FD8E024">
            <w:pPr>
              <w:adjustRightInd w:val="0"/>
              <w:jc w:val="center"/>
              <w:rPr>
                <w:szCs w:val="21"/>
              </w:rPr>
            </w:pPr>
            <w:r>
              <w:rPr>
                <w:rFonts w:hint="eastAsia" w:cs="宋体"/>
                <w:sz w:val="24"/>
              </w:rPr>
              <w:t>的问题描述</w:t>
            </w:r>
          </w:p>
        </w:tc>
        <w:tc>
          <w:tcPr>
            <w:tcW w:w="7903" w:type="dxa"/>
            <w:gridSpan w:val="6"/>
          </w:tcPr>
          <w:p w14:paraId="4E1B9208">
            <w:pPr>
              <w:adjustRightInd w:val="0"/>
              <w:rPr>
                <w:szCs w:val="21"/>
              </w:rPr>
            </w:pPr>
          </w:p>
        </w:tc>
      </w:tr>
      <w:tr w14:paraId="5D2514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98" w:hRule="atLeast"/>
          <w:jc w:val="center"/>
        </w:trPr>
        <w:tc>
          <w:tcPr>
            <w:tcW w:w="1668" w:type="dxa"/>
            <w:vAlign w:val="center"/>
          </w:tcPr>
          <w:p w14:paraId="2250257E">
            <w:pPr>
              <w:rPr>
                <w:szCs w:val="21"/>
              </w:rPr>
            </w:pPr>
            <w:r>
              <w:rPr>
                <w:rFonts w:hint="eastAsia" w:cs="宋体"/>
                <w:sz w:val="24"/>
              </w:rPr>
              <w:t>故障原因分析</w:t>
            </w:r>
          </w:p>
        </w:tc>
        <w:tc>
          <w:tcPr>
            <w:tcW w:w="7903" w:type="dxa"/>
            <w:gridSpan w:val="6"/>
          </w:tcPr>
          <w:p w14:paraId="77BB07BF">
            <w:pPr>
              <w:adjustRightInd w:val="0"/>
              <w:rPr>
                <w:szCs w:val="21"/>
              </w:rPr>
            </w:pPr>
          </w:p>
        </w:tc>
      </w:tr>
      <w:tr w14:paraId="37D419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47" w:hRule="atLeast"/>
          <w:jc w:val="center"/>
        </w:trPr>
        <w:tc>
          <w:tcPr>
            <w:tcW w:w="1668" w:type="dxa"/>
            <w:vAlign w:val="center"/>
          </w:tcPr>
          <w:p w14:paraId="7289FB16">
            <w:pPr>
              <w:adjustRightInd w:val="0"/>
              <w:jc w:val="center"/>
              <w:rPr>
                <w:szCs w:val="21"/>
              </w:rPr>
            </w:pPr>
            <w:r>
              <w:rPr>
                <w:rFonts w:hint="eastAsia" w:cs="宋体"/>
                <w:sz w:val="24"/>
              </w:rPr>
              <w:t>会签</w:t>
            </w:r>
          </w:p>
        </w:tc>
        <w:tc>
          <w:tcPr>
            <w:tcW w:w="1277" w:type="dxa"/>
            <w:vAlign w:val="center"/>
          </w:tcPr>
          <w:p w14:paraId="32725EA6">
            <w:pPr>
              <w:adjustRightInd w:val="0"/>
              <w:jc w:val="center"/>
              <w:rPr>
                <w:szCs w:val="21"/>
              </w:rPr>
            </w:pPr>
            <w:r>
              <w:rPr>
                <w:rFonts w:hint="eastAsia" w:cs="宋体"/>
                <w:sz w:val="24"/>
              </w:rPr>
              <w:t>承试单位</w:t>
            </w:r>
          </w:p>
        </w:tc>
        <w:tc>
          <w:tcPr>
            <w:tcW w:w="2578" w:type="dxa"/>
            <w:tcBorders>
              <w:right w:val="single" w:color="auto" w:sz="4" w:space="0"/>
            </w:tcBorders>
            <w:vAlign w:val="center"/>
          </w:tcPr>
          <w:p w14:paraId="68A5D042">
            <w:pPr>
              <w:adjustRightInd w:val="0"/>
              <w:jc w:val="center"/>
              <w:rPr>
                <w:szCs w:val="21"/>
              </w:rPr>
            </w:pPr>
          </w:p>
        </w:tc>
        <w:tc>
          <w:tcPr>
            <w:tcW w:w="1319" w:type="dxa"/>
            <w:gridSpan w:val="2"/>
            <w:tcBorders>
              <w:left w:val="single" w:color="auto" w:sz="4" w:space="0"/>
            </w:tcBorders>
            <w:vAlign w:val="center"/>
          </w:tcPr>
          <w:p w14:paraId="3C335888">
            <w:pPr>
              <w:adjustRightInd w:val="0"/>
              <w:jc w:val="center"/>
              <w:rPr>
                <w:szCs w:val="21"/>
              </w:rPr>
            </w:pPr>
            <w:r>
              <w:rPr>
                <w:rFonts w:hint="eastAsia" w:cs="宋体"/>
                <w:sz w:val="24"/>
              </w:rPr>
              <w:t>承研单位</w:t>
            </w:r>
          </w:p>
        </w:tc>
        <w:tc>
          <w:tcPr>
            <w:tcW w:w="2729" w:type="dxa"/>
            <w:gridSpan w:val="2"/>
            <w:vAlign w:val="center"/>
          </w:tcPr>
          <w:p w14:paraId="18D82A1B">
            <w:pPr>
              <w:adjustRightInd w:val="0"/>
              <w:jc w:val="center"/>
              <w:rPr>
                <w:szCs w:val="21"/>
              </w:rPr>
            </w:pPr>
          </w:p>
        </w:tc>
      </w:tr>
    </w:tbl>
    <w:p w14:paraId="5EDCD5AD">
      <w:pPr>
        <w:pStyle w:val="24"/>
        <w:ind w:firstLine="0" w:firstLineChars="0"/>
      </w:pPr>
      <w:bookmarkStart w:id="456" w:name="_Toc159958149"/>
    </w:p>
    <w:p w14:paraId="58FE3B18">
      <w:pPr>
        <w:widowControl/>
        <w:jc w:val="left"/>
        <w:rPr>
          <w:sz w:val="24"/>
          <w:szCs w:val="21"/>
        </w:rPr>
      </w:pPr>
      <w:r>
        <w:br w:type="page"/>
      </w:r>
    </w:p>
    <w:p w14:paraId="2C2DDB1E">
      <w:pPr>
        <w:pStyle w:val="44"/>
        <w:spacing w:before="156" w:after="156"/>
        <w:rPr>
          <w:rFonts w:ascii="Times New Roman" w:hAnsi="Times New Roman" w:eastAsia="宋体"/>
        </w:rPr>
      </w:pPr>
      <w:bookmarkStart w:id="457" w:name="_Toc176264540"/>
      <w:r>
        <w:rPr>
          <w:rFonts w:ascii="Times New Roman" w:hAnsi="Times New Roman" w:eastAsia="宋体"/>
        </w:rPr>
        <w:t>试验问题分析报告表</w:t>
      </w:r>
      <w:bookmarkEnd w:id="456"/>
      <w:bookmarkEnd w:id="457"/>
    </w:p>
    <w:p w14:paraId="763BC7BD">
      <w:pPr>
        <w:pStyle w:val="24"/>
        <w:ind w:firstLine="480"/>
      </w:pPr>
      <w:r>
        <w:rPr>
          <w:rFonts w:hint="eastAsia" w:cs="宋体"/>
          <w:snapToGrid w:val="0"/>
        </w:rPr>
        <w:t>试验问题分析报告表见</w:t>
      </w:r>
      <w:r>
        <w:rPr>
          <w:rFonts w:hint="eastAsia" w:cs="宋体"/>
          <w:snapToGrid w:val="0"/>
        </w:rPr>
        <w:fldChar w:fldCharType="begin"/>
      </w:r>
      <w:r>
        <w:rPr>
          <w:rFonts w:hint="eastAsia" w:cs="宋体"/>
          <w:snapToGrid w:val="0"/>
        </w:rPr>
        <w:instrText xml:space="preserve"> REF _Ref11868360 \r \h </w:instrText>
      </w:r>
      <w:r>
        <w:rPr>
          <w:rFonts w:cs="宋体"/>
          <w:snapToGrid w:val="0"/>
        </w:rPr>
        <w:instrText xml:space="preserve"> \* MERGEFORMAT </w:instrText>
      </w:r>
      <w:r>
        <w:rPr>
          <w:rFonts w:hint="eastAsia" w:cs="宋体"/>
          <w:snapToGrid w:val="0"/>
        </w:rPr>
        <w:fldChar w:fldCharType="separate"/>
      </w:r>
      <w:r>
        <w:rPr>
          <w:rFonts w:hint="eastAsia" w:cs="宋体"/>
          <w:snapToGrid w:val="0"/>
        </w:rPr>
        <w:t>表A.2</w:t>
      </w:r>
      <w:r>
        <w:rPr>
          <w:rFonts w:hint="eastAsia" w:cs="宋体"/>
          <w:snapToGrid w:val="0"/>
        </w:rPr>
        <w:fldChar w:fldCharType="end"/>
      </w:r>
      <w:r>
        <w:rPr>
          <w:rFonts w:hint="eastAsia"/>
          <w:snapToGrid w:val="0"/>
        </w:rPr>
        <w:t>。</w:t>
      </w:r>
    </w:p>
    <w:p w14:paraId="6E6AA68D">
      <w:pPr>
        <w:pStyle w:val="59"/>
        <w:ind w:left="440" w:firstLine="0"/>
        <w:rPr>
          <w:rFonts w:ascii="黑体" w:hAnsi="黑体" w:cs="宋体"/>
          <w:szCs w:val="21"/>
        </w:rPr>
      </w:pPr>
      <w:bookmarkStart w:id="458" w:name="_Toc176262550"/>
      <w:r>
        <w:rPr>
          <w:rFonts w:hint="eastAsia" w:ascii="黑体" w:hAnsi="黑体" w:cs="宋体"/>
          <w:szCs w:val="21"/>
        </w:rPr>
        <w:t>A.2  试验问题分析报告表</w:t>
      </w:r>
      <w:bookmarkEnd w:id="458"/>
    </w:p>
    <w:p w14:paraId="0C846A09">
      <w:pPr>
        <w:pStyle w:val="24"/>
        <w:ind w:firstLine="0" w:firstLineChars="0"/>
        <w:rPr>
          <w:sz w:val="21"/>
        </w:rPr>
      </w:pPr>
      <w:r>
        <w:rPr>
          <w:sz w:val="21"/>
        </w:rPr>
        <w:t>报告单编号：</w:t>
      </w:r>
      <w:r>
        <w:rPr>
          <w:rFonts w:hint="eastAsia"/>
          <w:sz w:val="21"/>
          <w:u w:val="single"/>
        </w:rPr>
        <w:t>　　　　　　</w:t>
      </w:r>
      <w:r>
        <w:rPr>
          <w:sz w:val="21"/>
        </w:rPr>
        <w:t>日期：</w:t>
      </w:r>
      <w:r>
        <w:rPr>
          <w:rFonts w:hint="eastAsia"/>
          <w:sz w:val="21"/>
          <w:u w:val="single"/>
        </w:rPr>
        <w:t>　　　　　</w:t>
      </w:r>
    </w:p>
    <w:tbl>
      <w:tblPr>
        <w:tblStyle w:val="18"/>
        <w:tblW w:w="9571"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233"/>
        <w:gridCol w:w="1805"/>
        <w:gridCol w:w="1445"/>
        <w:gridCol w:w="1013"/>
        <w:gridCol w:w="1118"/>
        <w:gridCol w:w="297"/>
        <w:gridCol w:w="905"/>
        <w:gridCol w:w="1755"/>
      </w:tblGrid>
      <w:tr w14:paraId="48BF2F0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09" w:hRule="atLeast"/>
          <w:jc w:val="center"/>
        </w:trPr>
        <w:tc>
          <w:tcPr>
            <w:tcW w:w="3038" w:type="dxa"/>
            <w:gridSpan w:val="2"/>
            <w:vAlign w:val="center"/>
          </w:tcPr>
          <w:p w14:paraId="4EE483A8">
            <w:pPr>
              <w:rPr>
                <w:rFonts w:cs="宋体"/>
                <w:bCs/>
                <w:snapToGrid w:val="0"/>
                <w:spacing w:val="2"/>
                <w:sz w:val="24"/>
              </w:rPr>
            </w:pPr>
            <w:r>
              <w:rPr>
                <w:rFonts w:hint="eastAsia" w:cs="宋体"/>
                <w:bCs/>
                <w:snapToGrid w:val="0"/>
                <w:spacing w:val="2"/>
                <w:sz w:val="24"/>
              </w:rPr>
              <w:t>故障分析报告表编号</w:t>
            </w:r>
          </w:p>
        </w:tc>
        <w:tc>
          <w:tcPr>
            <w:tcW w:w="2458" w:type="dxa"/>
            <w:gridSpan w:val="2"/>
            <w:vAlign w:val="center"/>
          </w:tcPr>
          <w:p w14:paraId="2F9B9A33">
            <w:pPr>
              <w:rPr>
                <w:rFonts w:cs="宋体"/>
                <w:bCs/>
                <w:snapToGrid w:val="0"/>
                <w:spacing w:val="2"/>
                <w:sz w:val="24"/>
              </w:rPr>
            </w:pPr>
          </w:p>
        </w:tc>
        <w:tc>
          <w:tcPr>
            <w:tcW w:w="1415" w:type="dxa"/>
            <w:gridSpan w:val="2"/>
            <w:vAlign w:val="center"/>
          </w:tcPr>
          <w:p w14:paraId="7F776C04">
            <w:pPr>
              <w:rPr>
                <w:rFonts w:cs="宋体"/>
                <w:bCs/>
                <w:snapToGrid w:val="0"/>
                <w:spacing w:val="2"/>
                <w:sz w:val="24"/>
              </w:rPr>
            </w:pPr>
            <w:r>
              <w:rPr>
                <w:rFonts w:hint="eastAsia" w:cs="宋体"/>
                <w:bCs/>
                <w:snapToGrid w:val="0"/>
                <w:spacing w:val="2"/>
                <w:sz w:val="24"/>
              </w:rPr>
              <w:t>填表日期</w:t>
            </w:r>
          </w:p>
        </w:tc>
        <w:tc>
          <w:tcPr>
            <w:tcW w:w="2660" w:type="dxa"/>
            <w:gridSpan w:val="2"/>
            <w:vAlign w:val="center"/>
          </w:tcPr>
          <w:p w14:paraId="2377DF53">
            <w:pPr>
              <w:rPr>
                <w:rFonts w:cs="宋体"/>
                <w:bCs/>
                <w:snapToGrid w:val="0"/>
                <w:spacing w:val="2"/>
                <w:sz w:val="24"/>
              </w:rPr>
            </w:pPr>
          </w:p>
        </w:tc>
      </w:tr>
      <w:tr w14:paraId="6C2CDB7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3038" w:type="dxa"/>
            <w:gridSpan w:val="2"/>
            <w:vAlign w:val="center"/>
          </w:tcPr>
          <w:p w14:paraId="697BB1AC">
            <w:pPr>
              <w:rPr>
                <w:rFonts w:cs="宋体"/>
                <w:bCs/>
                <w:snapToGrid w:val="0"/>
                <w:spacing w:val="2"/>
                <w:sz w:val="24"/>
              </w:rPr>
            </w:pPr>
            <w:r>
              <w:rPr>
                <w:rFonts w:hint="eastAsia" w:cs="宋体"/>
                <w:bCs/>
                <w:snapToGrid w:val="0"/>
                <w:spacing w:val="2"/>
                <w:sz w:val="24"/>
              </w:rPr>
              <w:t>故障件型号、名称、编号</w:t>
            </w:r>
          </w:p>
        </w:tc>
        <w:tc>
          <w:tcPr>
            <w:tcW w:w="6533" w:type="dxa"/>
            <w:gridSpan w:val="6"/>
            <w:vAlign w:val="center"/>
          </w:tcPr>
          <w:p w14:paraId="495C120A">
            <w:pPr>
              <w:rPr>
                <w:rFonts w:cs="宋体"/>
                <w:bCs/>
                <w:snapToGrid w:val="0"/>
                <w:spacing w:val="2"/>
                <w:sz w:val="24"/>
              </w:rPr>
            </w:pPr>
          </w:p>
        </w:tc>
      </w:tr>
      <w:tr w14:paraId="65DC39A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11" w:hRule="atLeast"/>
          <w:jc w:val="center"/>
        </w:trPr>
        <w:tc>
          <w:tcPr>
            <w:tcW w:w="9571" w:type="dxa"/>
            <w:gridSpan w:val="8"/>
          </w:tcPr>
          <w:p w14:paraId="0FEBD878">
            <w:pPr>
              <w:rPr>
                <w:bCs/>
                <w:snapToGrid w:val="0"/>
                <w:spacing w:val="2"/>
                <w:szCs w:val="21"/>
              </w:rPr>
            </w:pPr>
            <w:r>
              <w:rPr>
                <w:rFonts w:hint="eastAsia" w:cs="宋体"/>
                <w:bCs/>
                <w:snapToGrid w:val="0"/>
                <w:spacing w:val="2"/>
                <w:sz w:val="24"/>
              </w:rPr>
              <w:t>故障分析说明：</w:t>
            </w:r>
          </w:p>
        </w:tc>
      </w:tr>
      <w:tr w14:paraId="2D2C18E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31" w:hRule="atLeast"/>
          <w:jc w:val="center"/>
        </w:trPr>
        <w:tc>
          <w:tcPr>
            <w:tcW w:w="9571" w:type="dxa"/>
            <w:gridSpan w:val="8"/>
          </w:tcPr>
          <w:p w14:paraId="4C9C8F23">
            <w:pPr>
              <w:rPr>
                <w:bCs/>
                <w:snapToGrid w:val="0"/>
                <w:spacing w:val="2"/>
                <w:szCs w:val="21"/>
              </w:rPr>
            </w:pPr>
            <w:r>
              <w:rPr>
                <w:rFonts w:hint="eastAsia" w:cs="宋体"/>
                <w:bCs/>
                <w:snapToGrid w:val="0"/>
                <w:spacing w:val="2"/>
                <w:sz w:val="24"/>
              </w:rPr>
              <w:t>故障原因：</w:t>
            </w:r>
          </w:p>
        </w:tc>
      </w:tr>
      <w:tr w14:paraId="63D915E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269" w:hRule="atLeast"/>
          <w:jc w:val="center"/>
        </w:trPr>
        <w:tc>
          <w:tcPr>
            <w:tcW w:w="9571" w:type="dxa"/>
            <w:gridSpan w:val="8"/>
          </w:tcPr>
          <w:p w14:paraId="0FC3C13E">
            <w:pPr>
              <w:rPr>
                <w:bCs/>
                <w:snapToGrid w:val="0"/>
                <w:spacing w:val="2"/>
                <w:szCs w:val="21"/>
              </w:rPr>
            </w:pPr>
            <w:r>
              <w:rPr>
                <w:rFonts w:hint="eastAsia" w:cs="宋体"/>
                <w:bCs/>
                <w:snapToGrid w:val="0"/>
                <w:spacing w:val="2"/>
                <w:sz w:val="24"/>
              </w:rPr>
              <w:t>失效机理：</w:t>
            </w:r>
          </w:p>
        </w:tc>
      </w:tr>
      <w:tr w14:paraId="19EA75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19" w:hRule="atLeast"/>
          <w:jc w:val="center"/>
        </w:trPr>
        <w:tc>
          <w:tcPr>
            <w:tcW w:w="1233" w:type="dxa"/>
            <w:vAlign w:val="center"/>
          </w:tcPr>
          <w:p w14:paraId="1A2A2978">
            <w:pPr>
              <w:rPr>
                <w:rFonts w:cs="宋体"/>
                <w:bCs/>
                <w:snapToGrid w:val="0"/>
                <w:spacing w:val="2"/>
                <w:sz w:val="24"/>
              </w:rPr>
            </w:pPr>
            <w:r>
              <w:rPr>
                <w:rFonts w:hint="eastAsia" w:cs="宋体"/>
                <w:bCs/>
                <w:snapToGrid w:val="0"/>
                <w:spacing w:val="2"/>
                <w:sz w:val="24"/>
              </w:rPr>
              <w:t>承研单位</w:t>
            </w:r>
          </w:p>
        </w:tc>
        <w:tc>
          <w:tcPr>
            <w:tcW w:w="1805" w:type="dxa"/>
            <w:vAlign w:val="center"/>
          </w:tcPr>
          <w:p w14:paraId="5E859F4F">
            <w:pPr>
              <w:rPr>
                <w:rFonts w:cs="宋体"/>
                <w:bCs/>
                <w:snapToGrid w:val="0"/>
                <w:spacing w:val="2"/>
                <w:sz w:val="24"/>
              </w:rPr>
            </w:pPr>
          </w:p>
        </w:tc>
        <w:tc>
          <w:tcPr>
            <w:tcW w:w="1445" w:type="dxa"/>
            <w:vAlign w:val="center"/>
          </w:tcPr>
          <w:p w14:paraId="473D74D0">
            <w:pPr>
              <w:jc w:val="center"/>
              <w:rPr>
                <w:rFonts w:cs="宋体"/>
                <w:bCs/>
                <w:snapToGrid w:val="0"/>
                <w:spacing w:val="2"/>
                <w:sz w:val="24"/>
              </w:rPr>
            </w:pPr>
            <w:r>
              <w:rPr>
                <w:rFonts w:hint="eastAsia" w:cs="宋体"/>
                <w:bCs/>
                <w:snapToGrid w:val="0"/>
                <w:spacing w:val="2"/>
                <w:sz w:val="24"/>
              </w:rPr>
              <w:t>/</w:t>
            </w:r>
          </w:p>
        </w:tc>
        <w:tc>
          <w:tcPr>
            <w:tcW w:w="2131" w:type="dxa"/>
            <w:gridSpan w:val="2"/>
            <w:vAlign w:val="center"/>
          </w:tcPr>
          <w:p w14:paraId="1BB7249C">
            <w:pPr>
              <w:jc w:val="center"/>
              <w:rPr>
                <w:rFonts w:cs="宋体"/>
                <w:bCs/>
                <w:snapToGrid w:val="0"/>
                <w:spacing w:val="2"/>
                <w:sz w:val="24"/>
              </w:rPr>
            </w:pPr>
            <w:r>
              <w:rPr>
                <w:rFonts w:hint="eastAsia" w:cs="宋体"/>
                <w:bCs/>
                <w:snapToGrid w:val="0"/>
                <w:spacing w:val="2"/>
                <w:sz w:val="24"/>
              </w:rPr>
              <w:t>/</w:t>
            </w:r>
          </w:p>
        </w:tc>
        <w:tc>
          <w:tcPr>
            <w:tcW w:w="1202" w:type="dxa"/>
            <w:gridSpan w:val="2"/>
            <w:vAlign w:val="center"/>
          </w:tcPr>
          <w:p w14:paraId="5C042E5E">
            <w:pPr>
              <w:rPr>
                <w:rFonts w:cs="宋体"/>
                <w:bCs/>
                <w:snapToGrid w:val="0"/>
                <w:spacing w:val="2"/>
                <w:sz w:val="24"/>
              </w:rPr>
            </w:pPr>
            <w:r>
              <w:rPr>
                <w:rFonts w:hint="eastAsia" w:cs="宋体"/>
                <w:bCs/>
                <w:snapToGrid w:val="0"/>
                <w:spacing w:val="2"/>
                <w:sz w:val="24"/>
              </w:rPr>
              <w:t>承试单位</w:t>
            </w:r>
          </w:p>
        </w:tc>
        <w:tc>
          <w:tcPr>
            <w:tcW w:w="1755" w:type="dxa"/>
            <w:vAlign w:val="center"/>
          </w:tcPr>
          <w:p w14:paraId="2773A0BF">
            <w:pPr>
              <w:rPr>
                <w:rFonts w:cs="宋体"/>
                <w:bCs/>
                <w:snapToGrid w:val="0"/>
                <w:spacing w:val="2"/>
                <w:sz w:val="24"/>
              </w:rPr>
            </w:pPr>
          </w:p>
        </w:tc>
      </w:tr>
    </w:tbl>
    <w:p w14:paraId="271D9E7F">
      <w:pPr>
        <w:pStyle w:val="24"/>
        <w:ind w:firstLine="0" w:firstLineChars="0"/>
        <w:rPr>
          <w:rFonts w:hint="eastAsia"/>
        </w:rPr>
      </w:pPr>
      <w:bookmarkStart w:id="459" w:name="_Toc176264541"/>
    </w:p>
    <w:p w14:paraId="52AFB52C">
      <w:pPr>
        <w:pStyle w:val="44"/>
        <w:spacing w:before="156" w:after="156"/>
        <w:rPr>
          <w:rFonts w:ascii="Times New Roman" w:hAnsi="Times New Roman" w:eastAsia="宋体"/>
        </w:rPr>
      </w:pPr>
      <w:r>
        <w:rPr>
          <w:rFonts w:ascii="Times New Roman" w:hAnsi="Times New Roman" w:eastAsia="宋体"/>
        </w:rPr>
        <w:t>试验问题纠正措施报告表</w:t>
      </w:r>
      <w:bookmarkEnd w:id="459"/>
    </w:p>
    <w:p w14:paraId="39C63359">
      <w:pPr>
        <w:pStyle w:val="24"/>
        <w:ind w:firstLine="480"/>
      </w:pPr>
      <w:r>
        <w:rPr>
          <w:rFonts w:hint="eastAsia" w:cs="宋体"/>
        </w:rPr>
        <w:t>试验问题纠正措施报告表见</w:t>
      </w:r>
      <w:r>
        <w:rPr>
          <w:rFonts w:hint="eastAsia" w:cs="宋体"/>
        </w:rPr>
        <w:fldChar w:fldCharType="begin"/>
      </w:r>
      <w:r>
        <w:rPr>
          <w:rFonts w:hint="eastAsia" w:cs="宋体"/>
        </w:rPr>
        <w:instrText xml:space="preserve"> REF _Ref11868367 \r \h </w:instrText>
      </w:r>
      <w:r>
        <w:rPr>
          <w:rFonts w:cs="宋体"/>
        </w:rPr>
        <w:instrText xml:space="preserve"> \* MERGEFORMAT </w:instrText>
      </w:r>
      <w:r>
        <w:rPr>
          <w:rFonts w:hint="eastAsia" w:cs="宋体"/>
        </w:rPr>
        <w:fldChar w:fldCharType="separate"/>
      </w:r>
      <w:r>
        <w:rPr>
          <w:rFonts w:hint="eastAsia" w:cs="宋体"/>
        </w:rPr>
        <w:t>表A.3</w:t>
      </w:r>
      <w:r>
        <w:rPr>
          <w:rFonts w:hint="eastAsia" w:cs="宋体"/>
        </w:rPr>
        <w:fldChar w:fldCharType="end"/>
      </w:r>
      <w:r>
        <w:rPr>
          <w:rFonts w:hint="eastAsia"/>
        </w:rPr>
        <w:t>。</w:t>
      </w:r>
    </w:p>
    <w:p w14:paraId="03ACB96C">
      <w:pPr>
        <w:pStyle w:val="59"/>
        <w:ind w:left="440" w:firstLine="0"/>
        <w:rPr>
          <w:rFonts w:ascii="黑体" w:hAnsi="黑体" w:cs="宋体"/>
          <w:szCs w:val="21"/>
        </w:rPr>
      </w:pPr>
      <w:bookmarkStart w:id="460" w:name="_Toc167904447"/>
      <w:bookmarkStart w:id="461" w:name="_Toc167970618"/>
      <w:bookmarkStart w:id="462" w:name="_Toc176262551"/>
      <w:bookmarkStart w:id="463" w:name="_Toc167904510"/>
      <w:r>
        <w:rPr>
          <w:rFonts w:hint="eastAsia" w:ascii="黑体" w:hAnsi="黑体" w:cs="宋体"/>
          <w:szCs w:val="21"/>
        </w:rPr>
        <w:t>A.3  试验问题纠正措施报告表</w:t>
      </w:r>
      <w:bookmarkEnd w:id="460"/>
      <w:bookmarkEnd w:id="461"/>
      <w:bookmarkEnd w:id="462"/>
      <w:bookmarkEnd w:id="463"/>
    </w:p>
    <w:p w14:paraId="145220C8">
      <w:pPr>
        <w:pStyle w:val="24"/>
        <w:ind w:firstLine="123" w:firstLineChars="59"/>
        <w:rPr>
          <w:sz w:val="21"/>
        </w:rPr>
      </w:pPr>
      <w:r>
        <w:rPr>
          <w:sz w:val="21"/>
        </w:rPr>
        <w:t>报告单编号：</w:t>
      </w:r>
      <w:r>
        <w:rPr>
          <w:rFonts w:hint="eastAsia"/>
          <w:sz w:val="21"/>
          <w:u w:val="single"/>
        </w:rPr>
        <w:t>　　　　　　</w:t>
      </w:r>
      <w:r>
        <w:rPr>
          <w:sz w:val="21"/>
        </w:rPr>
        <w:t>日期：</w:t>
      </w:r>
      <w:r>
        <w:rPr>
          <w:rFonts w:hint="eastAsia"/>
          <w:sz w:val="21"/>
          <w:u w:val="single"/>
        </w:rPr>
        <w:t>　　　　　</w:t>
      </w:r>
    </w:p>
    <w:tbl>
      <w:tblPr>
        <w:tblStyle w:val="18"/>
        <w:tblW w:w="920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42"/>
        <w:gridCol w:w="425"/>
        <w:gridCol w:w="2028"/>
        <w:gridCol w:w="1040"/>
        <w:gridCol w:w="353"/>
        <w:gridCol w:w="2712"/>
      </w:tblGrid>
      <w:tr w14:paraId="61781A1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22" w:hRule="atLeast"/>
          <w:jc w:val="center"/>
        </w:trPr>
        <w:tc>
          <w:tcPr>
            <w:tcW w:w="2642" w:type="dxa"/>
            <w:tcBorders>
              <w:top w:val="single" w:color="auto" w:sz="12" w:space="0"/>
              <w:bottom w:val="single" w:color="auto" w:sz="4" w:space="0"/>
            </w:tcBorders>
            <w:vAlign w:val="center"/>
          </w:tcPr>
          <w:p w14:paraId="2DC04324">
            <w:pPr>
              <w:rPr>
                <w:rFonts w:cs="宋体"/>
                <w:bCs/>
                <w:snapToGrid w:val="0"/>
                <w:spacing w:val="2"/>
                <w:sz w:val="24"/>
              </w:rPr>
            </w:pPr>
            <w:r>
              <w:rPr>
                <w:rFonts w:hint="eastAsia" w:cs="宋体"/>
                <w:bCs/>
                <w:snapToGrid w:val="0"/>
                <w:spacing w:val="2"/>
                <w:sz w:val="24"/>
              </w:rPr>
              <w:t>故障产品名称、型号</w:t>
            </w:r>
          </w:p>
        </w:tc>
        <w:tc>
          <w:tcPr>
            <w:tcW w:w="2453" w:type="dxa"/>
            <w:gridSpan w:val="2"/>
            <w:tcBorders>
              <w:top w:val="single" w:color="auto" w:sz="12" w:space="0"/>
              <w:bottom w:val="single" w:color="auto" w:sz="4" w:space="0"/>
            </w:tcBorders>
            <w:vAlign w:val="center"/>
          </w:tcPr>
          <w:p w14:paraId="43DC958B">
            <w:pPr>
              <w:rPr>
                <w:rFonts w:cs="宋体"/>
                <w:bCs/>
                <w:snapToGrid w:val="0"/>
                <w:spacing w:val="2"/>
                <w:sz w:val="24"/>
              </w:rPr>
            </w:pPr>
          </w:p>
        </w:tc>
        <w:tc>
          <w:tcPr>
            <w:tcW w:w="1393" w:type="dxa"/>
            <w:gridSpan w:val="2"/>
            <w:tcBorders>
              <w:top w:val="single" w:color="auto" w:sz="12" w:space="0"/>
              <w:bottom w:val="single" w:color="auto" w:sz="4" w:space="0"/>
            </w:tcBorders>
            <w:vAlign w:val="center"/>
          </w:tcPr>
          <w:p w14:paraId="0061CAB2">
            <w:pPr>
              <w:rPr>
                <w:rFonts w:cs="宋体"/>
                <w:bCs/>
                <w:snapToGrid w:val="0"/>
                <w:spacing w:val="2"/>
                <w:sz w:val="24"/>
              </w:rPr>
            </w:pPr>
            <w:r>
              <w:rPr>
                <w:rFonts w:hint="eastAsia" w:cs="宋体"/>
                <w:bCs/>
                <w:snapToGrid w:val="0"/>
                <w:spacing w:val="2"/>
                <w:sz w:val="24"/>
              </w:rPr>
              <w:t>填表日期</w:t>
            </w:r>
          </w:p>
        </w:tc>
        <w:tc>
          <w:tcPr>
            <w:tcW w:w="2712" w:type="dxa"/>
            <w:tcBorders>
              <w:top w:val="single" w:color="auto" w:sz="12" w:space="0"/>
              <w:bottom w:val="single" w:color="auto" w:sz="4" w:space="0"/>
            </w:tcBorders>
            <w:vAlign w:val="center"/>
          </w:tcPr>
          <w:p w14:paraId="42A9AFEF">
            <w:pPr>
              <w:rPr>
                <w:rFonts w:cs="宋体"/>
                <w:bCs/>
                <w:snapToGrid w:val="0"/>
                <w:spacing w:val="2"/>
                <w:sz w:val="24"/>
              </w:rPr>
            </w:pPr>
          </w:p>
          <w:p w14:paraId="02CF302F">
            <w:pPr>
              <w:rPr>
                <w:rFonts w:cs="宋体"/>
                <w:bCs/>
                <w:snapToGrid w:val="0"/>
                <w:spacing w:val="2"/>
                <w:sz w:val="24"/>
              </w:rPr>
            </w:pPr>
          </w:p>
        </w:tc>
      </w:tr>
      <w:tr w14:paraId="6FF153E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2642" w:type="dxa"/>
            <w:tcBorders>
              <w:top w:val="single" w:color="auto" w:sz="4" w:space="0"/>
            </w:tcBorders>
            <w:vAlign w:val="center"/>
          </w:tcPr>
          <w:p w14:paraId="578DEC34">
            <w:pPr>
              <w:rPr>
                <w:rFonts w:cs="宋体"/>
                <w:bCs/>
                <w:snapToGrid w:val="0"/>
                <w:spacing w:val="2"/>
                <w:sz w:val="24"/>
              </w:rPr>
            </w:pPr>
            <w:r>
              <w:rPr>
                <w:rFonts w:hint="eastAsia" w:cs="宋体"/>
                <w:bCs/>
                <w:snapToGrid w:val="0"/>
                <w:spacing w:val="2"/>
                <w:sz w:val="24"/>
              </w:rPr>
              <w:t>纠正措施实施单位</w:t>
            </w:r>
          </w:p>
        </w:tc>
        <w:tc>
          <w:tcPr>
            <w:tcW w:w="2453" w:type="dxa"/>
            <w:gridSpan w:val="2"/>
            <w:tcBorders>
              <w:top w:val="single" w:color="auto" w:sz="4" w:space="0"/>
            </w:tcBorders>
            <w:vAlign w:val="center"/>
          </w:tcPr>
          <w:p w14:paraId="7AAB5D6E">
            <w:pPr>
              <w:rPr>
                <w:rFonts w:cs="宋体"/>
                <w:bCs/>
                <w:snapToGrid w:val="0"/>
                <w:spacing w:val="2"/>
                <w:sz w:val="24"/>
              </w:rPr>
            </w:pPr>
          </w:p>
          <w:p w14:paraId="1B2C3D4C">
            <w:pPr>
              <w:rPr>
                <w:rFonts w:cs="宋体"/>
                <w:bCs/>
                <w:snapToGrid w:val="0"/>
                <w:spacing w:val="2"/>
                <w:sz w:val="24"/>
              </w:rPr>
            </w:pPr>
          </w:p>
        </w:tc>
        <w:tc>
          <w:tcPr>
            <w:tcW w:w="1393" w:type="dxa"/>
            <w:gridSpan w:val="2"/>
            <w:tcBorders>
              <w:top w:val="single" w:color="auto" w:sz="4" w:space="0"/>
            </w:tcBorders>
            <w:vAlign w:val="center"/>
          </w:tcPr>
          <w:p w14:paraId="0B385BAA">
            <w:pPr>
              <w:rPr>
                <w:rFonts w:cs="宋体"/>
                <w:bCs/>
                <w:snapToGrid w:val="0"/>
                <w:spacing w:val="2"/>
                <w:sz w:val="24"/>
              </w:rPr>
            </w:pPr>
            <w:r>
              <w:rPr>
                <w:rFonts w:hint="eastAsia" w:cs="宋体"/>
                <w:bCs/>
                <w:snapToGrid w:val="0"/>
                <w:spacing w:val="2"/>
                <w:sz w:val="24"/>
              </w:rPr>
              <w:t>实施日期</w:t>
            </w:r>
          </w:p>
        </w:tc>
        <w:tc>
          <w:tcPr>
            <w:tcW w:w="2712" w:type="dxa"/>
            <w:tcBorders>
              <w:top w:val="single" w:color="auto" w:sz="4" w:space="0"/>
            </w:tcBorders>
            <w:vAlign w:val="center"/>
          </w:tcPr>
          <w:p w14:paraId="0C212E13">
            <w:pPr>
              <w:rPr>
                <w:rFonts w:cs="宋体"/>
                <w:bCs/>
                <w:snapToGrid w:val="0"/>
                <w:spacing w:val="2"/>
                <w:sz w:val="24"/>
              </w:rPr>
            </w:pPr>
          </w:p>
        </w:tc>
      </w:tr>
      <w:tr w14:paraId="0FFF127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184" w:hRule="atLeast"/>
          <w:jc w:val="center"/>
        </w:trPr>
        <w:tc>
          <w:tcPr>
            <w:tcW w:w="9200" w:type="dxa"/>
            <w:gridSpan w:val="6"/>
          </w:tcPr>
          <w:p w14:paraId="182CF6A7">
            <w:pPr>
              <w:rPr>
                <w:rFonts w:cs="宋体"/>
                <w:bCs/>
                <w:snapToGrid w:val="0"/>
                <w:spacing w:val="2"/>
                <w:sz w:val="24"/>
              </w:rPr>
            </w:pPr>
            <w:r>
              <w:rPr>
                <w:rFonts w:hint="eastAsia" w:cs="宋体"/>
                <w:bCs/>
                <w:snapToGrid w:val="0"/>
                <w:spacing w:val="2"/>
                <w:sz w:val="24"/>
              </w:rPr>
              <w:t>纠正措施</w:t>
            </w:r>
          </w:p>
        </w:tc>
      </w:tr>
      <w:tr w14:paraId="39A563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100" w:hRule="atLeast"/>
          <w:jc w:val="center"/>
        </w:trPr>
        <w:tc>
          <w:tcPr>
            <w:tcW w:w="9200" w:type="dxa"/>
            <w:gridSpan w:val="6"/>
          </w:tcPr>
          <w:p w14:paraId="47739EF1">
            <w:pPr>
              <w:rPr>
                <w:bCs/>
                <w:snapToGrid w:val="0"/>
                <w:spacing w:val="2"/>
                <w:szCs w:val="21"/>
              </w:rPr>
            </w:pPr>
            <w:r>
              <w:rPr>
                <w:rFonts w:hint="eastAsia" w:cs="宋体"/>
                <w:bCs/>
                <w:snapToGrid w:val="0"/>
                <w:spacing w:val="2"/>
                <w:sz w:val="24"/>
              </w:rPr>
              <w:t>效果</w:t>
            </w:r>
          </w:p>
        </w:tc>
      </w:tr>
      <w:tr w14:paraId="69ADF7D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902" w:hRule="atLeast"/>
          <w:jc w:val="center"/>
        </w:trPr>
        <w:tc>
          <w:tcPr>
            <w:tcW w:w="9200" w:type="dxa"/>
            <w:gridSpan w:val="6"/>
          </w:tcPr>
          <w:p w14:paraId="18DCCCEA">
            <w:pPr>
              <w:rPr>
                <w:bCs/>
                <w:snapToGrid w:val="0"/>
                <w:spacing w:val="2"/>
                <w:szCs w:val="21"/>
              </w:rPr>
            </w:pPr>
            <w:r>
              <w:rPr>
                <w:rFonts w:hint="eastAsia" w:cs="宋体"/>
                <w:bCs/>
                <w:snapToGrid w:val="0"/>
                <w:spacing w:val="2"/>
                <w:sz w:val="24"/>
              </w:rPr>
              <w:t>遗留问题说明</w:t>
            </w:r>
          </w:p>
        </w:tc>
      </w:tr>
      <w:tr w14:paraId="5E20F30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067" w:type="dxa"/>
            <w:gridSpan w:val="2"/>
            <w:vAlign w:val="center"/>
          </w:tcPr>
          <w:p w14:paraId="520A9E5E">
            <w:pPr>
              <w:rPr>
                <w:rFonts w:cs="宋体"/>
                <w:bCs/>
                <w:snapToGrid w:val="0"/>
                <w:spacing w:val="2"/>
                <w:sz w:val="24"/>
              </w:rPr>
            </w:pPr>
            <w:r>
              <w:rPr>
                <w:rFonts w:hint="eastAsia" w:cs="宋体"/>
                <w:bCs/>
                <w:snapToGrid w:val="0"/>
                <w:spacing w:val="2"/>
                <w:sz w:val="24"/>
              </w:rPr>
              <w:t>承研单位</w:t>
            </w:r>
          </w:p>
        </w:tc>
        <w:tc>
          <w:tcPr>
            <w:tcW w:w="3068" w:type="dxa"/>
            <w:gridSpan w:val="2"/>
            <w:vAlign w:val="center"/>
          </w:tcPr>
          <w:p w14:paraId="7C6A681E">
            <w:pPr>
              <w:rPr>
                <w:rFonts w:cs="宋体"/>
                <w:bCs/>
                <w:snapToGrid w:val="0"/>
                <w:spacing w:val="2"/>
                <w:sz w:val="24"/>
              </w:rPr>
            </w:pPr>
            <w:r>
              <w:rPr>
                <w:rFonts w:hint="eastAsia" w:cs="宋体"/>
                <w:bCs/>
                <w:snapToGrid w:val="0"/>
                <w:spacing w:val="2"/>
                <w:sz w:val="24"/>
              </w:rPr>
              <w:t>承试单位</w:t>
            </w:r>
          </w:p>
        </w:tc>
        <w:tc>
          <w:tcPr>
            <w:tcW w:w="3065" w:type="dxa"/>
            <w:gridSpan w:val="2"/>
            <w:vAlign w:val="center"/>
          </w:tcPr>
          <w:p w14:paraId="19293D4A">
            <w:pPr>
              <w:jc w:val="center"/>
              <w:rPr>
                <w:rFonts w:cs="宋体"/>
                <w:bCs/>
                <w:snapToGrid w:val="0"/>
                <w:spacing w:val="2"/>
                <w:sz w:val="24"/>
              </w:rPr>
            </w:pPr>
            <w:r>
              <w:rPr>
                <w:rFonts w:hint="eastAsia" w:cs="宋体"/>
                <w:bCs/>
                <w:snapToGrid w:val="0"/>
                <w:spacing w:val="2"/>
                <w:sz w:val="24"/>
              </w:rPr>
              <w:t>/</w:t>
            </w:r>
          </w:p>
        </w:tc>
      </w:tr>
      <w:tr w14:paraId="5A21A35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3067" w:type="dxa"/>
            <w:gridSpan w:val="2"/>
            <w:vAlign w:val="center"/>
          </w:tcPr>
          <w:p w14:paraId="3119629D">
            <w:pPr>
              <w:rPr>
                <w:rFonts w:cs="宋体"/>
                <w:bCs/>
                <w:snapToGrid w:val="0"/>
                <w:spacing w:val="2"/>
                <w:sz w:val="24"/>
              </w:rPr>
            </w:pPr>
          </w:p>
        </w:tc>
        <w:tc>
          <w:tcPr>
            <w:tcW w:w="3068" w:type="dxa"/>
            <w:gridSpan w:val="2"/>
            <w:vAlign w:val="center"/>
          </w:tcPr>
          <w:p w14:paraId="35E8E48C">
            <w:pPr>
              <w:rPr>
                <w:rFonts w:cs="宋体"/>
                <w:bCs/>
                <w:snapToGrid w:val="0"/>
                <w:spacing w:val="2"/>
                <w:sz w:val="24"/>
              </w:rPr>
            </w:pPr>
          </w:p>
        </w:tc>
        <w:tc>
          <w:tcPr>
            <w:tcW w:w="3065" w:type="dxa"/>
            <w:gridSpan w:val="2"/>
            <w:vAlign w:val="center"/>
          </w:tcPr>
          <w:p w14:paraId="42949B96">
            <w:pPr>
              <w:jc w:val="center"/>
              <w:rPr>
                <w:rFonts w:cs="宋体"/>
                <w:bCs/>
                <w:snapToGrid w:val="0"/>
                <w:spacing w:val="2"/>
                <w:sz w:val="24"/>
              </w:rPr>
            </w:pPr>
            <w:r>
              <w:rPr>
                <w:rFonts w:hint="eastAsia" w:cs="宋体"/>
                <w:bCs/>
                <w:snapToGrid w:val="0"/>
                <w:spacing w:val="2"/>
                <w:sz w:val="24"/>
              </w:rPr>
              <w:t>/</w:t>
            </w:r>
          </w:p>
        </w:tc>
      </w:tr>
    </w:tbl>
    <w:p w14:paraId="5783C58D">
      <w:pPr>
        <w:pStyle w:val="24"/>
        <w:ind w:firstLine="480"/>
      </w:pPr>
    </w:p>
    <w:p w14:paraId="753E8B9C">
      <w:pPr>
        <w:pStyle w:val="24"/>
        <w:ind w:firstLine="480"/>
      </w:pPr>
    </w:p>
    <w:p w14:paraId="7B7ED442">
      <w:pPr>
        <w:pStyle w:val="24"/>
        <w:ind w:firstLine="480"/>
      </w:pPr>
    </w:p>
    <w:p w14:paraId="64FCEB6A">
      <w:pPr>
        <w:pStyle w:val="45"/>
        <w:spacing w:before="156" w:after="156"/>
      </w:pPr>
      <w:bookmarkStart w:id="464" w:name="_Toc176264542"/>
      <w:bookmarkEnd w:id="464"/>
      <w:bookmarkStart w:id="465" w:name="_Hlk167902607"/>
    </w:p>
    <w:p w14:paraId="55E03845">
      <w:pPr>
        <w:pStyle w:val="43"/>
      </w:pPr>
      <w:r>
        <w:rPr>
          <w:rFonts w:hint="eastAsia"/>
        </w:rPr>
        <w:t>（规范</w:t>
      </w:r>
      <w:r>
        <w:t>性附录）</w:t>
      </w:r>
    </w:p>
    <w:p w14:paraId="15DB8516">
      <w:pPr>
        <w:pStyle w:val="43"/>
      </w:pPr>
      <w:r>
        <w:rPr>
          <w:rFonts w:hint="eastAsia"/>
        </w:rPr>
        <w:t>试验</w:t>
      </w:r>
      <w:r>
        <w:t>检测记录表</w:t>
      </w:r>
    </w:p>
    <w:p w14:paraId="218D648D">
      <w:pPr>
        <w:pStyle w:val="44"/>
        <w:spacing w:before="156" w:after="156"/>
      </w:pPr>
      <w:bookmarkStart w:id="466" w:name="_Toc11870417"/>
      <w:bookmarkStart w:id="467" w:name="_Toc176264543"/>
      <w:bookmarkStart w:id="468" w:name="_Toc164764789"/>
      <w:bookmarkStart w:id="469" w:name="_Ref11868289"/>
      <w:r>
        <w:rPr>
          <w:rFonts w:hint="eastAsia"/>
        </w:rPr>
        <w:t>试验</w:t>
      </w:r>
      <w:r>
        <w:t>前检测记录表</w:t>
      </w:r>
      <w:bookmarkEnd w:id="466"/>
      <w:bookmarkEnd w:id="467"/>
      <w:bookmarkEnd w:id="468"/>
      <w:bookmarkEnd w:id="469"/>
    </w:p>
    <w:p w14:paraId="48573A9B">
      <w:pPr>
        <w:pStyle w:val="24"/>
        <w:ind w:firstLine="480"/>
      </w:pPr>
      <w:r>
        <w:rPr>
          <w:rFonts w:hint="eastAsia"/>
        </w:rPr>
        <w:t>试验</w:t>
      </w:r>
      <w:r>
        <w:t>前检测记录表</w:t>
      </w:r>
      <w:r>
        <w:rPr>
          <w:rFonts w:hint="eastAsia"/>
        </w:rPr>
        <w:t>表。</w:t>
      </w:r>
    </w:p>
    <w:p w14:paraId="55702DCA">
      <w:pPr>
        <w:pStyle w:val="59"/>
        <w:ind w:left="440" w:firstLine="0"/>
        <w:rPr>
          <w:rFonts w:ascii="黑体" w:hAnsi="黑体" w:cs="宋体"/>
          <w:szCs w:val="21"/>
        </w:rPr>
      </w:pPr>
      <w:bookmarkStart w:id="470" w:name="_Toc176262552"/>
      <w:r>
        <w:rPr>
          <w:rFonts w:hint="eastAsia" w:ascii="黑体" w:hAnsi="黑体" w:cs="宋体"/>
          <w:szCs w:val="21"/>
        </w:rPr>
        <w:t>B.1  试验</w:t>
      </w:r>
      <w:r>
        <w:rPr>
          <w:rFonts w:ascii="黑体" w:hAnsi="黑体" w:cs="宋体"/>
          <w:szCs w:val="21"/>
        </w:rPr>
        <w:t>前检测记录表</w:t>
      </w:r>
      <w:bookmarkEnd w:id="470"/>
    </w:p>
    <w:tbl>
      <w:tblPr>
        <w:tblStyle w:val="18"/>
        <w:tblW w:w="9571"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82"/>
        <w:gridCol w:w="1791"/>
        <w:gridCol w:w="2131"/>
        <w:gridCol w:w="838"/>
        <w:gridCol w:w="1782"/>
        <w:gridCol w:w="1365"/>
        <w:gridCol w:w="456"/>
        <w:gridCol w:w="426"/>
      </w:tblGrid>
      <w:tr w14:paraId="0927EEA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14:paraId="4B998449">
            <w:pPr>
              <w:pStyle w:val="24"/>
              <w:spacing w:line="240" w:lineRule="auto"/>
              <w:ind w:firstLine="0" w:firstLineChars="0"/>
              <w:jc w:val="center"/>
              <w:rPr>
                <w:sz w:val="21"/>
              </w:rPr>
            </w:pPr>
            <w:r>
              <w:rPr>
                <w:sz w:val="21"/>
              </w:rPr>
              <w:t>产品名称</w:t>
            </w:r>
          </w:p>
        </w:tc>
        <w:tc>
          <w:tcPr>
            <w:tcW w:w="2131" w:type="dxa"/>
            <w:vAlign w:val="center"/>
          </w:tcPr>
          <w:p w14:paraId="5B74BF8E">
            <w:pPr>
              <w:pStyle w:val="24"/>
              <w:spacing w:line="240" w:lineRule="auto"/>
              <w:ind w:firstLine="0" w:firstLineChars="0"/>
              <w:jc w:val="center"/>
              <w:rPr>
                <w:sz w:val="21"/>
              </w:rPr>
            </w:pPr>
          </w:p>
        </w:tc>
        <w:tc>
          <w:tcPr>
            <w:tcW w:w="838" w:type="dxa"/>
            <w:vAlign w:val="center"/>
          </w:tcPr>
          <w:p w14:paraId="28E59F07">
            <w:pPr>
              <w:pStyle w:val="24"/>
              <w:spacing w:line="240" w:lineRule="auto"/>
              <w:ind w:firstLine="0" w:firstLineChars="0"/>
              <w:jc w:val="center"/>
              <w:rPr>
                <w:sz w:val="21"/>
              </w:rPr>
            </w:pPr>
            <w:r>
              <w:rPr>
                <w:sz w:val="21"/>
              </w:rPr>
              <w:t>产品件号</w:t>
            </w:r>
          </w:p>
        </w:tc>
        <w:tc>
          <w:tcPr>
            <w:tcW w:w="1782" w:type="dxa"/>
            <w:vAlign w:val="center"/>
          </w:tcPr>
          <w:p w14:paraId="0C128D5D">
            <w:pPr>
              <w:pStyle w:val="24"/>
              <w:spacing w:line="240" w:lineRule="auto"/>
              <w:ind w:firstLine="0" w:firstLineChars="0"/>
              <w:jc w:val="center"/>
              <w:rPr>
                <w:sz w:val="21"/>
              </w:rPr>
            </w:pPr>
          </w:p>
        </w:tc>
        <w:tc>
          <w:tcPr>
            <w:tcW w:w="1365" w:type="dxa"/>
            <w:vAlign w:val="center"/>
          </w:tcPr>
          <w:p w14:paraId="3EC5D6A4">
            <w:pPr>
              <w:pStyle w:val="24"/>
              <w:spacing w:line="240" w:lineRule="auto"/>
              <w:ind w:firstLine="0" w:firstLineChars="0"/>
              <w:jc w:val="center"/>
              <w:rPr>
                <w:sz w:val="21"/>
              </w:rPr>
            </w:pPr>
            <w:r>
              <w:rPr>
                <w:sz w:val="21"/>
              </w:rPr>
              <w:t>产品序列号</w:t>
            </w:r>
          </w:p>
        </w:tc>
        <w:tc>
          <w:tcPr>
            <w:tcW w:w="882" w:type="dxa"/>
            <w:gridSpan w:val="2"/>
            <w:vAlign w:val="center"/>
          </w:tcPr>
          <w:p w14:paraId="46C831B6">
            <w:pPr>
              <w:pStyle w:val="24"/>
              <w:spacing w:line="240" w:lineRule="auto"/>
              <w:ind w:firstLine="0" w:firstLineChars="0"/>
              <w:jc w:val="center"/>
              <w:rPr>
                <w:sz w:val="21"/>
              </w:rPr>
            </w:pPr>
          </w:p>
        </w:tc>
      </w:tr>
      <w:tr w14:paraId="6E0F22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restart"/>
            <w:vAlign w:val="center"/>
          </w:tcPr>
          <w:p w14:paraId="5BFC61B3">
            <w:pPr>
              <w:pStyle w:val="24"/>
              <w:spacing w:line="240" w:lineRule="auto"/>
              <w:ind w:firstLine="0" w:firstLineChars="0"/>
              <w:jc w:val="center"/>
              <w:rPr>
                <w:sz w:val="21"/>
              </w:rPr>
            </w:pPr>
            <w:r>
              <w:rPr>
                <w:sz w:val="21"/>
              </w:rPr>
              <w:t>软件件号</w:t>
            </w:r>
          </w:p>
        </w:tc>
        <w:tc>
          <w:tcPr>
            <w:tcW w:w="2969" w:type="dxa"/>
            <w:gridSpan w:val="2"/>
            <w:vAlign w:val="center"/>
          </w:tcPr>
          <w:p w14:paraId="7C3CFDB8">
            <w:pPr>
              <w:pStyle w:val="24"/>
              <w:spacing w:line="240" w:lineRule="auto"/>
              <w:ind w:firstLine="0" w:firstLineChars="0"/>
              <w:jc w:val="center"/>
              <w:rPr>
                <w:sz w:val="21"/>
              </w:rPr>
            </w:pPr>
          </w:p>
        </w:tc>
        <w:tc>
          <w:tcPr>
            <w:tcW w:w="1782" w:type="dxa"/>
            <w:vMerge w:val="restart"/>
            <w:vAlign w:val="center"/>
          </w:tcPr>
          <w:p w14:paraId="4ADE790C">
            <w:pPr>
              <w:pStyle w:val="24"/>
              <w:spacing w:line="240" w:lineRule="auto"/>
              <w:ind w:firstLine="0" w:firstLineChars="0"/>
              <w:jc w:val="center"/>
              <w:rPr>
                <w:sz w:val="21"/>
              </w:rPr>
            </w:pPr>
            <w:r>
              <w:rPr>
                <w:sz w:val="21"/>
              </w:rPr>
              <w:t>软件版本</w:t>
            </w:r>
          </w:p>
        </w:tc>
        <w:tc>
          <w:tcPr>
            <w:tcW w:w="2247" w:type="dxa"/>
            <w:gridSpan w:val="3"/>
            <w:vAlign w:val="center"/>
          </w:tcPr>
          <w:p w14:paraId="53D6AF47">
            <w:pPr>
              <w:pStyle w:val="24"/>
              <w:spacing w:line="240" w:lineRule="auto"/>
              <w:ind w:firstLine="0" w:firstLineChars="0"/>
              <w:jc w:val="center"/>
              <w:rPr>
                <w:sz w:val="21"/>
              </w:rPr>
            </w:pPr>
          </w:p>
        </w:tc>
      </w:tr>
      <w:tr w14:paraId="5C6619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continue"/>
            <w:vAlign w:val="center"/>
          </w:tcPr>
          <w:p w14:paraId="55ACE99D">
            <w:pPr>
              <w:pStyle w:val="24"/>
              <w:spacing w:line="240" w:lineRule="auto"/>
              <w:ind w:firstLine="0" w:firstLineChars="0"/>
              <w:jc w:val="center"/>
              <w:rPr>
                <w:sz w:val="21"/>
              </w:rPr>
            </w:pPr>
          </w:p>
        </w:tc>
        <w:tc>
          <w:tcPr>
            <w:tcW w:w="2969" w:type="dxa"/>
            <w:gridSpan w:val="2"/>
            <w:vAlign w:val="center"/>
          </w:tcPr>
          <w:p w14:paraId="658B1203">
            <w:pPr>
              <w:pStyle w:val="24"/>
              <w:spacing w:line="240" w:lineRule="auto"/>
              <w:ind w:firstLine="0" w:firstLineChars="0"/>
              <w:jc w:val="center"/>
              <w:rPr>
                <w:sz w:val="21"/>
              </w:rPr>
            </w:pPr>
          </w:p>
        </w:tc>
        <w:tc>
          <w:tcPr>
            <w:tcW w:w="1782" w:type="dxa"/>
            <w:vMerge w:val="continue"/>
            <w:vAlign w:val="center"/>
          </w:tcPr>
          <w:p w14:paraId="233EDF19">
            <w:pPr>
              <w:pStyle w:val="24"/>
              <w:spacing w:line="240" w:lineRule="auto"/>
              <w:ind w:firstLine="0" w:firstLineChars="0"/>
              <w:jc w:val="center"/>
              <w:rPr>
                <w:sz w:val="21"/>
              </w:rPr>
            </w:pPr>
          </w:p>
        </w:tc>
        <w:tc>
          <w:tcPr>
            <w:tcW w:w="2247" w:type="dxa"/>
            <w:gridSpan w:val="3"/>
            <w:vAlign w:val="center"/>
          </w:tcPr>
          <w:p w14:paraId="3E018C09">
            <w:pPr>
              <w:pStyle w:val="24"/>
              <w:spacing w:line="240" w:lineRule="auto"/>
              <w:ind w:firstLine="0" w:firstLineChars="0"/>
              <w:jc w:val="center"/>
              <w:rPr>
                <w:sz w:val="21"/>
              </w:rPr>
            </w:pPr>
          </w:p>
        </w:tc>
      </w:tr>
      <w:tr w14:paraId="7BAE342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14:paraId="53F98459">
            <w:pPr>
              <w:pStyle w:val="24"/>
              <w:spacing w:line="240" w:lineRule="auto"/>
              <w:ind w:firstLine="0" w:firstLineChars="0"/>
              <w:jc w:val="center"/>
              <w:rPr>
                <w:sz w:val="21"/>
              </w:rPr>
            </w:pPr>
            <w:r>
              <w:rPr>
                <w:sz w:val="21"/>
              </w:rPr>
              <w:t>试验项目</w:t>
            </w:r>
          </w:p>
        </w:tc>
        <w:tc>
          <w:tcPr>
            <w:tcW w:w="6998" w:type="dxa"/>
            <w:gridSpan w:val="6"/>
            <w:vAlign w:val="center"/>
          </w:tcPr>
          <w:p w14:paraId="26573C3A">
            <w:pPr>
              <w:pStyle w:val="24"/>
              <w:spacing w:line="240" w:lineRule="auto"/>
              <w:ind w:firstLine="0" w:firstLineChars="0"/>
              <w:jc w:val="center"/>
              <w:rPr>
                <w:sz w:val="21"/>
              </w:rPr>
            </w:pPr>
          </w:p>
        </w:tc>
      </w:tr>
      <w:tr w14:paraId="083A57D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14:paraId="65133652">
            <w:pPr>
              <w:pStyle w:val="24"/>
              <w:spacing w:line="240" w:lineRule="auto"/>
              <w:ind w:firstLine="0" w:firstLineChars="0"/>
              <w:jc w:val="center"/>
              <w:rPr>
                <w:sz w:val="21"/>
              </w:rPr>
            </w:pPr>
            <w:r>
              <w:rPr>
                <w:sz w:val="21"/>
              </w:rPr>
              <w:t>试验时间</w:t>
            </w:r>
          </w:p>
        </w:tc>
        <w:tc>
          <w:tcPr>
            <w:tcW w:w="6998" w:type="dxa"/>
            <w:gridSpan w:val="6"/>
            <w:vAlign w:val="center"/>
          </w:tcPr>
          <w:p w14:paraId="2D17E1B3">
            <w:pPr>
              <w:pStyle w:val="24"/>
              <w:spacing w:line="240" w:lineRule="auto"/>
              <w:ind w:firstLine="0" w:firstLineChars="0"/>
              <w:jc w:val="center"/>
              <w:rPr>
                <w:sz w:val="21"/>
              </w:rPr>
            </w:pPr>
          </w:p>
        </w:tc>
      </w:tr>
      <w:tr w14:paraId="679F439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14:paraId="41477A7D">
            <w:pPr>
              <w:pStyle w:val="24"/>
              <w:spacing w:line="240" w:lineRule="auto"/>
              <w:ind w:firstLine="0" w:firstLineChars="0"/>
              <w:jc w:val="center"/>
              <w:rPr>
                <w:sz w:val="21"/>
              </w:rPr>
            </w:pPr>
            <w:r>
              <w:rPr>
                <w:sz w:val="21"/>
              </w:rPr>
              <w:t>序号</w:t>
            </w:r>
          </w:p>
        </w:tc>
        <w:tc>
          <w:tcPr>
            <w:tcW w:w="1791" w:type="dxa"/>
            <w:vAlign w:val="center"/>
          </w:tcPr>
          <w:p w14:paraId="6E32E287">
            <w:pPr>
              <w:pStyle w:val="24"/>
              <w:spacing w:line="240" w:lineRule="auto"/>
              <w:ind w:firstLine="0" w:firstLineChars="0"/>
              <w:jc w:val="center"/>
              <w:rPr>
                <w:sz w:val="21"/>
              </w:rPr>
            </w:pPr>
            <w:r>
              <w:rPr>
                <w:sz w:val="21"/>
              </w:rPr>
              <w:t>测试项目</w:t>
            </w:r>
          </w:p>
        </w:tc>
        <w:tc>
          <w:tcPr>
            <w:tcW w:w="4751" w:type="dxa"/>
            <w:gridSpan w:val="3"/>
            <w:vAlign w:val="center"/>
          </w:tcPr>
          <w:p w14:paraId="31293C12">
            <w:pPr>
              <w:pStyle w:val="24"/>
              <w:spacing w:line="240" w:lineRule="auto"/>
              <w:ind w:firstLine="0" w:firstLineChars="0"/>
              <w:jc w:val="center"/>
              <w:rPr>
                <w:sz w:val="21"/>
              </w:rPr>
            </w:pPr>
            <w:r>
              <w:rPr>
                <w:sz w:val="21"/>
              </w:rPr>
              <w:t>检验要求</w:t>
            </w:r>
          </w:p>
        </w:tc>
        <w:tc>
          <w:tcPr>
            <w:tcW w:w="1821" w:type="dxa"/>
            <w:gridSpan w:val="2"/>
            <w:vAlign w:val="center"/>
          </w:tcPr>
          <w:p w14:paraId="15F24F17">
            <w:pPr>
              <w:pStyle w:val="24"/>
              <w:spacing w:line="240" w:lineRule="auto"/>
              <w:ind w:firstLine="0" w:firstLineChars="0"/>
              <w:rPr>
                <w:sz w:val="21"/>
              </w:rPr>
            </w:pPr>
            <w:r>
              <w:rPr>
                <w:sz w:val="21"/>
              </w:rPr>
              <w:t>检验结果（符合标“√”，不符合标“×”；或记录数值）</w:t>
            </w:r>
          </w:p>
        </w:tc>
        <w:tc>
          <w:tcPr>
            <w:tcW w:w="426" w:type="dxa"/>
            <w:vAlign w:val="center"/>
          </w:tcPr>
          <w:p w14:paraId="0BD0E2F3">
            <w:pPr>
              <w:pStyle w:val="24"/>
              <w:spacing w:line="240" w:lineRule="auto"/>
              <w:ind w:firstLine="0" w:firstLineChars="0"/>
              <w:jc w:val="center"/>
              <w:rPr>
                <w:sz w:val="21"/>
              </w:rPr>
            </w:pPr>
            <w:r>
              <w:rPr>
                <w:sz w:val="21"/>
              </w:rPr>
              <w:t>备注</w:t>
            </w:r>
          </w:p>
        </w:tc>
      </w:tr>
      <w:tr w14:paraId="61BFE2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14:paraId="63F0E45A">
            <w:pPr>
              <w:pStyle w:val="24"/>
              <w:spacing w:line="240" w:lineRule="auto"/>
              <w:ind w:firstLine="0" w:firstLineChars="0"/>
              <w:jc w:val="center"/>
              <w:rPr>
                <w:sz w:val="21"/>
              </w:rPr>
            </w:pPr>
            <w:r>
              <w:rPr>
                <w:sz w:val="21"/>
              </w:rPr>
              <w:t>1</w:t>
            </w:r>
          </w:p>
        </w:tc>
        <w:tc>
          <w:tcPr>
            <w:tcW w:w="1791" w:type="dxa"/>
            <w:vAlign w:val="center"/>
          </w:tcPr>
          <w:p w14:paraId="2B752B23">
            <w:pPr>
              <w:pStyle w:val="24"/>
              <w:spacing w:line="240" w:lineRule="auto"/>
              <w:ind w:firstLine="0" w:firstLineChars="0"/>
              <w:rPr>
                <w:sz w:val="21"/>
              </w:rPr>
            </w:pPr>
          </w:p>
        </w:tc>
        <w:tc>
          <w:tcPr>
            <w:tcW w:w="4751" w:type="dxa"/>
            <w:gridSpan w:val="3"/>
            <w:vAlign w:val="center"/>
          </w:tcPr>
          <w:p w14:paraId="49049A68">
            <w:pPr>
              <w:pStyle w:val="24"/>
              <w:numPr>
                <w:ilvl w:val="0"/>
                <w:numId w:val="61"/>
              </w:numPr>
              <w:spacing w:line="240" w:lineRule="auto"/>
              <w:ind w:firstLineChars="0"/>
              <w:jc w:val="left"/>
              <w:rPr>
                <w:sz w:val="21"/>
              </w:rPr>
            </w:pPr>
          </w:p>
        </w:tc>
        <w:tc>
          <w:tcPr>
            <w:tcW w:w="1821" w:type="dxa"/>
            <w:gridSpan w:val="2"/>
            <w:vAlign w:val="center"/>
          </w:tcPr>
          <w:p w14:paraId="50A46691">
            <w:pPr>
              <w:pStyle w:val="24"/>
              <w:spacing w:line="240" w:lineRule="auto"/>
              <w:ind w:firstLine="0" w:firstLineChars="0"/>
              <w:jc w:val="center"/>
              <w:rPr>
                <w:sz w:val="21"/>
              </w:rPr>
            </w:pPr>
          </w:p>
        </w:tc>
        <w:tc>
          <w:tcPr>
            <w:tcW w:w="426" w:type="dxa"/>
            <w:vAlign w:val="center"/>
          </w:tcPr>
          <w:p w14:paraId="4DFF99E6">
            <w:pPr>
              <w:pStyle w:val="24"/>
              <w:spacing w:line="240" w:lineRule="auto"/>
              <w:ind w:firstLine="0" w:firstLineChars="0"/>
              <w:jc w:val="center"/>
              <w:rPr>
                <w:sz w:val="21"/>
              </w:rPr>
            </w:pPr>
          </w:p>
        </w:tc>
      </w:tr>
      <w:tr w14:paraId="5104901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14:paraId="19610917">
            <w:pPr>
              <w:pStyle w:val="24"/>
              <w:spacing w:line="240" w:lineRule="auto"/>
              <w:ind w:firstLine="0" w:firstLineChars="0"/>
              <w:jc w:val="center"/>
              <w:rPr>
                <w:sz w:val="21"/>
              </w:rPr>
            </w:pPr>
            <w:r>
              <w:rPr>
                <w:sz w:val="21"/>
              </w:rPr>
              <w:t>2</w:t>
            </w:r>
          </w:p>
        </w:tc>
        <w:tc>
          <w:tcPr>
            <w:tcW w:w="1791" w:type="dxa"/>
            <w:vAlign w:val="center"/>
          </w:tcPr>
          <w:p w14:paraId="3AA680DC">
            <w:pPr>
              <w:pStyle w:val="24"/>
              <w:spacing w:line="240" w:lineRule="auto"/>
              <w:ind w:firstLine="0" w:firstLineChars="0"/>
              <w:rPr>
                <w:sz w:val="21"/>
              </w:rPr>
            </w:pPr>
          </w:p>
        </w:tc>
        <w:tc>
          <w:tcPr>
            <w:tcW w:w="4751" w:type="dxa"/>
            <w:gridSpan w:val="3"/>
            <w:vAlign w:val="center"/>
          </w:tcPr>
          <w:p w14:paraId="20AA5908">
            <w:pPr>
              <w:pStyle w:val="24"/>
              <w:spacing w:line="240" w:lineRule="auto"/>
              <w:ind w:firstLine="0" w:firstLineChars="0"/>
              <w:jc w:val="left"/>
              <w:rPr>
                <w:sz w:val="21"/>
              </w:rPr>
            </w:pPr>
          </w:p>
        </w:tc>
        <w:tc>
          <w:tcPr>
            <w:tcW w:w="1821" w:type="dxa"/>
            <w:gridSpan w:val="2"/>
            <w:vAlign w:val="center"/>
          </w:tcPr>
          <w:p w14:paraId="42264AF8">
            <w:pPr>
              <w:pStyle w:val="24"/>
              <w:spacing w:line="240" w:lineRule="auto"/>
              <w:ind w:firstLine="0" w:firstLineChars="0"/>
              <w:jc w:val="center"/>
              <w:rPr>
                <w:sz w:val="21"/>
              </w:rPr>
            </w:pPr>
          </w:p>
        </w:tc>
        <w:tc>
          <w:tcPr>
            <w:tcW w:w="426" w:type="dxa"/>
            <w:vAlign w:val="center"/>
          </w:tcPr>
          <w:p w14:paraId="5216D55F">
            <w:pPr>
              <w:pStyle w:val="24"/>
              <w:spacing w:line="240" w:lineRule="auto"/>
              <w:ind w:firstLine="0" w:firstLineChars="0"/>
              <w:jc w:val="center"/>
              <w:rPr>
                <w:sz w:val="21"/>
              </w:rPr>
            </w:pPr>
          </w:p>
        </w:tc>
      </w:tr>
      <w:tr w14:paraId="18BD830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14:paraId="37181EB1">
            <w:pPr>
              <w:pStyle w:val="24"/>
              <w:spacing w:line="240" w:lineRule="auto"/>
              <w:ind w:firstLine="0" w:firstLineChars="0"/>
              <w:jc w:val="center"/>
              <w:rPr>
                <w:sz w:val="21"/>
              </w:rPr>
            </w:pPr>
            <w:r>
              <w:rPr>
                <w:sz w:val="21"/>
              </w:rPr>
              <w:t>3</w:t>
            </w:r>
          </w:p>
        </w:tc>
        <w:tc>
          <w:tcPr>
            <w:tcW w:w="1791" w:type="dxa"/>
            <w:vAlign w:val="center"/>
          </w:tcPr>
          <w:p w14:paraId="335E3475">
            <w:pPr>
              <w:pStyle w:val="24"/>
              <w:spacing w:line="240" w:lineRule="auto"/>
              <w:ind w:firstLine="0" w:firstLineChars="0"/>
              <w:rPr>
                <w:sz w:val="21"/>
              </w:rPr>
            </w:pPr>
          </w:p>
        </w:tc>
        <w:tc>
          <w:tcPr>
            <w:tcW w:w="4751" w:type="dxa"/>
            <w:gridSpan w:val="3"/>
            <w:vAlign w:val="center"/>
          </w:tcPr>
          <w:p w14:paraId="400F4345">
            <w:pPr>
              <w:pStyle w:val="24"/>
              <w:spacing w:line="240" w:lineRule="auto"/>
              <w:ind w:firstLine="0" w:firstLineChars="0"/>
              <w:jc w:val="left"/>
              <w:rPr>
                <w:sz w:val="21"/>
              </w:rPr>
            </w:pPr>
          </w:p>
        </w:tc>
        <w:tc>
          <w:tcPr>
            <w:tcW w:w="1821" w:type="dxa"/>
            <w:gridSpan w:val="2"/>
            <w:vAlign w:val="center"/>
          </w:tcPr>
          <w:p w14:paraId="249494F2">
            <w:pPr>
              <w:pStyle w:val="24"/>
              <w:spacing w:line="240" w:lineRule="auto"/>
              <w:ind w:firstLine="0" w:firstLineChars="0"/>
              <w:jc w:val="center"/>
              <w:rPr>
                <w:sz w:val="21"/>
              </w:rPr>
            </w:pPr>
          </w:p>
        </w:tc>
        <w:tc>
          <w:tcPr>
            <w:tcW w:w="426" w:type="dxa"/>
            <w:vAlign w:val="center"/>
          </w:tcPr>
          <w:p w14:paraId="7322CA73">
            <w:pPr>
              <w:pStyle w:val="24"/>
              <w:spacing w:line="240" w:lineRule="auto"/>
              <w:ind w:firstLine="0" w:firstLineChars="0"/>
              <w:jc w:val="center"/>
              <w:rPr>
                <w:sz w:val="21"/>
              </w:rPr>
            </w:pPr>
          </w:p>
        </w:tc>
      </w:tr>
      <w:tr w14:paraId="5F98DAF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14:paraId="3957A67D">
            <w:pPr>
              <w:pStyle w:val="24"/>
              <w:spacing w:line="240" w:lineRule="auto"/>
              <w:ind w:firstLine="0" w:firstLineChars="0"/>
              <w:jc w:val="center"/>
              <w:rPr>
                <w:sz w:val="21"/>
              </w:rPr>
            </w:pPr>
            <w:r>
              <w:rPr>
                <w:sz w:val="21"/>
              </w:rPr>
              <w:t>4</w:t>
            </w:r>
          </w:p>
        </w:tc>
        <w:tc>
          <w:tcPr>
            <w:tcW w:w="1791" w:type="dxa"/>
            <w:vAlign w:val="center"/>
          </w:tcPr>
          <w:p w14:paraId="729ADD2D">
            <w:pPr>
              <w:pStyle w:val="24"/>
              <w:spacing w:line="240" w:lineRule="auto"/>
              <w:ind w:firstLine="0" w:firstLineChars="0"/>
              <w:rPr>
                <w:sz w:val="21"/>
              </w:rPr>
            </w:pPr>
          </w:p>
        </w:tc>
        <w:tc>
          <w:tcPr>
            <w:tcW w:w="4751" w:type="dxa"/>
            <w:gridSpan w:val="3"/>
            <w:vAlign w:val="center"/>
          </w:tcPr>
          <w:p w14:paraId="3A240A66">
            <w:pPr>
              <w:pStyle w:val="24"/>
              <w:spacing w:line="240" w:lineRule="auto"/>
              <w:ind w:firstLine="0" w:firstLineChars="0"/>
              <w:jc w:val="left"/>
              <w:rPr>
                <w:sz w:val="21"/>
              </w:rPr>
            </w:pPr>
          </w:p>
        </w:tc>
        <w:tc>
          <w:tcPr>
            <w:tcW w:w="1821" w:type="dxa"/>
            <w:gridSpan w:val="2"/>
            <w:vAlign w:val="center"/>
          </w:tcPr>
          <w:p w14:paraId="13AFB90F">
            <w:pPr>
              <w:pStyle w:val="24"/>
              <w:spacing w:line="240" w:lineRule="auto"/>
              <w:ind w:firstLine="0" w:firstLineChars="0"/>
              <w:jc w:val="center"/>
              <w:rPr>
                <w:sz w:val="21"/>
              </w:rPr>
            </w:pPr>
          </w:p>
        </w:tc>
        <w:tc>
          <w:tcPr>
            <w:tcW w:w="426" w:type="dxa"/>
            <w:vAlign w:val="center"/>
          </w:tcPr>
          <w:p w14:paraId="575B2B4C">
            <w:pPr>
              <w:pStyle w:val="24"/>
              <w:spacing w:line="240" w:lineRule="auto"/>
              <w:ind w:firstLine="0" w:firstLineChars="0"/>
              <w:jc w:val="center"/>
              <w:rPr>
                <w:sz w:val="21"/>
              </w:rPr>
            </w:pPr>
          </w:p>
        </w:tc>
      </w:tr>
      <w:tr w14:paraId="4300DC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14:paraId="06147C0A">
            <w:pPr>
              <w:pStyle w:val="24"/>
              <w:spacing w:line="240" w:lineRule="auto"/>
              <w:ind w:firstLine="0" w:firstLineChars="0"/>
              <w:jc w:val="center"/>
              <w:rPr>
                <w:sz w:val="21"/>
              </w:rPr>
            </w:pPr>
            <w:r>
              <w:rPr>
                <w:sz w:val="21"/>
              </w:rPr>
              <w:t>5</w:t>
            </w:r>
          </w:p>
        </w:tc>
        <w:tc>
          <w:tcPr>
            <w:tcW w:w="1791" w:type="dxa"/>
            <w:vAlign w:val="center"/>
          </w:tcPr>
          <w:p w14:paraId="5AE7445A">
            <w:pPr>
              <w:pStyle w:val="24"/>
              <w:spacing w:line="240" w:lineRule="auto"/>
              <w:ind w:firstLine="0" w:firstLineChars="0"/>
              <w:rPr>
                <w:sz w:val="21"/>
              </w:rPr>
            </w:pPr>
          </w:p>
        </w:tc>
        <w:tc>
          <w:tcPr>
            <w:tcW w:w="4751" w:type="dxa"/>
            <w:gridSpan w:val="3"/>
            <w:vAlign w:val="center"/>
          </w:tcPr>
          <w:p w14:paraId="75361DCA">
            <w:pPr>
              <w:pStyle w:val="24"/>
              <w:spacing w:line="240" w:lineRule="auto"/>
              <w:ind w:firstLine="0" w:firstLineChars="0"/>
              <w:jc w:val="left"/>
              <w:rPr>
                <w:sz w:val="21"/>
              </w:rPr>
            </w:pPr>
          </w:p>
        </w:tc>
        <w:tc>
          <w:tcPr>
            <w:tcW w:w="1821" w:type="dxa"/>
            <w:gridSpan w:val="2"/>
            <w:vAlign w:val="center"/>
          </w:tcPr>
          <w:p w14:paraId="3821BA35">
            <w:pPr>
              <w:pStyle w:val="24"/>
              <w:spacing w:line="240" w:lineRule="auto"/>
              <w:ind w:firstLine="0" w:firstLineChars="0"/>
              <w:jc w:val="center"/>
              <w:rPr>
                <w:sz w:val="21"/>
              </w:rPr>
            </w:pPr>
          </w:p>
        </w:tc>
        <w:tc>
          <w:tcPr>
            <w:tcW w:w="426" w:type="dxa"/>
            <w:vAlign w:val="center"/>
          </w:tcPr>
          <w:p w14:paraId="00F1456B">
            <w:pPr>
              <w:pStyle w:val="24"/>
              <w:spacing w:line="240" w:lineRule="auto"/>
              <w:ind w:firstLine="0" w:firstLineChars="0"/>
              <w:jc w:val="center"/>
              <w:rPr>
                <w:sz w:val="21"/>
              </w:rPr>
            </w:pPr>
          </w:p>
        </w:tc>
      </w:tr>
      <w:tr w14:paraId="1C3E7C2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14:paraId="130EA746">
            <w:pPr>
              <w:pStyle w:val="24"/>
              <w:spacing w:line="240" w:lineRule="auto"/>
              <w:ind w:firstLine="0" w:firstLineChars="0"/>
              <w:jc w:val="center"/>
              <w:rPr>
                <w:sz w:val="21"/>
              </w:rPr>
            </w:pPr>
            <w:r>
              <w:rPr>
                <w:sz w:val="21"/>
              </w:rPr>
              <w:t>6</w:t>
            </w:r>
          </w:p>
        </w:tc>
        <w:tc>
          <w:tcPr>
            <w:tcW w:w="1791" w:type="dxa"/>
            <w:vAlign w:val="center"/>
          </w:tcPr>
          <w:p w14:paraId="3433D876">
            <w:pPr>
              <w:pStyle w:val="24"/>
              <w:spacing w:line="240" w:lineRule="auto"/>
              <w:ind w:firstLine="0" w:firstLineChars="0"/>
              <w:rPr>
                <w:sz w:val="21"/>
              </w:rPr>
            </w:pPr>
          </w:p>
        </w:tc>
        <w:tc>
          <w:tcPr>
            <w:tcW w:w="4751" w:type="dxa"/>
            <w:gridSpan w:val="3"/>
            <w:vAlign w:val="center"/>
          </w:tcPr>
          <w:p w14:paraId="4403EAE7">
            <w:pPr>
              <w:pStyle w:val="24"/>
              <w:spacing w:line="240" w:lineRule="auto"/>
              <w:ind w:firstLine="0" w:firstLineChars="0"/>
              <w:jc w:val="left"/>
              <w:rPr>
                <w:sz w:val="21"/>
              </w:rPr>
            </w:pPr>
          </w:p>
        </w:tc>
        <w:tc>
          <w:tcPr>
            <w:tcW w:w="1821" w:type="dxa"/>
            <w:gridSpan w:val="2"/>
            <w:vAlign w:val="center"/>
          </w:tcPr>
          <w:p w14:paraId="6557770F">
            <w:pPr>
              <w:pStyle w:val="24"/>
              <w:spacing w:line="240" w:lineRule="auto"/>
              <w:ind w:firstLine="0" w:firstLineChars="0"/>
              <w:jc w:val="center"/>
              <w:rPr>
                <w:sz w:val="21"/>
              </w:rPr>
            </w:pPr>
          </w:p>
        </w:tc>
        <w:tc>
          <w:tcPr>
            <w:tcW w:w="426" w:type="dxa"/>
            <w:vAlign w:val="center"/>
          </w:tcPr>
          <w:p w14:paraId="677F5DCD">
            <w:pPr>
              <w:pStyle w:val="24"/>
              <w:spacing w:line="240" w:lineRule="auto"/>
              <w:ind w:firstLine="0" w:firstLineChars="0"/>
              <w:jc w:val="center"/>
              <w:rPr>
                <w:sz w:val="21"/>
              </w:rPr>
            </w:pPr>
          </w:p>
        </w:tc>
      </w:tr>
      <w:tr w14:paraId="5E2BB6B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14:paraId="242CE517">
            <w:pPr>
              <w:pStyle w:val="24"/>
              <w:spacing w:line="240" w:lineRule="auto"/>
              <w:ind w:firstLine="0" w:firstLineChars="0"/>
              <w:jc w:val="center"/>
              <w:rPr>
                <w:sz w:val="21"/>
              </w:rPr>
            </w:pPr>
            <w:r>
              <w:rPr>
                <w:sz w:val="21"/>
              </w:rPr>
              <w:t>7</w:t>
            </w:r>
          </w:p>
        </w:tc>
        <w:tc>
          <w:tcPr>
            <w:tcW w:w="1791" w:type="dxa"/>
            <w:vAlign w:val="center"/>
          </w:tcPr>
          <w:p w14:paraId="695D7ACB">
            <w:pPr>
              <w:pStyle w:val="24"/>
              <w:spacing w:line="240" w:lineRule="auto"/>
              <w:ind w:firstLine="0" w:firstLineChars="0"/>
              <w:rPr>
                <w:sz w:val="21"/>
              </w:rPr>
            </w:pPr>
          </w:p>
        </w:tc>
        <w:tc>
          <w:tcPr>
            <w:tcW w:w="4751" w:type="dxa"/>
            <w:gridSpan w:val="3"/>
            <w:vAlign w:val="center"/>
          </w:tcPr>
          <w:p w14:paraId="423CBCF9">
            <w:pPr>
              <w:pStyle w:val="24"/>
              <w:spacing w:line="240" w:lineRule="auto"/>
              <w:ind w:firstLine="0" w:firstLineChars="0"/>
              <w:jc w:val="left"/>
              <w:rPr>
                <w:sz w:val="21"/>
              </w:rPr>
            </w:pPr>
          </w:p>
        </w:tc>
        <w:tc>
          <w:tcPr>
            <w:tcW w:w="1821" w:type="dxa"/>
            <w:gridSpan w:val="2"/>
            <w:vAlign w:val="center"/>
          </w:tcPr>
          <w:p w14:paraId="2F2A86A2">
            <w:pPr>
              <w:pStyle w:val="24"/>
              <w:spacing w:line="240" w:lineRule="auto"/>
              <w:ind w:firstLine="0" w:firstLineChars="0"/>
              <w:jc w:val="center"/>
              <w:rPr>
                <w:sz w:val="21"/>
              </w:rPr>
            </w:pPr>
          </w:p>
        </w:tc>
        <w:tc>
          <w:tcPr>
            <w:tcW w:w="426" w:type="dxa"/>
            <w:vAlign w:val="center"/>
          </w:tcPr>
          <w:p w14:paraId="0D7BB717">
            <w:pPr>
              <w:pStyle w:val="24"/>
              <w:spacing w:line="240" w:lineRule="auto"/>
              <w:ind w:firstLine="0" w:firstLineChars="0"/>
              <w:jc w:val="center"/>
              <w:rPr>
                <w:sz w:val="21"/>
              </w:rPr>
            </w:pPr>
          </w:p>
        </w:tc>
      </w:tr>
      <w:tr w14:paraId="7F16FA2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14:paraId="4E0D3749">
            <w:pPr>
              <w:pStyle w:val="24"/>
              <w:spacing w:line="240" w:lineRule="auto"/>
              <w:ind w:firstLine="0" w:firstLineChars="0"/>
              <w:jc w:val="center"/>
              <w:rPr>
                <w:sz w:val="21"/>
              </w:rPr>
            </w:pPr>
            <w:r>
              <w:rPr>
                <w:sz w:val="21"/>
              </w:rPr>
              <w:t>8</w:t>
            </w:r>
          </w:p>
        </w:tc>
        <w:tc>
          <w:tcPr>
            <w:tcW w:w="1791" w:type="dxa"/>
            <w:vAlign w:val="center"/>
          </w:tcPr>
          <w:p w14:paraId="6C0EDD2F">
            <w:pPr>
              <w:pStyle w:val="24"/>
              <w:spacing w:line="240" w:lineRule="auto"/>
              <w:ind w:firstLine="0" w:firstLineChars="0"/>
              <w:rPr>
                <w:sz w:val="21"/>
              </w:rPr>
            </w:pPr>
          </w:p>
        </w:tc>
        <w:tc>
          <w:tcPr>
            <w:tcW w:w="4751" w:type="dxa"/>
            <w:gridSpan w:val="3"/>
            <w:vAlign w:val="center"/>
          </w:tcPr>
          <w:p w14:paraId="114842F9">
            <w:pPr>
              <w:pStyle w:val="24"/>
              <w:spacing w:line="240" w:lineRule="auto"/>
              <w:ind w:firstLine="0" w:firstLineChars="0"/>
              <w:jc w:val="left"/>
              <w:rPr>
                <w:sz w:val="21"/>
              </w:rPr>
            </w:pPr>
          </w:p>
        </w:tc>
        <w:tc>
          <w:tcPr>
            <w:tcW w:w="1821" w:type="dxa"/>
            <w:gridSpan w:val="2"/>
            <w:vAlign w:val="center"/>
          </w:tcPr>
          <w:p w14:paraId="1C3DF757">
            <w:pPr>
              <w:pStyle w:val="24"/>
              <w:spacing w:line="240" w:lineRule="auto"/>
              <w:ind w:firstLine="0" w:firstLineChars="0"/>
              <w:jc w:val="center"/>
              <w:rPr>
                <w:sz w:val="21"/>
              </w:rPr>
            </w:pPr>
          </w:p>
        </w:tc>
        <w:tc>
          <w:tcPr>
            <w:tcW w:w="426" w:type="dxa"/>
            <w:vAlign w:val="center"/>
          </w:tcPr>
          <w:p w14:paraId="104696E1">
            <w:pPr>
              <w:pStyle w:val="24"/>
              <w:spacing w:line="240" w:lineRule="auto"/>
              <w:ind w:firstLine="0" w:firstLineChars="0"/>
              <w:jc w:val="center"/>
              <w:rPr>
                <w:sz w:val="21"/>
              </w:rPr>
            </w:pPr>
          </w:p>
        </w:tc>
      </w:tr>
      <w:tr w14:paraId="3500D52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14:paraId="2F87576D">
            <w:pPr>
              <w:pStyle w:val="24"/>
              <w:spacing w:line="240" w:lineRule="auto"/>
              <w:ind w:firstLine="0" w:firstLineChars="0"/>
              <w:jc w:val="center"/>
              <w:rPr>
                <w:sz w:val="21"/>
              </w:rPr>
            </w:pPr>
            <w:r>
              <w:rPr>
                <w:sz w:val="21"/>
              </w:rPr>
              <w:t>9</w:t>
            </w:r>
          </w:p>
        </w:tc>
        <w:tc>
          <w:tcPr>
            <w:tcW w:w="1791" w:type="dxa"/>
            <w:vAlign w:val="center"/>
          </w:tcPr>
          <w:p w14:paraId="7631BF58">
            <w:pPr>
              <w:pStyle w:val="24"/>
              <w:spacing w:line="240" w:lineRule="auto"/>
              <w:ind w:firstLine="0" w:firstLineChars="0"/>
              <w:rPr>
                <w:sz w:val="21"/>
              </w:rPr>
            </w:pPr>
          </w:p>
        </w:tc>
        <w:tc>
          <w:tcPr>
            <w:tcW w:w="4751" w:type="dxa"/>
            <w:gridSpan w:val="3"/>
            <w:vAlign w:val="center"/>
          </w:tcPr>
          <w:p w14:paraId="6D868F7F">
            <w:pPr>
              <w:pStyle w:val="24"/>
              <w:spacing w:line="240" w:lineRule="auto"/>
              <w:ind w:firstLine="0" w:firstLineChars="0"/>
              <w:jc w:val="left"/>
              <w:rPr>
                <w:sz w:val="21"/>
              </w:rPr>
            </w:pPr>
          </w:p>
        </w:tc>
        <w:tc>
          <w:tcPr>
            <w:tcW w:w="1821" w:type="dxa"/>
            <w:gridSpan w:val="2"/>
            <w:vAlign w:val="center"/>
          </w:tcPr>
          <w:p w14:paraId="5E3BF724">
            <w:pPr>
              <w:pStyle w:val="24"/>
              <w:spacing w:line="240" w:lineRule="auto"/>
              <w:ind w:firstLine="0" w:firstLineChars="0"/>
              <w:jc w:val="center"/>
              <w:rPr>
                <w:sz w:val="21"/>
              </w:rPr>
            </w:pPr>
          </w:p>
        </w:tc>
        <w:tc>
          <w:tcPr>
            <w:tcW w:w="426" w:type="dxa"/>
            <w:vAlign w:val="center"/>
          </w:tcPr>
          <w:p w14:paraId="3D851198">
            <w:pPr>
              <w:pStyle w:val="24"/>
              <w:spacing w:line="240" w:lineRule="auto"/>
              <w:ind w:firstLine="0" w:firstLineChars="0"/>
              <w:jc w:val="center"/>
              <w:rPr>
                <w:sz w:val="21"/>
              </w:rPr>
            </w:pPr>
          </w:p>
        </w:tc>
      </w:tr>
      <w:tr w14:paraId="1D18104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14:paraId="7BFEFAD5">
            <w:pPr>
              <w:pStyle w:val="24"/>
              <w:spacing w:line="240" w:lineRule="auto"/>
              <w:ind w:firstLine="0" w:firstLineChars="0"/>
              <w:jc w:val="center"/>
              <w:rPr>
                <w:sz w:val="21"/>
              </w:rPr>
            </w:pPr>
            <w:r>
              <w:rPr>
                <w:sz w:val="21"/>
              </w:rPr>
              <w:t>10</w:t>
            </w:r>
          </w:p>
        </w:tc>
        <w:tc>
          <w:tcPr>
            <w:tcW w:w="1791" w:type="dxa"/>
            <w:vAlign w:val="center"/>
          </w:tcPr>
          <w:p w14:paraId="7FE9B543">
            <w:pPr>
              <w:pStyle w:val="24"/>
              <w:spacing w:line="240" w:lineRule="auto"/>
              <w:ind w:firstLine="0" w:firstLineChars="0"/>
              <w:rPr>
                <w:sz w:val="21"/>
              </w:rPr>
            </w:pPr>
          </w:p>
        </w:tc>
        <w:tc>
          <w:tcPr>
            <w:tcW w:w="4751" w:type="dxa"/>
            <w:gridSpan w:val="3"/>
            <w:vAlign w:val="center"/>
          </w:tcPr>
          <w:p w14:paraId="43DBBD28">
            <w:pPr>
              <w:pStyle w:val="24"/>
              <w:spacing w:line="240" w:lineRule="auto"/>
              <w:ind w:firstLine="0" w:firstLineChars="0"/>
              <w:jc w:val="left"/>
              <w:rPr>
                <w:sz w:val="21"/>
              </w:rPr>
            </w:pPr>
          </w:p>
        </w:tc>
        <w:tc>
          <w:tcPr>
            <w:tcW w:w="1821" w:type="dxa"/>
            <w:gridSpan w:val="2"/>
            <w:vAlign w:val="center"/>
          </w:tcPr>
          <w:p w14:paraId="5FF47E12">
            <w:pPr>
              <w:pStyle w:val="24"/>
              <w:spacing w:line="240" w:lineRule="auto"/>
              <w:ind w:firstLine="0" w:firstLineChars="0"/>
              <w:jc w:val="center"/>
              <w:rPr>
                <w:sz w:val="21"/>
              </w:rPr>
            </w:pPr>
          </w:p>
        </w:tc>
        <w:tc>
          <w:tcPr>
            <w:tcW w:w="426" w:type="dxa"/>
            <w:vAlign w:val="center"/>
          </w:tcPr>
          <w:p w14:paraId="419570E0">
            <w:pPr>
              <w:pStyle w:val="24"/>
              <w:spacing w:line="240" w:lineRule="auto"/>
              <w:ind w:firstLine="0" w:firstLineChars="0"/>
              <w:jc w:val="center"/>
              <w:rPr>
                <w:sz w:val="21"/>
              </w:rPr>
            </w:pPr>
          </w:p>
        </w:tc>
      </w:tr>
    </w:tbl>
    <w:p w14:paraId="3F353189">
      <w:pPr>
        <w:pStyle w:val="47"/>
        <w:numPr>
          <w:ilvl w:val="2"/>
          <w:numId w:val="0"/>
        </w:numPr>
        <w:outlineLvl w:val="9"/>
      </w:pPr>
    </w:p>
    <w:p w14:paraId="6F7C5695">
      <w:pPr>
        <w:pStyle w:val="24"/>
        <w:ind w:firstLine="480"/>
        <w:sectPr>
          <w:footnotePr>
            <w:pos w:val="beneathText"/>
          </w:footnotePr>
          <w:pgSz w:w="11907" w:h="16840"/>
          <w:pgMar w:top="1418" w:right="1134" w:bottom="1134" w:left="1418" w:header="851" w:footer="851" w:gutter="0"/>
          <w:cols w:space="425" w:num="1"/>
          <w:docGrid w:type="linesAndChars" w:linePitch="312" w:charSpace="0"/>
        </w:sectPr>
      </w:pPr>
    </w:p>
    <w:p w14:paraId="5DB7FE12">
      <w:pPr>
        <w:pStyle w:val="44"/>
        <w:numPr>
          <w:ilvl w:val="0"/>
          <w:numId w:val="0"/>
        </w:numPr>
        <w:spacing w:before="156" w:after="156"/>
      </w:pPr>
      <w:bookmarkStart w:id="471" w:name="_Toc164764790"/>
      <w:bookmarkStart w:id="472" w:name="_Toc176264544"/>
      <w:bookmarkStart w:id="473" w:name="_Toc11870418"/>
      <w:r>
        <w:rPr>
          <w:rFonts w:hint="eastAsia"/>
        </w:rPr>
        <w:t>B</w:t>
      </w:r>
      <w:r>
        <w:t>.2</w:t>
      </w:r>
      <w:r>
        <w:rPr>
          <w:rFonts w:hint="eastAsia"/>
        </w:rPr>
        <w:t>试验中</w:t>
      </w:r>
      <w:r>
        <w:t>检测记录表</w:t>
      </w:r>
      <w:bookmarkEnd w:id="471"/>
      <w:bookmarkEnd w:id="472"/>
      <w:bookmarkEnd w:id="473"/>
    </w:p>
    <w:p w14:paraId="769AD3E0">
      <w:pPr>
        <w:pStyle w:val="24"/>
        <w:ind w:firstLine="480"/>
      </w:pPr>
      <w:r>
        <w:rPr>
          <w:rFonts w:hint="eastAsia"/>
        </w:rPr>
        <w:t>试验中</w:t>
      </w:r>
      <w:r>
        <w:t>检测记录表</w:t>
      </w:r>
      <w:r>
        <w:rPr>
          <w:rFonts w:hint="eastAsia"/>
        </w:rPr>
        <w:t>见表B.2。</w:t>
      </w:r>
    </w:p>
    <w:p w14:paraId="2CBF2253">
      <w:pPr>
        <w:pStyle w:val="59"/>
        <w:ind w:left="440" w:firstLine="0"/>
        <w:rPr>
          <w:rFonts w:ascii="黑体" w:hAnsi="黑体" w:cs="宋体"/>
          <w:szCs w:val="21"/>
        </w:rPr>
      </w:pPr>
      <w:bookmarkStart w:id="474" w:name="_Ref11868302"/>
      <w:bookmarkStart w:id="475" w:name="_Toc176262553"/>
      <w:r>
        <w:rPr>
          <w:rFonts w:hint="eastAsia" w:ascii="黑体" w:hAnsi="黑体" w:cs="宋体"/>
          <w:szCs w:val="21"/>
        </w:rPr>
        <w:t>B.2  试验中</w:t>
      </w:r>
      <w:r>
        <w:rPr>
          <w:rFonts w:ascii="黑体" w:hAnsi="黑体" w:cs="宋体"/>
          <w:szCs w:val="21"/>
        </w:rPr>
        <w:t>检测记录表</w:t>
      </w:r>
      <w:bookmarkEnd w:id="474"/>
      <w:bookmarkEnd w:id="475"/>
    </w:p>
    <w:tbl>
      <w:tblPr>
        <w:tblStyle w:val="18"/>
        <w:tblW w:w="9571"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82"/>
        <w:gridCol w:w="1791"/>
        <w:gridCol w:w="2131"/>
        <w:gridCol w:w="838"/>
        <w:gridCol w:w="1782"/>
        <w:gridCol w:w="1365"/>
        <w:gridCol w:w="456"/>
        <w:gridCol w:w="426"/>
      </w:tblGrid>
      <w:tr w14:paraId="670F5F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14:paraId="3B949DFF">
            <w:pPr>
              <w:pStyle w:val="24"/>
              <w:spacing w:line="240" w:lineRule="auto"/>
              <w:ind w:firstLine="0" w:firstLineChars="0"/>
              <w:jc w:val="center"/>
              <w:rPr>
                <w:sz w:val="21"/>
              </w:rPr>
            </w:pPr>
            <w:r>
              <w:rPr>
                <w:sz w:val="21"/>
              </w:rPr>
              <w:t>产品名称</w:t>
            </w:r>
          </w:p>
        </w:tc>
        <w:tc>
          <w:tcPr>
            <w:tcW w:w="2131" w:type="dxa"/>
            <w:vAlign w:val="center"/>
          </w:tcPr>
          <w:p w14:paraId="4F7E234A">
            <w:pPr>
              <w:pStyle w:val="24"/>
              <w:spacing w:line="240" w:lineRule="auto"/>
              <w:ind w:firstLine="0" w:firstLineChars="0"/>
              <w:jc w:val="center"/>
              <w:rPr>
                <w:sz w:val="21"/>
              </w:rPr>
            </w:pPr>
          </w:p>
        </w:tc>
        <w:tc>
          <w:tcPr>
            <w:tcW w:w="838" w:type="dxa"/>
            <w:vAlign w:val="center"/>
          </w:tcPr>
          <w:p w14:paraId="351CBE0D">
            <w:pPr>
              <w:pStyle w:val="24"/>
              <w:spacing w:line="240" w:lineRule="auto"/>
              <w:ind w:firstLine="0" w:firstLineChars="0"/>
              <w:jc w:val="center"/>
              <w:rPr>
                <w:sz w:val="21"/>
              </w:rPr>
            </w:pPr>
            <w:r>
              <w:rPr>
                <w:sz w:val="21"/>
              </w:rPr>
              <w:t>产品件号</w:t>
            </w:r>
          </w:p>
        </w:tc>
        <w:tc>
          <w:tcPr>
            <w:tcW w:w="1782" w:type="dxa"/>
            <w:vAlign w:val="center"/>
          </w:tcPr>
          <w:p w14:paraId="2AB3CF57">
            <w:pPr>
              <w:pStyle w:val="24"/>
              <w:spacing w:line="240" w:lineRule="auto"/>
              <w:ind w:firstLine="0" w:firstLineChars="0"/>
              <w:jc w:val="center"/>
              <w:rPr>
                <w:sz w:val="21"/>
              </w:rPr>
            </w:pPr>
          </w:p>
        </w:tc>
        <w:tc>
          <w:tcPr>
            <w:tcW w:w="1365" w:type="dxa"/>
            <w:vAlign w:val="center"/>
          </w:tcPr>
          <w:p w14:paraId="4F26158B">
            <w:pPr>
              <w:pStyle w:val="24"/>
              <w:spacing w:line="240" w:lineRule="auto"/>
              <w:ind w:firstLine="0" w:firstLineChars="0"/>
              <w:jc w:val="center"/>
              <w:rPr>
                <w:sz w:val="21"/>
              </w:rPr>
            </w:pPr>
            <w:r>
              <w:rPr>
                <w:sz w:val="21"/>
              </w:rPr>
              <w:t>产品序列号</w:t>
            </w:r>
          </w:p>
        </w:tc>
        <w:tc>
          <w:tcPr>
            <w:tcW w:w="882" w:type="dxa"/>
            <w:gridSpan w:val="2"/>
            <w:vAlign w:val="center"/>
          </w:tcPr>
          <w:p w14:paraId="031566A4">
            <w:pPr>
              <w:pStyle w:val="24"/>
              <w:spacing w:line="240" w:lineRule="auto"/>
              <w:ind w:firstLine="0" w:firstLineChars="0"/>
              <w:jc w:val="center"/>
              <w:rPr>
                <w:sz w:val="21"/>
              </w:rPr>
            </w:pPr>
          </w:p>
        </w:tc>
      </w:tr>
      <w:tr w14:paraId="03C825E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restart"/>
            <w:vAlign w:val="center"/>
          </w:tcPr>
          <w:p w14:paraId="53D6F965">
            <w:pPr>
              <w:pStyle w:val="24"/>
              <w:spacing w:line="240" w:lineRule="auto"/>
              <w:ind w:firstLine="0" w:firstLineChars="0"/>
              <w:jc w:val="center"/>
              <w:rPr>
                <w:sz w:val="21"/>
              </w:rPr>
            </w:pPr>
            <w:r>
              <w:rPr>
                <w:sz w:val="21"/>
              </w:rPr>
              <w:t>软件件号</w:t>
            </w:r>
          </w:p>
        </w:tc>
        <w:tc>
          <w:tcPr>
            <w:tcW w:w="2969" w:type="dxa"/>
            <w:gridSpan w:val="2"/>
            <w:vAlign w:val="center"/>
          </w:tcPr>
          <w:p w14:paraId="792A7E57">
            <w:pPr>
              <w:pStyle w:val="24"/>
              <w:spacing w:line="240" w:lineRule="auto"/>
              <w:ind w:firstLine="0" w:firstLineChars="0"/>
              <w:jc w:val="center"/>
              <w:rPr>
                <w:sz w:val="21"/>
              </w:rPr>
            </w:pPr>
          </w:p>
        </w:tc>
        <w:tc>
          <w:tcPr>
            <w:tcW w:w="1782" w:type="dxa"/>
            <w:vMerge w:val="restart"/>
            <w:vAlign w:val="center"/>
          </w:tcPr>
          <w:p w14:paraId="6E3DC9F6">
            <w:pPr>
              <w:pStyle w:val="24"/>
              <w:spacing w:line="240" w:lineRule="auto"/>
              <w:ind w:firstLine="0" w:firstLineChars="0"/>
              <w:jc w:val="center"/>
              <w:rPr>
                <w:sz w:val="21"/>
              </w:rPr>
            </w:pPr>
            <w:r>
              <w:rPr>
                <w:sz w:val="21"/>
              </w:rPr>
              <w:t>软件版本</w:t>
            </w:r>
          </w:p>
        </w:tc>
        <w:tc>
          <w:tcPr>
            <w:tcW w:w="2247" w:type="dxa"/>
            <w:gridSpan w:val="3"/>
            <w:vAlign w:val="center"/>
          </w:tcPr>
          <w:p w14:paraId="5379D408">
            <w:pPr>
              <w:pStyle w:val="24"/>
              <w:spacing w:line="240" w:lineRule="auto"/>
              <w:ind w:firstLine="0" w:firstLineChars="0"/>
              <w:jc w:val="center"/>
              <w:rPr>
                <w:sz w:val="21"/>
              </w:rPr>
            </w:pPr>
          </w:p>
        </w:tc>
      </w:tr>
      <w:tr w14:paraId="6B576D7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continue"/>
            <w:vAlign w:val="center"/>
          </w:tcPr>
          <w:p w14:paraId="3061DC97">
            <w:pPr>
              <w:pStyle w:val="24"/>
              <w:spacing w:line="240" w:lineRule="auto"/>
              <w:ind w:firstLine="0" w:firstLineChars="0"/>
              <w:jc w:val="center"/>
              <w:rPr>
                <w:sz w:val="21"/>
              </w:rPr>
            </w:pPr>
          </w:p>
        </w:tc>
        <w:tc>
          <w:tcPr>
            <w:tcW w:w="2969" w:type="dxa"/>
            <w:gridSpan w:val="2"/>
            <w:vAlign w:val="center"/>
          </w:tcPr>
          <w:p w14:paraId="35585B02">
            <w:pPr>
              <w:pStyle w:val="24"/>
              <w:spacing w:line="240" w:lineRule="auto"/>
              <w:ind w:firstLine="0" w:firstLineChars="0"/>
              <w:jc w:val="center"/>
              <w:rPr>
                <w:sz w:val="21"/>
              </w:rPr>
            </w:pPr>
          </w:p>
        </w:tc>
        <w:tc>
          <w:tcPr>
            <w:tcW w:w="1782" w:type="dxa"/>
            <w:vMerge w:val="continue"/>
            <w:vAlign w:val="center"/>
          </w:tcPr>
          <w:p w14:paraId="19A82083">
            <w:pPr>
              <w:pStyle w:val="24"/>
              <w:spacing w:line="240" w:lineRule="auto"/>
              <w:ind w:firstLine="0" w:firstLineChars="0"/>
              <w:jc w:val="center"/>
              <w:rPr>
                <w:sz w:val="21"/>
              </w:rPr>
            </w:pPr>
          </w:p>
        </w:tc>
        <w:tc>
          <w:tcPr>
            <w:tcW w:w="2247" w:type="dxa"/>
            <w:gridSpan w:val="3"/>
            <w:vAlign w:val="center"/>
          </w:tcPr>
          <w:p w14:paraId="61F411B0">
            <w:pPr>
              <w:pStyle w:val="24"/>
              <w:spacing w:line="240" w:lineRule="auto"/>
              <w:ind w:firstLine="0" w:firstLineChars="0"/>
              <w:jc w:val="center"/>
              <w:rPr>
                <w:sz w:val="21"/>
              </w:rPr>
            </w:pPr>
          </w:p>
        </w:tc>
      </w:tr>
      <w:tr w14:paraId="66BD776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14:paraId="140E8675">
            <w:pPr>
              <w:pStyle w:val="24"/>
              <w:spacing w:line="240" w:lineRule="auto"/>
              <w:ind w:firstLine="0" w:firstLineChars="0"/>
              <w:jc w:val="center"/>
              <w:rPr>
                <w:sz w:val="21"/>
              </w:rPr>
            </w:pPr>
            <w:r>
              <w:rPr>
                <w:sz w:val="21"/>
              </w:rPr>
              <w:t>试验项目</w:t>
            </w:r>
          </w:p>
        </w:tc>
        <w:tc>
          <w:tcPr>
            <w:tcW w:w="6998" w:type="dxa"/>
            <w:gridSpan w:val="6"/>
            <w:vAlign w:val="center"/>
          </w:tcPr>
          <w:p w14:paraId="0C48FA78">
            <w:pPr>
              <w:pStyle w:val="24"/>
              <w:spacing w:line="240" w:lineRule="auto"/>
              <w:ind w:firstLine="0" w:firstLineChars="0"/>
              <w:jc w:val="center"/>
              <w:rPr>
                <w:sz w:val="21"/>
              </w:rPr>
            </w:pPr>
          </w:p>
        </w:tc>
      </w:tr>
      <w:tr w14:paraId="751866C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14:paraId="0D9A91E6">
            <w:pPr>
              <w:pStyle w:val="24"/>
              <w:spacing w:line="240" w:lineRule="auto"/>
              <w:ind w:firstLine="0" w:firstLineChars="0"/>
              <w:jc w:val="center"/>
              <w:rPr>
                <w:sz w:val="21"/>
              </w:rPr>
            </w:pPr>
            <w:r>
              <w:rPr>
                <w:sz w:val="21"/>
              </w:rPr>
              <w:t>试验时间</w:t>
            </w:r>
          </w:p>
        </w:tc>
        <w:tc>
          <w:tcPr>
            <w:tcW w:w="6998" w:type="dxa"/>
            <w:gridSpan w:val="6"/>
            <w:vAlign w:val="center"/>
          </w:tcPr>
          <w:p w14:paraId="7DDBD21C">
            <w:pPr>
              <w:pStyle w:val="24"/>
              <w:spacing w:line="240" w:lineRule="auto"/>
              <w:ind w:firstLine="0" w:firstLineChars="0"/>
              <w:jc w:val="center"/>
              <w:rPr>
                <w:sz w:val="21"/>
              </w:rPr>
            </w:pPr>
          </w:p>
        </w:tc>
      </w:tr>
      <w:tr w14:paraId="5263CF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14:paraId="442C65DE">
            <w:pPr>
              <w:pStyle w:val="24"/>
              <w:spacing w:line="240" w:lineRule="auto"/>
              <w:ind w:firstLine="0" w:firstLineChars="0"/>
              <w:jc w:val="center"/>
              <w:rPr>
                <w:sz w:val="21"/>
              </w:rPr>
            </w:pPr>
            <w:r>
              <w:rPr>
                <w:sz w:val="21"/>
              </w:rPr>
              <w:t>序号</w:t>
            </w:r>
          </w:p>
        </w:tc>
        <w:tc>
          <w:tcPr>
            <w:tcW w:w="1791" w:type="dxa"/>
            <w:vAlign w:val="center"/>
          </w:tcPr>
          <w:p w14:paraId="764CD3AE">
            <w:pPr>
              <w:pStyle w:val="24"/>
              <w:spacing w:line="240" w:lineRule="auto"/>
              <w:ind w:firstLine="0" w:firstLineChars="0"/>
              <w:jc w:val="center"/>
              <w:rPr>
                <w:sz w:val="21"/>
              </w:rPr>
            </w:pPr>
            <w:r>
              <w:rPr>
                <w:sz w:val="21"/>
              </w:rPr>
              <w:t>测试项目</w:t>
            </w:r>
          </w:p>
        </w:tc>
        <w:tc>
          <w:tcPr>
            <w:tcW w:w="4751" w:type="dxa"/>
            <w:gridSpan w:val="3"/>
            <w:vAlign w:val="center"/>
          </w:tcPr>
          <w:p w14:paraId="7C61B8D6">
            <w:pPr>
              <w:pStyle w:val="24"/>
              <w:spacing w:line="240" w:lineRule="auto"/>
              <w:ind w:firstLine="0" w:firstLineChars="0"/>
              <w:jc w:val="center"/>
              <w:rPr>
                <w:sz w:val="21"/>
              </w:rPr>
            </w:pPr>
            <w:r>
              <w:rPr>
                <w:sz w:val="21"/>
              </w:rPr>
              <w:t>检验要求</w:t>
            </w:r>
          </w:p>
        </w:tc>
        <w:tc>
          <w:tcPr>
            <w:tcW w:w="1821" w:type="dxa"/>
            <w:gridSpan w:val="2"/>
            <w:vAlign w:val="center"/>
          </w:tcPr>
          <w:p w14:paraId="4BFCE90C">
            <w:pPr>
              <w:pStyle w:val="24"/>
              <w:spacing w:line="240" w:lineRule="auto"/>
              <w:ind w:firstLine="0" w:firstLineChars="0"/>
              <w:rPr>
                <w:sz w:val="21"/>
              </w:rPr>
            </w:pPr>
            <w:r>
              <w:rPr>
                <w:sz w:val="21"/>
              </w:rPr>
              <w:t>检验结果（符合标“√”，不符合标“×”；或记录数值）</w:t>
            </w:r>
          </w:p>
        </w:tc>
        <w:tc>
          <w:tcPr>
            <w:tcW w:w="426" w:type="dxa"/>
            <w:vAlign w:val="center"/>
          </w:tcPr>
          <w:p w14:paraId="40853C37">
            <w:pPr>
              <w:pStyle w:val="24"/>
              <w:spacing w:line="240" w:lineRule="auto"/>
              <w:ind w:firstLine="0" w:firstLineChars="0"/>
              <w:jc w:val="center"/>
              <w:rPr>
                <w:sz w:val="21"/>
              </w:rPr>
            </w:pPr>
            <w:r>
              <w:rPr>
                <w:sz w:val="21"/>
              </w:rPr>
              <w:t>备注</w:t>
            </w:r>
          </w:p>
        </w:tc>
      </w:tr>
      <w:tr w14:paraId="6754FD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14:paraId="5A0B84C8">
            <w:pPr>
              <w:pStyle w:val="24"/>
              <w:numPr>
                <w:ilvl w:val="0"/>
                <w:numId w:val="62"/>
              </w:numPr>
              <w:spacing w:line="240" w:lineRule="auto"/>
              <w:ind w:firstLineChars="0"/>
              <w:jc w:val="center"/>
              <w:rPr>
                <w:sz w:val="21"/>
              </w:rPr>
            </w:pPr>
          </w:p>
        </w:tc>
        <w:tc>
          <w:tcPr>
            <w:tcW w:w="1791" w:type="dxa"/>
            <w:vAlign w:val="center"/>
          </w:tcPr>
          <w:p w14:paraId="06F1E30C">
            <w:pPr>
              <w:pStyle w:val="24"/>
              <w:spacing w:line="240" w:lineRule="auto"/>
              <w:ind w:firstLine="0" w:firstLineChars="0"/>
              <w:rPr>
                <w:sz w:val="21"/>
              </w:rPr>
            </w:pPr>
          </w:p>
        </w:tc>
        <w:tc>
          <w:tcPr>
            <w:tcW w:w="4751" w:type="dxa"/>
            <w:gridSpan w:val="3"/>
            <w:vAlign w:val="center"/>
          </w:tcPr>
          <w:p w14:paraId="089FF68A">
            <w:pPr>
              <w:pStyle w:val="24"/>
              <w:spacing w:line="240" w:lineRule="auto"/>
              <w:ind w:firstLine="0" w:firstLineChars="0"/>
              <w:jc w:val="left"/>
              <w:rPr>
                <w:sz w:val="21"/>
              </w:rPr>
            </w:pPr>
          </w:p>
        </w:tc>
        <w:tc>
          <w:tcPr>
            <w:tcW w:w="1821" w:type="dxa"/>
            <w:gridSpan w:val="2"/>
            <w:vAlign w:val="center"/>
          </w:tcPr>
          <w:p w14:paraId="7BC1C1EE">
            <w:pPr>
              <w:pStyle w:val="24"/>
              <w:spacing w:line="240" w:lineRule="auto"/>
              <w:ind w:firstLine="0" w:firstLineChars="0"/>
              <w:jc w:val="center"/>
              <w:rPr>
                <w:sz w:val="21"/>
              </w:rPr>
            </w:pPr>
          </w:p>
        </w:tc>
        <w:tc>
          <w:tcPr>
            <w:tcW w:w="426" w:type="dxa"/>
            <w:vAlign w:val="center"/>
          </w:tcPr>
          <w:p w14:paraId="5339B155">
            <w:pPr>
              <w:pStyle w:val="24"/>
              <w:spacing w:line="240" w:lineRule="auto"/>
              <w:ind w:firstLine="0" w:firstLineChars="0"/>
              <w:jc w:val="center"/>
              <w:rPr>
                <w:sz w:val="21"/>
              </w:rPr>
            </w:pPr>
          </w:p>
        </w:tc>
      </w:tr>
      <w:tr w14:paraId="2C20796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14:paraId="427C6FCE">
            <w:pPr>
              <w:pStyle w:val="24"/>
              <w:numPr>
                <w:ilvl w:val="0"/>
                <w:numId w:val="62"/>
              </w:numPr>
              <w:spacing w:line="240" w:lineRule="auto"/>
              <w:ind w:firstLineChars="0"/>
              <w:jc w:val="center"/>
              <w:rPr>
                <w:sz w:val="21"/>
              </w:rPr>
            </w:pPr>
          </w:p>
        </w:tc>
        <w:tc>
          <w:tcPr>
            <w:tcW w:w="1791" w:type="dxa"/>
            <w:vAlign w:val="center"/>
          </w:tcPr>
          <w:p w14:paraId="3AD9FF63">
            <w:pPr>
              <w:pStyle w:val="24"/>
              <w:spacing w:line="240" w:lineRule="auto"/>
              <w:ind w:firstLine="0" w:firstLineChars="0"/>
              <w:rPr>
                <w:sz w:val="21"/>
              </w:rPr>
            </w:pPr>
          </w:p>
        </w:tc>
        <w:tc>
          <w:tcPr>
            <w:tcW w:w="4751" w:type="dxa"/>
            <w:gridSpan w:val="3"/>
            <w:vAlign w:val="center"/>
          </w:tcPr>
          <w:p w14:paraId="582752BA">
            <w:pPr>
              <w:pStyle w:val="24"/>
              <w:spacing w:line="240" w:lineRule="auto"/>
              <w:ind w:firstLine="0" w:firstLineChars="0"/>
              <w:jc w:val="left"/>
              <w:rPr>
                <w:sz w:val="21"/>
              </w:rPr>
            </w:pPr>
          </w:p>
        </w:tc>
        <w:tc>
          <w:tcPr>
            <w:tcW w:w="1821" w:type="dxa"/>
            <w:gridSpan w:val="2"/>
            <w:vAlign w:val="center"/>
          </w:tcPr>
          <w:p w14:paraId="779D9AA2">
            <w:pPr>
              <w:pStyle w:val="24"/>
              <w:spacing w:line="240" w:lineRule="auto"/>
              <w:ind w:firstLine="0" w:firstLineChars="0"/>
              <w:jc w:val="center"/>
              <w:rPr>
                <w:sz w:val="21"/>
              </w:rPr>
            </w:pPr>
          </w:p>
        </w:tc>
        <w:tc>
          <w:tcPr>
            <w:tcW w:w="426" w:type="dxa"/>
            <w:vAlign w:val="center"/>
          </w:tcPr>
          <w:p w14:paraId="74423CB9">
            <w:pPr>
              <w:pStyle w:val="24"/>
              <w:spacing w:line="240" w:lineRule="auto"/>
              <w:ind w:firstLine="0" w:firstLineChars="0"/>
              <w:jc w:val="center"/>
              <w:rPr>
                <w:sz w:val="21"/>
              </w:rPr>
            </w:pPr>
          </w:p>
        </w:tc>
      </w:tr>
      <w:tr w14:paraId="44F92A1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14:paraId="74DEF395">
            <w:pPr>
              <w:pStyle w:val="24"/>
              <w:numPr>
                <w:ilvl w:val="0"/>
                <w:numId w:val="62"/>
              </w:numPr>
              <w:spacing w:line="240" w:lineRule="auto"/>
              <w:ind w:firstLineChars="0"/>
              <w:jc w:val="center"/>
              <w:rPr>
                <w:sz w:val="21"/>
              </w:rPr>
            </w:pPr>
          </w:p>
        </w:tc>
        <w:tc>
          <w:tcPr>
            <w:tcW w:w="1791" w:type="dxa"/>
            <w:vAlign w:val="center"/>
          </w:tcPr>
          <w:p w14:paraId="283382AE">
            <w:pPr>
              <w:pStyle w:val="24"/>
              <w:spacing w:line="240" w:lineRule="auto"/>
              <w:ind w:firstLine="0" w:firstLineChars="0"/>
              <w:rPr>
                <w:sz w:val="21"/>
              </w:rPr>
            </w:pPr>
          </w:p>
        </w:tc>
        <w:tc>
          <w:tcPr>
            <w:tcW w:w="4751" w:type="dxa"/>
            <w:gridSpan w:val="3"/>
            <w:vAlign w:val="center"/>
          </w:tcPr>
          <w:p w14:paraId="5B29283F">
            <w:pPr>
              <w:pStyle w:val="24"/>
              <w:spacing w:line="240" w:lineRule="auto"/>
              <w:ind w:firstLine="0" w:firstLineChars="0"/>
              <w:jc w:val="left"/>
              <w:rPr>
                <w:sz w:val="21"/>
              </w:rPr>
            </w:pPr>
          </w:p>
        </w:tc>
        <w:tc>
          <w:tcPr>
            <w:tcW w:w="1821" w:type="dxa"/>
            <w:gridSpan w:val="2"/>
            <w:vAlign w:val="center"/>
          </w:tcPr>
          <w:p w14:paraId="54F9ED53">
            <w:pPr>
              <w:pStyle w:val="24"/>
              <w:spacing w:line="240" w:lineRule="auto"/>
              <w:ind w:firstLine="0" w:firstLineChars="0"/>
              <w:jc w:val="center"/>
              <w:rPr>
                <w:sz w:val="21"/>
              </w:rPr>
            </w:pPr>
          </w:p>
        </w:tc>
        <w:tc>
          <w:tcPr>
            <w:tcW w:w="426" w:type="dxa"/>
            <w:vAlign w:val="center"/>
          </w:tcPr>
          <w:p w14:paraId="13126D56">
            <w:pPr>
              <w:pStyle w:val="24"/>
              <w:spacing w:line="240" w:lineRule="auto"/>
              <w:ind w:firstLine="0" w:firstLineChars="0"/>
              <w:jc w:val="center"/>
              <w:rPr>
                <w:sz w:val="21"/>
              </w:rPr>
            </w:pPr>
          </w:p>
        </w:tc>
      </w:tr>
      <w:tr w14:paraId="3A71E5A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14:paraId="25D0E138">
            <w:pPr>
              <w:pStyle w:val="24"/>
              <w:numPr>
                <w:ilvl w:val="0"/>
                <w:numId w:val="62"/>
              </w:numPr>
              <w:spacing w:line="240" w:lineRule="auto"/>
              <w:ind w:firstLineChars="0"/>
              <w:jc w:val="center"/>
              <w:rPr>
                <w:sz w:val="21"/>
              </w:rPr>
            </w:pPr>
          </w:p>
        </w:tc>
        <w:tc>
          <w:tcPr>
            <w:tcW w:w="1791" w:type="dxa"/>
            <w:vAlign w:val="center"/>
          </w:tcPr>
          <w:p w14:paraId="595CD68B">
            <w:pPr>
              <w:pStyle w:val="24"/>
              <w:spacing w:line="240" w:lineRule="auto"/>
              <w:ind w:firstLine="0" w:firstLineChars="0"/>
              <w:rPr>
                <w:sz w:val="21"/>
              </w:rPr>
            </w:pPr>
          </w:p>
        </w:tc>
        <w:tc>
          <w:tcPr>
            <w:tcW w:w="4751" w:type="dxa"/>
            <w:gridSpan w:val="3"/>
            <w:vAlign w:val="center"/>
          </w:tcPr>
          <w:p w14:paraId="599F6AFC">
            <w:pPr>
              <w:pStyle w:val="24"/>
              <w:spacing w:line="240" w:lineRule="auto"/>
              <w:ind w:firstLine="0" w:firstLineChars="0"/>
              <w:jc w:val="left"/>
              <w:rPr>
                <w:sz w:val="21"/>
              </w:rPr>
            </w:pPr>
          </w:p>
        </w:tc>
        <w:tc>
          <w:tcPr>
            <w:tcW w:w="1821" w:type="dxa"/>
            <w:gridSpan w:val="2"/>
            <w:vAlign w:val="center"/>
          </w:tcPr>
          <w:p w14:paraId="53D8333E">
            <w:pPr>
              <w:pStyle w:val="24"/>
              <w:spacing w:line="240" w:lineRule="auto"/>
              <w:ind w:firstLine="0" w:firstLineChars="0"/>
              <w:jc w:val="center"/>
              <w:rPr>
                <w:sz w:val="21"/>
              </w:rPr>
            </w:pPr>
          </w:p>
        </w:tc>
        <w:tc>
          <w:tcPr>
            <w:tcW w:w="426" w:type="dxa"/>
            <w:vAlign w:val="center"/>
          </w:tcPr>
          <w:p w14:paraId="2832A85E">
            <w:pPr>
              <w:pStyle w:val="24"/>
              <w:spacing w:line="240" w:lineRule="auto"/>
              <w:ind w:firstLine="0" w:firstLineChars="0"/>
              <w:jc w:val="center"/>
              <w:rPr>
                <w:sz w:val="21"/>
              </w:rPr>
            </w:pPr>
          </w:p>
        </w:tc>
      </w:tr>
    </w:tbl>
    <w:p w14:paraId="3E833644">
      <w:pPr>
        <w:pStyle w:val="24"/>
        <w:ind w:firstLine="480"/>
      </w:pPr>
    </w:p>
    <w:p w14:paraId="00B01AD8">
      <w:pPr>
        <w:pStyle w:val="24"/>
        <w:ind w:firstLine="480"/>
        <w:sectPr>
          <w:footnotePr>
            <w:pos w:val="beneathText"/>
          </w:footnotePr>
          <w:pgSz w:w="11907" w:h="16840"/>
          <w:pgMar w:top="1418" w:right="1134" w:bottom="1134" w:left="1418" w:header="851" w:footer="851" w:gutter="0"/>
          <w:cols w:space="425" w:num="1"/>
          <w:docGrid w:type="linesAndChars" w:linePitch="312" w:charSpace="0"/>
        </w:sectPr>
      </w:pPr>
    </w:p>
    <w:p w14:paraId="1DA2F9DE">
      <w:pPr>
        <w:pStyle w:val="44"/>
        <w:numPr>
          <w:ilvl w:val="0"/>
          <w:numId w:val="0"/>
        </w:numPr>
        <w:spacing w:before="156" w:after="156"/>
      </w:pPr>
      <w:bookmarkStart w:id="476" w:name="_Toc11870419"/>
      <w:bookmarkStart w:id="477" w:name="_Toc164764791"/>
      <w:bookmarkStart w:id="478" w:name="_Toc176264545"/>
      <w:r>
        <w:rPr>
          <w:rFonts w:hint="eastAsia"/>
        </w:rPr>
        <w:t>B</w:t>
      </w:r>
      <w:r>
        <w:t>.</w:t>
      </w:r>
      <w:r>
        <w:rPr>
          <w:rFonts w:hint="eastAsia"/>
        </w:rPr>
        <w:t>3</w:t>
      </w:r>
      <w:r>
        <w:tab/>
      </w:r>
      <w:r>
        <w:rPr>
          <w:rFonts w:hint="eastAsia"/>
        </w:rPr>
        <w:t>试验后</w:t>
      </w:r>
      <w:r>
        <w:t>检测记录表</w:t>
      </w:r>
      <w:bookmarkEnd w:id="476"/>
      <w:bookmarkEnd w:id="477"/>
      <w:bookmarkEnd w:id="478"/>
    </w:p>
    <w:p w14:paraId="105871D9">
      <w:pPr>
        <w:pStyle w:val="24"/>
        <w:ind w:firstLine="480"/>
      </w:pPr>
      <w:r>
        <w:rPr>
          <w:rFonts w:hint="eastAsia"/>
        </w:rPr>
        <w:t>试验后</w:t>
      </w:r>
      <w:r>
        <w:t>检测记录表</w:t>
      </w:r>
      <w:r>
        <w:rPr>
          <w:rFonts w:hint="eastAsia"/>
        </w:rPr>
        <w:t>见表B.3。</w:t>
      </w:r>
    </w:p>
    <w:p w14:paraId="2C144E27">
      <w:pPr>
        <w:pStyle w:val="59"/>
        <w:ind w:left="440" w:firstLine="0"/>
        <w:rPr>
          <w:rFonts w:ascii="黑体" w:hAnsi="黑体" w:cs="宋体"/>
          <w:szCs w:val="21"/>
        </w:rPr>
      </w:pPr>
      <w:bookmarkStart w:id="479" w:name="_Ref11868309"/>
      <w:bookmarkStart w:id="480" w:name="_Toc176262554"/>
      <w:r>
        <w:rPr>
          <w:rFonts w:hint="eastAsia" w:ascii="黑体" w:hAnsi="黑体" w:cs="宋体"/>
          <w:szCs w:val="21"/>
        </w:rPr>
        <w:t>B.3  试验后</w:t>
      </w:r>
      <w:r>
        <w:rPr>
          <w:rFonts w:ascii="黑体" w:hAnsi="黑体" w:cs="宋体"/>
          <w:szCs w:val="21"/>
        </w:rPr>
        <w:t>检测记录表</w:t>
      </w:r>
      <w:bookmarkEnd w:id="479"/>
      <w:bookmarkEnd w:id="480"/>
    </w:p>
    <w:tbl>
      <w:tblPr>
        <w:tblStyle w:val="18"/>
        <w:tblW w:w="9571"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82"/>
        <w:gridCol w:w="1791"/>
        <w:gridCol w:w="2131"/>
        <w:gridCol w:w="838"/>
        <w:gridCol w:w="1814"/>
        <w:gridCol w:w="1333"/>
        <w:gridCol w:w="456"/>
        <w:gridCol w:w="426"/>
      </w:tblGrid>
      <w:tr w14:paraId="274F933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14:paraId="2206EA1D">
            <w:pPr>
              <w:pStyle w:val="24"/>
              <w:spacing w:line="240" w:lineRule="auto"/>
              <w:ind w:firstLine="0" w:firstLineChars="0"/>
              <w:jc w:val="center"/>
              <w:rPr>
                <w:sz w:val="21"/>
              </w:rPr>
            </w:pPr>
            <w:r>
              <w:rPr>
                <w:sz w:val="21"/>
              </w:rPr>
              <w:t>产品名称</w:t>
            </w:r>
          </w:p>
        </w:tc>
        <w:tc>
          <w:tcPr>
            <w:tcW w:w="2131" w:type="dxa"/>
            <w:vAlign w:val="center"/>
          </w:tcPr>
          <w:p w14:paraId="7E5019FF">
            <w:pPr>
              <w:pStyle w:val="24"/>
              <w:spacing w:line="240" w:lineRule="auto"/>
              <w:ind w:firstLine="0" w:firstLineChars="0"/>
              <w:jc w:val="center"/>
              <w:rPr>
                <w:sz w:val="21"/>
              </w:rPr>
            </w:pPr>
          </w:p>
        </w:tc>
        <w:tc>
          <w:tcPr>
            <w:tcW w:w="838" w:type="dxa"/>
            <w:vAlign w:val="center"/>
          </w:tcPr>
          <w:p w14:paraId="62024611">
            <w:pPr>
              <w:pStyle w:val="24"/>
              <w:spacing w:line="240" w:lineRule="auto"/>
              <w:ind w:firstLine="0" w:firstLineChars="0"/>
              <w:jc w:val="center"/>
              <w:rPr>
                <w:sz w:val="21"/>
              </w:rPr>
            </w:pPr>
            <w:r>
              <w:rPr>
                <w:sz w:val="21"/>
              </w:rPr>
              <w:t>产品件号</w:t>
            </w:r>
          </w:p>
        </w:tc>
        <w:tc>
          <w:tcPr>
            <w:tcW w:w="1814" w:type="dxa"/>
            <w:vAlign w:val="center"/>
          </w:tcPr>
          <w:p w14:paraId="0C46F2E4">
            <w:pPr>
              <w:pStyle w:val="24"/>
              <w:spacing w:line="240" w:lineRule="auto"/>
              <w:ind w:firstLine="0" w:firstLineChars="0"/>
              <w:jc w:val="center"/>
              <w:rPr>
                <w:sz w:val="21"/>
              </w:rPr>
            </w:pPr>
          </w:p>
        </w:tc>
        <w:tc>
          <w:tcPr>
            <w:tcW w:w="1333" w:type="dxa"/>
            <w:vAlign w:val="center"/>
          </w:tcPr>
          <w:p w14:paraId="18E0B9D8">
            <w:pPr>
              <w:pStyle w:val="24"/>
              <w:spacing w:line="240" w:lineRule="auto"/>
              <w:ind w:firstLine="0" w:firstLineChars="0"/>
              <w:jc w:val="center"/>
              <w:rPr>
                <w:sz w:val="21"/>
              </w:rPr>
            </w:pPr>
            <w:r>
              <w:rPr>
                <w:sz w:val="21"/>
              </w:rPr>
              <w:t>产品序列号</w:t>
            </w:r>
          </w:p>
        </w:tc>
        <w:tc>
          <w:tcPr>
            <w:tcW w:w="882" w:type="dxa"/>
            <w:gridSpan w:val="2"/>
            <w:vAlign w:val="center"/>
          </w:tcPr>
          <w:p w14:paraId="004662F9">
            <w:pPr>
              <w:pStyle w:val="24"/>
              <w:spacing w:line="240" w:lineRule="auto"/>
              <w:ind w:firstLine="0" w:firstLineChars="0"/>
              <w:jc w:val="center"/>
              <w:rPr>
                <w:sz w:val="21"/>
              </w:rPr>
            </w:pPr>
          </w:p>
        </w:tc>
      </w:tr>
      <w:tr w14:paraId="499B76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restart"/>
            <w:vAlign w:val="center"/>
          </w:tcPr>
          <w:p w14:paraId="32CF9DFE">
            <w:pPr>
              <w:pStyle w:val="24"/>
              <w:spacing w:line="240" w:lineRule="auto"/>
              <w:ind w:firstLine="0" w:firstLineChars="0"/>
              <w:jc w:val="center"/>
              <w:rPr>
                <w:sz w:val="21"/>
              </w:rPr>
            </w:pPr>
            <w:r>
              <w:rPr>
                <w:sz w:val="21"/>
              </w:rPr>
              <w:t>软件件号</w:t>
            </w:r>
          </w:p>
        </w:tc>
        <w:tc>
          <w:tcPr>
            <w:tcW w:w="2969" w:type="dxa"/>
            <w:gridSpan w:val="2"/>
            <w:vAlign w:val="center"/>
          </w:tcPr>
          <w:p w14:paraId="61ECE88C">
            <w:pPr>
              <w:pStyle w:val="24"/>
              <w:spacing w:line="240" w:lineRule="auto"/>
              <w:ind w:firstLine="0" w:firstLineChars="0"/>
              <w:jc w:val="center"/>
              <w:rPr>
                <w:sz w:val="21"/>
              </w:rPr>
            </w:pPr>
          </w:p>
        </w:tc>
        <w:tc>
          <w:tcPr>
            <w:tcW w:w="1814" w:type="dxa"/>
            <w:vMerge w:val="restart"/>
            <w:vAlign w:val="center"/>
          </w:tcPr>
          <w:p w14:paraId="58A22371">
            <w:pPr>
              <w:pStyle w:val="24"/>
              <w:spacing w:line="240" w:lineRule="auto"/>
              <w:ind w:firstLine="0" w:firstLineChars="0"/>
              <w:jc w:val="center"/>
              <w:rPr>
                <w:sz w:val="21"/>
              </w:rPr>
            </w:pPr>
            <w:r>
              <w:rPr>
                <w:sz w:val="21"/>
              </w:rPr>
              <w:t>软件版本</w:t>
            </w:r>
          </w:p>
        </w:tc>
        <w:tc>
          <w:tcPr>
            <w:tcW w:w="2215" w:type="dxa"/>
            <w:gridSpan w:val="3"/>
            <w:vAlign w:val="center"/>
          </w:tcPr>
          <w:p w14:paraId="5F36850F">
            <w:pPr>
              <w:pStyle w:val="24"/>
              <w:spacing w:line="240" w:lineRule="auto"/>
              <w:ind w:firstLine="0" w:firstLineChars="0"/>
              <w:jc w:val="center"/>
              <w:rPr>
                <w:sz w:val="21"/>
              </w:rPr>
            </w:pPr>
          </w:p>
        </w:tc>
      </w:tr>
      <w:tr w14:paraId="7C60FA0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continue"/>
            <w:vAlign w:val="center"/>
          </w:tcPr>
          <w:p w14:paraId="6C20D558">
            <w:pPr>
              <w:pStyle w:val="24"/>
              <w:spacing w:line="240" w:lineRule="auto"/>
              <w:ind w:firstLine="0" w:firstLineChars="0"/>
              <w:jc w:val="center"/>
              <w:rPr>
                <w:sz w:val="21"/>
              </w:rPr>
            </w:pPr>
          </w:p>
        </w:tc>
        <w:tc>
          <w:tcPr>
            <w:tcW w:w="2969" w:type="dxa"/>
            <w:gridSpan w:val="2"/>
            <w:vAlign w:val="center"/>
          </w:tcPr>
          <w:p w14:paraId="42A5790B">
            <w:pPr>
              <w:pStyle w:val="24"/>
              <w:spacing w:line="240" w:lineRule="auto"/>
              <w:ind w:firstLine="0" w:firstLineChars="0"/>
              <w:jc w:val="center"/>
              <w:rPr>
                <w:sz w:val="21"/>
              </w:rPr>
            </w:pPr>
          </w:p>
        </w:tc>
        <w:tc>
          <w:tcPr>
            <w:tcW w:w="1814" w:type="dxa"/>
            <w:vMerge w:val="continue"/>
            <w:vAlign w:val="center"/>
          </w:tcPr>
          <w:p w14:paraId="6121805F">
            <w:pPr>
              <w:pStyle w:val="24"/>
              <w:spacing w:line="240" w:lineRule="auto"/>
              <w:ind w:firstLine="0" w:firstLineChars="0"/>
              <w:jc w:val="center"/>
              <w:rPr>
                <w:sz w:val="21"/>
              </w:rPr>
            </w:pPr>
          </w:p>
        </w:tc>
        <w:tc>
          <w:tcPr>
            <w:tcW w:w="2215" w:type="dxa"/>
            <w:gridSpan w:val="3"/>
            <w:vAlign w:val="center"/>
          </w:tcPr>
          <w:p w14:paraId="5D46B37F">
            <w:pPr>
              <w:pStyle w:val="24"/>
              <w:spacing w:line="240" w:lineRule="auto"/>
              <w:ind w:firstLine="0" w:firstLineChars="0"/>
              <w:jc w:val="center"/>
              <w:rPr>
                <w:sz w:val="21"/>
              </w:rPr>
            </w:pPr>
          </w:p>
        </w:tc>
      </w:tr>
      <w:tr w14:paraId="2820467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14:paraId="2F65F302">
            <w:pPr>
              <w:pStyle w:val="24"/>
              <w:spacing w:line="240" w:lineRule="auto"/>
              <w:ind w:firstLine="0" w:firstLineChars="0"/>
              <w:jc w:val="center"/>
              <w:rPr>
                <w:sz w:val="21"/>
              </w:rPr>
            </w:pPr>
            <w:r>
              <w:rPr>
                <w:sz w:val="21"/>
              </w:rPr>
              <w:t>试验项目</w:t>
            </w:r>
          </w:p>
        </w:tc>
        <w:tc>
          <w:tcPr>
            <w:tcW w:w="6998" w:type="dxa"/>
            <w:gridSpan w:val="6"/>
            <w:vAlign w:val="center"/>
          </w:tcPr>
          <w:p w14:paraId="75285A62">
            <w:pPr>
              <w:pStyle w:val="24"/>
              <w:spacing w:line="240" w:lineRule="auto"/>
              <w:ind w:firstLine="0" w:firstLineChars="0"/>
              <w:jc w:val="center"/>
              <w:rPr>
                <w:sz w:val="21"/>
              </w:rPr>
            </w:pPr>
          </w:p>
        </w:tc>
      </w:tr>
      <w:tr w14:paraId="58C08E8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14:paraId="793BBCDC">
            <w:pPr>
              <w:pStyle w:val="24"/>
              <w:spacing w:line="240" w:lineRule="auto"/>
              <w:ind w:firstLine="0" w:firstLineChars="0"/>
              <w:jc w:val="center"/>
              <w:rPr>
                <w:sz w:val="21"/>
              </w:rPr>
            </w:pPr>
            <w:r>
              <w:rPr>
                <w:sz w:val="21"/>
              </w:rPr>
              <w:t>试验时间</w:t>
            </w:r>
          </w:p>
        </w:tc>
        <w:tc>
          <w:tcPr>
            <w:tcW w:w="6998" w:type="dxa"/>
            <w:gridSpan w:val="6"/>
            <w:vAlign w:val="center"/>
          </w:tcPr>
          <w:p w14:paraId="03C93345">
            <w:pPr>
              <w:pStyle w:val="24"/>
              <w:spacing w:line="240" w:lineRule="auto"/>
              <w:ind w:firstLine="0" w:firstLineChars="0"/>
              <w:jc w:val="center"/>
              <w:rPr>
                <w:sz w:val="21"/>
              </w:rPr>
            </w:pPr>
          </w:p>
        </w:tc>
      </w:tr>
      <w:tr w14:paraId="762778D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14:paraId="6E295857">
            <w:pPr>
              <w:pStyle w:val="24"/>
              <w:spacing w:line="240" w:lineRule="auto"/>
              <w:ind w:firstLine="0" w:firstLineChars="0"/>
              <w:jc w:val="center"/>
              <w:rPr>
                <w:sz w:val="21"/>
              </w:rPr>
            </w:pPr>
            <w:r>
              <w:rPr>
                <w:sz w:val="21"/>
              </w:rPr>
              <w:t>序号</w:t>
            </w:r>
          </w:p>
        </w:tc>
        <w:tc>
          <w:tcPr>
            <w:tcW w:w="1791" w:type="dxa"/>
            <w:vAlign w:val="center"/>
          </w:tcPr>
          <w:p w14:paraId="432EE662">
            <w:pPr>
              <w:pStyle w:val="24"/>
              <w:spacing w:line="240" w:lineRule="auto"/>
              <w:ind w:firstLine="0" w:firstLineChars="0"/>
              <w:jc w:val="center"/>
              <w:rPr>
                <w:sz w:val="21"/>
              </w:rPr>
            </w:pPr>
            <w:r>
              <w:rPr>
                <w:sz w:val="21"/>
              </w:rPr>
              <w:t>测试项目</w:t>
            </w:r>
          </w:p>
        </w:tc>
        <w:tc>
          <w:tcPr>
            <w:tcW w:w="4783" w:type="dxa"/>
            <w:gridSpan w:val="3"/>
            <w:vAlign w:val="center"/>
          </w:tcPr>
          <w:p w14:paraId="79492347">
            <w:pPr>
              <w:pStyle w:val="24"/>
              <w:spacing w:line="240" w:lineRule="auto"/>
              <w:ind w:firstLine="0" w:firstLineChars="0"/>
              <w:jc w:val="center"/>
              <w:rPr>
                <w:sz w:val="21"/>
              </w:rPr>
            </w:pPr>
            <w:r>
              <w:rPr>
                <w:sz w:val="21"/>
              </w:rPr>
              <w:t>检验要求</w:t>
            </w:r>
          </w:p>
        </w:tc>
        <w:tc>
          <w:tcPr>
            <w:tcW w:w="1789" w:type="dxa"/>
            <w:gridSpan w:val="2"/>
            <w:vAlign w:val="center"/>
          </w:tcPr>
          <w:p w14:paraId="05DB474B">
            <w:pPr>
              <w:pStyle w:val="24"/>
              <w:spacing w:line="240" w:lineRule="auto"/>
              <w:ind w:firstLine="0" w:firstLineChars="0"/>
              <w:jc w:val="left"/>
              <w:rPr>
                <w:sz w:val="21"/>
              </w:rPr>
            </w:pPr>
            <w:r>
              <w:rPr>
                <w:sz w:val="21"/>
              </w:rPr>
              <w:t>检验结果（符合标“√”，不符合标“×”；或记录数值）</w:t>
            </w:r>
          </w:p>
        </w:tc>
        <w:tc>
          <w:tcPr>
            <w:tcW w:w="426" w:type="dxa"/>
            <w:vAlign w:val="center"/>
          </w:tcPr>
          <w:p w14:paraId="484ABC52">
            <w:pPr>
              <w:pStyle w:val="24"/>
              <w:spacing w:line="240" w:lineRule="auto"/>
              <w:ind w:firstLine="0" w:firstLineChars="0"/>
              <w:jc w:val="center"/>
              <w:rPr>
                <w:sz w:val="21"/>
              </w:rPr>
            </w:pPr>
            <w:r>
              <w:rPr>
                <w:sz w:val="21"/>
              </w:rPr>
              <w:t>备注</w:t>
            </w:r>
          </w:p>
        </w:tc>
      </w:tr>
      <w:tr w14:paraId="349DE97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14:paraId="6353D540">
            <w:pPr>
              <w:pStyle w:val="24"/>
              <w:spacing w:line="240" w:lineRule="auto"/>
              <w:ind w:firstLine="0" w:firstLineChars="0"/>
              <w:jc w:val="center"/>
              <w:rPr>
                <w:sz w:val="21"/>
              </w:rPr>
            </w:pPr>
            <w:r>
              <w:rPr>
                <w:sz w:val="21"/>
              </w:rPr>
              <w:t>1</w:t>
            </w:r>
          </w:p>
        </w:tc>
        <w:tc>
          <w:tcPr>
            <w:tcW w:w="1791" w:type="dxa"/>
            <w:vAlign w:val="center"/>
          </w:tcPr>
          <w:p w14:paraId="2228EFEA">
            <w:pPr>
              <w:pStyle w:val="24"/>
              <w:spacing w:line="240" w:lineRule="auto"/>
              <w:ind w:firstLine="0" w:firstLineChars="0"/>
              <w:rPr>
                <w:sz w:val="21"/>
              </w:rPr>
            </w:pPr>
          </w:p>
        </w:tc>
        <w:tc>
          <w:tcPr>
            <w:tcW w:w="4783" w:type="dxa"/>
            <w:gridSpan w:val="3"/>
            <w:vAlign w:val="center"/>
          </w:tcPr>
          <w:p w14:paraId="17889A8F">
            <w:pPr>
              <w:pStyle w:val="24"/>
              <w:numPr>
                <w:ilvl w:val="0"/>
                <w:numId w:val="63"/>
              </w:numPr>
              <w:spacing w:line="240" w:lineRule="auto"/>
              <w:ind w:firstLineChars="0"/>
              <w:jc w:val="left"/>
              <w:rPr>
                <w:sz w:val="21"/>
              </w:rPr>
            </w:pPr>
          </w:p>
        </w:tc>
        <w:tc>
          <w:tcPr>
            <w:tcW w:w="1789" w:type="dxa"/>
            <w:gridSpan w:val="2"/>
            <w:vAlign w:val="center"/>
          </w:tcPr>
          <w:p w14:paraId="6E9E1C6A">
            <w:pPr>
              <w:pStyle w:val="24"/>
              <w:spacing w:line="240" w:lineRule="auto"/>
              <w:ind w:firstLine="0" w:firstLineChars="0"/>
              <w:jc w:val="center"/>
              <w:rPr>
                <w:sz w:val="21"/>
              </w:rPr>
            </w:pPr>
          </w:p>
        </w:tc>
        <w:tc>
          <w:tcPr>
            <w:tcW w:w="426" w:type="dxa"/>
            <w:vAlign w:val="center"/>
          </w:tcPr>
          <w:p w14:paraId="42B4FEC0">
            <w:pPr>
              <w:pStyle w:val="24"/>
              <w:spacing w:line="240" w:lineRule="auto"/>
              <w:ind w:firstLine="0" w:firstLineChars="0"/>
              <w:jc w:val="center"/>
              <w:rPr>
                <w:sz w:val="21"/>
              </w:rPr>
            </w:pPr>
          </w:p>
        </w:tc>
      </w:tr>
      <w:tr w14:paraId="35732C0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14:paraId="29131CCE">
            <w:pPr>
              <w:pStyle w:val="24"/>
              <w:spacing w:line="240" w:lineRule="auto"/>
              <w:ind w:firstLine="0" w:firstLineChars="0"/>
              <w:jc w:val="center"/>
              <w:rPr>
                <w:sz w:val="21"/>
              </w:rPr>
            </w:pPr>
            <w:r>
              <w:rPr>
                <w:sz w:val="21"/>
              </w:rPr>
              <w:t>2</w:t>
            </w:r>
          </w:p>
        </w:tc>
        <w:tc>
          <w:tcPr>
            <w:tcW w:w="1791" w:type="dxa"/>
            <w:vAlign w:val="center"/>
          </w:tcPr>
          <w:p w14:paraId="5D44CDBF">
            <w:pPr>
              <w:pStyle w:val="24"/>
              <w:spacing w:line="240" w:lineRule="auto"/>
              <w:ind w:firstLine="0" w:firstLineChars="0"/>
              <w:rPr>
                <w:sz w:val="21"/>
              </w:rPr>
            </w:pPr>
          </w:p>
        </w:tc>
        <w:tc>
          <w:tcPr>
            <w:tcW w:w="4783" w:type="dxa"/>
            <w:gridSpan w:val="3"/>
            <w:vAlign w:val="center"/>
          </w:tcPr>
          <w:p w14:paraId="3395FA18">
            <w:pPr>
              <w:pStyle w:val="24"/>
              <w:spacing w:line="240" w:lineRule="auto"/>
              <w:ind w:firstLine="0" w:firstLineChars="0"/>
              <w:jc w:val="left"/>
              <w:rPr>
                <w:sz w:val="21"/>
              </w:rPr>
            </w:pPr>
          </w:p>
        </w:tc>
        <w:tc>
          <w:tcPr>
            <w:tcW w:w="1789" w:type="dxa"/>
            <w:gridSpan w:val="2"/>
            <w:vAlign w:val="center"/>
          </w:tcPr>
          <w:p w14:paraId="1BA83F2A">
            <w:pPr>
              <w:pStyle w:val="24"/>
              <w:spacing w:line="240" w:lineRule="auto"/>
              <w:ind w:firstLine="0" w:firstLineChars="0"/>
              <w:jc w:val="center"/>
              <w:rPr>
                <w:sz w:val="21"/>
              </w:rPr>
            </w:pPr>
          </w:p>
        </w:tc>
        <w:tc>
          <w:tcPr>
            <w:tcW w:w="426" w:type="dxa"/>
            <w:vAlign w:val="center"/>
          </w:tcPr>
          <w:p w14:paraId="208BFCEF">
            <w:pPr>
              <w:pStyle w:val="24"/>
              <w:spacing w:line="240" w:lineRule="auto"/>
              <w:ind w:firstLine="0" w:firstLineChars="0"/>
              <w:jc w:val="center"/>
              <w:rPr>
                <w:sz w:val="21"/>
              </w:rPr>
            </w:pPr>
          </w:p>
        </w:tc>
      </w:tr>
      <w:tr w14:paraId="194CE8E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14:paraId="1E6CBBCC">
            <w:pPr>
              <w:pStyle w:val="24"/>
              <w:spacing w:line="240" w:lineRule="auto"/>
              <w:ind w:firstLine="0" w:firstLineChars="0"/>
              <w:jc w:val="center"/>
              <w:rPr>
                <w:sz w:val="21"/>
              </w:rPr>
            </w:pPr>
            <w:r>
              <w:rPr>
                <w:sz w:val="21"/>
              </w:rPr>
              <w:t>3</w:t>
            </w:r>
          </w:p>
        </w:tc>
        <w:tc>
          <w:tcPr>
            <w:tcW w:w="1791" w:type="dxa"/>
            <w:vAlign w:val="center"/>
          </w:tcPr>
          <w:p w14:paraId="4C6D3DE0">
            <w:pPr>
              <w:pStyle w:val="24"/>
              <w:spacing w:line="240" w:lineRule="auto"/>
              <w:ind w:firstLine="0" w:firstLineChars="0"/>
              <w:rPr>
                <w:sz w:val="21"/>
              </w:rPr>
            </w:pPr>
          </w:p>
        </w:tc>
        <w:tc>
          <w:tcPr>
            <w:tcW w:w="4783" w:type="dxa"/>
            <w:gridSpan w:val="3"/>
            <w:vAlign w:val="center"/>
          </w:tcPr>
          <w:p w14:paraId="15EBA021">
            <w:pPr>
              <w:pStyle w:val="24"/>
              <w:spacing w:line="240" w:lineRule="auto"/>
              <w:ind w:firstLine="0" w:firstLineChars="0"/>
              <w:jc w:val="left"/>
              <w:rPr>
                <w:sz w:val="21"/>
              </w:rPr>
            </w:pPr>
          </w:p>
        </w:tc>
        <w:tc>
          <w:tcPr>
            <w:tcW w:w="1789" w:type="dxa"/>
            <w:gridSpan w:val="2"/>
            <w:vAlign w:val="center"/>
          </w:tcPr>
          <w:p w14:paraId="0B6ADF18">
            <w:pPr>
              <w:pStyle w:val="24"/>
              <w:spacing w:line="240" w:lineRule="auto"/>
              <w:ind w:firstLine="0" w:firstLineChars="0"/>
              <w:jc w:val="center"/>
              <w:rPr>
                <w:sz w:val="21"/>
              </w:rPr>
            </w:pPr>
          </w:p>
        </w:tc>
        <w:tc>
          <w:tcPr>
            <w:tcW w:w="426" w:type="dxa"/>
            <w:vAlign w:val="center"/>
          </w:tcPr>
          <w:p w14:paraId="1DFD4BAD">
            <w:pPr>
              <w:pStyle w:val="24"/>
              <w:spacing w:line="240" w:lineRule="auto"/>
              <w:ind w:firstLine="0" w:firstLineChars="0"/>
              <w:jc w:val="center"/>
              <w:rPr>
                <w:sz w:val="21"/>
              </w:rPr>
            </w:pPr>
          </w:p>
        </w:tc>
      </w:tr>
      <w:tr w14:paraId="4E4A3AF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14:paraId="36903445">
            <w:pPr>
              <w:pStyle w:val="24"/>
              <w:spacing w:line="240" w:lineRule="auto"/>
              <w:ind w:firstLine="0" w:firstLineChars="0"/>
              <w:jc w:val="center"/>
              <w:rPr>
                <w:sz w:val="21"/>
              </w:rPr>
            </w:pPr>
            <w:r>
              <w:rPr>
                <w:sz w:val="21"/>
              </w:rPr>
              <w:t>4</w:t>
            </w:r>
          </w:p>
        </w:tc>
        <w:tc>
          <w:tcPr>
            <w:tcW w:w="1791" w:type="dxa"/>
            <w:vAlign w:val="center"/>
          </w:tcPr>
          <w:p w14:paraId="55321E0C">
            <w:pPr>
              <w:pStyle w:val="24"/>
              <w:spacing w:line="240" w:lineRule="auto"/>
              <w:ind w:firstLine="0" w:firstLineChars="0"/>
              <w:rPr>
                <w:sz w:val="21"/>
              </w:rPr>
            </w:pPr>
          </w:p>
        </w:tc>
        <w:tc>
          <w:tcPr>
            <w:tcW w:w="4783" w:type="dxa"/>
            <w:gridSpan w:val="3"/>
            <w:vAlign w:val="center"/>
          </w:tcPr>
          <w:p w14:paraId="7EB78A2C">
            <w:pPr>
              <w:pStyle w:val="24"/>
              <w:spacing w:line="240" w:lineRule="auto"/>
              <w:ind w:firstLine="0" w:firstLineChars="0"/>
              <w:jc w:val="left"/>
              <w:rPr>
                <w:sz w:val="21"/>
              </w:rPr>
            </w:pPr>
          </w:p>
        </w:tc>
        <w:tc>
          <w:tcPr>
            <w:tcW w:w="1789" w:type="dxa"/>
            <w:gridSpan w:val="2"/>
            <w:vAlign w:val="center"/>
          </w:tcPr>
          <w:p w14:paraId="623CB5B0">
            <w:pPr>
              <w:pStyle w:val="24"/>
              <w:spacing w:line="240" w:lineRule="auto"/>
              <w:ind w:firstLine="0" w:firstLineChars="0"/>
              <w:jc w:val="center"/>
              <w:rPr>
                <w:sz w:val="21"/>
              </w:rPr>
            </w:pPr>
          </w:p>
        </w:tc>
        <w:tc>
          <w:tcPr>
            <w:tcW w:w="426" w:type="dxa"/>
            <w:vAlign w:val="center"/>
          </w:tcPr>
          <w:p w14:paraId="4E131CF1">
            <w:pPr>
              <w:pStyle w:val="24"/>
              <w:spacing w:line="240" w:lineRule="auto"/>
              <w:ind w:firstLine="0" w:firstLineChars="0"/>
              <w:jc w:val="center"/>
              <w:rPr>
                <w:sz w:val="21"/>
              </w:rPr>
            </w:pPr>
          </w:p>
        </w:tc>
      </w:tr>
      <w:tr w14:paraId="134E2DA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14:paraId="10C5FC44">
            <w:pPr>
              <w:pStyle w:val="24"/>
              <w:spacing w:line="240" w:lineRule="auto"/>
              <w:ind w:firstLine="0" w:firstLineChars="0"/>
              <w:jc w:val="center"/>
              <w:rPr>
                <w:sz w:val="21"/>
              </w:rPr>
            </w:pPr>
            <w:r>
              <w:rPr>
                <w:sz w:val="21"/>
              </w:rPr>
              <w:t>5</w:t>
            </w:r>
          </w:p>
        </w:tc>
        <w:tc>
          <w:tcPr>
            <w:tcW w:w="1791" w:type="dxa"/>
            <w:vAlign w:val="center"/>
          </w:tcPr>
          <w:p w14:paraId="166B75F4">
            <w:pPr>
              <w:pStyle w:val="24"/>
              <w:spacing w:line="240" w:lineRule="auto"/>
              <w:ind w:firstLine="0" w:firstLineChars="0"/>
              <w:rPr>
                <w:sz w:val="21"/>
              </w:rPr>
            </w:pPr>
          </w:p>
        </w:tc>
        <w:tc>
          <w:tcPr>
            <w:tcW w:w="4783" w:type="dxa"/>
            <w:gridSpan w:val="3"/>
            <w:vAlign w:val="center"/>
          </w:tcPr>
          <w:p w14:paraId="3398BC6D">
            <w:pPr>
              <w:pStyle w:val="24"/>
              <w:spacing w:line="240" w:lineRule="auto"/>
              <w:ind w:firstLine="0" w:firstLineChars="0"/>
              <w:jc w:val="left"/>
              <w:rPr>
                <w:sz w:val="21"/>
              </w:rPr>
            </w:pPr>
          </w:p>
        </w:tc>
        <w:tc>
          <w:tcPr>
            <w:tcW w:w="1789" w:type="dxa"/>
            <w:gridSpan w:val="2"/>
            <w:vAlign w:val="center"/>
          </w:tcPr>
          <w:p w14:paraId="05817093">
            <w:pPr>
              <w:pStyle w:val="24"/>
              <w:spacing w:line="240" w:lineRule="auto"/>
              <w:ind w:firstLine="0" w:firstLineChars="0"/>
              <w:jc w:val="center"/>
              <w:rPr>
                <w:sz w:val="21"/>
              </w:rPr>
            </w:pPr>
          </w:p>
        </w:tc>
        <w:tc>
          <w:tcPr>
            <w:tcW w:w="426" w:type="dxa"/>
            <w:vAlign w:val="center"/>
          </w:tcPr>
          <w:p w14:paraId="51C87C1C">
            <w:pPr>
              <w:pStyle w:val="24"/>
              <w:spacing w:line="240" w:lineRule="auto"/>
              <w:ind w:firstLine="0" w:firstLineChars="0"/>
              <w:jc w:val="center"/>
              <w:rPr>
                <w:sz w:val="21"/>
              </w:rPr>
            </w:pPr>
          </w:p>
        </w:tc>
      </w:tr>
      <w:tr w14:paraId="51F1BD2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14:paraId="393AB763">
            <w:pPr>
              <w:pStyle w:val="24"/>
              <w:spacing w:line="240" w:lineRule="auto"/>
              <w:ind w:firstLine="0" w:firstLineChars="0"/>
              <w:jc w:val="center"/>
              <w:rPr>
                <w:spacing w:val="-10"/>
                <w:sz w:val="21"/>
              </w:rPr>
            </w:pPr>
            <w:r>
              <w:rPr>
                <w:spacing w:val="-10"/>
                <w:sz w:val="21"/>
              </w:rPr>
              <w:t>6</w:t>
            </w:r>
          </w:p>
        </w:tc>
        <w:tc>
          <w:tcPr>
            <w:tcW w:w="1791" w:type="dxa"/>
            <w:vAlign w:val="center"/>
          </w:tcPr>
          <w:p w14:paraId="1C9A28A2">
            <w:pPr>
              <w:pStyle w:val="24"/>
              <w:spacing w:line="240" w:lineRule="auto"/>
              <w:ind w:firstLine="0" w:firstLineChars="0"/>
              <w:rPr>
                <w:spacing w:val="-10"/>
                <w:sz w:val="21"/>
              </w:rPr>
            </w:pPr>
          </w:p>
        </w:tc>
        <w:tc>
          <w:tcPr>
            <w:tcW w:w="4783" w:type="dxa"/>
            <w:gridSpan w:val="3"/>
            <w:vAlign w:val="center"/>
          </w:tcPr>
          <w:p w14:paraId="61159642">
            <w:pPr>
              <w:pStyle w:val="24"/>
              <w:spacing w:line="240" w:lineRule="auto"/>
              <w:ind w:firstLine="0" w:firstLineChars="0"/>
              <w:jc w:val="left"/>
              <w:rPr>
                <w:sz w:val="21"/>
              </w:rPr>
            </w:pPr>
          </w:p>
        </w:tc>
        <w:tc>
          <w:tcPr>
            <w:tcW w:w="1789" w:type="dxa"/>
            <w:gridSpan w:val="2"/>
            <w:vAlign w:val="center"/>
          </w:tcPr>
          <w:p w14:paraId="14323FCA">
            <w:pPr>
              <w:pStyle w:val="24"/>
              <w:spacing w:line="240" w:lineRule="auto"/>
              <w:ind w:firstLine="0" w:firstLineChars="0"/>
              <w:jc w:val="center"/>
              <w:rPr>
                <w:sz w:val="21"/>
              </w:rPr>
            </w:pPr>
          </w:p>
        </w:tc>
        <w:tc>
          <w:tcPr>
            <w:tcW w:w="426" w:type="dxa"/>
            <w:vAlign w:val="center"/>
          </w:tcPr>
          <w:p w14:paraId="66C5EBBE">
            <w:pPr>
              <w:pStyle w:val="24"/>
              <w:spacing w:line="240" w:lineRule="auto"/>
              <w:ind w:firstLine="0" w:firstLineChars="0"/>
              <w:jc w:val="center"/>
              <w:rPr>
                <w:sz w:val="21"/>
              </w:rPr>
            </w:pPr>
          </w:p>
        </w:tc>
      </w:tr>
      <w:tr w14:paraId="29FF4E2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14:paraId="41F3496E">
            <w:pPr>
              <w:pStyle w:val="24"/>
              <w:spacing w:line="240" w:lineRule="auto"/>
              <w:ind w:firstLine="0" w:firstLineChars="0"/>
              <w:jc w:val="center"/>
              <w:rPr>
                <w:sz w:val="21"/>
              </w:rPr>
            </w:pPr>
            <w:r>
              <w:rPr>
                <w:sz w:val="21"/>
              </w:rPr>
              <w:t>7</w:t>
            </w:r>
          </w:p>
        </w:tc>
        <w:tc>
          <w:tcPr>
            <w:tcW w:w="1791" w:type="dxa"/>
            <w:vAlign w:val="center"/>
          </w:tcPr>
          <w:p w14:paraId="2D54D1E3">
            <w:pPr>
              <w:pStyle w:val="24"/>
              <w:spacing w:line="240" w:lineRule="auto"/>
              <w:ind w:firstLine="0" w:firstLineChars="0"/>
              <w:rPr>
                <w:sz w:val="21"/>
              </w:rPr>
            </w:pPr>
          </w:p>
        </w:tc>
        <w:tc>
          <w:tcPr>
            <w:tcW w:w="4783" w:type="dxa"/>
            <w:gridSpan w:val="3"/>
            <w:vAlign w:val="center"/>
          </w:tcPr>
          <w:p w14:paraId="2A04AB89">
            <w:pPr>
              <w:pStyle w:val="24"/>
              <w:spacing w:line="240" w:lineRule="auto"/>
              <w:ind w:firstLine="0" w:firstLineChars="0"/>
              <w:jc w:val="left"/>
              <w:rPr>
                <w:sz w:val="21"/>
              </w:rPr>
            </w:pPr>
          </w:p>
        </w:tc>
        <w:tc>
          <w:tcPr>
            <w:tcW w:w="1789" w:type="dxa"/>
            <w:gridSpan w:val="2"/>
            <w:vAlign w:val="center"/>
          </w:tcPr>
          <w:p w14:paraId="103577D8">
            <w:pPr>
              <w:pStyle w:val="24"/>
              <w:spacing w:line="240" w:lineRule="auto"/>
              <w:ind w:firstLine="0" w:firstLineChars="0"/>
              <w:jc w:val="center"/>
              <w:rPr>
                <w:sz w:val="21"/>
              </w:rPr>
            </w:pPr>
          </w:p>
        </w:tc>
        <w:tc>
          <w:tcPr>
            <w:tcW w:w="426" w:type="dxa"/>
            <w:vAlign w:val="center"/>
          </w:tcPr>
          <w:p w14:paraId="6E436179">
            <w:pPr>
              <w:pStyle w:val="24"/>
              <w:spacing w:line="240" w:lineRule="auto"/>
              <w:ind w:firstLine="0" w:firstLineChars="0"/>
              <w:jc w:val="center"/>
              <w:rPr>
                <w:sz w:val="21"/>
              </w:rPr>
            </w:pPr>
          </w:p>
        </w:tc>
      </w:tr>
      <w:tr w14:paraId="3BFB403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14:paraId="4265F6EC">
            <w:pPr>
              <w:pStyle w:val="24"/>
              <w:spacing w:line="240" w:lineRule="auto"/>
              <w:ind w:firstLine="0" w:firstLineChars="0"/>
              <w:jc w:val="center"/>
              <w:rPr>
                <w:sz w:val="21"/>
              </w:rPr>
            </w:pPr>
            <w:r>
              <w:rPr>
                <w:sz w:val="21"/>
              </w:rPr>
              <w:t>8</w:t>
            </w:r>
          </w:p>
        </w:tc>
        <w:tc>
          <w:tcPr>
            <w:tcW w:w="1791" w:type="dxa"/>
            <w:vAlign w:val="center"/>
          </w:tcPr>
          <w:p w14:paraId="5CBEA3E2">
            <w:pPr>
              <w:pStyle w:val="24"/>
              <w:spacing w:line="240" w:lineRule="auto"/>
              <w:ind w:firstLine="0" w:firstLineChars="0"/>
              <w:rPr>
                <w:sz w:val="21"/>
              </w:rPr>
            </w:pPr>
          </w:p>
        </w:tc>
        <w:tc>
          <w:tcPr>
            <w:tcW w:w="4783" w:type="dxa"/>
            <w:gridSpan w:val="3"/>
            <w:vAlign w:val="center"/>
          </w:tcPr>
          <w:p w14:paraId="18A20160">
            <w:pPr>
              <w:pStyle w:val="24"/>
              <w:spacing w:line="240" w:lineRule="auto"/>
              <w:ind w:firstLine="0" w:firstLineChars="0"/>
              <w:jc w:val="left"/>
              <w:rPr>
                <w:sz w:val="21"/>
              </w:rPr>
            </w:pPr>
          </w:p>
        </w:tc>
        <w:tc>
          <w:tcPr>
            <w:tcW w:w="1789" w:type="dxa"/>
            <w:gridSpan w:val="2"/>
            <w:vAlign w:val="center"/>
          </w:tcPr>
          <w:p w14:paraId="1A1B8569">
            <w:pPr>
              <w:pStyle w:val="24"/>
              <w:spacing w:line="240" w:lineRule="auto"/>
              <w:ind w:firstLine="0" w:firstLineChars="0"/>
              <w:jc w:val="center"/>
              <w:rPr>
                <w:sz w:val="21"/>
              </w:rPr>
            </w:pPr>
          </w:p>
        </w:tc>
        <w:tc>
          <w:tcPr>
            <w:tcW w:w="426" w:type="dxa"/>
            <w:vAlign w:val="center"/>
          </w:tcPr>
          <w:p w14:paraId="2CD9D633">
            <w:pPr>
              <w:pStyle w:val="24"/>
              <w:spacing w:line="240" w:lineRule="auto"/>
              <w:ind w:firstLine="0" w:firstLineChars="0"/>
              <w:jc w:val="center"/>
              <w:rPr>
                <w:sz w:val="21"/>
              </w:rPr>
            </w:pPr>
          </w:p>
        </w:tc>
      </w:tr>
      <w:tr w14:paraId="7260954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14:paraId="30DA4D3A">
            <w:pPr>
              <w:pStyle w:val="24"/>
              <w:spacing w:line="240" w:lineRule="auto"/>
              <w:ind w:firstLine="0" w:firstLineChars="0"/>
              <w:jc w:val="center"/>
              <w:rPr>
                <w:sz w:val="21"/>
              </w:rPr>
            </w:pPr>
            <w:r>
              <w:rPr>
                <w:sz w:val="21"/>
              </w:rPr>
              <w:t>9</w:t>
            </w:r>
          </w:p>
        </w:tc>
        <w:tc>
          <w:tcPr>
            <w:tcW w:w="1791" w:type="dxa"/>
            <w:vAlign w:val="center"/>
          </w:tcPr>
          <w:p w14:paraId="41D1711A">
            <w:pPr>
              <w:pStyle w:val="24"/>
              <w:spacing w:line="240" w:lineRule="auto"/>
              <w:ind w:firstLine="0" w:firstLineChars="0"/>
              <w:rPr>
                <w:sz w:val="21"/>
              </w:rPr>
            </w:pPr>
          </w:p>
        </w:tc>
        <w:tc>
          <w:tcPr>
            <w:tcW w:w="4783" w:type="dxa"/>
            <w:gridSpan w:val="3"/>
            <w:vAlign w:val="center"/>
          </w:tcPr>
          <w:p w14:paraId="1AECD3C8">
            <w:pPr>
              <w:pStyle w:val="24"/>
              <w:spacing w:line="240" w:lineRule="auto"/>
              <w:ind w:firstLine="0" w:firstLineChars="0"/>
              <w:jc w:val="left"/>
              <w:rPr>
                <w:sz w:val="21"/>
              </w:rPr>
            </w:pPr>
          </w:p>
        </w:tc>
        <w:tc>
          <w:tcPr>
            <w:tcW w:w="1789" w:type="dxa"/>
            <w:gridSpan w:val="2"/>
            <w:vAlign w:val="center"/>
          </w:tcPr>
          <w:p w14:paraId="0A855143">
            <w:pPr>
              <w:pStyle w:val="24"/>
              <w:spacing w:line="240" w:lineRule="auto"/>
              <w:ind w:firstLine="0" w:firstLineChars="0"/>
              <w:jc w:val="center"/>
              <w:rPr>
                <w:sz w:val="21"/>
              </w:rPr>
            </w:pPr>
          </w:p>
        </w:tc>
        <w:tc>
          <w:tcPr>
            <w:tcW w:w="426" w:type="dxa"/>
            <w:vAlign w:val="center"/>
          </w:tcPr>
          <w:p w14:paraId="378B3442">
            <w:pPr>
              <w:pStyle w:val="24"/>
              <w:spacing w:line="240" w:lineRule="auto"/>
              <w:ind w:firstLine="0" w:firstLineChars="0"/>
              <w:jc w:val="center"/>
              <w:rPr>
                <w:sz w:val="21"/>
              </w:rPr>
            </w:pPr>
          </w:p>
        </w:tc>
      </w:tr>
      <w:tr w14:paraId="37B573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14:paraId="7E4C9631">
            <w:pPr>
              <w:pStyle w:val="24"/>
              <w:spacing w:line="240" w:lineRule="auto"/>
              <w:ind w:firstLine="0" w:firstLineChars="0"/>
              <w:jc w:val="center"/>
              <w:rPr>
                <w:sz w:val="21"/>
              </w:rPr>
            </w:pPr>
            <w:r>
              <w:rPr>
                <w:sz w:val="21"/>
              </w:rPr>
              <w:t>10</w:t>
            </w:r>
          </w:p>
        </w:tc>
        <w:tc>
          <w:tcPr>
            <w:tcW w:w="1791" w:type="dxa"/>
            <w:vAlign w:val="center"/>
          </w:tcPr>
          <w:p w14:paraId="5B2AD34E">
            <w:pPr>
              <w:pStyle w:val="24"/>
              <w:spacing w:line="240" w:lineRule="auto"/>
              <w:ind w:firstLine="0" w:firstLineChars="0"/>
              <w:rPr>
                <w:sz w:val="21"/>
              </w:rPr>
            </w:pPr>
          </w:p>
        </w:tc>
        <w:tc>
          <w:tcPr>
            <w:tcW w:w="4783" w:type="dxa"/>
            <w:gridSpan w:val="3"/>
            <w:vAlign w:val="center"/>
          </w:tcPr>
          <w:p w14:paraId="14F93AC5">
            <w:pPr>
              <w:pStyle w:val="24"/>
              <w:spacing w:line="240" w:lineRule="auto"/>
              <w:ind w:firstLine="0" w:firstLineChars="0"/>
              <w:jc w:val="left"/>
              <w:rPr>
                <w:sz w:val="21"/>
              </w:rPr>
            </w:pPr>
          </w:p>
        </w:tc>
        <w:tc>
          <w:tcPr>
            <w:tcW w:w="1789" w:type="dxa"/>
            <w:gridSpan w:val="2"/>
            <w:vAlign w:val="center"/>
          </w:tcPr>
          <w:p w14:paraId="38504C77">
            <w:pPr>
              <w:pStyle w:val="24"/>
              <w:spacing w:line="240" w:lineRule="auto"/>
              <w:ind w:firstLine="0" w:firstLineChars="0"/>
              <w:jc w:val="center"/>
              <w:rPr>
                <w:sz w:val="21"/>
              </w:rPr>
            </w:pPr>
          </w:p>
        </w:tc>
        <w:tc>
          <w:tcPr>
            <w:tcW w:w="426" w:type="dxa"/>
            <w:vAlign w:val="center"/>
          </w:tcPr>
          <w:p w14:paraId="7B925435">
            <w:pPr>
              <w:pStyle w:val="24"/>
              <w:spacing w:line="240" w:lineRule="auto"/>
              <w:ind w:firstLine="0" w:firstLineChars="0"/>
              <w:jc w:val="center"/>
              <w:rPr>
                <w:sz w:val="21"/>
              </w:rPr>
            </w:pPr>
          </w:p>
        </w:tc>
      </w:tr>
      <w:bookmarkEnd w:id="465"/>
    </w:tbl>
    <w:p w14:paraId="471A3EAB">
      <w:pPr>
        <w:pStyle w:val="24"/>
        <w:ind w:firstLine="0" w:firstLineChars="0"/>
      </w:pPr>
    </w:p>
    <w:p w14:paraId="571D1B87"/>
    <w:p w14:paraId="1B1661B5">
      <w:pPr>
        <w:tabs>
          <w:tab w:val="left" w:pos="8610"/>
        </w:tabs>
        <w:rPr>
          <w:rFonts w:hint="eastAsia"/>
        </w:rPr>
      </w:pPr>
      <w:r>
        <w:tab/>
      </w:r>
    </w:p>
    <w:p w14:paraId="236979A2">
      <w:pPr>
        <w:sectPr>
          <w:footnotePr>
            <w:pos w:val="beneathText"/>
          </w:footnotePr>
          <w:pgSz w:w="11907" w:h="16840"/>
          <w:pgMar w:top="1418" w:right="1134" w:bottom="1134" w:left="1418" w:header="851" w:footer="851" w:gutter="0"/>
          <w:cols w:space="425" w:num="1"/>
          <w:docGrid w:type="linesAndChars" w:linePitch="312" w:charSpace="0"/>
        </w:sectPr>
      </w:pPr>
    </w:p>
    <w:bookmarkEnd w:id="330"/>
    <w:bookmarkEnd w:id="331"/>
    <w:bookmarkEnd w:id="430"/>
    <w:p w14:paraId="1875FA85">
      <w:pPr>
        <w:rPr>
          <w:rFonts w:hint="eastAsia"/>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_悟空。" w:date="2024-09-05T09:35:44Z" w:initials="">
    <w:p w14:paraId="22657A4A">
      <w:pPr>
        <w:pStyle w:val="5"/>
        <w:rPr>
          <w:rFonts w:hint="default" w:eastAsia="宋体"/>
          <w:lang w:val="en-US" w:eastAsia="zh-CN"/>
        </w:rPr>
      </w:pPr>
      <w:bookmarkStart w:id="481" w:name="_GoBack"/>
      <w:bookmarkEnd w:id="481"/>
      <w:r>
        <w:rPr>
          <w:rFonts w:hint="eastAsia"/>
          <w:lang w:val="en-US" w:eastAsia="zh-CN"/>
        </w:rPr>
        <w:t>产品功能性能测试放在这里了</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2657A4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MS Mincho">
    <w:altName w:val="MS Gothic"/>
    <w:panose1 w:val="02020609040205080304"/>
    <w:charset w:val="80"/>
    <w:family w:val="roman"/>
    <w:pitch w:val="default"/>
    <w:sig w:usb0="00000000" w:usb1="00000000" w:usb2="00000010" w:usb3="00000000" w:csb0="00020000" w:csb1="0000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MS Gothic">
    <w:panose1 w:val="020B0609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F54CC">
    <w:pPr>
      <w:pStyle w:val="10"/>
      <w:pBdr>
        <w:top w:val="single" w:color="auto" w:sz="4" w:space="1"/>
      </w:pBdr>
      <w:rPr>
        <w:spacing w:val="-6"/>
      </w:rPr>
    </w:pPr>
    <w:r>
      <w:rPr>
        <w:lang w:val="en-US"/>
      </w:rPr>
      <mc:AlternateContent>
        <mc:Choice Requires="wps">
          <w:drawing>
            <wp:anchor distT="0" distB="0" distL="114300" distR="114300" simplePos="0" relativeHeight="251660288" behindDoc="0" locked="0" layoutInCell="1" allowOverlap="1">
              <wp:simplePos x="0" y="0"/>
              <wp:positionH relativeFrom="margin">
                <wp:posOffset>5477510</wp:posOffset>
              </wp:positionH>
              <wp:positionV relativeFrom="paragraph">
                <wp:posOffset>50800</wp:posOffset>
              </wp:positionV>
              <wp:extent cx="216535" cy="180340"/>
              <wp:effectExtent l="0" t="0" r="12065" b="10795"/>
              <wp:wrapNone/>
              <wp:docPr id="15" name="文本框 15"/>
              <wp:cNvGraphicFramePr/>
              <a:graphic xmlns:a="http://schemas.openxmlformats.org/drawingml/2006/main">
                <a:graphicData uri="http://schemas.microsoft.com/office/word/2010/wordprocessingShape">
                  <wps:wsp>
                    <wps:cNvSpPr txBox="1"/>
                    <wps:spPr>
                      <a:xfrm>
                        <a:off x="0" y="0"/>
                        <a:ext cx="216535" cy="18012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E10A4B">
                          <w:pPr>
                            <w:pStyle w:val="10"/>
                          </w:pPr>
                          <w:r>
                            <w:fldChar w:fldCharType="begin"/>
                          </w:r>
                          <w:r>
                            <w:instrText xml:space="preserve"> PAGE  \* MERGEFORMAT </w:instrText>
                          </w:r>
                          <w:r>
                            <w:fldChar w:fldCharType="separate"/>
                          </w:r>
                          <w:r>
                            <w:t>100</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431.3pt;margin-top:4pt;height:14.2pt;width:17.05pt;mso-position-horizontal-relative:margin;z-index:251660288;mso-width-relative:page;mso-height-relative:page;" filled="f" stroked="f" coordsize="21600,21600" o:gfxdata="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6ZC0LdcAAAAIAQAADwAAAAAAAAABACAAAAAiAAAAZHJzL2Rvd25yZXYueG1s&#10;UEsBAhQAFAAAAAgAh07iQDy02qIyAgAAVwQAAA4AAAAAAAAAAQAgAAAAJgEAAGRycy9lMm9Eb2Mu&#10;eG1sUEsFBgAAAAAGAAYAWQEAAMoFAAAAAA==&#10;">
              <v:fill on="f" focussize="0,0"/>
              <v:stroke on="f" weight="0.5pt"/>
              <v:imagedata o:title=""/>
              <o:lock v:ext="edit" aspectratio="f"/>
              <v:textbox inset="0mm,0mm,0mm,0mm">
                <w:txbxContent>
                  <w:p w14:paraId="32E10A4B">
                    <w:pPr>
                      <w:pStyle w:val="10"/>
                    </w:pPr>
                    <w:r>
                      <w:fldChar w:fldCharType="begin"/>
                    </w:r>
                    <w:r>
                      <w:instrText xml:space="preserve"> PAGE  \* MERGEFORMAT </w:instrText>
                    </w:r>
                    <w:r>
                      <w:fldChar w:fldCharType="separate"/>
                    </w:r>
                    <w:r>
                      <w:t>100</w:t>
                    </w:r>
                    <w:r>
                      <w:fldChar w:fldCharType="end"/>
                    </w:r>
                  </w:p>
                </w:txbxContent>
              </v:textbox>
            </v:shape>
          </w:pict>
        </mc:Fallback>
      </mc:AlternateContent>
    </w:r>
    <w:r>
      <w:rPr>
        <w:rFonts w:hint="eastAsia" w:ascii="Calibri" w:hAnsi="Calibri"/>
        <w:spacing w:val="-6"/>
      </w:rPr>
      <w:t>本文包含西安航空制动科技有限公司商业秘密，未经书面许可不得擅自持有、复制或泄露，违者追究法律责任。</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4E20E">
    <w:pPr>
      <w:pStyle w:val="10"/>
      <w:framePr w:wrap="around" w:vAnchor="text" w:hAnchor="margin" w:xAlign="right" w:y="1"/>
      <w:rPr>
        <w:rStyle w:val="21"/>
      </w:rPr>
    </w:pPr>
    <w:r>
      <w:rPr>
        <w:rStyle w:val="21"/>
      </w:rPr>
      <w:fldChar w:fldCharType="begin"/>
    </w:r>
    <w:r>
      <w:rPr>
        <w:rStyle w:val="21"/>
      </w:rPr>
      <w:instrText xml:space="preserve">PAGE  </w:instrText>
    </w:r>
    <w:r>
      <w:rPr>
        <w:rStyle w:val="21"/>
      </w:rPr>
      <w:fldChar w:fldCharType="end"/>
    </w:r>
  </w:p>
  <w:p w14:paraId="3680EA16">
    <w:pPr>
      <w:pStyle w:val="10"/>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11732516"/>
    </w:sdtPr>
    <w:sdtContent>
      <w:p w14:paraId="2B166901">
        <w:pPr>
          <w:pStyle w:val="10"/>
        </w:pPr>
        <w:r>
          <w:fldChar w:fldCharType="begin"/>
        </w:r>
        <w:r>
          <w:instrText xml:space="preserve">PAGE   \* MERGEFORMAT</w:instrText>
        </w:r>
        <w:r>
          <w:fldChar w:fldCharType="separate"/>
        </w:r>
        <w:r>
          <w:t>90</w:t>
        </w:r>
        <w:r>
          <w:fldChar w:fldCharType="end"/>
        </w:r>
      </w:p>
    </w:sdtContent>
  </w:sdt>
  <w:p w14:paraId="15C70463">
    <w:pPr>
      <w:pStyle w:val="10"/>
      <w:ind w:right="360"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1D5D90">
    <w:pPr>
      <w:pStyle w:val="11"/>
      <w:jc w:val="both"/>
      <w:rPr>
        <w:rFonts w:ascii="黑体" w:eastAsia="黑体"/>
        <w:sz w:val="21"/>
        <w:szCs w:val="21"/>
      </w:rPr>
    </w:pPr>
    <w:r>
      <w:rPr>
        <w:rFonts w:hint="eastAsia" w:ascii="黑体" w:eastAsia="黑体"/>
        <w:color w:val="000000"/>
        <w:sz w:val="21"/>
        <w:szCs w:val="21"/>
      </w:rPr>
      <w:t xml:space="preserve">公开 </w:t>
    </w:r>
    <w:r>
      <w:rPr>
        <w:rFonts w:hint="eastAsia" w:ascii="黑体" w:eastAsia="黑体"/>
        <w:sz w:val="21"/>
        <w:szCs w:val="21"/>
      </w:rPr>
      <w:t xml:space="preserve">                                                    </w:t>
    </w:r>
    <w:r>
      <w:rPr>
        <w:rFonts w:ascii="黑体" w:eastAsia="黑体"/>
        <w:sz w:val="21"/>
        <w:szCs w:val="21"/>
      </w:rPr>
      <w:t xml:space="preserve">          </w:t>
    </w:r>
    <w:r>
      <w:rPr>
        <w:rFonts w:hint="eastAsia" w:ascii="黑体" w:eastAsia="黑体"/>
        <w:sz w:val="21"/>
        <w:szCs w:val="21"/>
      </w:rPr>
      <w:t>F324202ETO002版次：</w:t>
    </w:r>
    <w:r>
      <w:rPr>
        <w:rFonts w:ascii="黑体" w:eastAsia="黑体"/>
        <w:sz w:val="21"/>
        <w:szCs w:val="21"/>
      </w:rPr>
      <w:t>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C049A">
    <w:pPr>
      <w:pStyle w:val="11"/>
      <w:pBdr>
        <w:bottom w:val="none" w:color="auto" w:sz="0" w:space="0"/>
      </w:pBdr>
      <w:jc w:val="both"/>
      <w:rPr>
        <w:rFonts w:ascii="黑体" w:eastAsia="黑体"/>
        <w:sz w:val="28"/>
        <w:szCs w:val="2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C15E5">
    <w:pPr>
      <w:pStyle w:val="11"/>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63"/>
    <w:multiLevelType w:val="multilevel"/>
    <w:tmpl w:val="00000063"/>
    <w:lvl w:ilvl="0" w:tentative="0">
      <w:start w:val="1"/>
      <w:numFmt w:val="decimal"/>
      <w:pStyle w:val="2"/>
      <w:isLgl/>
      <w:lvlText w:val="%1"/>
      <w:lvlJc w:val="left"/>
      <w:pPr>
        <w:ind w:left="425" w:hanging="425"/>
      </w:pPr>
      <w:rPr>
        <w:rFonts w:hint="default"/>
      </w:rPr>
    </w:lvl>
    <w:lvl w:ilvl="1" w:tentative="0">
      <w:start w:val="1"/>
      <w:numFmt w:val="decimal"/>
      <w:lvlText w:val="%1.%2"/>
      <w:lvlJc w:val="left"/>
      <w:pPr>
        <w:ind w:left="992" w:hanging="567"/>
      </w:pPr>
      <w:rPr>
        <w:rFonts w:hint="eastAsia"/>
      </w:rPr>
    </w:lvl>
    <w:lvl w:ilvl="2" w:tentative="0">
      <w:start w:val="1"/>
      <w:numFmt w:val="decimal"/>
      <w:lvlText w:val="%1.%2.%3"/>
      <w:lvlJc w:val="left"/>
      <w:pPr>
        <w:ind w:left="709" w:hanging="567"/>
      </w:pPr>
      <w:rPr>
        <w:rFonts w:hint="default" w:ascii="Calibri" w:hAnsi="Calibri" w:cs="Calibri"/>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04AF4A65"/>
    <w:multiLevelType w:val="multilevel"/>
    <w:tmpl w:val="04AF4A65"/>
    <w:lvl w:ilvl="0" w:tentative="0">
      <w:start w:val="1"/>
      <w:numFmt w:val="lowerLetter"/>
      <w:lvlText w:val="%1)"/>
      <w:lvlJc w:val="left"/>
      <w:pPr>
        <w:ind w:left="900" w:hanging="420"/>
      </w:pPr>
      <w:rPr>
        <w:rFonts w:hint="default" w:ascii="宋体" w:hAnsi="宋体" w:eastAsia="宋体" w:cs="宋体"/>
        <w:sz w:val="24"/>
        <w:szCs w:val="24"/>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04EA34C4"/>
    <w:multiLevelType w:val="multilevel"/>
    <w:tmpl w:val="04EA34C4"/>
    <w:lvl w:ilvl="0" w:tentative="0">
      <w:start w:val="1"/>
      <w:numFmt w:val="decimal"/>
      <w:lvlText w:val="%1"/>
      <w:lvlJc w:val="left"/>
      <w:pPr>
        <w:ind w:left="582" w:hanging="440"/>
      </w:pPr>
      <w:rPr>
        <w:rFonts w:hint="default"/>
      </w:rPr>
    </w:lvl>
    <w:lvl w:ilvl="1" w:tentative="0">
      <w:start w:val="1"/>
      <w:numFmt w:val="lowerLetter"/>
      <w:lvlText w:val="%2)"/>
      <w:lvlJc w:val="left"/>
      <w:pPr>
        <w:ind w:left="1022" w:hanging="440"/>
      </w:pPr>
    </w:lvl>
    <w:lvl w:ilvl="2" w:tentative="0">
      <w:start w:val="1"/>
      <w:numFmt w:val="lowerRoman"/>
      <w:lvlText w:val="%3."/>
      <w:lvlJc w:val="right"/>
      <w:pPr>
        <w:ind w:left="1462" w:hanging="440"/>
      </w:pPr>
    </w:lvl>
    <w:lvl w:ilvl="3" w:tentative="0">
      <w:start w:val="1"/>
      <w:numFmt w:val="decimal"/>
      <w:lvlText w:val="%4."/>
      <w:lvlJc w:val="left"/>
      <w:pPr>
        <w:ind w:left="1902" w:hanging="440"/>
      </w:pPr>
    </w:lvl>
    <w:lvl w:ilvl="4" w:tentative="0">
      <w:start w:val="1"/>
      <w:numFmt w:val="lowerLetter"/>
      <w:lvlText w:val="%5)"/>
      <w:lvlJc w:val="left"/>
      <w:pPr>
        <w:ind w:left="2342" w:hanging="440"/>
      </w:pPr>
    </w:lvl>
    <w:lvl w:ilvl="5" w:tentative="0">
      <w:start w:val="1"/>
      <w:numFmt w:val="lowerRoman"/>
      <w:lvlText w:val="%6."/>
      <w:lvlJc w:val="right"/>
      <w:pPr>
        <w:ind w:left="2782" w:hanging="440"/>
      </w:pPr>
    </w:lvl>
    <w:lvl w:ilvl="6" w:tentative="0">
      <w:start w:val="1"/>
      <w:numFmt w:val="decimal"/>
      <w:lvlText w:val="%7."/>
      <w:lvlJc w:val="left"/>
      <w:pPr>
        <w:ind w:left="3222" w:hanging="440"/>
      </w:pPr>
    </w:lvl>
    <w:lvl w:ilvl="7" w:tentative="0">
      <w:start w:val="1"/>
      <w:numFmt w:val="lowerLetter"/>
      <w:lvlText w:val="%8)"/>
      <w:lvlJc w:val="left"/>
      <w:pPr>
        <w:ind w:left="3662" w:hanging="440"/>
      </w:pPr>
    </w:lvl>
    <w:lvl w:ilvl="8" w:tentative="0">
      <w:start w:val="1"/>
      <w:numFmt w:val="lowerRoman"/>
      <w:lvlText w:val="%9."/>
      <w:lvlJc w:val="right"/>
      <w:pPr>
        <w:ind w:left="4102" w:hanging="440"/>
      </w:pPr>
    </w:lvl>
  </w:abstractNum>
  <w:abstractNum w:abstractNumId="3">
    <w:nsid w:val="085C64FC"/>
    <w:multiLevelType w:val="multilevel"/>
    <w:tmpl w:val="085C64FC"/>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
    <w:nsid w:val="09442DE2"/>
    <w:multiLevelType w:val="multilevel"/>
    <w:tmpl w:val="09442DE2"/>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
    <w:nsid w:val="0AB567B4"/>
    <w:multiLevelType w:val="multilevel"/>
    <w:tmpl w:val="0AB567B4"/>
    <w:lvl w:ilvl="0" w:tentative="0">
      <w:start w:val="1"/>
      <w:numFmt w:val="decimal"/>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6">
    <w:nsid w:val="0FD93935"/>
    <w:multiLevelType w:val="multilevel"/>
    <w:tmpl w:val="0FD93935"/>
    <w:lvl w:ilvl="0" w:tentative="0">
      <w:start w:val="1"/>
      <w:numFmt w:val="decimal"/>
      <w:lvlText w:val="%1"/>
      <w:lvlJc w:val="left"/>
      <w:pPr>
        <w:ind w:left="440" w:hanging="440"/>
      </w:pPr>
      <w:rPr>
        <w:rFonts w:hint="default" w:ascii="Times New Roman" w:hAnsi="Times New Roman" w:cs="Times New Roman"/>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100540DE"/>
    <w:multiLevelType w:val="multilevel"/>
    <w:tmpl w:val="100540DE"/>
    <w:lvl w:ilvl="0" w:tentative="0">
      <w:start w:val="1"/>
      <w:numFmt w:val="decimal"/>
      <w:lvlText w:val="%1"/>
      <w:lvlJc w:val="left"/>
      <w:pPr>
        <w:ind w:left="582" w:hanging="440"/>
      </w:pPr>
      <w:rPr>
        <w:rFonts w:hint="default"/>
      </w:rPr>
    </w:lvl>
    <w:lvl w:ilvl="1" w:tentative="0">
      <w:start w:val="1"/>
      <w:numFmt w:val="lowerLetter"/>
      <w:lvlText w:val="%2)"/>
      <w:lvlJc w:val="left"/>
      <w:pPr>
        <w:ind w:left="1022" w:hanging="440"/>
      </w:pPr>
    </w:lvl>
    <w:lvl w:ilvl="2" w:tentative="0">
      <w:start w:val="1"/>
      <w:numFmt w:val="lowerRoman"/>
      <w:lvlText w:val="%3."/>
      <w:lvlJc w:val="right"/>
      <w:pPr>
        <w:ind w:left="1462" w:hanging="440"/>
      </w:pPr>
    </w:lvl>
    <w:lvl w:ilvl="3" w:tentative="0">
      <w:start w:val="1"/>
      <w:numFmt w:val="decimal"/>
      <w:lvlText w:val="%4."/>
      <w:lvlJc w:val="left"/>
      <w:pPr>
        <w:ind w:left="1902" w:hanging="440"/>
      </w:pPr>
    </w:lvl>
    <w:lvl w:ilvl="4" w:tentative="0">
      <w:start w:val="1"/>
      <w:numFmt w:val="lowerLetter"/>
      <w:lvlText w:val="%5)"/>
      <w:lvlJc w:val="left"/>
      <w:pPr>
        <w:ind w:left="2342" w:hanging="440"/>
      </w:pPr>
    </w:lvl>
    <w:lvl w:ilvl="5" w:tentative="0">
      <w:start w:val="1"/>
      <w:numFmt w:val="lowerRoman"/>
      <w:lvlText w:val="%6."/>
      <w:lvlJc w:val="right"/>
      <w:pPr>
        <w:ind w:left="2782" w:hanging="440"/>
      </w:pPr>
    </w:lvl>
    <w:lvl w:ilvl="6" w:tentative="0">
      <w:start w:val="1"/>
      <w:numFmt w:val="decimal"/>
      <w:lvlText w:val="%7."/>
      <w:lvlJc w:val="left"/>
      <w:pPr>
        <w:ind w:left="3222" w:hanging="440"/>
      </w:pPr>
    </w:lvl>
    <w:lvl w:ilvl="7" w:tentative="0">
      <w:start w:val="1"/>
      <w:numFmt w:val="lowerLetter"/>
      <w:lvlText w:val="%8)"/>
      <w:lvlJc w:val="left"/>
      <w:pPr>
        <w:ind w:left="3662" w:hanging="440"/>
      </w:pPr>
    </w:lvl>
    <w:lvl w:ilvl="8" w:tentative="0">
      <w:start w:val="1"/>
      <w:numFmt w:val="lowerRoman"/>
      <w:lvlText w:val="%9."/>
      <w:lvlJc w:val="right"/>
      <w:pPr>
        <w:ind w:left="4102" w:hanging="440"/>
      </w:pPr>
    </w:lvl>
  </w:abstractNum>
  <w:abstractNum w:abstractNumId="8">
    <w:nsid w:val="145243B7"/>
    <w:multiLevelType w:val="multilevel"/>
    <w:tmpl w:val="145243B7"/>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145A05FD"/>
    <w:multiLevelType w:val="multilevel"/>
    <w:tmpl w:val="145A05FD"/>
    <w:lvl w:ilvl="0" w:tentative="0">
      <w:start w:val="1"/>
      <w:numFmt w:val="decimal"/>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0">
    <w:nsid w:val="15B60E3C"/>
    <w:multiLevelType w:val="multilevel"/>
    <w:tmpl w:val="15B60E3C"/>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1">
    <w:nsid w:val="166251F0"/>
    <w:multiLevelType w:val="multilevel"/>
    <w:tmpl w:val="166251F0"/>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2">
    <w:nsid w:val="1C6D4523"/>
    <w:multiLevelType w:val="multilevel"/>
    <w:tmpl w:val="1C6D4523"/>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
    <w:nsid w:val="1EC23DC5"/>
    <w:multiLevelType w:val="multilevel"/>
    <w:tmpl w:val="1EC23DC5"/>
    <w:lvl w:ilvl="0" w:tentative="0">
      <w:start w:val="1"/>
      <w:numFmt w:val="decimal"/>
      <w:lvlText w:val="表%1."/>
      <w:lvlJc w:val="center"/>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4">
    <w:nsid w:val="1F390A6E"/>
    <w:multiLevelType w:val="multilevel"/>
    <w:tmpl w:val="1F390A6E"/>
    <w:lvl w:ilvl="0" w:tentative="0">
      <w:start w:val="1"/>
      <w:numFmt w:val="decimal"/>
      <w:lvlText w:val="图%1."/>
      <w:lvlJc w:val="center"/>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5">
    <w:nsid w:val="1F5E2165"/>
    <w:multiLevelType w:val="multilevel"/>
    <w:tmpl w:val="1F5E2165"/>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6">
    <w:nsid w:val="1F913F41"/>
    <w:multiLevelType w:val="multilevel"/>
    <w:tmpl w:val="1F913F41"/>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7">
    <w:nsid w:val="20A222D4"/>
    <w:multiLevelType w:val="multilevel"/>
    <w:tmpl w:val="20A222D4"/>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8">
    <w:nsid w:val="223C201D"/>
    <w:multiLevelType w:val="multilevel"/>
    <w:tmpl w:val="223C201D"/>
    <w:lvl w:ilvl="0" w:tentative="0">
      <w:start w:val="1"/>
      <w:numFmt w:val="lowerLetter"/>
      <w:pStyle w:val="41"/>
      <w:lvlText w:val="%1)"/>
      <w:lvlJc w:val="left"/>
      <w:pPr>
        <w:tabs>
          <w:tab w:val="left" w:pos="737"/>
        </w:tabs>
        <w:ind w:left="737" w:hanging="337"/>
      </w:pPr>
      <w:rPr>
        <w:rFonts w:hint="eastAsia"/>
        <w:b w:val="0"/>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
    <w:nsid w:val="2274052E"/>
    <w:multiLevelType w:val="multilevel"/>
    <w:tmpl w:val="2274052E"/>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0">
    <w:nsid w:val="25B24F0B"/>
    <w:multiLevelType w:val="multilevel"/>
    <w:tmpl w:val="25B24F0B"/>
    <w:lvl w:ilvl="0" w:tentative="0">
      <w:start w:val="1"/>
      <w:numFmt w:val="decimal"/>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1">
    <w:nsid w:val="25EE5D89"/>
    <w:multiLevelType w:val="multilevel"/>
    <w:tmpl w:val="25EE5D89"/>
    <w:lvl w:ilvl="0" w:tentative="0">
      <w:start w:val="1"/>
      <w:numFmt w:val="decimal"/>
      <w:lvlText w:val="%1"/>
      <w:lvlJc w:val="left"/>
      <w:pPr>
        <w:ind w:left="440" w:hanging="440"/>
      </w:pPr>
      <w:rPr>
        <w:rFonts w:hint="default" w:ascii="Times New Roman" w:hAnsi="Times New Roman" w:cs="Times New Roman"/>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2">
    <w:nsid w:val="26280773"/>
    <w:multiLevelType w:val="multilevel"/>
    <w:tmpl w:val="26280773"/>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3">
    <w:nsid w:val="2705185D"/>
    <w:multiLevelType w:val="multilevel"/>
    <w:tmpl w:val="2705185D"/>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4">
    <w:nsid w:val="28603531"/>
    <w:multiLevelType w:val="multilevel"/>
    <w:tmpl w:val="28603531"/>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5">
    <w:nsid w:val="2A0D67C4"/>
    <w:multiLevelType w:val="multilevel"/>
    <w:tmpl w:val="2A0D67C4"/>
    <w:lvl w:ilvl="0" w:tentative="0">
      <w:start w:val="1"/>
      <w:numFmt w:val="decimal"/>
      <w:suff w:val="space"/>
      <w:lvlText w:val="%1"/>
      <w:lvlJc w:val="center"/>
      <w:pPr>
        <w:ind w:left="0" w:firstLine="0"/>
      </w:pPr>
      <w:rPr>
        <w:rFonts w:hint="eastAsia"/>
      </w:rPr>
    </w:lvl>
    <w:lvl w:ilvl="1" w:tentative="0">
      <w:start w:val="1"/>
      <w:numFmt w:val="lowerLetter"/>
      <w:lvlText w:val="%2)"/>
      <w:lvlJc w:val="left"/>
      <w:pPr>
        <w:ind w:left="0" w:firstLine="0"/>
      </w:pPr>
      <w:rPr>
        <w:rFonts w:hint="eastAsia"/>
      </w:rPr>
    </w:lvl>
    <w:lvl w:ilvl="2" w:tentative="0">
      <w:start w:val="1"/>
      <w:numFmt w:val="lowerRoman"/>
      <w:lvlText w:val="%3."/>
      <w:lvlJc w:val="right"/>
      <w:pPr>
        <w:ind w:left="0" w:firstLine="0"/>
      </w:pPr>
      <w:rPr>
        <w:rFonts w:hint="eastAsia"/>
      </w:rPr>
    </w:lvl>
    <w:lvl w:ilvl="3" w:tentative="0">
      <w:start w:val="1"/>
      <w:numFmt w:val="decimal"/>
      <w:lvlText w:val="%4."/>
      <w:lvlJc w:val="left"/>
      <w:pPr>
        <w:ind w:left="0" w:firstLine="0"/>
      </w:pPr>
      <w:rPr>
        <w:rFonts w:hint="eastAsia"/>
      </w:rPr>
    </w:lvl>
    <w:lvl w:ilvl="4" w:tentative="0">
      <w:start w:val="1"/>
      <w:numFmt w:val="lowerLetter"/>
      <w:lvlText w:val="%5)"/>
      <w:lvlJc w:val="left"/>
      <w:pPr>
        <w:ind w:left="0" w:firstLine="0"/>
      </w:pPr>
      <w:rPr>
        <w:rFonts w:hint="eastAsia"/>
      </w:rPr>
    </w:lvl>
    <w:lvl w:ilvl="5" w:tentative="0">
      <w:start w:val="1"/>
      <w:numFmt w:val="lowerRoman"/>
      <w:lvlText w:val="%6."/>
      <w:lvlJc w:val="right"/>
      <w:pPr>
        <w:ind w:left="0" w:firstLine="0"/>
      </w:pPr>
      <w:rPr>
        <w:rFonts w:hint="eastAsia"/>
      </w:rPr>
    </w:lvl>
    <w:lvl w:ilvl="6" w:tentative="0">
      <w:start w:val="1"/>
      <w:numFmt w:val="decimal"/>
      <w:lvlText w:val="%7."/>
      <w:lvlJc w:val="left"/>
      <w:pPr>
        <w:ind w:left="0" w:firstLine="0"/>
      </w:pPr>
      <w:rPr>
        <w:rFonts w:hint="eastAsia"/>
      </w:rPr>
    </w:lvl>
    <w:lvl w:ilvl="7" w:tentative="0">
      <w:start w:val="1"/>
      <w:numFmt w:val="lowerLetter"/>
      <w:lvlText w:val="%8)"/>
      <w:lvlJc w:val="left"/>
      <w:pPr>
        <w:ind w:left="0" w:firstLine="0"/>
      </w:pPr>
      <w:rPr>
        <w:rFonts w:hint="eastAsia"/>
      </w:rPr>
    </w:lvl>
    <w:lvl w:ilvl="8" w:tentative="0">
      <w:start w:val="1"/>
      <w:numFmt w:val="lowerRoman"/>
      <w:lvlText w:val="%9."/>
      <w:lvlJc w:val="right"/>
      <w:pPr>
        <w:ind w:left="0" w:firstLine="0"/>
      </w:pPr>
      <w:rPr>
        <w:rFonts w:hint="eastAsia"/>
      </w:rPr>
    </w:lvl>
  </w:abstractNum>
  <w:abstractNum w:abstractNumId="26">
    <w:nsid w:val="2E150FEA"/>
    <w:multiLevelType w:val="multilevel"/>
    <w:tmpl w:val="2E150FEA"/>
    <w:lvl w:ilvl="0" w:tentative="0">
      <w:start w:val="1"/>
      <w:numFmt w:val="decimal"/>
      <w:lvlText w:val="%1"/>
      <w:lvlJc w:val="left"/>
      <w:pPr>
        <w:ind w:left="440" w:hanging="440"/>
      </w:pPr>
      <w:rPr>
        <w:rFonts w:hint="default" w:ascii="Times New Roman" w:hAnsi="Times New Roman" w:cs="Times New Roman"/>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7">
    <w:nsid w:val="331319BF"/>
    <w:multiLevelType w:val="multilevel"/>
    <w:tmpl w:val="331319BF"/>
    <w:lvl w:ilvl="0" w:tentative="0">
      <w:start w:val="1"/>
      <w:numFmt w:val="decimal"/>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8">
    <w:nsid w:val="379D383A"/>
    <w:multiLevelType w:val="multilevel"/>
    <w:tmpl w:val="379D383A"/>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9">
    <w:nsid w:val="3B5D1654"/>
    <w:multiLevelType w:val="multilevel"/>
    <w:tmpl w:val="3B5D1654"/>
    <w:lvl w:ilvl="0" w:tentative="0">
      <w:start w:val="1"/>
      <w:numFmt w:val="decimal"/>
      <w:pStyle w:val="33"/>
      <w:lvlText w:val="图%1"/>
      <w:lvlJc w:val="center"/>
      <w:pPr>
        <w:tabs>
          <w:tab w:val="left" w:pos="420"/>
        </w:tabs>
        <w:ind w:left="0" w:firstLine="0"/>
      </w:pPr>
      <w:rPr>
        <w:rFonts w:hint="default" w:ascii="Arial" w:hAnsi="Arial" w:eastAsia="黑体"/>
        <w:b w:val="0"/>
        <w:i w:val="0"/>
        <w:sz w:val="24"/>
        <w:szCs w:val="24"/>
        <w:lang w:val="en-U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0">
    <w:nsid w:val="3CC92779"/>
    <w:multiLevelType w:val="multilevel"/>
    <w:tmpl w:val="3CC92779"/>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1">
    <w:nsid w:val="3EBE41D5"/>
    <w:multiLevelType w:val="multilevel"/>
    <w:tmpl w:val="3EBE41D5"/>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2">
    <w:nsid w:val="3F5136FC"/>
    <w:multiLevelType w:val="multilevel"/>
    <w:tmpl w:val="3F5136FC"/>
    <w:lvl w:ilvl="0" w:tentative="0">
      <w:start w:val="1"/>
      <w:numFmt w:val="decimal"/>
      <w:lvlText w:val="%1"/>
      <w:lvlJc w:val="left"/>
      <w:pPr>
        <w:ind w:left="704" w:hanging="420"/>
      </w:pPr>
      <w:rPr>
        <w:rFonts w:hint="eastAsia"/>
      </w:rPr>
    </w:lvl>
    <w:lvl w:ilvl="1" w:tentative="0">
      <w:start w:val="1"/>
      <w:numFmt w:val="lowerLetter"/>
      <w:lvlText w:val="%2)"/>
      <w:lvlJc w:val="left"/>
      <w:pPr>
        <w:ind w:left="1124" w:hanging="420"/>
      </w:pPr>
    </w:lvl>
    <w:lvl w:ilvl="2" w:tentative="0">
      <w:start w:val="1"/>
      <w:numFmt w:val="lowerRoman"/>
      <w:lvlText w:val="%3."/>
      <w:lvlJc w:val="right"/>
      <w:pPr>
        <w:ind w:left="1544" w:hanging="420"/>
      </w:pPr>
    </w:lvl>
    <w:lvl w:ilvl="3" w:tentative="0">
      <w:start w:val="1"/>
      <w:numFmt w:val="decimal"/>
      <w:lvlText w:val="%4."/>
      <w:lvlJc w:val="left"/>
      <w:pPr>
        <w:ind w:left="1964" w:hanging="420"/>
      </w:pPr>
    </w:lvl>
    <w:lvl w:ilvl="4" w:tentative="0">
      <w:start w:val="1"/>
      <w:numFmt w:val="lowerLetter"/>
      <w:lvlText w:val="%5)"/>
      <w:lvlJc w:val="left"/>
      <w:pPr>
        <w:ind w:left="2384" w:hanging="420"/>
      </w:pPr>
    </w:lvl>
    <w:lvl w:ilvl="5" w:tentative="0">
      <w:start w:val="1"/>
      <w:numFmt w:val="lowerRoman"/>
      <w:lvlText w:val="%6."/>
      <w:lvlJc w:val="right"/>
      <w:pPr>
        <w:ind w:left="2804" w:hanging="420"/>
      </w:pPr>
    </w:lvl>
    <w:lvl w:ilvl="6" w:tentative="0">
      <w:start w:val="1"/>
      <w:numFmt w:val="decimal"/>
      <w:lvlText w:val="%7."/>
      <w:lvlJc w:val="left"/>
      <w:pPr>
        <w:ind w:left="3224" w:hanging="420"/>
      </w:pPr>
    </w:lvl>
    <w:lvl w:ilvl="7" w:tentative="0">
      <w:start w:val="1"/>
      <w:numFmt w:val="lowerLetter"/>
      <w:lvlText w:val="%8)"/>
      <w:lvlJc w:val="left"/>
      <w:pPr>
        <w:ind w:left="3644" w:hanging="420"/>
      </w:pPr>
    </w:lvl>
    <w:lvl w:ilvl="8" w:tentative="0">
      <w:start w:val="1"/>
      <w:numFmt w:val="lowerRoman"/>
      <w:lvlText w:val="%9."/>
      <w:lvlJc w:val="right"/>
      <w:pPr>
        <w:ind w:left="4064" w:hanging="420"/>
      </w:pPr>
    </w:lvl>
  </w:abstractNum>
  <w:abstractNum w:abstractNumId="33">
    <w:nsid w:val="4376425F"/>
    <w:multiLevelType w:val="multilevel"/>
    <w:tmpl w:val="4376425F"/>
    <w:lvl w:ilvl="0" w:tentative="0">
      <w:start w:val="1"/>
      <w:numFmt w:val="none"/>
      <w:pStyle w:val="31"/>
      <w:lvlText w:val="%1注："/>
      <w:lvlJc w:val="left"/>
      <w:pPr>
        <w:tabs>
          <w:tab w:val="left" w:pos="6"/>
        </w:tabs>
        <w:ind w:left="857" w:hanging="431"/>
      </w:pPr>
      <w:rPr>
        <w:rFonts w:hint="eastAsia"/>
        <w:sz w:val="21"/>
        <w:szCs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4">
    <w:nsid w:val="45285307"/>
    <w:multiLevelType w:val="multilevel"/>
    <w:tmpl w:val="45285307"/>
    <w:lvl w:ilvl="0" w:tentative="0">
      <w:start w:val="1"/>
      <w:numFmt w:val="decimal"/>
      <w:lvlText w:val="%1"/>
      <w:lvlJc w:val="left"/>
      <w:pPr>
        <w:ind w:left="582" w:hanging="440"/>
      </w:pPr>
      <w:rPr>
        <w:rFonts w:hint="default"/>
      </w:rPr>
    </w:lvl>
    <w:lvl w:ilvl="1" w:tentative="0">
      <w:start w:val="1"/>
      <w:numFmt w:val="lowerLetter"/>
      <w:lvlText w:val="%2)"/>
      <w:lvlJc w:val="left"/>
      <w:pPr>
        <w:ind w:left="1022" w:hanging="440"/>
      </w:pPr>
    </w:lvl>
    <w:lvl w:ilvl="2" w:tentative="0">
      <w:start w:val="1"/>
      <w:numFmt w:val="lowerRoman"/>
      <w:lvlText w:val="%3."/>
      <w:lvlJc w:val="right"/>
      <w:pPr>
        <w:ind w:left="1462" w:hanging="440"/>
      </w:pPr>
    </w:lvl>
    <w:lvl w:ilvl="3" w:tentative="0">
      <w:start w:val="1"/>
      <w:numFmt w:val="decimal"/>
      <w:lvlText w:val="%4."/>
      <w:lvlJc w:val="left"/>
      <w:pPr>
        <w:ind w:left="1902" w:hanging="440"/>
      </w:pPr>
    </w:lvl>
    <w:lvl w:ilvl="4" w:tentative="0">
      <w:start w:val="1"/>
      <w:numFmt w:val="lowerLetter"/>
      <w:lvlText w:val="%5)"/>
      <w:lvlJc w:val="left"/>
      <w:pPr>
        <w:ind w:left="2342" w:hanging="440"/>
      </w:pPr>
    </w:lvl>
    <w:lvl w:ilvl="5" w:tentative="0">
      <w:start w:val="1"/>
      <w:numFmt w:val="lowerRoman"/>
      <w:lvlText w:val="%6."/>
      <w:lvlJc w:val="right"/>
      <w:pPr>
        <w:ind w:left="2782" w:hanging="440"/>
      </w:pPr>
    </w:lvl>
    <w:lvl w:ilvl="6" w:tentative="0">
      <w:start w:val="1"/>
      <w:numFmt w:val="decimal"/>
      <w:lvlText w:val="%7."/>
      <w:lvlJc w:val="left"/>
      <w:pPr>
        <w:ind w:left="3222" w:hanging="440"/>
      </w:pPr>
    </w:lvl>
    <w:lvl w:ilvl="7" w:tentative="0">
      <w:start w:val="1"/>
      <w:numFmt w:val="lowerLetter"/>
      <w:lvlText w:val="%8)"/>
      <w:lvlJc w:val="left"/>
      <w:pPr>
        <w:ind w:left="3662" w:hanging="440"/>
      </w:pPr>
    </w:lvl>
    <w:lvl w:ilvl="8" w:tentative="0">
      <w:start w:val="1"/>
      <w:numFmt w:val="lowerRoman"/>
      <w:lvlText w:val="%9."/>
      <w:lvlJc w:val="right"/>
      <w:pPr>
        <w:ind w:left="4102" w:hanging="440"/>
      </w:pPr>
    </w:lvl>
  </w:abstractNum>
  <w:abstractNum w:abstractNumId="35">
    <w:nsid w:val="46AA2DF0"/>
    <w:multiLevelType w:val="multilevel"/>
    <w:tmpl w:val="46AA2DF0"/>
    <w:lvl w:ilvl="0" w:tentative="0">
      <w:start w:val="1"/>
      <w:numFmt w:val="lowerLetter"/>
      <w:lvlText w:val="%1)"/>
      <w:lvlJc w:val="left"/>
      <w:pPr>
        <w:ind w:left="987"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6">
    <w:nsid w:val="47A829C0"/>
    <w:multiLevelType w:val="multilevel"/>
    <w:tmpl w:val="47A829C0"/>
    <w:lvl w:ilvl="0" w:tentative="0">
      <w:start w:val="1"/>
      <w:numFmt w:val="decimal"/>
      <w:pStyle w:val="26"/>
      <w:lvlText w:val="%1"/>
      <w:lvlJc w:val="left"/>
      <w:pPr>
        <w:tabs>
          <w:tab w:val="left" w:pos="340"/>
        </w:tabs>
        <w:ind w:left="0" w:firstLine="0"/>
      </w:pPr>
      <w:rPr>
        <w:rFonts w:hint="default" w:ascii="Times New Roman" w:hAnsi="Times New Roman" w:eastAsia="黑体" w:cs="Times New Roman"/>
        <w:b w:val="0"/>
        <w:i w:val="0"/>
        <w:sz w:val="30"/>
        <w:szCs w:val="30"/>
      </w:rPr>
    </w:lvl>
    <w:lvl w:ilvl="1" w:tentative="0">
      <w:start w:val="1"/>
      <w:numFmt w:val="decimal"/>
      <w:pStyle w:val="27"/>
      <w:lvlText w:val="%1.%2"/>
      <w:lvlJc w:val="left"/>
      <w:pPr>
        <w:tabs>
          <w:tab w:val="left" w:pos="567"/>
        </w:tabs>
        <w:ind w:left="0" w:firstLine="0"/>
      </w:pPr>
      <w:rPr>
        <w:rFonts w:hint="default" w:ascii="Times New Roman" w:hAnsi="Times New Roman" w:eastAsia="黑体" w:cs="Times New Roman"/>
        <w:b w:val="0"/>
        <w:i w:val="0"/>
        <w:sz w:val="24"/>
        <w:szCs w:val="24"/>
      </w:rPr>
    </w:lvl>
    <w:lvl w:ilvl="2" w:tentative="0">
      <w:start w:val="1"/>
      <w:numFmt w:val="decimal"/>
      <w:lvlText w:val="%1.%2.%3"/>
      <w:lvlJc w:val="left"/>
      <w:pPr>
        <w:tabs>
          <w:tab w:val="left" w:pos="765"/>
        </w:tabs>
        <w:ind w:left="0" w:firstLine="0"/>
      </w:pPr>
      <w:rPr>
        <w:rFonts w:hint="default" w:ascii="Times New Roman" w:hAnsi="Times New Roman" w:eastAsia="黑体" w:cs="Times New Roman"/>
        <w:b w:val="0"/>
        <w:i w:val="0"/>
        <w:sz w:val="24"/>
        <w:szCs w:val="24"/>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37">
    <w:nsid w:val="47B65220"/>
    <w:multiLevelType w:val="multilevel"/>
    <w:tmpl w:val="47B65220"/>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8">
    <w:nsid w:val="4917310E"/>
    <w:multiLevelType w:val="multilevel"/>
    <w:tmpl w:val="4917310E"/>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9">
    <w:nsid w:val="4A63003D"/>
    <w:multiLevelType w:val="multilevel"/>
    <w:tmpl w:val="4A63003D"/>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0">
    <w:nsid w:val="4B234482"/>
    <w:multiLevelType w:val="multilevel"/>
    <w:tmpl w:val="4B234482"/>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1">
    <w:nsid w:val="4D9800E0"/>
    <w:multiLevelType w:val="multilevel"/>
    <w:tmpl w:val="4D9800E0"/>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2">
    <w:nsid w:val="4E1D69CD"/>
    <w:multiLevelType w:val="multilevel"/>
    <w:tmpl w:val="4E1D69CD"/>
    <w:lvl w:ilvl="0" w:tentative="0">
      <w:start w:val="1"/>
      <w:numFmt w:val="decimal"/>
      <w:lvlText w:val="%1"/>
      <w:lvlJc w:val="left"/>
      <w:pPr>
        <w:ind w:left="582" w:hanging="440"/>
      </w:pPr>
      <w:rPr>
        <w:rFonts w:hint="default"/>
      </w:rPr>
    </w:lvl>
    <w:lvl w:ilvl="1" w:tentative="0">
      <w:start w:val="1"/>
      <w:numFmt w:val="lowerLetter"/>
      <w:lvlText w:val="%2)"/>
      <w:lvlJc w:val="left"/>
      <w:pPr>
        <w:ind w:left="1022" w:hanging="440"/>
      </w:pPr>
    </w:lvl>
    <w:lvl w:ilvl="2" w:tentative="0">
      <w:start w:val="1"/>
      <w:numFmt w:val="lowerRoman"/>
      <w:lvlText w:val="%3."/>
      <w:lvlJc w:val="right"/>
      <w:pPr>
        <w:ind w:left="1462" w:hanging="440"/>
      </w:pPr>
    </w:lvl>
    <w:lvl w:ilvl="3" w:tentative="0">
      <w:start w:val="1"/>
      <w:numFmt w:val="decimal"/>
      <w:lvlText w:val="%4."/>
      <w:lvlJc w:val="left"/>
      <w:pPr>
        <w:ind w:left="1902" w:hanging="440"/>
      </w:pPr>
    </w:lvl>
    <w:lvl w:ilvl="4" w:tentative="0">
      <w:start w:val="1"/>
      <w:numFmt w:val="lowerLetter"/>
      <w:lvlText w:val="%5)"/>
      <w:lvlJc w:val="left"/>
      <w:pPr>
        <w:ind w:left="2342" w:hanging="440"/>
      </w:pPr>
    </w:lvl>
    <w:lvl w:ilvl="5" w:tentative="0">
      <w:start w:val="1"/>
      <w:numFmt w:val="lowerRoman"/>
      <w:lvlText w:val="%6."/>
      <w:lvlJc w:val="right"/>
      <w:pPr>
        <w:ind w:left="2782" w:hanging="440"/>
      </w:pPr>
    </w:lvl>
    <w:lvl w:ilvl="6" w:tentative="0">
      <w:start w:val="1"/>
      <w:numFmt w:val="decimal"/>
      <w:lvlText w:val="%7."/>
      <w:lvlJc w:val="left"/>
      <w:pPr>
        <w:ind w:left="3222" w:hanging="440"/>
      </w:pPr>
    </w:lvl>
    <w:lvl w:ilvl="7" w:tentative="0">
      <w:start w:val="1"/>
      <w:numFmt w:val="lowerLetter"/>
      <w:lvlText w:val="%8)"/>
      <w:lvlJc w:val="left"/>
      <w:pPr>
        <w:ind w:left="3662" w:hanging="440"/>
      </w:pPr>
    </w:lvl>
    <w:lvl w:ilvl="8" w:tentative="0">
      <w:start w:val="1"/>
      <w:numFmt w:val="lowerRoman"/>
      <w:lvlText w:val="%9."/>
      <w:lvlJc w:val="right"/>
      <w:pPr>
        <w:ind w:left="4102" w:hanging="440"/>
      </w:pPr>
    </w:lvl>
  </w:abstractNum>
  <w:abstractNum w:abstractNumId="43">
    <w:nsid w:val="4FD60C62"/>
    <w:multiLevelType w:val="multilevel"/>
    <w:tmpl w:val="4FD60C62"/>
    <w:lvl w:ilvl="0" w:tentative="0">
      <w:start w:val="1"/>
      <w:numFmt w:val="decimal"/>
      <w:suff w:val="space"/>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44">
    <w:nsid w:val="50B16E8C"/>
    <w:multiLevelType w:val="multilevel"/>
    <w:tmpl w:val="50B16E8C"/>
    <w:lvl w:ilvl="0" w:tentative="0">
      <w:start w:val="1"/>
      <w:numFmt w:val="decimal"/>
      <w:lvlText w:val="%1"/>
      <w:lvlJc w:val="left"/>
      <w:pPr>
        <w:ind w:left="440" w:hanging="440"/>
      </w:pPr>
      <w:rPr>
        <w:rFonts w:hint="default" w:ascii="Times New Roman" w:hAnsi="Times New Roman" w:cs="Times New Roman"/>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5">
    <w:nsid w:val="52BC4B35"/>
    <w:multiLevelType w:val="multilevel"/>
    <w:tmpl w:val="52BC4B35"/>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6">
    <w:nsid w:val="55E033FE"/>
    <w:multiLevelType w:val="multilevel"/>
    <w:tmpl w:val="55E033FE"/>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
    <w:nsid w:val="55F31843"/>
    <w:multiLevelType w:val="multilevel"/>
    <w:tmpl w:val="55F31843"/>
    <w:lvl w:ilvl="0" w:tentative="0">
      <w:start w:val="1"/>
      <w:numFmt w:val="decimal"/>
      <w:lvlText w:val="%1"/>
      <w:lvlJc w:val="left"/>
      <w:pPr>
        <w:ind w:left="582" w:hanging="440"/>
      </w:pPr>
      <w:rPr>
        <w:rFonts w:hint="default"/>
      </w:rPr>
    </w:lvl>
    <w:lvl w:ilvl="1" w:tentative="0">
      <w:start w:val="1"/>
      <w:numFmt w:val="lowerLetter"/>
      <w:lvlText w:val="%2)"/>
      <w:lvlJc w:val="left"/>
      <w:pPr>
        <w:ind w:left="1022" w:hanging="440"/>
      </w:pPr>
    </w:lvl>
    <w:lvl w:ilvl="2" w:tentative="0">
      <w:start w:val="1"/>
      <w:numFmt w:val="lowerRoman"/>
      <w:lvlText w:val="%3."/>
      <w:lvlJc w:val="right"/>
      <w:pPr>
        <w:ind w:left="1462" w:hanging="440"/>
      </w:pPr>
    </w:lvl>
    <w:lvl w:ilvl="3" w:tentative="0">
      <w:start w:val="1"/>
      <w:numFmt w:val="decimal"/>
      <w:lvlText w:val="%4."/>
      <w:lvlJc w:val="left"/>
      <w:pPr>
        <w:ind w:left="1902" w:hanging="440"/>
      </w:pPr>
    </w:lvl>
    <w:lvl w:ilvl="4" w:tentative="0">
      <w:start w:val="1"/>
      <w:numFmt w:val="lowerLetter"/>
      <w:lvlText w:val="%5)"/>
      <w:lvlJc w:val="left"/>
      <w:pPr>
        <w:ind w:left="2342" w:hanging="440"/>
      </w:pPr>
    </w:lvl>
    <w:lvl w:ilvl="5" w:tentative="0">
      <w:start w:val="1"/>
      <w:numFmt w:val="lowerRoman"/>
      <w:lvlText w:val="%6."/>
      <w:lvlJc w:val="right"/>
      <w:pPr>
        <w:ind w:left="2782" w:hanging="440"/>
      </w:pPr>
    </w:lvl>
    <w:lvl w:ilvl="6" w:tentative="0">
      <w:start w:val="1"/>
      <w:numFmt w:val="decimal"/>
      <w:lvlText w:val="%7."/>
      <w:lvlJc w:val="left"/>
      <w:pPr>
        <w:ind w:left="3222" w:hanging="440"/>
      </w:pPr>
    </w:lvl>
    <w:lvl w:ilvl="7" w:tentative="0">
      <w:start w:val="1"/>
      <w:numFmt w:val="lowerLetter"/>
      <w:lvlText w:val="%8)"/>
      <w:lvlJc w:val="left"/>
      <w:pPr>
        <w:ind w:left="3662" w:hanging="440"/>
      </w:pPr>
    </w:lvl>
    <w:lvl w:ilvl="8" w:tentative="0">
      <w:start w:val="1"/>
      <w:numFmt w:val="lowerRoman"/>
      <w:lvlText w:val="%9."/>
      <w:lvlJc w:val="right"/>
      <w:pPr>
        <w:ind w:left="4102" w:hanging="440"/>
      </w:pPr>
    </w:lvl>
  </w:abstractNum>
  <w:abstractNum w:abstractNumId="48">
    <w:nsid w:val="55F724DC"/>
    <w:multiLevelType w:val="multilevel"/>
    <w:tmpl w:val="55F724DC"/>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9">
    <w:nsid w:val="577C0A94"/>
    <w:multiLevelType w:val="multilevel"/>
    <w:tmpl w:val="577C0A94"/>
    <w:lvl w:ilvl="0" w:tentative="0">
      <w:start w:val="1"/>
      <w:numFmt w:val="decimal"/>
      <w:lvlText w:val="%1"/>
      <w:lvlJc w:val="left"/>
      <w:pPr>
        <w:ind w:left="440" w:hanging="440"/>
      </w:pPr>
      <w:rPr>
        <w:rFonts w:hint="default" w:ascii="Times New Roman" w:hAnsi="Times New Roman" w:cs="Times New Roman"/>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0">
    <w:nsid w:val="59985915"/>
    <w:multiLevelType w:val="multilevel"/>
    <w:tmpl w:val="59985915"/>
    <w:lvl w:ilvl="0" w:tentative="0">
      <w:start w:val="1"/>
      <w:numFmt w:val="decimal"/>
      <w:lvlText w:val="%1"/>
      <w:lvlJc w:val="left"/>
      <w:pPr>
        <w:ind w:left="582" w:hanging="440"/>
      </w:pPr>
      <w:rPr>
        <w:rFonts w:hint="default"/>
      </w:rPr>
    </w:lvl>
    <w:lvl w:ilvl="1" w:tentative="0">
      <w:start w:val="1"/>
      <w:numFmt w:val="lowerLetter"/>
      <w:lvlText w:val="%2)"/>
      <w:lvlJc w:val="left"/>
      <w:pPr>
        <w:ind w:left="1022" w:hanging="440"/>
      </w:pPr>
    </w:lvl>
    <w:lvl w:ilvl="2" w:tentative="0">
      <w:start w:val="1"/>
      <w:numFmt w:val="lowerRoman"/>
      <w:lvlText w:val="%3."/>
      <w:lvlJc w:val="right"/>
      <w:pPr>
        <w:ind w:left="1462" w:hanging="440"/>
      </w:pPr>
    </w:lvl>
    <w:lvl w:ilvl="3" w:tentative="0">
      <w:start w:val="1"/>
      <w:numFmt w:val="decimal"/>
      <w:lvlText w:val="%4."/>
      <w:lvlJc w:val="left"/>
      <w:pPr>
        <w:ind w:left="1902" w:hanging="440"/>
      </w:pPr>
    </w:lvl>
    <w:lvl w:ilvl="4" w:tentative="0">
      <w:start w:val="1"/>
      <w:numFmt w:val="lowerLetter"/>
      <w:lvlText w:val="%5)"/>
      <w:lvlJc w:val="left"/>
      <w:pPr>
        <w:ind w:left="2342" w:hanging="440"/>
      </w:pPr>
    </w:lvl>
    <w:lvl w:ilvl="5" w:tentative="0">
      <w:start w:val="1"/>
      <w:numFmt w:val="lowerRoman"/>
      <w:lvlText w:val="%6."/>
      <w:lvlJc w:val="right"/>
      <w:pPr>
        <w:ind w:left="2782" w:hanging="440"/>
      </w:pPr>
    </w:lvl>
    <w:lvl w:ilvl="6" w:tentative="0">
      <w:start w:val="1"/>
      <w:numFmt w:val="decimal"/>
      <w:lvlText w:val="%7."/>
      <w:lvlJc w:val="left"/>
      <w:pPr>
        <w:ind w:left="3222" w:hanging="440"/>
      </w:pPr>
    </w:lvl>
    <w:lvl w:ilvl="7" w:tentative="0">
      <w:start w:val="1"/>
      <w:numFmt w:val="lowerLetter"/>
      <w:lvlText w:val="%8)"/>
      <w:lvlJc w:val="left"/>
      <w:pPr>
        <w:ind w:left="3662" w:hanging="440"/>
      </w:pPr>
    </w:lvl>
    <w:lvl w:ilvl="8" w:tentative="0">
      <w:start w:val="1"/>
      <w:numFmt w:val="lowerRoman"/>
      <w:lvlText w:val="%9."/>
      <w:lvlJc w:val="right"/>
      <w:pPr>
        <w:ind w:left="4102" w:hanging="440"/>
      </w:pPr>
    </w:lvl>
  </w:abstractNum>
  <w:abstractNum w:abstractNumId="51">
    <w:nsid w:val="5BFA52A4"/>
    <w:multiLevelType w:val="multilevel"/>
    <w:tmpl w:val="5BFA52A4"/>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2">
    <w:nsid w:val="5E890765"/>
    <w:multiLevelType w:val="multilevel"/>
    <w:tmpl w:val="5E890765"/>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3">
    <w:nsid w:val="627D26CE"/>
    <w:multiLevelType w:val="multilevel"/>
    <w:tmpl w:val="627D26CE"/>
    <w:lvl w:ilvl="0" w:tentative="0">
      <w:start w:val="1"/>
      <w:numFmt w:val="upperLetter"/>
      <w:pStyle w:val="45"/>
      <w:suff w:val="nothing"/>
      <w:lvlText w:val="附录%1"/>
      <w:lvlJc w:val="left"/>
      <w:pPr>
        <w:ind w:left="0" w:firstLine="0"/>
      </w:pPr>
      <w:rPr>
        <w:rFonts w:hint="default" w:ascii="Times New Roman" w:hAnsi="Times New Roman" w:cs="Times New Roman"/>
        <w:b w:val="0"/>
        <w:bCs w:val="0"/>
        <w:i w:val="0"/>
        <w:iCs w:val="0"/>
        <w:caps w:val="0"/>
        <w:smallCaps w:val="0"/>
        <w:strike w:val="0"/>
        <w:dstrike w:val="0"/>
        <w:vanish w:val="0"/>
        <w:color w:val="000000"/>
        <w:spacing w:val="100"/>
        <w:position w:val="0"/>
        <w:sz w:val="30"/>
        <w:szCs w:val="30"/>
        <w:u w:val="none"/>
        <w:vertAlign w:val="baseline"/>
        <w14:shadow w14:blurRad="0" w14:dist="0" w14:dir="0" w14:sx="0" w14:sy="0" w14:kx="0" w14:ky="0" w14:algn="none">
          <w14:srgbClr w14:val="000000"/>
        </w14:shadow>
      </w:rPr>
    </w:lvl>
    <w:lvl w:ilvl="1" w:tentative="0">
      <w:start w:val="1"/>
      <w:numFmt w:val="decimal"/>
      <w:pStyle w:val="44"/>
      <w:lvlText w:val="%1.%2"/>
      <w:lvlJc w:val="left"/>
      <w:pPr>
        <w:tabs>
          <w:tab w:val="left" w:pos="510"/>
        </w:tabs>
        <w:ind w:left="0" w:firstLine="0"/>
      </w:pPr>
      <w:rPr>
        <w:rFonts w:hint="default" w:ascii="Arial" w:hAnsi="Arial" w:eastAsia="黑体"/>
        <w:b w:val="0"/>
        <w:i w:val="0"/>
        <w:sz w:val="24"/>
        <w:szCs w:val="24"/>
      </w:rPr>
    </w:lvl>
    <w:lvl w:ilvl="2" w:tentative="0">
      <w:start w:val="1"/>
      <w:numFmt w:val="decimal"/>
      <w:pStyle w:val="47"/>
      <w:lvlText w:val="%1.%2.%3"/>
      <w:lvlJc w:val="left"/>
      <w:pPr>
        <w:tabs>
          <w:tab w:val="left" w:pos="0"/>
        </w:tabs>
        <w:ind w:left="0" w:firstLine="0"/>
      </w:pPr>
      <w:rPr>
        <w:rFonts w:hint="default" w:ascii="Arial" w:hAnsi="Arial" w:eastAsia="黑体"/>
        <w:b w:val="0"/>
        <w:i w:val="0"/>
        <w:sz w:val="24"/>
        <w:szCs w:val="24"/>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1474"/>
        </w:tabs>
        <w:ind w:left="0" w:firstLine="0"/>
      </w:pPr>
      <w:rPr>
        <w:rFonts w:hint="default" w:ascii="Arial" w:hAnsi="Arial" w:eastAsia="黑体"/>
        <w:b w:val="0"/>
        <w:i w:val="0"/>
        <w:sz w:val="24"/>
        <w:szCs w:val="24"/>
      </w:rPr>
    </w:lvl>
    <w:lvl w:ilvl="7" w:tentative="0">
      <w:start w:val="1"/>
      <w:numFmt w:val="decimal"/>
      <w:lvlRestart w:val="1"/>
      <w:pStyle w:val="46"/>
      <w:suff w:val="nothing"/>
      <w:lvlText w:val="表%1.%8"/>
      <w:lvlJc w:val="center"/>
      <w:pPr>
        <w:ind w:left="4394" w:hanging="4394"/>
      </w:pPr>
      <w:rPr>
        <w:rFonts w:hint="default" w:ascii="Arial" w:hAnsi="Arial" w:eastAsia="黑体"/>
        <w:sz w:val="24"/>
      </w:rPr>
    </w:lvl>
    <w:lvl w:ilvl="8" w:tentative="0">
      <w:start w:val="1"/>
      <w:numFmt w:val="decimal"/>
      <w:lvlRestart w:val="1"/>
      <w:suff w:val="nothing"/>
      <w:lvlText w:val="图%1.%9"/>
      <w:lvlJc w:val="center"/>
      <w:pPr>
        <w:ind w:left="5102" w:hanging="5102"/>
      </w:pPr>
      <w:rPr>
        <w:rFonts w:hint="default" w:ascii="Arial" w:hAnsi="Arial" w:eastAsia="黑体"/>
        <w:sz w:val="24"/>
      </w:rPr>
    </w:lvl>
  </w:abstractNum>
  <w:abstractNum w:abstractNumId="54">
    <w:nsid w:val="68DD2ACD"/>
    <w:multiLevelType w:val="multilevel"/>
    <w:tmpl w:val="68DD2ACD"/>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5">
    <w:nsid w:val="720C09FE"/>
    <w:multiLevelType w:val="multilevel"/>
    <w:tmpl w:val="720C09FE"/>
    <w:lvl w:ilvl="0" w:tentative="0">
      <w:start w:val="1"/>
      <w:numFmt w:val="decimal"/>
      <w:suff w:val="space"/>
      <w:lvlText w:val="%1"/>
      <w:lvlJc w:val="left"/>
      <w:pPr>
        <w:ind w:left="562" w:hanging="420"/>
      </w:pPr>
      <w:rPr>
        <w:rFonts w:hint="eastAsia"/>
      </w:rPr>
    </w:lvl>
    <w:lvl w:ilvl="1" w:tentative="0">
      <w:start w:val="1"/>
      <w:numFmt w:val="lowerLetter"/>
      <w:lvlText w:val="%2)"/>
      <w:lvlJc w:val="left"/>
      <w:pPr>
        <w:ind w:left="982" w:hanging="420"/>
      </w:pPr>
      <w:rPr>
        <w:rFonts w:hint="eastAsia"/>
      </w:rPr>
    </w:lvl>
    <w:lvl w:ilvl="2" w:tentative="0">
      <w:start w:val="1"/>
      <w:numFmt w:val="lowerRoman"/>
      <w:lvlText w:val="%3."/>
      <w:lvlJc w:val="right"/>
      <w:pPr>
        <w:ind w:left="1402" w:hanging="420"/>
      </w:pPr>
      <w:rPr>
        <w:rFonts w:hint="eastAsia"/>
      </w:rPr>
    </w:lvl>
    <w:lvl w:ilvl="3" w:tentative="0">
      <w:start w:val="1"/>
      <w:numFmt w:val="decimal"/>
      <w:lvlText w:val="%4."/>
      <w:lvlJc w:val="left"/>
      <w:pPr>
        <w:ind w:left="1822" w:hanging="420"/>
      </w:pPr>
      <w:rPr>
        <w:rFonts w:hint="eastAsia"/>
      </w:rPr>
    </w:lvl>
    <w:lvl w:ilvl="4" w:tentative="0">
      <w:start w:val="1"/>
      <w:numFmt w:val="lowerLetter"/>
      <w:lvlText w:val="%5)"/>
      <w:lvlJc w:val="left"/>
      <w:pPr>
        <w:ind w:left="2242" w:hanging="420"/>
      </w:pPr>
      <w:rPr>
        <w:rFonts w:hint="eastAsia"/>
      </w:rPr>
    </w:lvl>
    <w:lvl w:ilvl="5" w:tentative="0">
      <w:start w:val="1"/>
      <w:numFmt w:val="lowerRoman"/>
      <w:lvlText w:val="%6."/>
      <w:lvlJc w:val="right"/>
      <w:pPr>
        <w:ind w:left="2662" w:hanging="420"/>
      </w:pPr>
      <w:rPr>
        <w:rFonts w:hint="eastAsia"/>
      </w:rPr>
    </w:lvl>
    <w:lvl w:ilvl="6" w:tentative="0">
      <w:start w:val="1"/>
      <w:numFmt w:val="decimal"/>
      <w:lvlText w:val="%7."/>
      <w:lvlJc w:val="left"/>
      <w:pPr>
        <w:ind w:left="3082" w:hanging="420"/>
      </w:pPr>
      <w:rPr>
        <w:rFonts w:hint="eastAsia"/>
      </w:rPr>
    </w:lvl>
    <w:lvl w:ilvl="7" w:tentative="0">
      <w:start w:val="1"/>
      <w:numFmt w:val="lowerLetter"/>
      <w:lvlText w:val="%8)"/>
      <w:lvlJc w:val="left"/>
      <w:pPr>
        <w:ind w:left="3502" w:hanging="420"/>
      </w:pPr>
      <w:rPr>
        <w:rFonts w:hint="eastAsia"/>
      </w:rPr>
    </w:lvl>
    <w:lvl w:ilvl="8" w:tentative="0">
      <w:start w:val="1"/>
      <w:numFmt w:val="lowerRoman"/>
      <w:lvlText w:val="%9."/>
      <w:lvlJc w:val="right"/>
      <w:pPr>
        <w:ind w:left="3922" w:hanging="420"/>
      </w:pPr>
      <w:rPr>
        <w:rFonts w:hint="eastAsia"/>
      </w:rPr>
    </w:lvl>
  </w:abstractNum>
  <w:abstractNum w:abstractNumId="56">
    <w:nsid w:val="72805BF9"/>
    <w:multiLevelType w:val="multilevel"/>
    <w:tmpl w:val="72805BF9"/>
    <w:lvl w:ilvl="0" w:tentative="0">
      <w:start w:val="1"/>
      <w:numFmt w:val="decimal"/>
      <w:suff w:val="space"/>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57">
    <w:nsid w:val="75BE49A4"/>
    <w:multiLevelType w:val="multilevel"/>
    <w:tmpl w:val="75BE49A4"/>
    <w:lvl w:ilvl="0" w:tentative="0">
      <w:start w:val="1"/>
      <w:numFmt w:val="decimal"/>
      <w:lvlText w:val="%1"/>
      <w:lvlJc w:val="left"/>
      <w:pPr>
        <w:ind w:left="582" w:hanging="440"/>
      </w:pPr>
      <w:rPr>
        <w:rFonts w:hint="default"/>
      </w:rPr>
    </w:lvl>
    <w:lvl w:ilvl="1" w:tentative="0">
      <w:start w:val="1"/>
      <w:numFmt w:val="lowerLetter"/>
      <w:lvlText w:val="%2)"/>
      <w:lvlJc w:val="left"/>
      <w:pPr>
        <w:ind w:left="1022" w:hanging="440"/>
      </w:pPr>
    </w:lvl>
    <w:lvl w:ilvl="2" w:tentative="0">
      <w:start w:val="1"/>
      <w:numFmt w:val="lowerRoman"/>
      <w:lvlText w:val="%3."/>
      <w:lvlJc w:val="right"/>
      <w:pPr>
        <w:ind w:left="1462" w:hanging="440"/>
      </w:pPr>
    </w:lvl>
    <w:lvl w:ilvl="3" w:tentative="0">
      <w:start w:val="1"/>
      <w:numFmt w:val="decimal"/>
      <w:lvlText w:val="%4."/>
      <w:lvlJc w:val="left"/>
      <w:pPr>
        <w:ind w:left="1902" w:hanging="440"/>
      </w:pPr>
    </w:lvl>
    <w:lvl w:ilvl="4" w:tentative="0">
      <w:start w:val="1"/>
      <w:numFmt w:val="lowerLetter"/>
      <w:lvlText w:val="%5)"/>
      <w:lvlJc w:val="left"/>
      <w:pPr>
        <w:ind w:left="2342" w:hanging="440"/>
      </w:pPr>
    </w:lvl>
    <w:lvl w:ilvl="5" w:tentative="0">
      <w:start w:val="1"/>
      <w:numFmt w:val="lowerRoman"/>
      <w:lvlText w:val="%6."/>
      <w:lvlJc w:val="right"/>
      <w:pPr>
        <w:ind w:left="2782" w:hanging="440"/>
      </w:pPr>
    </w:lvl>
    <w:lvl w:ilvl="6" w:tentative="0">
      <w:start w:val="1"/>
      <w:numFmt w:val="decimal"/>
      <w:lvlText w:val="%7."/>
      <w:lvlJc w:val="left"/>
      <w:pPr>
        <w:ind w:left="3222" w:hanging="440"/>
      </w:pPr>
    </w:lvl>
    <w:lvl w:ilvl="7" w:tentative="0">
      <w:start w:val="1"/>
      <w:numFmt w:val="lowerLetter"/>
      <w:lvlText w:val="%8)"/>
      <w:lvlJc w:val="left"/>
      <w:pPr>
        <w:ind w:left="3662" w:hanging="440"/>
      </w:pPr>
    </w:lvl>
    <w:lvl w:ilvl="8" w:tentative="0">
      <w:start w:val="1"/>
      <w:numFmt w:val="lowerRoman"/>
      <w:lvlText w:val="%9."/>
      <w:lvlJc w:val="right"/>
      <w:pPr>
        <w:ind w:left="4102" w:hanging="440"/>
      </w:pPr>
    </w:lvl>
  </w:abstractNum>
  <w:abstractNum w:abstractNumId="58">
    <w:nsid w:val="76BA1C99"/>
    <w:multiLevelType w:val="multilevel"/>
    <w:tmpl w:val="76BA1C99"/>
    <w:lvl w:ilvl="0" w:tentative="0">
      <w:start w:val="1"/>
      <w:numFmt w:val="decimal"/>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59">
    <w:nsid w:val="784958E4"/>
    <w:multiLevelType w:val="multilevel"/>
    <w:tmpl w:val="784958E4"/>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0">
    <w:nsid w:val="7E347391"/>
    <w:multiLevelType w:val="multilevel"/>
    <w:tmpl w:val="7E347391"/>
    <w:lvl w:ilvl="0" w:tentative="0">
      <w:start w:val="1"/>
      <w:numFmt w:val="lowerLetter"/>
      <w:lvlText w:val="%1)"/>
      <w:lvlJc w:val="left"/>
      <w:pPr>
        <w:ind w:left="900" w:hanging="420"/>
      </w:pPr>
    </w:lvl>
    <w:lvl w:ilvl="1" w:tentative="0">
      <w:start w:val="1"/>
      <w:numFmt w:val="decimal"/>
      <w:lvlText w:val="%2）"/>
      <w:lvlJc w:val="left"/>
      <w:pPr>
        <w:ind w:left="1620" w:hanging="720"/>
      </w:pPr>
      <w:rPr>
        <w:rFonts w:hint="default"/>
      </w:r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0"/>
  </w:num>
  <w:num w:numId="2">
    <w:abstractNumId w:val="36"/>
  </w:num>
  <w:num w:numId="3">
    <w:abstractNumId w:val="33"/>
  </w:num>
  <w:num w:numId="4">
    <w:abstractNumId w:val="29"/>
  </w:num>
  <w:num w:numId="5">
    <w:abstractNumId w:val="18"/>
  </w:num>
  <w:num w:numId="6">
    <w:abstractNumId w:val="53"/>
  </w:num>
  <w:num w:numId="7">
    <w:abstractNumId w:val="13"/>
  </w:num>
  <w:num w:numId="8">
    <w:abstractNumId w:val="14"/>
  </w:num>
  <w:num w:numId="9">
    <w:abstractNumId w:val="20"/>
  </w:num>
  <w:num w:numId="10">
    <w:abstractNumId w:val="9"/>
  </w:num>
  <w:num w:numId="11">
    <w:abstractNumId w:val="56"/>
  </w:num>
  <w:num w:numId="12">
    <w:abstractNumId w:val="43"/>
  </w:num>
  <w:num w:numId="13">
    <w:abstractNumId w:val="58"/>
  </w:num>
  <w:num w:numId="14">
    <w:abstractNumId w:val="25"/>
  </w:num>
  <w:num w:numId="15">
    <w:abstractNumId w:val="27"/>
  </w:num>
  <w:num w:numId="16">
    <w:abstractNumId w:val="16"/>
  </w:num>
  <w:num w:numId="17">
    <w:abstractNumId w:val="28"/>
  </w:num>
  <w:num w:numId="18">
    <w:abstractNumId w:val="51"/>
  </w:num>
  <w:num w:numId="19">
    <w:abstractNumId w:val="37"/>
  </w:num>
  <w:num w:numId="20">
    <w:abstractNumId w:val="59"/>
  </w:num>
  <w:num w:numId="21">
    <w:abstractNumId w:val="5"/>
  </w:num>
  <w:num w:numId="22">
    <w:abstractNumId w:val="31"/>
  </w:num>
  <w:num w:numId="23">
    <w:abstractNumId w:val="60"/>
  </w:num>
  <w:num w:numId="24">
    <w:abstractNumId w:val="24"/>
  </w:num>
  <w:num w:numId="25">
    <w:abstractNumId w:val="39"/>
  </w:num>
  <w:num w:numId="26">
    <w:abstractNumId w:val="7"/>
  </w:num>
  <w:num w:numId="27">
    <w:abstractNumId w:val="15"/>
  </w:num>
  <w:num w:numId="28">
    <w:abstractNumId w:val="57"/>
  </w:num>
  <w:num w:numId="29">
    <w:abstractNumId w:val="12"/>
  </w:num>
  <w:num w:numId="30">
    <w:abstractNumId w:val="3"/>
  </w:num>
  <w:num w:numId="31">
    <w:abstractNumId w:val="2"/>
  </w:num>
  <w:num w:numId="32">
    <w:abstractNumId w:val="52"/>
  </w:num>
  <w:num w:numId="33">
    <w:abstractNumId w:val="50"/>
  </w:num>
  <w:num w:numId="34">
    <w:abstractNumId w:val="45"/>
  </w:num>
  <w:num w:numId="35">
    <w:abstractNumId w:val="42"/>
  </w:num>
  <w:num w:numId="36">
    <w:abstractNumId w:val="10"/>
  </w:num>
  <w:num w:numId="37">
    <w:abstractNumId w:val="44"/>
  </w:num>
  <w:num w:numId="38">
    <w:abstractNumId w:val="17"/>
  </w:num>
  <w:num w:numId="39">
    <w:abstractNumId w:val="8"/>
  </w:num>
  <w:num w:numId="40">
    <w:abstractNumId w:val="19"/>
  </w:num>
  <w:num w:numId="41">
    <w:abstractNumId w:val="38"/>
  </w:num>
  <w:num w:numId="42">
    <w:abstractNumId w:val="11"/>
  </w:num>
  <w:num w:numId="43">
    <w:abstractNumId w:val="6"/>
  </w:num>
  <w:num w:numId="44">
    <w:abstractNumId w:val="4"/>
  </w:num>
  <w:num w:numId="45">
    <w:abstractNumId w:val="18"/>
    <w:lvlOverride w:ilvl="0">
      <w:startOverride w:val="1"/>
    </w:lvlOverride>
  </w:num>
  <w:num w:numId="46">
    <w:abstractNumId w:val="26"/>
  </w:num>
  <w:num w:numId="47">
    <w:abstractNumId w:val="1"/>
  </w:num>
  <w:num w:numId="48">
    <w:abstractNumId w:val="18"/>
    <w:lvlOverride w:ilvl="0">
      <w:startOverride w:val="1"/>
    </w:lvlOverride>
  </w:num>
  <w:num w:numId="49">
    <w:abstractNumId w:val="49"/>
  </w:num>
  <w:num w:numId="50">
    <w:abstractNumId w:val="21"/>
  </w:num>
  <w:num w:numId="51">
    <w:abstractNumId w:val="22"/>
  </w:num>
  <w:num w:numId="52">
    <w:abstractNumId w:val="35"/>
  </w:num>
  <w:num w:numId="53">
    <w:abstractNumId w:val="55"/>
  </w:num>
  <w:num w:numId="54">
    <w:abstractNumId w:val="40"/>
  </w:num>
  <w:num w:numId="55">
    <w:abstractNumId w:val="48"/>
  </w:num>
  <w:num w:numId="56">
    <w:abstractNumId w:val="47"/>
  </w:num>
  <w:num w:numId="57">
    <w:abstractNumId w:val="23"/>
  </w:num>
  <w:num w:numId="58">
    <w:abstractNumId w:val="34"/>
  </w:num>
  <w:num w:numId="59">
    <w:abstractNumId w:val="41"/>
  </w:num>
  <w:num w:numId="60">
    <w:abstractNumId w:val="30"/>
  </w:num>
  <w:num w:numId="61">
    <w:abstractNumId w:val="54"/>
  </w:num>
  <w:num w:numId="62">
    <w:abstractNumId w:val="32"/>
  </w:num>
  <w:num w:numId="63">
    <w:abstractNumId w:val="4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_悟空。">
    <w15:presenceInfo w15:providerId="WPS Office" w15:userId="20197814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trackRevisions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dlNGM2MzQ4MjE1ZmIwM2I0MGI4MWM1MzA2OTg2MzQifQ=="/>
  </w:docVars>
  <w:rsids>
    <w:rsidRoot w:val="3C4848C5"/>
    <w:rsid w:val="000308A2"/>
    <w:rsid w:val="000765EB"/>
    <w:rsid w:val="00083895"/>
    <w:rsid w:val="000C2AF9"/>
    <w:rsid w:val="000D6DA2"/>
    <w:rsid w:val="000E16E9"/>
    <w:rsid w:val="001A3719"/>
    <w:rsid w:val="001D44D7"/>
    <w:rsid w:val="00270570"/>
    <w:rsid w:val="00273FCE"/>
    <w:rsid w:val="002A6D22"/>
    <w:rsid w:val="002A7AC2"/>
    <w:rsid w:val="002B5D45"/>
    <w:rsid w:val="002C6F66"/>
    <w:rsid w:val="002D2122"/>
    <w:rsid w:val="002E408E"/>
    <w:rsid w:val="00300AFB"/>
    <w:rsid w:val="0030139D"/>
    <w:rsid w:val="003357E5"/>
    <w:rsid w:val="00343C57"/>
    <w:rsid w:val="00344BA0"/>
    <w:rsid w:val="00350791"/>
    <w:rsid w:val="0036100C"/>
    <w:rsid w:val="003C2DC2"/>
    <w:rsid w:val="003D3C34"/>
    <w:rsid w:val="003E1DD4"/>
    <w:rsid w:val="0042065B"/>
    <w:rsid w:val="004414FD"/>
    <w:rsid w:val="00460365"/>
    <w:rsid w:val="004A5C2C"/>
    <w:rsid w:val="004A6E61"/>
    <w:rsid w:val="004D54A9"/>
    <w:rsid w:val="005024D2"/>
    <w:rsid w:val="00502AE8"/>
    <w:rsid w:val="00520C46"/>
    <w:rsid w:val="00535967"/>
    <w:rsid w:val="0056176A"/>
    <w:rsid w:val="0056719C"/>
    <w:rsid w:val="005833EE"/>
    <w:rsid w:val="005906A0"/>
    <w:rsid w:val="00590937"/>
    <w:rsid w:val="005B6252"/>
    <w:rsid w:val="005D2AF6"/>
    <w:rsid w:val="005F3B48"/>
    <w:rsid w:val="005F50C7"/>
    <w:rsid w:val="00616920"/>
    <w:rsid w:val="0066150D"/>
    <w:rsid w:val="0066230E"/>
    <w:rsid w:val="00663208"/>
    <w:rsid w:val="0068344F"/>
    <w:rsid w:val="00693C0D"/>
    <w:rsid w:val="006C6589"/>
    <w:rsid w:val="006E4106"/>
    <w:rsid w:val="00704B57"/>
    <w:rsid w:val="00741773"/>
    <w:rsid w:val="00756C75"/>
    <w:rsid w:val="007D7D0A"/>
    <w:rsid w:val="00832E41"/>
    <w:rsid w:val="00873FC5"/>
    <w:rsid w:val="008D4692"/>
    <w:rsid w:val="008E140D"/>
    <w:rsid w:val="008E321A"/>
    <w:rsid w:val="00907A82"/>
    <w:rsid w:val="009716FB"/>
    <w:rsid w:val="009C1308"/>
    <w:rsid w:val="00A11B13"/>
    <w:rsid w:val="00A355AF"/>
    <w:rsid w:val="00A56178"/>
    <w:rsid w:val="00A63C5D"/>
    <w:rsid w:val="00AD3533"/>
    <w:rsid w:val="00AE75B9"/>
    <w:rsid w:val="00B10909"/>
    <w:rsid w:val="00B115FD"/>
    <w:rsid w:val="00B15F95"/>
    <w:rsid w:val="00B46BC7"/>
    <w:rsid w:val="00BA3FA3"/>
    <w:rsid w:val="00BC53D9"/>
    <w:rsid w:val="00BC6E9C"/>
    <w:rsid w:val="00C041B4"/>
    <w:rsid w:val="00C51B2A"/>
    <w:rsid w:val="00C52B90"/>
    <w:rsid w:val="00C63D4E"/>
    <w:rsid w:val="00C67458"/>
    <w:rsid w:val="00CE024F"/>
    <w:rsid w:val="00D84C8D"/>
    <w:rsid w:val="00DB4B56"/>
    <w:rsid w:val="00E44E1C"/>
    <w:rsid w:val="00E500D2"/>
    <w:rsid w:val="00E5391C"/>
    <w:rsid w:val="00E80431"/>
    <w:rsid w:val="00E846A7"/>
    <w:rsid w:val="00EA7ABE"/>
    <w:rsid w:val="00F303CC"/>
    <w:rsid w:val="00F4440E"/>
    <w:rsid w:val="00F46958"/>
    <w:rsid w:val="010B22B0"/>
    <w:rsid w:val="04C11844"/>
    <w:rsid w:val="05284198"/>
    <w:rsid w:val="08EA40C5"/>
    <w:rsid w:val="0EB25698"/>
    <w:rsid w:val="11F1761D"/>
    <w:rsid w:val="160C3F81"/>
    <w:rsid w:val="16AF3382"/>
    <w:rsid w:val="182D0A0E"/>
    <w:rsid w:val="1F2215D9"/>
    <w:rsid w:val="266177D6"/>
    <w:rsid w:val="2DD6761F"/>
    <w:rsid w:val="2E9B4131"/>
    <w:rsid w:val="32E7407C"/>
    <w:rsid w:val="3572263D"/>
    <w:rsid w:val="362A49AB"/>
    <w:rsid w:val="36F67AB7"/>
    <w:rsid w:val="38BD1B07"/>
    <w:rsid w:val="3AA5172E"/>
    <w:rsid w:val="3B4C6D41"/>
    <w:rsid w:val="3BE224F0"/>
    <w:rsid w:val="3C4848C5"/>
    <w:rsid w:val="3D3B44DA"/>
    <w:rsid w:val="3F050098"/>
    <w:rsid w:val="41E67D72"/>
    <w:rsid w:val="42103E63"/>
    <w:rsid w:val="43C43532"/>
    <w:rsid w:val="469330D2"/>
    <w:rsid w:val="46E90C6A"/>
    <w:rsid w:val="480F755D"/>
    <w:rsid w:val="4BC6087B"/>
    <w:rsid w:val="4C387B13"/>
    <w:rsid w:val="525C788D"/>
    <w:rsid w:val="552D1A7A"/>
    <w:rsid w:val="57E60BB6"/>
    <w:rsid w:val="59253C51"/>
    <w:rsid w:val="5DC310BE"/>
    <w:rsid w:val="5E950FB1"/>
    <w:rsid w:val="61002F87"/>
    <w:rsid w:val="63C90CCA"/>
    <w:rsid w:val="66303069"/>
    <w:rsid w:val="68B920CF"/>
    <w:rsid w:val="6FB45919"/>
    <w:rsid w:val="71325EE7"/>
    <w:rsid w:val="724F4299"/>
    <w:rsid w:val="728A1643"/>
    <w:rsid w:val="743326A2"/>
    <w:rsid w:val="75F4035E"/>
    <w:rsid w:val="76DF34F3"/>
    <w:rsid w:val="7B75534E"/>
    <w:rsid w:val="7F7D08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35" w:semiHidden="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50"/>
    <w:qFormat/>
    <w:uiPriority w:val="0"/>
    <w:pPr>
      <w:keepNext/>
      <w:numPr>
        <w:ilvl w:val="0"/>
        <w:numId w:val="1"/>
      </w:numPr>
      <w:tabs>
        <w:tab w:val="left" w:pos="0"/>
      </w:tabs>
      <w:adjustRightInd w:val="0"/>
      <w:spacing w:beforeLines="50"/>
      <w:jc w:val="left"/>
      <w:textAlignment w:val="baseline"/>
      <w:outlineLvl w:val="0"/>
    </w:pPr>
    <w:rPr>
      <w:rFonts w:ascii="Calibri" w:hAnsi="Calibri" w:eastAsia="黑体"/>
      <w:kern w:val="28"/>
      <w:sz w:val="28"/>
      <w:szCs w:val="28"/>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3">
    <w:name w:val="toc 7"/>
    <w:basedOn w:val="1"/>
    <w:next w:val="1"/>
    <w:autoRedefine/>
    <w:qFormat/>
    <w:uiPriority w:val="39"/>
    <w:pPr>
      <w:ind w:left="1260"/>
      <w:jc w:val="left"/>
    </w:pPr>
    <w:rPr>
      <w:rFonts w:asciiTheme="minorHAnsi" w:hAnsiTheme="minorHAnsi" w:cstheme="minorHAnsi"/>
      <w:sz w:val="18"/>
      <w:szCs w:val="18"/>
    </w:rPr>
  </w:style>
  <w:style w:type="paragraph" w:styleId="4">
    <w:name w:val="caption"/>
    <w:basedOn w:val="1"/>
    <w:next w:val="1"/>
    <w:unhideWhenUsed/>
    <w:qFormat/>
    <w:uiPriority w:val="35"/>
    <w:pPr>
      <w:spacing w:line="360" w:lineRule="auto"/>
      <w:jc w:val="center"/>
    </w:pPr>
    <w:rPr>
      <w:rFonts w:ascii="Cambria" w:hAnsi="Cambria" w:eastAsia="黑体"/>
      <w:kern w:val="0"/>
      <w:szCs w:val="20"/>
    </w:rPr>
  </w:style>
  <w:style w:type="paragraph" w:styleId="5">
    <w:name w:val="annotation text"/>
    <w:basedOn w:val="1"/>
    <w:link w:val="54"/>
    <w:qFormat/>
    <w:uiPriority w:val="99"/>
    <w:pPr>
      <w:jc w:val="left"/>
    </w:pPr>
  </w:style>
  <w:style w:type="paragraph" w:styleId="6">
    <w:name w:val="toc 5"/>
    <w:basedOn w:val="1"/>
    <w:next w:val="1"/>
    <w:autoRedefine/>
    <w:qFormat/>
    <w:uiPriority w:val="39"/>
    <w:pPr>
      <w:ind w:left="840"/>
      <w:jc w:val="left"/>
    </w:pPr>
    <w:rPr>
      <w:rFonts w:asciiTheme="minorHAnsi" w:hAnsiTheme="minorHAnsi" w:cstheme="minorHAnsi"/>
      <w:sz w:val="18"/>
      <w:szCs w:val="18"/>
    </w:rPr>
  </w:style>
  <w:style w:type="paragraph" w:styleId="7">
    <w:name w:val="toc 3"/>
    <w:basedOn w:val="1"/>
    <w:next w:val="1"/>
    <w:autoRedefine/>
    <w:qFormat/>
    <w:uiPriority w:val="39"/>
    <w:pPr>
      <w:ind w:left="420"/>
      <w:jc w:val="left"/>
    </w:pPr>
    <w:rPr>
      <w:rFonts w:asciiTheme="minorHAnsi" w:hAnsiTheme="minorHAnsi" w:cstheme="minorHAnsi"/>
      <w:i/>
      <w:iCs/>
      <w:sz w:val="20"/>
      <w:szCs w:val="20"/>
    </w:rPr>
  </w:style>
  <w:style w:type="paragraph" w:styleId="8">
    <w:name w:val="toc 8"/>
    <w:basedOn w:val="1"/>
    <w:next w:val="1"/>
    <w:autoRedefine/>
    <w:qFormat/>
    <w:uiPriority w:val="39"/>
    <w:pPr>
      <w:ind w:left="1470"/>
      <w:jc w:val="left"/>
    </w:pPr>
    <w:rPr>
      <w:rFonts w:asciiTheme="minorHAnsi" w:hAnsiTheme="minorHAnsi" w:cstheme="minorHAnsi"/>
      <w:sz w:val="18"/>
      <w:szCs w:val="18"/>
    </w:rPr>
  </w:style>
  <w:style w:type="paragraph" w:styleId="9">
    <w:name w:val="Balloon Text"/>
    <w:basedOn w:val="1"/>
    <w:link w:val="49"/>
    <w:qFormat/>
    <w:uiPriority w:val="0"/>
    <w:rPr>
      <w:sz w:val="18"/>
      <w:szCs w:val="18"/>
    </w:rPr>
  </w:style>
  <w:style w:type="paragraph" w:styleId="10">
    <w:name w:val="footer"/>
    <w:basedOn w:val="1"/>
    <w:qFormat/>
    <w:uiPriority w:val="99"/>
    <w:pPr>
      <w:tabs>
        <w:tab w:val="center" w:pos="4153"/>
        <w:tab w:val="right" w:pos="8306"/>
      </w:tabs>
      <w:snapToGrid w:val="0"/>
      <w:jc w:val="left"/>
    </w:pPr>
    <w:rPr>
      <w:sz w:val="18"/>
      <w:szCs w:val="18"/>
      <w:lang w:val="zh-CN"/>
    </w:rPr>
  </w:style>
  <w:style w:type="paragraph" w:styleId="11">
    <w:name w:val="header"/>
    <w:basedOn w:val="1"/>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qFormat/>
    <w:uiPriority w:val="39"/>
    <w:pPr>
      <w:spacing w:before="120" w:after="120"/>
      <w:jc w:val="left"/>
    </w:pPr>
    <w:rPr>
      <w:rFonts w:asciiTheme="minorHAnsi" w:hAnsiTheme="minorHAnsi" w:cstheme="minorHAnsi"/>
      <w:b/>
      <w:bCs/>
      <w:caps/>
      <w:sz w:val="20"/>
      <w:szCs w:val="20"/>
    </w:rPr>
  </w:style>
  <w:style w:type="paragraph" w:styleId="13">
    <w:name w:val="toc 4"/>
    <w:basedOn w:val="1"/>
    <w:next w:val="1"/>
    <w:autoRedefine/>
    <w:qFormat/>
    <w:uiPriority w:val="39"/>
    <w:pPr>
      <w:ind w:left="630"/>
      <w:jc w:val="left"/>
    </w:pPr>
    <w:rPr>
      <w:rFonts w:asciiTheme="minorHAnsi" w:hAnsiTheme="minorHAnsi" w:cstheme="minorHAnsi"/>
      <w:sz w:val="18"/>
      <w:szCs w:val="18"/>
    </w:rPr>
  </w:style>
  <w:style w:type="paragraph" w:styleId="14">
    <w:name w:val="toc 6"/>
    <w:basedOn w:val="1"/>
    <w:next w:val="1"/>
    <w:autoRedefine/>
    <w:qFormat/>
    <w:uiPriority w:val="39"/>
    <w:pPr>
      <w:ind w:left="1050"/>
      <w:jc w:val="left"/>
    </w:pPr>
    <w:rPr>
      <w:rFonts w:asciiTheme="minorHAnsi" w:hAnsiTheme="minorHAnsi" w:cstheme="minorHAnsi"/>
      <w:sz w:val="18"/>
      <w:szCs w:val="18"/>
    </w:rPr>
  </w:style>
  <w:style w:type="paragraph" w:styleId="15">
    <w:name w:val="table of figures"/>
    <w:basedOn w:val="1"/>
    <w:next w:val="1"/>
    <w:unhideWhenUsed/>
    <w:qFormat/>
    <w:uiPriority w:val="99"/>
    <w:pPr>
      <w:ind w:left="200" w:leftChars="200" w:hanging="200" w:hangingChars="200"/>
    </w:pPr>
  </w:style>
  <w:style w:type="paragraph" w:styleId="16">
    <w:name w:val="toc 2"/>
    <w:basedOn w:val="1"/>
    <w:next w:val="1"/>
    <w:qFormat/>
    <w:uiPriority w:val="39"/>
    <w:pPr>
      <w:ind w:left="210"/>
      <w:jc w:val="left"/>
    </w:pPr>
    <w:rPr>
      <w:rFonts w:asciiTheme="minorHAnsi" w:hAnsiTheme="minorHAnsi" w:cstheme="minorHAnsi"/>
      <w:smallCaps/>
      <w:sz w:val="20"/>
      <w:szCs w:val="20"/>
    </w:rPr>
  </w:style>
  <w:style w:type="paragraph" w:styleId="17">
    <w:name w:val="toc 9"/>
    <w:basedOn w:val="1"/>
    <w:next w:val="1"/>
    <w:autoRedefine/>
    <w:qFormat/>
    <w:uiPriority w:val="39"/>
    <w:pPr>
      <w:ind w:left="1680"/>
      <w:jc w:val="left"/>
    </w:pPr>
    <w:rPr>
      <w:rFonts w:asciiTheme="minorHAnsi" w:hAnsiTheme="minorHAnsi" w:cstheme="minorHAnsi"/>
      <w:sz w:val="18"/>
      <w:szCs w:val="18"/>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page number"/>
    <w:basedOn w:val="20"/>
    <w:qFormat/>
    <w:uiPriority w:val="0"/>
  </w:style>
  <w:style w:type="character" w:styleId="22">
    <w:name w:val="Hyperlink"/>
    <w:basedOn w:val="20"/>
    <w:unhideWhenUsed/>
    <w:qFormat/>
    <w:uiPriority w:val="99"/>
    <w:rPr>
      <w:color w:val="0026E5" w:themeColor="hyperlink"/>
      <w:u w:val="single"/>
      <w14:textFill>
        <w14:solidFill>
          <w14:schemeClr w14:val="hlink"/>
        </w14:solidFill>
      </w14:textFill>
    </w:rPr>
  </w:style>
  <w:style w:type="character" w:styleId="23">
    <w:name w:val="annotation reference"/>
    <w:qFormat/>
    <w:uiPriority w:val="99"/>
    <w:rPr>
      <w:sz w:val="21"/>
      <w:szCs w:val="21"/>
    </w:rPr>
  </w:style>
  <w:style w:type="paragraph" w:customStyle="1" w:styleId="24">
    <w:name w:val="段5#"/>
    <w:basedOn w:val="1"/>
    <w:link w:val="51"/>
    <w:qFormat/>
    <w:uiPriority w:val="0"/>
    <w:pPr>
      <w:spacing w:line="360" w:lineRule="auto"/>
      <w:ind w:firstLine="200" w:firstLineChars="200"/>
    </w:pPr>
    <w:rPr>
      <w:sz w:val="24"/>
      <w:szCs w:val="21"/>
    </w:rPr>
  </w:style>
  <w:style w:type="paragraph" w:customStyle="1" w:styleId="25">
    <w:name w:val="目录、标题"/>
    <w:basedOn w:val="1"/>
    <w:qFormat/>
    <w:uiPriority w:val="0"/>
    <w:pPr>
      <w:spacing w:before="200" w:beforeLines="200" w:after="50" w:afterLines="50" w:line="360" w:lineRule="exact"/>
      <w:jc w:val="center"/>
    </w:pPr>
    <w:rPr>
      <w:rFonts w:ascii="Arial" w:hAnsi="Arial" w:eastAsia="黑体"/>
      <w:sz w:val="32"/>
    </w:rPr>
  </w:style>
  <w:style w:type="paragraph" w:customStyle="1" w:styleId="26">
    <w:name w:val="标题1 5#"/>
    <w:basedOn w:val="24"/>
    <w:next w:val="24"/>
    <w:link w:val="52"/>
    <w:qFormat/>
    <w:uiPriority w:val="0"/>
    <w:pPr>
      <w:numPr>
        <w:ilvl w:val="0"/>
        <w:numId w:val="2"/>
      </w:numPr>
      <w:spacing w:before="50" w:beforeLines="50" w:after="50" w:afterLines="50"/>
      <w:ind w:firstLineChars="0"/>
      <w:outlineLvl w:val="0"/>
    </w:pPr>
    <w:rPr>
      <w:rFonts w:ascii="Arial" w:hAnsi="Arial" w:eastAsia="黑体"/>
    </w:rPr>
  </w:style>
  <w:style w:type="paragraph" w:customStyle="1" w:styleId="27">
    <w:name w:val="标题2 5#"/>
    <w:basedOn w:val="24"/>
    <w:next w:val="24"/>
    <w:link w:val="53"/>
    <w:qFormat/>
    <w:uiPriority w:val="0"/>
    <w:pPr>
      <w:numPr>
        <w:ilvl w:val="1"/>
        <w:numId w:val="2"/>
      </w:numPr>
      <w:tabs>
        <w:tab w:val="left" w:pos="340"/>
      </w:tabs>
      <w:ind w:firstLineChars="0"/>
      <w:outlineLvl w:val="1"/>
    </w:pPr>
    <w:rPr>
      <w:rFonts w:ascii="Arial" w:hAnsi="Arial" w:eastAsia="黑体"/>
    </w:rPr>
  </w:style>
  <w:style w:type="paragraph" w:customStyle="1" w:styleId="28">
    <w:name w:val="char2"/>
    <w:basedOn w:val="1"/>
    <w:qFormat/>
    <w:uiPriority w:val="0"/>
    <w:pPr>
      <w:adjustRightInd w:val="0"/>
      <w:spacing w:before="156" w:beforeLines="50"/>
      <w:jc w:val="center"/>
      <w:textAlignment w:val="baseline"/>
    </w:pPr>
    <w:rPr>
      <w:rFonts w:ascii="黑体" w:hAnsi="黑体" w:eastAsia="黑体" w:cs="Calibri"/>
      <w:kern w:val="28"/>
      <w:szCs w:val="21"/>
    </w:rPr>
  </w:style>
  <w:style w:type="paragraph" w:customStyle="1" w:styleId="29">
    <w:name w:val="正文0"/>
    <w:qFormat/>
    <w:uiPriority w:val="0"/>
    <w:pPr>
      <w:spacing w:line="500" w:lineRule="exact"/>
      <w:ind w:firstLine="560" w:firstLineChars="200"/>
    </w:pPr>
    <w:rPr>
      <w:rFonts w:ascii="Calibri" w:hAnsi="Calibri" w:eastAsia="宋体" w:cs="Calibri"/>
      <w:kern w:val="2"/>
      <w:sz w:val="28"/>
      <w:szCs w:val="28"/>
      <w:lang w:val="en-US" w:eastAsia="zh-CN" w:bidi="ar-SA"/>
    </w:rPr>
  </w:style>
  <w:style w:type="paragraph" w:customStyle="1" w:styleId="30">
    <w:name w:val="表正文"/>
    <w:basedOn w:val="24"/>
    <w:next w:val="24"/>
    <w:link w:val="55"/>
    <w:qFormat/>
    <w:uiPriority w:val="0"/>
    <w:pPr>
      <w:ind w:firstLine="0" w:firstLineChars="0"/>
      <w:jc w:val="center"/>
    </w:pPr>
    <w:rPr>
      <w:rFonts w:ascii="Arial" w:hAnsi="Arial" w:eastAsia="黑体"/>
    </w:rPr>
  </w:style>
  <w:style w:type="paragraph" w:customStyle="1" w:styleId="31">
    <w:name w:val="注5#"/>
    <w:qFormat/>
    <w:uiPriority w:val="0"/>
    <w:pPr>
      <w:numPr>
        <w:ilvl w:val="0"/>
        <w:numId w:val="3"/>
      </w:numPr>
      <w:spacing w:line="360" w:lineRule="auto"/>
    </w:pPr>
    <w:rPr>
      <w:rFonts w:ascii="Times New Roman" w:hAnsi="Times New Roman" w:eastAsia="宋体" w:cs="Times New Roman"/>
      <w:kern w:val="2"/>
      <w:sz w:val="21"/>
      <w:szCs w:val="21"/>
      <w:lang w:val="en-US" w:eastAsia="zh-CN" w:bidi="ar-SA"/>
    </w:rPr>
  </w:style>
  <w:style w:type="paragraph" w:styleId="32">
    <w:name w:val="List Paragraph"/>
    <w:basedOn w:val="1"/>
    <w:link w:val="56"/>
    <w:qFormat/>
    <w:uiPriority w:val="0"/>
    <w:pPr>
      <w:ind w:firstLine="420" w:firstLineChars="200"/>
    </w:pPr>
    <w:rPr>
      <w:rFonts w:ascii="Calibri" w:hAnsi="Calibri"/>
      <w:szCs w:val="22"/>
    </w:rPr>
  </w:style>
  <w:style w:type="paragraph" w:customStyle="1" w:styleId="33">
    <w:name w:val="正文图题5#"/>
    <w:next w:val="24"/>
    <w:qFormat/>
    <w:uiPriority w:val="0"/>
    <w:pPr>
      <w:numPr>
        <w:ilvl w:val="0"/>
        <w:numId w:val="4"/>
      </w:numPr>
      <w:spacing w:line="360" w:lineRule="exact"/>
      <w:jc w:val="center"/>
    </w:pPr>
    <w:rPr>
      <w:rFonts w:ascii="Arial" w:hAnsi="Arial" w:eastAsia="黑体" w:cs="Times New Roman"/>
      <w:kern w:val="2"/>
      <w:sz w:val="24"/>
      <w:szCs w:val="21"/>
      <w:lang w:val="en-US" w:eastAsia="zh-CN" w:bidi="ar-SA"/>
    </w:rPr>
  </w:style>
  <w:style w:type="table" w:customStyle="1" w:styleId="34">
    <w:name w:val="网格型9"/>
    <w:basedOn w:val="18"/>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5">
    <w:name w:val="标题3 5#"/>
    <w:basedOn w:val="27"/>
    <w:next w:val="24"/>
    <w:link w:val="58"/>
    <w:qFormat/>
    <w:uiPriority w:val="0"/>
    <w:pPr>
      <w:numPr>
        <w:ilvl w:val="0"/>
        <w:numId w:val="0"/>
      </w:numPr>
      <w:tabs>
        <w:tab w:val="left" w:pos="765"/>
      </w:tabs>
      <w:outlineLvl w:val="2"/>
    </w:pPr>
  </w:style>
  <w:style w:type="paragraph" w:customStyle="1" w:styleId="36">
    <w:name w:val="biaoliebiao"/>
    <w:basedOn w:val="1"/>
    <w:qFormat/>
    <w:uiPriority w:val="0"/>
    <w:pPr>
      <w:adjustRightInd w:val="0"/>
      <w:jc w:val="center"/>
      <w:textAlignment w:val="baseline"/>
    </w:pPr>
    <w:rPr>
      <w:rFonts w:ascii="Calibri" w:hAnsi="Calibri" w:eastAsia="黑体"/>
      <w:kern w:val="28"/>
      <w:szCs w:val="21"/>
    </w:rPr>
  </w:style>
  <w:style w:type="paragraph" w:customStyle="1" w:styleId="37">
    <w:name w:val="tumulu"/>
    <w:basedOn w:val="1"/>
    <w:qFormat/>
    <w:uiPriority w:val="0"/>
    <w:pPr>
      <w:adjustRightInd w:val="0"/>
      <w:jc w:val="center"/>
      <w:textAlignment w:val="baseline"/>
    </w:pPr>
    <w:rPr>
      <w:rFonts w:ascii="Calibri" w:hAnsi="Calibri" w:eastAsia="黑体"/>
      <w:kern w:val="28"/>
      <w:szCs w:val="21"/>
    </w:rPr>
  </w:style>
  <w:style w:type="paragraph" w:customStyle="1" w:styleId="38">
    <w:name w:val="HW正文"/>
    <w:basedOn w:val="39"/>
    <w:qFormat/>
    <w:uiPriority w:val="0"/>
    <w:pPr>
      <w:ind w:firstLine="420"/>
    </w:pPr>
    <w:rPr>
      <w:rFonts w:hAnsi="宋体"/>
    </w:rPr>
  </w:style>
  <w:style w:type="paragraph" w:customStyle="1" w:styleId="39">
    <w:name w:val="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40">
    <w:name w:val="xy表格文字"/>
    <w:basedOn w:val="4"/>
    <w:qFormat/>
    <w:uiPriority w:val="0"/>
    <w:pPr>
      <w:spacing w:line="240" w:lineRule="auto"/>
      <w:ind w:left="-2" w:leftChars="-1" w:right="-38" w:rightChars="-18"/>
    </w:pPr>
    <w:rPr>
      <w:rFonts w:ascii="宋体" w:hAnsi="宋体" w:eastAsia="宋体"/>
      <w:kern w:val="2"/>
      <w:sz w:val="24"/>
      <w:szCs w:val="24"/>
    </w:rPr>
  </w:style>
  <w:style w:type="paragraph" w:customStyle="1" w:styleId="41">
    <w:name w:val="字母列项5#"/>
    <w:link w:val="57"/>
    <w:qFormat/>
    <w:uiPriority w:val="0"/>
    <w:pPr>
      <w:widowControl w:val="0"/>
      <w:numPr>
        <w:ilvl w:val="0"/>
        <w:numId w:val="5"/>
      </w:numPr>
      <w:spacing w:line="360" w:lineRule="auto"/>
    </w:pPr>
    <w:rPr>
      <w:rFonts w:ascii="Times New Roman" w:hAnsi="Times New Roman" w:eastAsia="宋体" w:cs="Times New Roman"/>
      <w:kern w:val="2"/>
      <w:sz w:val="24"/>
      <w:szCs w:val="21"/>
      <w:lang w:val="en-US" w:eastAsia="zh-CN" w:bidi="ar-SA"/>
    </w:rPr>
  </w:style>
  <w:style w:type="character" w:customStyle="1" w:styleId="42">
    <w:name w:val="样式 宋体"/>
    <w:qFormat/>
    <w:uiPriority w:val="0"/>
    <w:rPr>
      <w:rFonts w:ascii="宋体" w:hAnsi="宋体" w:eastAsia="仿宋_GB2312"/>
      <w:sz w:val="32"/>
    </w:rPr>
  </w:style>
  <w:style w:type="paragraph" w:customStyle="1" w:styleId="43">
    <w:name w:val="附录性质"/>
    <w:basedOn w:val="24"/>
    <w:next w:val="44"/>
    <w:qFormat/>
    <w:uiPriority w:val="0"/>
    <w:pPr>
      <w:ind w:firstLine="0" w:firstLineChars="0"/>
      <w:jc w:val="center"/>
    </w:pPr>
    <w:rPr>
      <w:rFonts w:eastAsia="黑体"/>
    </w:rPr>
  </w:style>
  <w:style w:type="paragraph" w:customStyle="1" w:styleId="44">
    <w:name w:val="附录标题15#"/>
    <w:next w:val="24"/>
    <w:qFormat/>
    <w:uiPriority w:val="0"/>
    <w:pPr>
      <w:numPr>
        <w:ilvl w:val="1"/>
        <w:numId w:val="6"/>
      </w:numPr>
      <w:spacing w:before="50" w:beforeLines="50" w:after="50" w:afterLines="50" w:line="360" w:lineRule="exact"/>
      <w:outlineLvl w:val="1"/>
    </w:pPr>
    <w:rPr>
      <w:rFonts w:ascii="Arial" w:hAnsi="Arial" w:eastAsia="黑体" w:cs="Times New Roman"/>
      <w:kern w:val="2"/>
      <w:sz w:val="24"/>
      <w:szCs w:val="21"/>
      <w:lang w:val="en-US" w:eastAsia="zh-CN" w:bidi="ar-SA"/>
    </w:rPr>
  </w:style>
  <w:style w:type="paragraph" w:customStyle="1" w:styleId="45">
    <w:name w:val="附录标识5#"/>
    <w:next w:val="43"/>
    <w:qFormat/>
    <w:uiPriority w:val="0"/>
    <w:pPr>
      <w:numPr>
        <w:ilvl w:val="0"/>
        <w:numId w:val="6"/>
      </w:numPr>
      <w:spacing w:before="50" w:beforeLines="50" w:after="50" w:afterLines="50" w:line="360" w:lineRule="exact"/>
      <w:jc w:val="center"/>
      <w:outlineLvl w:val="0"/>
    </w:pPr>
    <w:rPr>
      <w:rFonts w:ascii="Times New Roman" w:hAnsi="Times New Roman" w:eastAsia="黑体" w:cs="Times New Roman"/>
      <w:kern w:val="2"/>
      <w:sz w:val="24"/>
      <w:szCs w:val="21"/>
      <w:lang w:val="en-US" w:eastAsia="zh-CN" w:bidi="ar-SA"/>
    </w:rPr>
  </w:style>
  <w:style w:type="paragraph" w:customStyle="1" w:styleId="46">
    <w:name w:val="附录A表题5#"/>
    <w:next w:val="24"/>
    <w:qFormat/>
    <w:uiPriority w:val="0"/>
    <w:pPr>
      <w:numPr>
        <w:ilvl w:val="7"/>
        <w:numId w:val="6"/>
      </w:numPr>
      <w:jc w:val="center"/>
    </w:pPr>
    <w:rPr>
      <w:rFonts w:ascii="Arial" w:hAnsi="Arial" w:eastAsia="黑体" w:cs="Times New Roman"/>
      <w:kern w:val="2"/>
      <w:sz w:val="24"/>
      <w:szCs w:val="21"/>
      <w:lang w:val="en-US" w:eastAsia="zh-CN" w:bidi="ar-SA"/>
    </w:rPr>
  </w:style>
  <w:style w:type="paragraph" w:customStyle="1" w:styleId="47">
    <w:name w:val="附录标题25#"/>
    <w:basedOn w:val="1"/>
    <w:next w:val="24"/>
    <w:qFormat/>
    <w:uiPriority w:val="0"/>
    <w:pPr>
      <w:numPr>
        <w:ilvl w:val="2"/>
        <w:numId w:val="6"/>
      </w:numPr>
      <w:outlineLvl w:val="2"/>
    </w:pPr>
    <w:rPr>
      <w:rFonts w:ascii="Arial" w:hAnsi="Arial" w:eastAsia="黑体"/>
      <w:sz w:val="24"/>
    </w:rPr>
  </w:style>
  <w:style w:type="paragraph" w:customStyle="1" w:styleId="48">
    <w:name w:val="WPSOffice手动目录 1"/>
    <w:qFormat/>
    <w:uiPriority w:val="0"/>
    <w:rPr>
      <w:rFonts w:asciiTheme="minorHAnsi" w:hAnsiTheme="minorHAnsi" w:eastAsiaTheme="minorEastAsia" w:cstheme="minorBidi"/>
      <w:lang w:val="en-US" w:eastAsia="zh-CN" w:bidi="ar-SA"/>
    </w:rPr>
  </w:style>
  <w:style w:type="character" w:customStyle="1" w:styleId="49">
    <w:name w:val="批注框文本 Char"/>
    <w:basedOn w:val="20"/>
    <w:link w:val="9"/>
    <w:qFormat/>
    <w:uiPriority w:val="0"/>
    <w:rPr>
      <w:rFonts w:ascii="Times New Roman" w:hAnsi="Times New Roman" w:eastAsia="宋体" w:cs="Times New Roman"/>
      <w:kern w:val="2"/>
      <w:sz w:val="18"/>
      <w:szCs w:val="18"/>
    </w:rPr>
  </w:style>
  <w:style w:type="character" w:customStyle="1" w:styleId="50">
    <w:name w:val="标题 1 Char"/>
    <w:basedOn w:val="20"/>
    <w:link w:val="2"/>
    <w:qFormat/>
    <w:uiPriority w:val="0"/>
    <w:rPr>
      <w:rFonts w:ascii="Calibri" w:hAnsi="Calibri" w:eastAsia="黑体" w:cs="Times New Roman"/>
      <w:kern w:val="28"/>
      <w:sz w:val="28"/>
      <w:szCs w:val="28"/>
    </w:rPr>
  </w:style>
  <w:style w:type="character" w:customStyle="1" w:styleId="51">
    <w:name w:val="段5# Char Char"/>
    <w:link w:val="24"/>
    <w:autoRedefine/>
    <w:qFormat/>
    <w:uiPriority w:val="0"/>
    <w:rPr>
      <w:rFonts w:ascii="Times New Roman" w:hAnsi="Times New Roman" w:eastAsia="宋体" w:cs="Times New Roman"/>
      <w:kern w:val="2"/>
      <w:sz w:val="24"/>
      <w:szCs w:val="21"/>
    </w:rPr>
  </w:style>
  <w:style w:type="character" w:customStyle="1" w:styleId="52">
    <w:name w:val="标题1 5# Char Char"/>
    <w:link w:val="26"/>
    <w:qFormat/>
    <w:uiPriority w:val="0"/>
    <w:rPr>
      <w:rFonts w:ascii="Arial" w:hAnsi="Arial" w:eastAsia="黑体" w:cs="Times New Roman"/>
      <w:kern w:val="2"/>
      <w:sz w:val="24"/>
      <w:szCs w:val="21"/>
    </w:rPr>
  </w:style>
  <w:style w:type="character" w:customStyle="1" w:styleId="53">
    <w:name w:val="标题2 5# Char Char"/>
    <w:link w:val="27"/>
    <w:qFormat/>
    <w:uiPriority w:val="0"/>
    <w:rPr>
      <w:rFonts w:ascii="Arial" w:hAnsi="Arial" w:eastAsia="黑体" w:cs="Times New Roman"/>
      <w:kern w:val="2"/>
      <w:sz w:val="24"/>
      <w:szCs w:val="21"/>
    </w:rPr>
  </w:style>
  <w:style w:type="character" w:customStyle="1" w:styleId="54">
    <w:name w:val="批注文字 Char"/>
    <w:basedOn w:val="20"/>
    <w:link w:val="5"/>
    <w:qFormat/>
    <w:uiPriority w:val="99"/>
    <w:rPr>
      <w:rFonts w:ascii="Times New Roman" w:hAnsi="Times New Roman" w:eastAsia="宋体" w:cs="Times New Roman"/>
      <w:kern w:val="2"/>
      <w:sz w:val="21"/>
      <w:szCs w:val="24"/>
    </w:rPr>
  </w:style>
  <w:style w:type="character" w:customStyle="1" w:styleId="55">
    <w:name w:val="表正文 Char"/>
    <w:link w:val="30"/>
    <w:qFormat/>
    <w:uiPriority w:val="0"/>
    <w:rPr>
      <w:rFonts w:ascii="Arial" w:hAnsi="Arial" w:eastAsia="黑体" w:cs="Times New Roman"/>
      <w:kern w:val="2"/>
      <w:sz w:val="24"/>
      <w:szCs w:val="21"/>
    </w:rPr>
  </w:style>
  <w:style w:type="character" w:customStyle="1" w:styleId="56">
    <w:name w:val="列出段落 Char"/>
    <w:link w:val="32"/>
    <w:qFormat/>
    <w:uiPriority w:val="0"/>
    <w:rPr>
      <w:rFonts w:ascii="Calibri" w:hAnsi="Calibri" w:eastAsia="宋体" w:cs="Times New Roman"/>
      <w:kern w:val="2"/>
      <w:sz w:val="21"/>
      <w:szCs w:val="22"/>
    </w:rPr>
  </w:style>
  <w:style w:type="character" w:customStyle="1" w:styleId="57">
    <w:name w:val="字母列项5# Char Char"/>
    <w:link w:val="41"/>
    <w:qFormat/>
    <w:uiPriority w:val="0"/>
    <w:rPr>
      <w:rFonts w:ascii="Times New Roman" w:hAnsi="Times New Roman" w:eastAsia="宋体" w:cs="Times New Roman"/>
      <w:kern w:val="2"/>
      <w:sz w:val="24"/>
      <w:szCs w:val="21"/>
    </w:rPr>
  </w:style>
  <w:style w:type="character" w:customStyle="1" w:styleId="58">
    <w:name w:val="标题3 5# Char Char"/>
    <w:link w:val="35"/>
    <w:qFormat/>
    <w:uiPriority w:val="0"/>
    <w:rPr>
      <w:rFonts w:ascii="Arial" w:hAnsi="Arial" w:eastAsia="黑体" w:cs="Times New Roman"/>
      <w:kern w:val="2"/>
      <w:sz w:val="24"/>
      <w:szCs w:val="21"/>
    </w:rPr>
  </w:style>
  <w:style w:type="paragraph" w:customStyle="1" w:styleId="59">
    <w:name w:val="表名称"/>
    <w:basedOn w:val="1"/>
    <w:qFormat/>
    <w:uiPriority w:val="0"/>
    <w:pPr>
      <w:spacing w:line="480" w:lineRule="exact"/>
      <w:ind w:left="425" w:hanging="425"/>
      <w:jc w:val="center"/>
    </w:pPr>
    <w:rPr>
      <w:rFonts w:eastAsia="黑体"/>
      <w:kern w:val="0"/>
      <w:szCs w:val="20"/>
    </w:rPr>
  </w:style>
  <w:style w:type="paragraph" w:customStyle="1" w:styleId="60">
    <w:name w:val="正文段落"/>
    <w:basedOn w:val="1"/>
    <w:qFormat/>
    <w:uiPriority w:val="0"/>
    <w:pPr>
      <w:spacing w:line="480" w:lineRule="exact"/>
      <w:ind w:firstLine="480" w:firstLineChars="200"/>
    </w:pPr>
    <w:rPr>
      <w:kern w:val="0"/>
      <w:szCs w:val="20"/>
    </w:rPr>
  </w:style>
  <w:style w:type="paragraph" w:customStyle="1" w:styleId="61">
    <w:name w:val="图名称"/>
    <w:basedOn w:val="59"/>
    <w:qFormat/>
    <w:uiPriority w:val="0"/>
  </w:style>
  <w:style w:type="character" w:customStyle="1" w:styleId="62">
    <w:name w:val="Unresolved Mention"/>
    <w:basedOn w:val="20"/>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3" Type="http://schemas.microsoft.com/office/2011/relationships/people" Target="people.xml"/><Relationship Id="rId52" Type="http://schemas.openxmlformats.org/officeDocument/2006/relationships/fontTable" Target="fontTable.xml"/><Relationship Id="rId51" Type="http://schemas.openxmlformats.org/officeDocument/2006/relationships/customXml" Target="../customXml/item2.xml"/><Relationship Id="rId50" Type="http://schemas.openxmlformats.org/officeDocument/2006/relationships/numbering" Target="numbering.xml"/><Relationship Id="rId5" Type="http://schemas.openxmlformats.org/officeDocument/2006/relationships/header" Target="header1.xml"/><Relationship Id="rId49" Type="http://schemas.openxmlformats.org/officeDocument/2006/relationships/customXml" Target="../customXml/item1.xml"/><Relationship Id="rId48" Type="http://schemas.openxmlformats.org/officeDocument/2006/relationships/image" Target="media/image26.emf"/><Relationship Id="rId47" Type="http://schemas.openxmlformats.org/officeDocument/2006/relationships/image" Target="media/image25.png"/><Relationship Id="rId46" Type="http://schemas.openxmlformats.org/officeDocument/2006/relationships/image" Target="media/image24.emf"/><Relationship Id="rId45" Type="http://schemas.openxmlformats.org/officeDocument/2006/relationships/package" Target="embeddings/Microsoft_Visio___2.vsdx"/><Relationship Id="rId44" Type="http://schemas.openxmlformats.org/officeDocument/2006/relationships/image" Target="media/image23.png"/><Relationship Id="rId43" Type="http://schemas.openxmlformats.org/officeDocument/2006/relationships/image" Target="media/image22.png"/><Relationship Id="rId42" Type="http://schemas.openxmlformats.org/officeDocument/2006/relationships/image" Target="media/image21.png"/><Relationship Id="rId41" Type="http://schemas.openxmlformats.org/officeDocument/2006/relationships/image" Target="media/image20.emf"/><Relationship Id="rId40" Type="http://schemas.openxmlformats.org/officeDocument/2006/relationships/oleObject" Target="embeddings/oleObject9.bin"/><Relationship Id="rId4" Type="http://schemas.microsoft.com/office/2011/relationships/commentsExtended" Target="commentsExtended.xml"/><Relationship Id="rId39" Type="http://schemas.openxmlformats.org/officeDocument/2006/relationships/image" Target="media/image19.emf"/><Relationship Id="rId38" Type="http://schemas.openxmlformats.org/officeDocument/2006/relationships/oleObject" Target="embeddings/oleObject8.bin"/><Relationship Id="rId37" Type="http://schemas.openxmlformats.org/officeDocument/2006/relationships/oleObject" Target="embeddings/oleObject7.bin"/><Relationship Id="rId36" Type="http://schemas.openxmlformats.org/officeDocument/2006/relationships/image" Target="media/image18.png"/><Relationship Id="rId35" Type="http://schemas.openxmlformats.org/officeDocument/2006/relationships/image" Target="media/image17.emf"/><Relationship Id="rId34" Type="http://schemas.openxmlformats.org/officeDocument/2006/relationships/oleObject" Target="embeddings/oleObject6.bin"/><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emf"/><Relationship Id="rId3" Type="http://schemas.openxmlformats.org/officeDocument/2006/relationships/comments" Target="comments.xml"/><Relationship Id="rId29" Type="http://schemas.openxmlformats.org/officeDocument/2006/relationships/oleObject" Target="embeddings/oleObject5.bin"/><Relationship Id="rId28" Type="http://schemas.openxmlformats.org/officeDocument/2006/relationships/image" Target="media/image12.png"/><Relationship Id="rId27" Type="http://schemas.openxmlformats.org/officeDocument/2006/relationships/image" Target="media/image11.emf"/><Relationship Id="rId26" Type="http://schemas.openxmlformats.org/officeDocument/2006/relationships/oleObject" Target="embeddings/oleObject4.bin"/><Relationship Id="rId25" Type="http://schemas.openxmlformats.org/officeDocument/2006/relationships/image" Target="media/image10.emf"/><Relationship Id="rId24" Type="http://schemas.openxmlformats.org/officeDocument/2006/relationships/package" Target="embeddings/Microsoft_Visio___1.vsdx"/><Relationship Id="rId23" Type="http://schemas.openxmlformats.org/officeDocument/2006/relationships/image" Target="media/image9.emf"/><Relationship Id="rId22" Type="http://schemas.openxmlformats.org/officeDocument/2006/relationships/image" Target="media/image8.emf"/><Relationship Id="rId21" Type="http://schemas.openxmlformats.org/officeDocument/2006/relationships/oleObject" Target="embeddings/oleObject3.bin"/><Relationship Id="rId20" Type="http://schemas.openxmlformats.org/officeDocument/2006/relationships/image" Target="media/image7.emf"/><Relationship Id="rId2" Type="http://schemas.openxmlformats.org/officeDocument/2006/relationships/settings" Target="settings.xml"/><Relationship Id="rId19" Type="http://schemas.openxmlformats.org/officeDocument/2006/relationships/oleObject" Target="embeddings/oleObject2.bin"/><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oleObject" Target="embeddings/oleObject1.bin"/><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05C336F-D236-4542-B20F-F8C9A33401EA}">
  <ds:schemaRefs/>
</ds:datastoreItem>
</file>

<file path=docProps/app.xml><?xml version="1.0" encoding="utf-8"?>
<Properties xmlns="http://schemas.openxmlformats.org/officeDocument/2006/extended-properties" xmlns:vt="http://schemas.openxmlformats.org/officeDocument/2006/docPropsVTypes">
  <Template>Normal</Template>
  <Pages>111</Pages>
  <Words>38697</Words>
  <Characters>45800</Characters>
  <Lines>514</Lines>
  <Paragraphs>144</Paragraphs>
  <TotalTime>819</TotalTime>
  <ScaleCrop>false</ScaleCrop>
  <LinksUpToDate>false</LinksUpToDate>
  <CharactersWithSpaces>47537</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2024-09-03T03:50:00Z</dcterms:created>
  <dc:creator>企业用户_273265393</dc:creator>
  <cp:lastModifiedBy>_悟空。</cp:lastModifiedBy>
  <dcterms:modified xsi:type="dcterms:W3CDTF">2024-09-05T13:55:50Z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21EABD011F374EE8B2F05806930F798E_13</vt:lpwstr>
  </property>
</Properties>
</file>