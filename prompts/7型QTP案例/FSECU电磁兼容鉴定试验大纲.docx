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2003-2010___1.vsd" ContentType="application/vnd.visio"/>
  <Override PartName="/word/embeddings/Microsoft_Visio_2003-2010___10.vsd" ContentType="application/vnd.visio"/>
  <Override PartName="/word/embeddings/Microsoft_Visio_2003-2010___11.vsd" ContentType="application/vnd.visio"/>
  <Override PartName="/word/embeddings/Microsoft_Visio_2003-2010___12.vsd" ContentType="application/vnd.visio"/>
  <Override PartName="/word/embeddings/Microsoft_Visio_2003-2010___13.vsd" ContentType="application/vnd.visio"/>
  <Override PartName="/word/embeddings/Microsoft_Visio_2003-2010___14.vsd" ContentType="application/vnd.visio"/>
  <Override PartName="/word/embeddings/Microsoft_Visio_2003-2010___15.vsd" ContentType="application/vnd.visio"/>
  <Override PartName="/word/embeddings/Microsoft_Visio_2003-2010___2.vsd" ContentType="application/vnd.visio"/>
  <Override PartName="/word/embeddings/Microsoft_Visio_2003-2010___3.vsd" ContentType="application/vnd.visio"/>
  <Override PartName="/word/embeddings/Microsoft_Visio_2003-2010___6.vsd" ContentType="application/vnd.visio"/>
  <Override PartName="/word/embeddings/Microsoft_Visio_2003-2010___7.vsd" ContentType="application/vnd.visio"/>
  <Override PartName="/word/embeddings/Microsoft_Visio_2003-2010___8.vsd" ContentType="application/vnd.visio"/>
  <Override PartName="/word/embeddings/Microsoft_Visio_2003-2010___9.vsd" ContentType="application/vnd.visio"/>
  <Override PartName="/word/embeddings/Microsoft_Visio___4.vsdx" ContentType="application/vnd.ms-visio.drawing"/>
  <Override PartName="/word/embeddings/Microsoft_Visio___5.vsdx" ContentType="application/vnd.ms-visio.drawing"/>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5A89A">
      <w:pPr>
        <w:pStyle w:val="18"/>
        <w:spacing w:line="420" w:lineRule="exact"/>
        <w:ind w:firstLine="0" w:firstLineChars="0"/>
        <w:jc w:val="center"/>
        <w:rPr>
          <w:rFonts w:eastAsia="黑体"/>
          <w:sz w:val="32"/>
          <w:szCs w:val="32"/>
        </w:rPr>
      </w:pPr>
      <w:r>
        <w:rPr>
          <w:rFonts w:hint="eastAsia" w:eastAsia="黑体"/>
          <w:sz w:val="32"/>
          <w:szCs w:val="32"/>
        </w:rPr>
        <w:t>FSECU电磁环境</w:t>
      </w:r>
    </w:p>
    <w:p w14:paraId="407550DD">
      <w:pPr>
        <w:pStyle w:val="20"/>
        <w:spacing w:beforeLines="0" w:after="624" w:afterLines="200" w:line="420" w:lineRule="exact"/>
        <w:rPr>
          <w:rFonts w:ascii="Times New Roman" w:hAnsi="Times New Roman"/>
          <w:szCs w:val="32"/>
        </w:rPr>
      </w:pPr>
      <w:r>
        <w:rPr>
          <w:rFonts w:ascii="Times New Roman" w:hAnsi="Times New Roman"/>
          <w:szCs w:val="32"/>
        </w:rPr>
        <w:t>鉴定试验大纲</w:t>
      </w:r>
    </w:p>
    <w:p w14:paraId="5711B82B">
      <w:pPr>
        <w:pStyle w:val="19"/>
        <w:numPr>
          <w:ilvl w:val="0"/>
          <w:numId w:val="8"/>
        </w:numPr>
        <w:spacing w:before="156" w:after="156" w:line="420" w:lineRule="exact"/>
        <w:rPr>
          <w:rFonts w:ascii="Times New Roman" w:hAnsi="Times New Roman"/>
          <w:kern w:val="0"/>
          <w:sz w:val="30"/>
          <w:szCs w:val="30"/>
        </w:rPr>
      </w:pPr>
      <w:bookmarkStart w:id="0" w:name="_Toc273431635"/>
      <w:bookmarkEnd w:id="0"/>
      <w:bookmarkStart w:id="1" w:name="_Ref273431330"/>
      <w:bookmarkEnd w:id="1"/>
      <w:bookmarkStart w:id="2" w:name="_Toc273432560"/>
      <w:bookmarkEnd w:id="2"/>
      <w:bookmarkStart w:id="3" w:name="_Toc273432654"/>
      <w:bookmarkEnd w:id="3"/>
      <w:bookmarkStart w:id="4" w:name="_Toc273432074"/>
      <w:bookmarkEnd w:id="4"/>
      <w:bookmarkStart w:id="5" w:name="_Toc273450704"/>
      <w:bookmarkEnd w:id="5"/>
      <w:bookmarkStart w:id="6" w:name="_Toc273432569"/>
      <w:bookmarkEnd w:id="6"/>
      <w:r>
        <w:rPr>
          <w:rFonts w:ascii="Times New Roman" w:hAnsi="Times New Roman"/>
          <w:kern w:val="0"/>
          <w:sz w:val="30"/>
          <w:szCs w:val="30"/>
        </w:rPr>
        <w:t>试验目的</w:t>
      </w:r>
    </w:p>
    <w:p w14:paraId="0B4A18E9">
      <w:pPr>
        <w:pStyle w:val="18"/>
        <w:spacing w:line="420" w:lineRule="exact"/>
        <w:ind w:firstLine="480"/>
      </w:pPr>
      <w:r>
        <w:t>本试验大纲规定了CXF飞机</w:t>
      </w:r>
      <w:r>
        <w:rPr>
          <w:rFonts w:hint="eastAsia"/>
        </w:rPr>
        <w:t>FSECU</w:t>
      </w:r>
      <w:r>
        <w:t>的鉴定试验程序，用于指导试验人员正确开展相关机载设备的鉴定验证工作，为CXF飞机的符合性验证工作提供支持。</w:t>
      </w:r>
    </w:p>
    <w:p w14:paraId="6AAC49A9">
      <w:pPr>
        <w:pStyle w:val="18"/>
        <w:spacing w:line="420" w:lineRule="exact"/>
        <w:ind w:firstLine="480"/>
      </w:pPr>
      <w:r>
        <w:rPr>
          <w:rFonts w:hint="eastAsia"/>
        </w:rPr>
        <w:t>本试验试验大纲程序内容及结果，使用</w:t>
      </w:r>
      <w:r>
        <w:t>MC9设备鉴定的方式，用于支持CXF飞机</w:t>
      </w:r>
      <w:r>
        <w:rPr>
          <w:rFonts w:hint="eastAsia"/>
        </w:rPr>
        <w:t>表明符合性工作</w:t>
      </w:r>
      <w:r>
        <w:t>。</w:t>
      </w:r>
    </w:p>
    <w:p w14:paraId="3815DCE4">
      <w:pPr>
        <w:pStyle w:val="19"/>
        <w:numPr>
          <w:ilvl w:val="0"/>
          <w:numId w:val="8"/>
        </w:numPr>
        <w:spacing w:before="156" w:after="156" w:line="420" w:lineRule="exact"/>
        <w:rPr>
          <w:rFonts w:ascii="Times New Roman" w:hAnsi="Times New Roman"/>
          <w:kern w:val="0"/>
          <w:sz w:val="30"/>
          <w:szCs w:val="30"/>
        </w:rPr>
      </w:pPr>
      <w:bookmarkStart w:id="7" w:name="_Toc11799866"/>
      <w:bookmarkStart w:id="8" w:name="_Toc159975018"/>
      <w:r>
        <w:rPr>
          <w:rFonts w:ascii="Times New Roman" w:hAnsi="Times New Roman"/>
          <w:kern w:val="0"/>
          <w:sz w:val="30"/>
          <w:szCs w:val="30"/>
        </w:rPr>
        <w:t>试验</w:t>
      </w:r>
      <w:bookmarkEnd w:id="7"/>
      <w:bookmarkEnd w:id="8"/>
      <w:r>
        <w:rPr>
          <w:rFonts w:ascii="Times New Roman" w:hAnsi="Times New Roman"/>
          <w:kern w:val="0"/>
          <w:sz w:val="30"/>
          <w:szCs w:val="30"/>
        </w:rPr>
        <w:t>范围</w:t>
      </w:r>
    </w:p>
    <w:p w14:paraId="0FA61808">
      <w:pPr>
        <w:pStyle w:val="18"/>
        <w:spacing w:line="420" w:lineRule="exact"/>
        <w:ind w:firstLine="480"/>
      </w:pPr>
      <w:r>
        <w:t>本大纲列出</w:t>
      </w:r>
      <w:r>
        <w:rPr>
          <w:rFonts w:hint="eastAsia"/>
        </w:rPr>
        <w:t>FSECU</w:t>
      </w:r>
      <w:r>
        <w:t>的磁影响、电源输入、电压尖峰、音频传导敏感性、感应信号敏感性、射频敏感性、射频发射、</w:t>
      </w:r>
      <w:r>
        <w:rPr>
          <w:rFonts w:hint="eastAsia"/>
        </w:rPr>
        <w:t>雷电感应瞬态敏感性等</w:t>
      </w:r>
      <w:r>
        <w:t>电磁环境类鉴定试验的试验项目、受试设备要求、试验设备、试验方法及步骤、试验记录等内容。</w:t>
      </w:r>
    </w:p>
    <w:p w14:paraId="6A165FEE">
      <w:pPr>
        <w:pStyle w:val="19"/>
        <w:numPr>
          <w:ilvl w:val="0"/>
          <w:numId w:val="8"/>
        </w:numPr>
        <w:spacing w:before="156" w:after="156" w:line="420" w:lineRule="exact"/>
        <w:rPr>
          <w:rFonts w:ascii="Times New Roman" w:hAnsi="Times New Roman"/>
          <w:kern w:val="0"/>
          <w:sz w:val="30"/>
          <w:szCs w:val="30"/>
        </w:rPr>
      </w:pPr>
      <w:r>
        <w:rPr>
          <w:rFonts w:ascii="Times New Roman" w:hAnsi="Times New Roman"/>
          <w:kern w:val="0"/>
          <w:sz w:val="30"/>
          <w:szCs w:val="30"/>
        </w:rPr>
        <w:t>试验依据</w:t>
      </w:r>
    </w:p>
    <w:p w14:paraId="61B87FCF">
      <w:pPr>
        <w:pStyle w:val="18"/>
        <w:spacing w:line="420" w:lineRule="exact"/>
        <w:ind w:firstLine="480"/>
      </w:pPr>
      <w:r>
        <w:t>以下文件构成本大纲的试验依据文件，文件条款通过引用而构成本大纲的条款。凡是注明日期或版本的依据文件，仅注日期的版本适用于本大纲，其随后的所有修改单（不包括勘误的内容）或修订版均不适用于本大纲；凡是不注日期或版本的依据文件，其最新版本（包括所有的修改单）适用于本大纲。</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7"/>
        <w:gridCol w:w="6069"/>
      </w:tblGrid>
      <w:tr w14:paraId="2ABCA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7" w:type="dxa"/>
          </w:tcPr>
          <w:p w14:paraId="014A7C96">
            <w:pPr>
              <w:spacing w:line="420" w:lineRule="exact"/>
              <w:rPr>
                <w:rFonts w:ascii="Times New Roman" w:hAnsi="Times New Roman" w:eastAsia="宋体" w:cs="Times New Roman"/>
                <w:kern w:val="0"/>
                <w:sz w:val="24"/>
                <w:szCs w:val="20"/>
              </w:rPr>
            </w:pPr>
            <w:r>
              <w:rPr>
                <w:rFonts w:ascii="Times New Roman" w:hAnsi="Times New Roman" w:eastAsia="宋体" w:cs="Times New Roman"/>
                <w:kern w:val="0"/>
                <w:sz w:val="24"/>
                <w:szCs w:val="20"/>
              </w:rPr>
              <w:t>CCAR-25-R4</w:t>
            </w:r>
          </w:p>
        </w:tc>
        <w:tc>
          <w:tcPr>
            <w:tcW w:w="6069" w:type="dxa"/>
          </w:tcPr>
          <w:p w14:paraId="13B1A2FB">
            <w:pPr>
              <w:spacing w:line="420" w:lineRule="exact"/>
              <w:rPr>
                <w:rFonts w:ascii="Times New Roman" w:hAnsi="Times New Roman" w:eastAsia="宋体" w:cs="Times New Roman"/>
                <w:kern w:val="0"/>
                <w:sz w:val="24"/>
                <w:szCs w:val="20"/>
              </w:rPr>
            </w:pPr>
            <w:r>
              <w:rPr>
                <w:rFonts w:ascii="Times New Roman" w:hAnsi="Times New Roman" w:eastAsia="宋体" w:cs="Times New Roman"/>
                <w:kern w:val="0"/>
                <w:sz w:val="24"/>
                <w:szCs w:val="20"/>
              </w:rPr>
              <w:t>运输类飞机适航标准</w:t>
            </w:r>
          </w:p>
        </w:tc>
      </w:tr>
      <w:tr w14:paraId="2F490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7" w:type="dxa"/>
          </w:tcPr>
          <w:p w14:paraId="270DFF54">
            <w:pPr>
              <w:spacing w:line="420" w:lineRule="exact"/>
              <w:rPr>
                <w:rFonts w:ascii="Times New Roman" w:hAnsi="Times New Roman" w:eastAsia="宋体" w:cs="Times New Roman"/>
                <w:kern w:val="0"/>
                <w:sz w:val="24"/>
                <w:szCs w:val="20"/>
              </w:rPr>
            </w:pPr>
            <w:r>
              <w:rPr>
                <w:rFonts w:ascii="Times New Roman" w:hAnsi="Times New Roman" w:eastAsia="宋体" w:cs="Times New Roman"/>
                <w:kern w:val="0"/>
                <w:sz w:val="24"/>
                <w:szCs w:val="20"/>
              </w:rPr>
              <w:t>AP-21-AA-2022-11</w:t>
            </w:r>
          </w:p>
        </w:tc>
        <w:tc>
          <w:tcPr>
            <w:tcW w:w="6069" w:type="dxa"/>
          </w:tcPr>
          <w:p w14:paraId="5C1CC10D">
            <w:pPr>
              <w:spacing w:line="420" w:lineRule="exact"/>
              <w:rPr>
                <w:rFonts w:ascii="Times New Roman" w:hAnsi="Times New Roman" w:eastAsia="宋体" w:cs="Times New Roman"/>
                <w:kern w:val="0"/>
                <w:sz w:val="24"/>
                <w:szCs w:val="20"/>
              </w:rPr>
            </w:pPr>
            <w:r>
              <w:rPr>
                <w:rFonts w:ascii="Times New Roman" w:hAnsi="Times New Roman" w:eastAsia="宋体" w:cs="Times New Roman"/>
                <w:kern w:val="0"/>
                <w:sz w:val="24"/>
                <w:szCs w:val="20"/>
              </w:rPr>
              <w:t>型号合格审定程序</w:t>
            </w:r>
          </w:p>
        </w:tc>
      </w:tr>
      <w:tr w14:paraId="35016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7" w:type="dxa"/>
          </w:tcPr>
          <w:p w14:paraId="03113C70">
            <w:pPr>
              <w:spacing w:line="420" w:lineRule="exact"/>
              <w:rPr>
                <w:rFonts w:ascii="Times New Roman" w:hAnsi="Times New Roman" w:eastAsia="宋体" w:cs="Times New Roman"/>
                <w:kern w:val="0"/>
                <w:sz w:val="24"/>
                <w:szCs w:val="20"/>
              </w:rPr>
            </w:pPr>
            <w:r>
              <w:rPr>
                <w:rFonts w:ascii="Times New Roman" w:hAnsi="Times New Roman" w:eastAsia="宋体" w:cs="Times New Roman"/>
                <w:kern w:val="0"/>
                <w:sz w:val="24"/>
                <w:szCs w:val="20"/>
              </w:rPr>
              <w:t>RTCA/DO-160G</w:t>
            </w:r>
          </w:p>
        </w:tc>
        <w:tc>
          <w:tcPr>
            <w:tcW w:w="6069" w:type="dxa"/>
          </w:tcPr>
          <w:p w14:paraId="3AF8F71C">
            <w:pPr>
              <w:spacing w:line="420" w:lineRule="exact"/>
              <w:rPr>
                <w:rFonts w:ascii="Times New Roman" w:hAnsi="Times New Roman" w:eastAsia="宋体" w:cs="Times New Roman"/>
                <w:kern w:val="0"/>
                <w:sz w:val="24"/>
                <w:szCs w:val="20"/>
              </w:rPr>
            </w:pPr>
            <w:r>
              <w:rPr>
                <w:rFonts w:ascii="Times New Roman" w:hAnsi="Times New Roman" w:eastAsia="宋体" w:cs="Times New Roman"/>
                <w:kern w:val="0"/>
                <w:sz w:val="24"/>
                <w:szCs w:val="20"/>
              </w:rPr>
              <w:t>机载设备环境条件和试验程序</w:t>
            </w:r>
          </w:p>
        </w:tc>
      </w:tr>
      <w:tr w14:paraId="208AE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7" w:type="dxa"/>
          </w:tcPr>
          <w:p w14:paraId="2566B7D0">
            <w:pPr>
              <w:spacing w:line="420" w:lineRule="exact"/>
              <w:rPr>
                <w:rFonts w:ascii="Times New Roman" w:hAnsi="Times New Roman" w:eastAsia="宋体" w:cs="Times New Roman"/>
                <w:kern w:val="0"/>
                <w:sz w:val="24"/>
                <w:szCs w:val="20"/>
                <w:highlight w:val="yellow"/>
                <w:u w:val="single"/>
              </w:rPr>
            </w:pPr>
            <w:r>
              <w:rPr>
                <w:rFonts w:ascii="Times New Roman" w:hAnsi="Times New Roman" w:eastAsia="宋体" w:cs="Times New Roman"/>
                <w:kern w:val="0"/>
                <w:sz w:val="24"/>
                <w:szCs w:val="20"/>
                <w:highlight w:val="yellow"/>
                <w:u w:val="single"/>
              </w:rPr>
              <w:t xml:space="preserve"> </w:t>
            </w:r>
          </w:p>
        </w:tc>
        <w:tc>
          <w:tcPr>
            <w:tcW w:w="6069" w:type="dxa"/>
          </w:tcPr>
          <w:p w14:paraId="5E87C40D">
            <w:pPr>
              <w:spacing w:line="420" w:lineRule="exact"/>
              <w:rPr>
                <w:rFonts w:ascii="Times New Roman" w:hAnsi="Times New Roman" w:eastAsia="宋体" w:cs="Times New Roman"/>
                <w:kern w:val="0"/>
                <w:sz w:val="24"/>
                <w:szCs w:val="20"/>
                <w:highlight w:val="yellow"/>
                <w:u w:val="single"/>
              </w:rPr>
            </w:pPr>
            <w:r>
              <w:rPr>
                <w:rFonts w:ascii="Times New Roman" w:hAnsi="Times New Roman" w:eastAsia="宋体" w:cs="Times New Roman"/>
                <w:kern w:val="0"/>
                <w:sz w:val="24"/>
                <w:szCs w:val="20"/>
                <w:highlight w:val="yellow"/>
                <w:u w:val="single"/>
              </w:rPr>
              <w:t>常见主机文件，如主机相关要求</w:t>
            </w:r>
          </w:p>
        </w:tc>
      </w:tr>
      <w:tr w14:paraId="646C2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7" w:type="dxa"/>
          </w:tcPr>
          <w:p w14:paraId="531E9F07">
            <w:pPr>
              <w:spacing w:line="420" w:lineRule="exact"/>
              <w:rPr>
                <w:rFonts w:ascii="Times New Roman" w:hAnsi="Times New Roman" w:eastAsia="宋体" w:cs="Times New Roman"/>
                <w:kern w:val="0"/>
                <w:sz w:val="24"/>
                <w:szCs w:val="20"/>
                <w:highlight w:val="yellow"/>
                <w:u w:val="single"/>
              </w:rPr>
            </w:pPr>
            <w:r>
              <w:rPr>
                <w:rFonts w:ascii="Times New Roman" w:hAnsi="Times New Roman" w:eastAsia="宋体" w:cs="Times New Roman"/>
                <w:kern w:val="0"/>
                <w:sz w:val="24"/>
                <w:szCs w:val="20"/>
                <w:highlight w:val="yellow"/>
                <w:u w:val="single"/>
              </w:rPr>
              <w:t>SAE-XX-XXX</w:t>
            </w:r>
          </w:p>
        </w:tc>
        <w:tc>
          <w:tcPr>
            <w:tcW w:w="6069" w:type="dxa"/>
          </w:tcPr>
          <w:p w14:paraId="076E00B2">
            <w:pPr>
              <w:spacing w:line="420" w:lineRule="exact"/>
              <w:rPr>
                <w:rFonts w:ascii="Times New Roman" w:hAnsi="Times New Roman" w:eastAsia="宋体" w:cs="Times New Roman"/>
                <w:kern w:val="0"/>
                <w:sz w:val="24"/>
                <w:szCs w:val="20"/>
                <w:highlight w:val="yellow"/>
                <w:u w:val="single"/>
              </w:rPr>
            </w:pPr>
            <w:r>
              <w:rPr>
                <w:rFonts w:ascii="Times New Roman" w:hAnsi="Times New Roman" w:eastAsia="宋体" w:cs="Times New Roman"/>
                <w:kern w:val="0"/>
                <w:sz w:val="24"/>
                <w:szCs w:val="20"/>
                <w:highlight w:val="yellow"/>
                <w:u w:val="single"/>
              </w:rPr>
              <w:t>常见设备厂商文件，如设备研制需求文件</w:t>
            </w:r>
          </w:p>
        </w:tc>
      </w:tr>
    </w:tbl>
    <w:p w14:paraId="085B6CB0">
      <w:pPr>
        <w:pStyle w:val="19"/>
        <w:numPr>
          <w:ilvl w:val="0"/>
          <w:numId w:val="8"/>
        </w:numPr>
        <w:spacing w:before="156" w:after="156" w:line="420" w:lineRule="exact"/>
        <w:rPr>
          <w:rFonts w:ascii="Times New Roman" w:hAnsi="Times New Roman"/>
          <w:kern w:val="0"/>
          <w:sz w:val="30"/>
          <w:szCs w:val="30"/>
        </w:rPr>
      </w:pPr>
      <w:bookmarkStart w:id="9" w:name="_Toc159852532"/>
      <w:bookmarkStart w:id="10" w:name="_Toc159975030"/>
      <w:r>
        <w:rPr>
          <w:rFonts w:ascii="Times New Roman" w:hAnsi="Times New Roman"/>
          <w:kern w:val="0"/>
          <w:sz w:val="30"/>
          <w:szCs w:val="30"/>
        </w:rPr>
        <w:t>相关验证条款</w:t>
      </w:r>
    </w:p>
    <w:p w14:paraId="3E50FC6E">
      <w:pPr>
        <w:pStyle w:val="18"/>
        <w:spacing w:line="420" w:lineRule="exact"/>
        <w:ind w:firstLine="480"/>
        <w:rPr>
          <w:highlight w:val="yellow"/>
        </w:rPr>
      </w:pPr>
      <w:r>
        <w:rPr>
          <w:rFonts w:hint="eastAsia"/>
          <w:highlight w:val="yellow"/>
        </w:rPr>
        <w:t>根据</w:t>
      </w:r>
      <w:commentRangeStart w:id="0"/>
      <w:commentRangeStart w:id="1"/>
      <w:r>
        <w:rPr>
          <w:rFonts w:hint="eastAsia"/>
          <w:highlight w:val="yellow"/>
        </w:rPr>
        <w:t>《</w:t>
      </w:r>
      <w:r>
        <w:rPr>
          <w:highlight w:val="yellow"/>
        </w:rPr>
        <w:t>XXX</w:t>
      </w:r>
      <w:r>
        <w:rPr>
          <w:rFonts w:hint="eastAsia"/>
          <w:highlight w:val="yellow"/>
        </w:rPr>
        <w:t>审定计划》</w:t>
      </w:r>
      <w:commentRangeEnd w:id="0"/>
      <w:r>
        <w:rPr>
          <w:rStyle w:val="15"/>
          <w:lang w:val="zh-CN"/>
        </w:rPr>
        <w:commentReference w:id="0"/>
      </w:r>
      <w:commentRangeEnd w:id="1"/>
      <w:r>
        <w:rPr>
          <w:rStyle w:val="15"/>
          <w:lang w:val="zh-CN"/>
        </w:rPr>
        <w:commentReference w:id="1"/>
      </w:r>
      <w:r>
        <w:rPr>
          <w:rFonts w:hint="eastAsia"/>
          <w:highlight w:val="yellow"/>
        </w:rPr>
        <w:t>，本试验的相关审定基础、验证条款清单（含专用条件、等效安全）详见表1。</w:t>
      </w:r>
    </w:p>
    <w:p w14:paraId="1C385DFF">
      <w:pPr>
        <w:pStyle w:val="4"/>
      </w:pPr>
      <w:r>
        <w:t>试验相关验证条款清单</w:t>
      </w:r>
    </w:p>
    <w:tbl>
      <w:tblPr>
        <w:tblStyle w:val="13"/>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15DEF1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765" w:type="dxa"/>
            <w:tcBorders>
              <w:tl2br w:val="nil"/>
              <w:tr2bl w:val="nil"/>
            </w:tcBorders>
          </w:tcPr>
          <w:p w14:paraId="78080661">
            <w:pPr>
              <w:pStyle w:val="18"/>
              <w:spacing w:line="240" w:lineRule="auto"/>
              <w:ind w:firstLine="0" w:firstLineChars="0"/>
              <w:jc w:val="center"/>
              <w:rPr>
                <w:rFonts w:ascii="黑体" w:hAnsi="黑体" w:eastAsia="黑体"/>
                <w:sz w:val="21"/>
                <w:highlight w:val="yellow"/>
              </w:rPr>
            </w:pPr>
            <w:r>
              <w:rPr>
                <w:rFonts w:hint="eastAsia" w:ascii="黑体" w:hAnsi="黑体" w:eastAsia="黑体"/>
                <w:sz w:val="21"/>
                <w:highlight w:val="yellow"/>
              </w:rPr>
              <w:t>适用条款</w:t>
            </w:r>
          </w:p>
        </w:tc>
        <w:tc>
          <w:tcPr>
            <w:tcW w:w="2765" w:type="dxa"/>
            <w:tcBorders>
              <w:tl2br w:val="nil"/>
              <w:tr2bl w:val="nil"/>
            </w:tcBorders>
          </w:tcPr>
          <w:p w14:paraId="0BBD5AC7">
            <w:pPr>
              <w:pStyle w:val="18"/>
              <w:spacing w:line="240" w:lineRule="auto"/>
              <w:ind w:firstLine="0" w:firstLineChars="0"/>
              <w:jc w:val="center"/>
              <w:rPr>
                <w:rFonts w:ascii="黑体" w:hAnsi="黑体" w:eastAsia="黑体"/>
                <w:sz w:val="21"/>
                <w:highlight w:val="yellow"/>
              </w:rPr>
            </w:pPr>
            <w:r>
              <w:rPr>
                <w:rFonts w:hint="eastAsia" w:ascii="黑体" w:hAnsi="黑体" w:eastAsia="黑体"/>
                <w:sz w:val="21"/>
                <w:highlight w:val="yellow"/>
              </w:rPr>
              <w:t>条款名称</w:t>
            </w:r>
          </w:p>
        </w:tc>
        <w:tc>
          <w:tcPr>
            <w:tcW w:w="2766" w:type="dxa"/>
            <w:tcBorders>
              <w:tl2br w:val="nil"/>
              <w:tr2bl w:val="nil"/>
            </w:tcBorders>
          </w:tcPr>
          <w:p w14:paraId="2685E5D4">
            <w:pPr>
              <w:pStyle w:val="18"/>
              <w:spacing w:line="240" w:lineRule="auto"/>
              <w:ind w:firstLine="0" w:firstLineChars="0"/>
              <w:jc w:val="center"/>
              <w:rPr>
                <w:rFonts w:ascii="黑体" w:hAnsi="黑体" w:eastAsia="黑体"/>
                <w:sz w:val="21"/>
                <w:highlight w:val="yellow"/>
              </w:rPr>
            </w:pPr>
            <w:r>
              <w:rPr>
                <w:rFonts w:hint="eastAsia" w:ascii="黑体" w:hAnsi="黑体" w:eastAsia="黑体"/>
                <w:sz w:val="21"/>
                <w:highlight w:val="yellow"/>
              </w:rPr>
              <w:t>条款内容</w:t>
            </w:r>
          </w:p>
        </w:tc>
      </w:tr>
      <w:tr w14:paraId="0C2616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765" w:type="dxa"/>
            <w:tcBorders>
              <w:tl2br w:val="nil"/>
              <w:tr2bl w:val="nil"/>
            </w:tcBorders>
          </w:tcPr>
          <w:p w14:paraId="12991673">
            <w:pPr>
              <w:pStyle w:val="18"/>
              <w:spacing w:line="240" w:lineRule="auto"/>
              <w:ind w:firstLine="0" w:firstLineChars="0"/>
              <w:jc w:val="center"/>
              <w:rPr>
                <w:sz w:val="21"/>
                <w:highlight w:val="yellow"/>
              </w:rPr>
            </w:pPr>
            <w:r>
              <w:rPr>
                <w:sz w:val="21"/>
                <w:highlight w:val="yellow"/>
              </w:rPr>
              <w:t>25.1301</w:t>
            </w:r>
          </w:p>
        </w:tc>
        <w:tc>
          <w:tcPr>
            <w:tcW w:w="2765" w:type="dxa"/>
            <w:tcBorders>
              <w:tl2br w:val="nil"/>
              <w:tr2bl w:val="nil"/>
            </w:tcBorders>
          </w:tcPr>
          <w:p w14:paraId="1C86C667">
            <w:pPr>
              <w:pStyle w:val="18"/>
              <w:spacing w:line="240" w:lineRule="auto"/>
              <w:ind w:firstLine="0" w:firstLineChars="0"/>
              <w:jc w:val="center"/>
              <w:rPr>
                <w:sz w:val="21"/>
                <w:highlight w:val="yellow"/>
              </w:rPr>
            </w:pPr>
            <w:r>
              <w:rPr>
                <w:rFonts w:hint="eastAsia"/>
                <w:sz w:val="21"/>
                <w:highlight w:val="yellow"/>
              </w:rPr>
              <w:t>功能和安装</w:t>
            </w:r>
          </w:p>
        </w:tc>
        <w:tc>
          <w:tcPr>
            <w:tcW w:w="2766" w:type="dxa"/>
            <w:tcBorders>
              <w:tl2br w:val="nil"/>
              <w:tr2bl w:val="nil"/>
            </w:tcBorders>
          </w:tcPr>
          <w:p w14:paraId="02A25D40">
            <w:pPr>
              <w:pStyle w:val="18"/>
              <w:spacing w:line="240" w:lineRule="auto"/>
              <w:ind w:firstLine="0" w:firstLineChars="0"/>
              <w:jc w:val="center"/>
              <w:rPr>
                <w:sz w:val="21"/>
              </w:rPr>
            </w:pPr>
            <w:r>
              <w:rPr>
                <w:rFonts w:hint="eastAsia"/>
                <w:sz w:val="21"/>
                <w:highlight w:val="yellow"/>
              </w:rPr>
              <w:t>略</w:t>
            </w:r>
          </w:p>
        </w:tc>
      </w:tr>
      <w:tr w14:paraId="5805C7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765" w:type="dxa"/>
            <w:tcBorders>
              <w:tl2br w:val="nil"/>
              <w:tr2bl w:val="nil"/>
            </w:tcBorders>
          </w:tcPr>
          <w:p w14:paraId="73A9E7ED">
            <w:pPr>
              <w:pStyle w:val="18"/>
              <w:spacing w:line="240" w:lineRule="auto"/>
              <w:ind w:firstLine="0" w:firstLineChars="0"/>
              <w:jc w:val="center"/>
              <w:rPr>
                <w:sz w:val="21"/>
              </w:rPr>
            </w:pPr>
          </w:p>
        </w:tc>
        <w:tc>
          <w:tcPr>
            <w:tcW w:w="2765" w:type="dxa"/>
            <w:tcBorders>
              <w:tl2br w:val="nil"/>
              <w:tr2bl w:val="nil"/>
            </w:tcBorders>
          </w:tcPr>
          <w:p w14:paraId="51819993">
            <w:pPr>
              <w:pStyle w:val="18"/>
              <w:spacing w:line="240" w:lineRule="auto"/>
              <w:ind w:firstLine="0" w:firstLineChars="0"/>
              <w:jc w:val="center"/>
              <w:rPr>
                <w:sz w:val="21"/>
              </w:rPr>
            </w:pPr>
          </w:p>
        </w:tc>
        <w:tc>
          <w:tcPr>
            <w:tcW w:w="2766" w:type="dxa"/>
            <w:tcBorders>
              <w:tl2br w:val="nil"/>
              <w:tr2bl w:val="nil"/>
            </w:tcBorders>
          </w:tcPr>
          <w:p w14:paraId="7B43FA4B">
            <w:pPr>
              <w:pStyle w:val="18"/>
              <w:spacing w:line="240" w:lineRule="auto"/>
              <w:ind w:firstLine="0" w:firstLineChars="0"/>
              <w:jc w:val="center"/>
              <w:rPr>
                <w:sz w:val="21"/>
              </w:rPr>
            </w:pPr>
          </w:p>
        </w:tc>
      </w:tr>
      <w:tr w14:paraId="4EF36F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765" w:type="dxa"/>
            <w:tcBorders>
              <w:tl2br w:val="nil"/>
              <w:tr2bl w:val="nil"/>
            </w:tcBorders>
          </w:tcPr>
          <w:p w14:paraId="1D7C0333">
            <w:pPr>
              <w:pStyle w:val="18"/>
              <w:spacing w:line="240" w:lineRule="auto"/>
              <w:ind w:firstLine="0" w:firstLineChars="0"/>
              <w:jc w:val="center"/>
              <w:rPr>
                <w:sz w:val="21"/>
              </w:rPr>
            </w:pPr>
          </w:p>
        </w:tc>
        <w:tc>
          <w:tcPr>
            <w:tcW w:w="2765" w:type="dxa"/>
            <w:tcBorders>
              <w:tl2br w:val="nil"/>
              <w:tr2bl w:val="nil"/>
            </w:tcBorders>
          </w:tcPr>
          <w:p w14:paraId="5B726212">
            <w:pPr>
              <w:pStyle w:val="18"/>
              <w:spacing w:line="240" w:lineRule="auto"/>
              <w:ind w:firstLine="0" w:firstLineChars="0"/>
              <w:jc w:val="center"/>
              <w:rPr>
                <w:sz w:val="21"/>
              </w:rPr>
            </w:pPr>
          </w:p>
        </w:tc>
        <w:tc>
          <w:tcPr>
            <w:tcW w:w="2766" w:type="dxa"/>
            <w:tcBorders>
              <w:tl2br w:val="nil"/>
              <w:tr2bl w:val="nil"/>
            </w:tcBorders>
          </w:tcPr>
          <w:p w14:paraId="68938777">
            <w:pPr>
              <w:pStyle w:val="18"/>
              <w:spacing w:line="240" w:lineRule="auto"/>
              <w:ind w:firstLine="0" w:firstLineChars="0"/>
              <w:jc w:val="center"/>
              <w:rPr>
                <w:sz w:val="21"/>
              </w:rPr>
            </w:pPr>
          </w:p>
        </w:tc>
      </w:tr>
      <w:tr w14:paraId="074406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2765" w:type="dxa"/>
            <w:tcBorders>
              <w:tl2br w:val="nil"/>
              <w:tr2bl w:val="nil"/>
            </w:tcBorders>
          </w:tcPr>
          <w:p w14:paraId="3F76FB3F">
            <w:pPr>
              <w:pStyle w:val="18"/>
              <w:spacing w:line="240" w:lineRule="auto"/>
              <w:ind w:firstLine="0" w:firstLineChars="0"/>
              <w:jc w:val="center"/>
              <w:rPr>
                <w:sz w:val="21"/>
              </w:rPr>
            </w:pPr>
          </w:p>
        </w:tc>
        <w:tc>
          <w:tcPr>
            <w:tcW w:w="2765" w:type="dxa"/>
            <w:tcBorders>
              <w:tl2br w:val="nil"/>
              <w:tr2bl w:val="nil"/>
            </w:tcBorders>
          </w:tcPr>
          <w:p w14:paraId="43D38F81">
            <w:pPr>
              <w:pStyle w:val="18"/>
              <w:spacing w:line="240" w:lineRule="auto"/>
              <w:ind w:firstLine="0" w:firstLineChars="0"/>
              <w:jc w:val="center"/>
              <w:rPr>
                <w:sz w:val="21"/>
              </w:rPr>
            </w:pPr>
          </w:p>
        </w:tc>
        <w:tc>
          <w:tcPr>
            <w:tcW w:w="2766" w:type="dxa"/>
            <w:tcBorders>
              <w:tl2br w:val="nil"/>
              <w:tr2bl w:val="nil"/>
            </w:tcBorders>
          </w:tcPr>
          <w:p w14:paraId="5CB78142">
            <w:pPr>
              <w:pStyle w:val="18"/>
              <w:spacing w:line="240" w:lineRule="auto"/>
              <w:ind w:firstLine="0" w:firstLineChars="0"/>
              <w:jc w:val="center"/>
              <w:rPr>
                <w:sz w:val="21"/>
              </w:rPr>
            </w:pPr>
          </w:p>
        </w:tc>
      </w:tr>
    </w:tbl>
    <w:p w14:paraId="3C789ACA">
      <w:pPr>
        <w:pStyle w:val="19"/>
        <w:numPr>
          <w:ilvl w:val="0"/>
          <w:numId w:val="8"/>
        </w:numPr>
        <w:spacing w:before="156" w:after="156" w:line="420" w:lineRule="exact"/>
        <w:rPr>
          <w:rFonts w:ascii="Times New Roman" w:hAnsi="Times New Roman"/>
          <w:kern w:val="0"/>
          <w:sz w:val="30"/>
          <w:szCs w:val="30"/>
        </w:rPr>
      </w:pPr>
      <w:r>
        <w:rPr>
          <w:rFonts w:hint="eastAsia" w:ascii="Times New Roman" w:hAnsi="Times New Roman"/>
          <w:kern w:val="0"/>
          <w:sz w:val="30"/>
          <w:szCs w:val="30"/>
        </w:rPr>
        <w:t>术语和缩略语</w:t>
      </w:r>
    </w:p>
    <w:p w14:paraId="2854A8F7">
      <w:pPr>
        <w:pStyle w:val="23"/>
        <w:numPr>
          <w:ilvl w:val="1"/>
          <w:numId w:val="8"/>
        </w:numPr>
      </w:pPr>
      <w:bookmarkStart w:id="11" w:name="_Toc159852528"/>
      <w:bookmarkStart w:id="12" w:name="_Toc11799874"/>
      <w:r>
        <w:rPr>
          <w:rFonts w:hint="eastAsia"/>
        </w:rPr>
        <w:t>设备</w:t>
      </w:r>
      <w:bookmarkEnd w:id="11"/>
      <w:bookmarkEnd w:id="12"/>
    </w:p>
    <w:p w14:paraId="7BA23CEF">
      <w:pPr>
        <w:pStyle w:val="18"/>
        <w:ind w:firstLine="480"/>
      </w:pPr>
      <w:r>
        <w:rPr>
          <w:rFonts w:hint="eastAsia"/>
        </w:rPr>
        <w:t>术语“设备”</w:t>
      </w:r>
      <w:r>
        <w:t>是指包括使设备正确完成</w:t>
      </w:r>
      <w:r>
        <w:rPr>
          <w:rFonts w:hint="eastAsia"/>
        </w:rPr>
        <w:t>（由</w:t>
      </w:r>
      <w:r>
        <w:t>设备制造厂确定的）</w:t>
      </w:r>
      <w:r>
        <w:rPr>
          <w:rFonts w:hint="eastAsia"/>
        </w:rPr>
        <w:t>预定</w:t>
      </w:r>
      <w:r>
        <w:t>功能必要的</w:t>
      </w:r>
      <w:r>
        <w:rPr>
          <w:rFonts w:hint="eastAsia"/>
        </w:rPr>
        <w:t>试验</w:t>
      </w:r>
      <w:r>
        <w:t>件</w:t>
      </w:r>
      <w:r>
        <w:rPr>
          <w:rFonts w:hint="eastAsia"/>
        </w:rPr>
        <w:t>和</w:t>
      </w:r>
      <w:r>
        <w:t>所有的零部件</w:t>
      </w:r>
      <w:r>
        <w:rPr>
          <w:rFonts w:hint="eastAsia"/>
        </w:rPr>
        <w:t>或</w:t>
      </w:r>
      <w:r>
        <w:t>单元。该</w:t>
      </w:r>
      <w:r>
        <w:rPr>
          <w:rFonts w:hint="eastAsia"/>
        </w:rPr>
        <w:t>设备</w:t>
      </w:r>
      <w:r>
        <w:t>应能代表使用中所用产品的</w:t>
      </w:r>
      <w:r>
        <w:rPr>
          <w:rFonts w:hint="eastAsia"/>
        </w:rPr>
        <w:t>水平</w:t>
      </w:r>
      <w:r>
        <w:t>。</w:t>
      </w:r>
    </w:p>
    <w:p w14:paraId="0DCF10FB">
      <w:pPr>
        <w:pStyle w:val="23"/>
        <w:numPr>
          <w:ilvl w:val="1"/>
          <w:numId w:val="8"/>
        </w:numPr>
      </w:pPr>
      <w:bookmarkStart w:id="13" w:name="_Toc11799875"/>
      <w:bookmarkStart w:id="14" w:name="_Toc159852529"/>
      <w:r>
        <w:rPr>
          <w:rFonts w:hint="eastAsia"/>
        </w:rPr>
        <w:t>高度</w:t>
      </w:r>
      <w:bookmarkEnd w:id="13"/>
      <w:bookmarkEnd w:id="14"/>
    </w:p>
    <w:p w14:paraId="180B5B02">
      <w:pPr>
        <w:pStyle w:val="18"/>
        <w:ind w:firstLine="480"/>
      </w:pPr>
      <w:r>
        <w:rPr>
          <w:rFonts w:hint="eastAsia"/>
        </w:rPr>
        <w:t>高度</w:t>
      </w:r>
      <w:r>
        <w:t>是指设备在试验期间暴露于其中的相对海平面</w:t>
      </w:r>
      <w:r>
        <w:rPr>
          <w:rFonts w:hint="eastAsia"/>
        </w:rPr>
        <w:t>的</w:t>
      </w:r>
      <w:r>
        <w:t>环境</w:t>
      </w:r>
      <w:r>
        <w:rPr>
          <w:rFonts w:hint="eastAsia"/>
        </w:rPr>
        <w:t>压力</w:t>
      </w:r>
      <w:r>
        <w:t>。</w:t>
      </w:r>
    </w:p>
    <w:p w14:paraId="18EAB96A">
      <w:pPr>
        <w:pStyle w:val="23"/>
        <w:numPr>
          <w:ilvl w:val="1"/>
          <w:numId w:val="8"/>
        </w:numPr>
      </w:pPr>
      <w:bookmarkStart w:id="15" w:name="_Toc11799877"/>
      <w:bookmarkStart w:id="16" w:name="_Toc159852531"/>
      <w:r>
        <w:rPr>
          <w:rFonts w:hint="eastAsia"/>
        </w:rPr>
        <w:t>试验</w:t>
      </w:r>
      <w:r>
        <w:t>结果的适用性</w:t>
      </w:r>
      <w:bookmarkEnd w:id="15"/>
      <w:bookmarkEnd w:id="16"/>
    </w:p>
    <w:p w14:paraId="3F003E0E">
      <w:pPr>
        <w:pStyle w:val="18"/>
        <w:ind w:firstLine="480"/>
      </w:pPr>
      <w:r>
        <w:rPr>
          <w:rFonts w:hint="eastAsia"/>
        </w:rPr>
        <w:t>使用</w:t>
      </w:r>
      <w:r>
        <w:t>这些</w:t>
      </w:r>
      <w:r>
        <w:rPr>
          <w:rFonts w:hint="eastAsia"/>
        </w:rPr>
        <w:t>方法</w:t>
      </w:r>
      <w:r>
        <w:t>的</w:t>
      </w:r>
      <w:r>
        <w:rPr>
          <w:rFonts w:hint="eastAsia"/>
        </w:rPr>
        <w:t>试验</w:t>
      </w:r>
      <w:r>
        <w:t>结果仅对在鉴定试验期间使用的试验配置</w:t>
      </w:r>
      <w:r>
        <w:rPr>
          <w:rFonts w:hint="eastAsia"/>
        </w:rPr>
        <w:t>有效</w:t>
      </w:r>
      <w:r>
        <w:t>（</w:t>
      </w:r>
      <w:r>
        <w:rPr>
          <w:rFonts w:hint="eastAsia"/>
        </w:rPr>
        <w:t>试验</w:t>
      </w:r>
      <w:r>
        <w:t>安装、外部配置和内部配置）。</w:t>
      </w:r>
      <w:r>
        <w:rPr>
          <w:rFonts w:hint="eastAsia"/>
        </w:rPr>
        <w:t>本配置</w:t>
      </w:r>
      <w:r>
        <w:t>的任何变更，</w:t>
      </w:r>
      <w:r>
        <w:rPr>
          <w:rFonts w:hint="eastAsia"/>
        </w:rPr>
        <w:t>无</w:t>
      </w:r>
      <w:r>
        <w:t>论外部和内部</w:t>
      </w:r>
      <w:r>
        <w:rPr>
          <w:rFonts w:hint="eastAsia"/>
        </w:rPr>
        <w:t>（例如：PCB设计</w:t>
      </w:r>
      <w:r>
        <w:t>、单元内部的元件更换、安装布线等）</w:t>
      </w:r>
      <w:r>
        <w:rPr>
          <w:rFonts w:hint="eastAsia"/>
        </w:rPr>
        <w:t>，必须进行</w:t>
      </w:r>
      <w:r>
        <w:t>评估以确保试验结果</w:t>
      </w:r>
      <w:r>
        <w:rPr>
          <w:rFonts w:hint="eastAsia"/>
        </w:rPr>
        <w:t>仍然</w:t>
      </w:r>
      <w:r>
        <w:t>适</w:t>
      </w:r>
      <w:r>
        <w:rPr>
          <w:rFonts w:hint="eastAsia"/>
        </w:rPr>
        <w:t>用</w:t>
      </w:r>
      <w:r>
        <w:t>。</w:t>
      </w:r>
      <w:r>
        <w:rPr>
          <w:rFonts w:hint="eastAsia"/>
        </w:rPr>
        <w:t>如果</w:t>
      </w:r>
      <w:r>
        <w:t>评估表明结果</w:t>
      </w:r>
      <w:r>
        <w:rPr>
          <w:rFonts w:hint="eastAsia"/>
        </w:rPr>
        <w:t>没有</w:t>
      </w:r>
      <w:r>
        <w:t>表明仍然适用，则要求重新进行试验</w:t>
      </w:r>
    </w:p>
    <w:p w14:paraId="48F36ED5">
      <w:pPr>
        <w:pStyle w:val="19"/>
        <w:numPr>
          <w:ilvl w:val="0"/>
          <w:numId w:val="8"/>
        </w:numPr>
        <w:spacing w:before="156" w:after="156" w:line="420" w:lineRule="exact"/>
        <w:rPr>
          <w:rFonts w:ascii="Times New Roman" w:hAnsi="Times New Roman"/>
          <w:kern w:val="0"/>
          <w:sz w:val="30"/>
          <w:szCs w:val="30"/>
        </w:rPr>
      </w:pPr>
      <w:r>
        <w:rPr>
          <w:rFonts w:ascii="Times New Roman" w:hAnsi="Times New Roman"/>
          <w:kern w:val="0"/>
          <w:sz w:val="30"/>
          <w:szCs w:val="30"/>
        </w:rPr>
        <w:t>试验产品/设备说明</w:t>
      </w:r>
      <w:bookmarkEnd w:id="9"/>
      <w:bookmarkEnd w:id="10"/>
    </w:p>
    <w:p w14:paraId="61AFFA0A">
      <w:pPr>
        <w:pStyle w:val="23"/>
        <w:numPr>
          <w:ilvl w:val="1"/>
          <w:numId w:val="8"/>
        </w:numPr>
        <w:spacing w:line="420" w:lineRule="exact"/>
        <w:rPr>
          <w:rFonts w:ascii="Times New Roman" w:hAnsi="Times New Roman"/>
          <w:sz w:val="28"/>
          <w:szCs w:val="28"/>
        </w:rPr>
      </w:pPr>
      <w:bookmarkStart w:id="17" w:name="_Toc159852533"/>
      <w:bookmarkStart w:id="18" w:name="_Toc11799879"/>
      <w:bookmarkStart w:id="19" w:name="_Toc159975031"/>
      <w:r>
        <w:rPr>
          <w:rFonts w:ascii="Times New Roman" w:hAnsi="Times New Roman"/>
          <w:sz w:val="28"/>
          <w:szCs w:val="28"/>
        </w:rPr>
        <w:t>功能描述</w:t>
      </w:r>
      <w:bookmarkEnd w:id="17"/>
      <w:bookmarkEnd w:id="18"/>
      <w:bookmarkEnd w:id="19"/>
    </w:p>
    <w:p w14:paraId="4363CD2F">
      <w:pPr>
        <w:spacing w:line="420" w:lineRule="exact"/>
        <w:ind w:firstLine="480" w:firstLineChars="200"/>
        <w:rPr>
          <w:rFonts w:ascii="Times New Roman" w:hAnsi="Times New Roman" w:eastAsia="宋体" w:cs="Times New Roman"/>
          <w:sz w:val="24"/>
          <w:szCs w:val="21"/>
          <w:lang w:val="zh-CN"/>
        </w:rPr>
      </w:pPr>
      <w:r>
        <w:rPr>
          <w:rFonts w:hint="eastAsia" w:ascii="Times New Roman" w:hAnsi="Times New Roman" w:eastAsia="宋体" w:cs="Times New Roman"/>
          <w:sz w:val="24"/>
          <w:szCs w:val="21"/>
          <w:lang w:val="zh-CN"/>
        </w:rPr>
        <w:t>FSECU</w:t>
      </w:r>
      <w:r>
        <w:rPr>
          <w:rFonts w:ascii="Times New Roman" w:hAnsi="Times New Roman" w:eastAsia="宋体" w:cs="Times New Roman"/>
          <w:sz w:val="24"/>
          <w:szCs w:val="21"/>
          <w:lang w:val="zh-CN"/>
        </w:rPr>
        <w:t>用于鉴定试验的样品组成和数量见</w:t>
      </w:r>
      <w:r>
        <w:rPr>
          <w:rFonts w:hint="eastAsia" w:ascii="Times New Roman" w:hAnsi="Times New Roman" w:eastAsia="宋体" w:cs="Times New Roman"/>
          <w:sz w:val="24"/>
          <w:szCs w:val="21"/>
          <w:lang w:val="zh-CN"/>
        </w:rPr>
        <w:t>表</w:t>
      </w:r>
      <w:r>
        <w:rPr>
          <w:rFonts w:hint="eastAsia" w:ascii="Times New Roman" w:hAnsi="Times New Roman" w:eastAsia="宋体" w:cs="Times New Roman"/>
          <w:sz w:val="24"/>
          <w:szCs w:val="21"/>
        </w:rPr>
        <w:t>2</w:t>
      </w:r>
      <w:r>
        <w:rPr>
          <w:rFonts w:ascii="Times New Roman" w:hAnsi="Times New Roman" w:eastAsia="宋体" w:cs="Times New Roman"/>
          <w:sz w:val="24"/>
          <w:szCs w:val="21"/>
          <w:lang w:val="zh-CN"/>
        </w:rPr>
        <w:t>。</w:t>
      </w:r>
    </w:p>
    <w:p w14:paraId="05031960">
      <w:pPr>
        <w:pStyle w:val="4"/>
      </w:pPr>
      <w:bookmarkStart w:id="20" w:name="_Ref11858573"/>
      <w:r>
        <w:t>受试设备信息</w:t>
      </w:r>
      <w:bookmarkEnd w:id="20"/>
    </w:p>
    <w:tbl>
      <w:tblPr>
        <w:tblStyle w:val="12"/>
        <w:tblW w:w="4998" w:type="pct"/>
        <w:jc w:val="center"/>
        <w:tblBorders>
          <w:top w:val="single" w:color="auto" w:sz="12" w:space="0"/>
          <w:left w:val="single" w:color="auto" w:sz="12" w:space="0"/>
          <w:bottom w:val="single" w:color="auto" w:sz="12" w:space="0"/>
          <w:right w:val="single" w:color="auto" w:sz="12" w:space="0"/>
          <w:insideH w:val="single" w:color="auto" w:sz="12" w:space="0"/>
          <w:insideV w:val="single" w:color="auto" w:sz="4" w:space="0"/>
        </w:tblBorders>
        <w:tblLayout w:type="autofit"/>
        <w:tblCellMar>
          <w:top w:w="0" w:type="dxa"/>
          <w:left w:w="28" w:type="dxa"/>
          <w:bottom w:w="0" w:type="dxa"/>
          <w:right w:w="28" w:type="dxa"/>
        </w:tblCellMar>
      </w:tblPr>
      <w:tblGrid>
        <w:gridCol w:w="1373"/>
        <w:gridCol w:w="1132"/>
        <w:gridCol w:w="756"/>
        <w:gridCol w:w="1385"/>
        <w:gridCol w:w="1259"/>
        <w:gridCol w:w="2454"/>
      </w:tblGrid>
      <w:tr w14:paraId="197D2C53">
        <w:tblPrEx>
          <w:tblBorders>
            <w:top w:val="single" w:color="auto" w:sz="12" w:space="0"/>
            <w:left w:val="single" w:color="auto" w:sz="12" w:space="0"/>
            <w:bottom w:val="single" w:color="auto" w:sz="12" w:space="0"/>
            <w:right w:val="single" w:color="auto" w:sz="12" w:space="0"/>
            <w:insideH w:val="single" w:color="auto" w:sz="12" w:space="0"/>
            <w:insideV w:val="single" w:color="auto" w:sz="4" w:space="0"/>
          </w:tblBorders>
          <w:tblCellMar>
            <w:top w:w="0" w:type="dxa"/>
            <w:left w:w="28" w:type="dxa"/>
            <w:bottom w:w="0" w:type="dxa"/>
            <w:right w:w="28" w:type="dxa"/>
          </w:tblCellMar>
        </w:tblPrEx>
        <w:trPr>
          <w:jc w:val="center"/>
        </w:trPr>
        <w:tc>
          <w:tcPr>
            <w:tcW w:w="821" w:type="pct"/>
            <w:vAlign w:val="center"/>
          </w:tcPr>
          <w:p w14:paraId="1453E61C">
            <w:pPr>
              <w:jc w:val="center"/>
              <w:textAlignment w:val="center"/>
              <w:rPr>
                <w:rFonts w:ascii="宋体" w:hAnsi="宋体" w:eastAsia="宋体" w:cs="Times New Roman"/>
                <w:kern w:val="0"/>
                <w:szCs w:val="21"/>
              </w:rPr>
            </w:pPr>
            <w:r>
              <w:rPr>
                <w:rFonts w:hint="eastAsia" w:ascii="宋体" w:hAnsi="宋体" w:eastAsia="宋体" w:cs="Times New Roman"/>
                <w:kern w:val="0"/>
                <w:szCs w:val="21"/>
              </w:rPr>
              <w:t>名称</w:t>
            </w:r>
          </w:p>
        </w:tc>
        <w:tc>
          <w:tcPr>
            <w:tcW w:w="677" w:type="pct"/>
            <w:vAlign w:val="center"/>
          </w:tcPr>
          <w:p w14:paraId="66668169">
            <w:pPr>
              <w:jc w:val="center"/>
              <w:textAlignment w:val="center"/>
              <w:rPr>
                <w:rFonts w:ascii="宋体" w:hAnsi="宋体" w:eastAsia="宋体" w:cs="Times New Roman"/>
                <w:kern w:val="0"/>
                <w:szCs w:val="21"/>
              </w:rPr>
            </w:pPr>
            <w:r>
              <w:rPr>
                <w:rFonts w:hint="eastAsia" w:ascii="宋体" w:hAnsi="宋体" w:eastAsia="宋体" w:cs="Times New Roman"/>
                <w:kern w:val="0"/>
                <w:szCs w:val="21"/>
                <w:highlight w:val="yellow"/>
              </w:rPr>
              <w:t>件号</w:t>
            </w:r>
          </w:p>
        </w:tc>
        <w:tc>
          <w:tcPr>
            <w:tcW w:w="452" w:type="pct"/>
            <w:vAlign w:val="center"/>
          </w:tcPr>
          <w:p w14:paraId="32B3D849">
            <w:pPr>
              <w:jc w:val="center"/>
              <w:textAlignment w:val="center"/>
              <w:rPr>
                <w:rFonts w:ascii="宋体" w:hAnsi="宋体" w:eastAsia="宋体" w:cs="Times New Roman"/>
                <w:kern w:val="0"/>
                <w:szCs w:val="21"/>
              </w:rPr>
            </w:pPr>
            <w:r>
              <w:rPr>
                <w:rFonts w:hint="eastAsia" w:ascii="宋体" w:hAnsi="宋体" w:eastAsia="宋体" w:cs="Times New Roman"/>
                <w:kern w:val="0"/>
                <w:szCs w:val="21"/>
              </w:rPr>
              <w:t>数量</w:t>
            </w:r>
          </w:p>
        </w:tc>
        <w:tc>
          <w:tcPr>
            <w:tcW w:w="828" w:type="pct"/>
            <w:vAlign w:val="center"/>
          </w:tcPr>
          <w:p w14:paraId="6F037A0A">
            <w:pPr>
              <w:jc w:val="center"/>
              <w:textAlignment w:val="center"/>
              <w:rPr>
                <w:rFonts w:ascii="宋体" w:hAnsi="宋体" w:eastAsia="宋体" w:cs="Times New Roman"/>
                <w:kern w:val="0"/>
                <w:szCs w:val="21"/>
              </w:rPr>
            </w:pPr>
            <w:r>
              <w:rPr>
                <w:rFonts w:hint="eastAsia" w:ascii="宋体" w:hAnsi="宋体" w:eastAsia="宋体" w:cs="Times New Roman"/>
                <w:kern w:val="0"/>
                <w:szCs w:val="21"/>
                <w:highlight w:val="yellow"/>
              </w:rPr>
              <w:t>尺寸</w:t>
            </w:r>
          </w:p>
        </w:tc>
        <w:tc>
          <w:tcPr>
            <w:tcW w:w="753" w:type="pct"/>
            <w:vAlign w:val="center"/>
          </w:tcPr>
          <w:p w14:paraId="1BE435D2">
            <w:pPr>
              <w:jc w:val="center"/>
              <w:textAlignment w:val="center"/>
              <w:rPr>
                <w:rFonts w:ascii="宋体" w:hAnsi="宋体" w:eastAsia="宋体" w:cs="Times New Roman"/>
                <w:kern w:val="0"/>
                <w:szCs w:val="21"/>
              </w:rPr>
            </w:pPr>
            <w:r>
              <w:rPr>
                <w:rFonts w:hint="eastAsia" w:ascii="宋体" w:hAnsi="宋体" w:eastAsia="宋体" w:cs="Times New Roman"/>
                <w:kern w:val="0"/>
                <w:szCs w:val="21"/>
              </w:rPr>
              <w:t>重量</w:t>
            </w:r>
          </w:p>
        </w:tc>
        <w:tc>
          <w:tcPr>
            <w:tcW w:w="1467" w:type="pct"/>
          </w:tcPr>
          <w:p w14:paraId="74A0A493">
            <w:pPr>
              <w:jc w:val="center"/>
              <w:textAlignment w:val="center"/>
              <w:rPr>
                <w:rFonts w:ascii="宋体" w:hAnsi="宋体" w:eastAsia="宋体" w:cs="Times New Roman"/>
                <w:kern w:val="0"/>
                <w:szCs w:val="21"/>
              </w:rPr>
            </w:pPr>
            <w:r>
              <w:rPr>
                <w:rFonts w:hint="eastAsia" w:ascii="宋体" w:hAnsi="宋体" w:eastAsia="宋体" w:cs="Times New Roman"/>
                <w:kern w:val="0"/>
                <w:szCs w:val="21"/>
                <w:highlight w:val="yellow"/>
              </w:rPr>
              <w:t>额定电压</w:t>
            </w:r>
          </w:p>
        </w:tc>
      </w:tr>
      <w:tr w14:paraId="57818BB8">
        <w:tblPrEx>
          <w:tblBorders>
            <w:top w:val="single" w:color="auto" w:sz="12" w:space="0"/>
            <w:left w:val="single" w:color="auto" w:sz="12" w:space="0"/>
            <w:bottom w:val="single" w:color="auto" w:sz="12" w:space="0"/>
            <w:right w:val="single" w:color="auto" w:sz="12" w:space="0"/>
            <w:insideH w:val="single" w:color="auto" w:sz="12" w:space="0"/>
            <w:insideV w:val="single" w:color="auto" w:sz="4" w:space="0"/>
          </w:tblBorders>
          <w:tblCellMar>
            <w:top w:w="0" w:type="dxa"/>
            <w:left w:w="28" w:type="dxa"/>
            <w:bottom w:w="0" w:type="dxa"/>
            <w:right w:w="28" w:type="dxa"/>
          </w:tblCellMar>
        </w:tblPrEx>
        <w:trPr>
          <w:trHeight w:val="391" w:hRule="atLeast"/>
          <w:jc w:val="center"/>
        </w:trPr>
        <w:tc>
          <w:tcPr>
            <w:tcW w:w="821" w:type="pct"/>
            <w:vAlign w:val="center"/>
          </w:tcPr>
          <w:p w14:paraId="705A4BB6">
            <w:pPr>
              <w:jc w:val="center"/>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FSECU</w:t>
            </w:r>
          </w:p>
        </w:tc>
        <w:tc>
          <w:tcPr>
            <w:tcW w:w="677" w:type="pct"/>
            <w:vAlign w:val="center"/>
          </w:tcPr>
          <w:p w14:paraId="2901AC4E">
            <w:pPr>
              <w:jc w:val="center"/>
              <w:textAlignment w:val="center"/>
              <w:rPr>
                <w:rFonts w:ascii="Times New Roman" w:hAnsi="Times New Roman" w:eastAsia="宋体" w:cs="Times New Roman"/>
                <w:kern w:val="0"/>
                <w:szCs w:val="21"/>
              </w:rPr>
            </w:pPr>
          </w:p>
        </w:tc>
        <w:tc>
          <w:tcPr>
            <w:tcW w:w="452" w:type="pct"/>
            <w:vAlign w:val="center"/>
          </w:tcPr>
          <w:p w14:paraId="61EC4039">
            <w:pPr>
              <w:jc w:val="center"/>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1</w:t>
            </w:r>
          </w:p>
        </w:tc>
        <w:tc>
          <w:tcPr>
            <w:tcW w:w="828" w:type="pct"/>
            <w:vAlign w:val="center"/>
          </w:tcPr>
          <w:p w14:paraId="4F9503C2">
            <w:pPr>
              <w:jc w:val="center"/>
              <w:textAlignment w:val="center"/>
              <w:rPr>
                <w:rFonts w:ascii="Times New Roman" w:hAnsi="Times New Roman" w:eastAsia="宋体" w:cs="Times New Roman"/>
                <w:kern w:val="0"/>
                <w:szCs w:val="21"/>
              </w:rPr>
            </w:pPr>
          </w:p>
        </w:tc>
        <w:tc>
          <w:tcPr>
            <w:tcW w:w="753" w:type="pct"/>
            <w:vAlign w:val="center"/>
          </w:tcPr>
          <w:p w14:paraId="1EAFB143">
            <w:pPr>
              <w:jc w:val="center"/>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w:t>
            </w:r>
            <w:r>
              <w:rPr>
                <w:rFonts w:ascii="Times New Roman" w:hAnsi="Times New Roman" w:eastAsia="宋体" w:cs="Times New Roman"/>
                <w:kern w:val="0"/>
                <w:szCs w:val="21"/>
              </w:rPr>
              <w:t>4.2Kg</w:t>
            </w:r>
          </w:p>
        </w:tc>
        <w:tc>
          <w:tcPr>
            <w:tcW w:w="1467" w:type="pct"/>
            <w:vAlign w:val="center"/>
          </w:tcPr>
          <w:p w14:paraId="45C82304">
            <w:pPr>
              <w:jc w:val="center"/>
              <w:textAlignment w:val="center"/>
              <w:rPr>
                <w:rFonts w:ascii="Times New Roman" w:hAnsi="Times New Roman" w:eastAsia="宋体" w:cs="Times New Roman"/>
                <w:kern w:val="0"/>
                <w:szCs w:val="21"/>
              </w:rPr>
            </w:pPr>
          </w:p>
        </w:tc>
      </w:tr>
    </w:tbl>
    <w:p w14:paraId="7F55348E">
      <w:pPr>
        <w:pStyle w:val="18"/>
        <w:spacing w:line="420" w:lineRule="exact"/>
        <w:ind w:firstLine="480"/>
        <w:rPr>
          <w:szCs w:val="24"/>
          <w:highlight w:val="yellow"/>
        </w:rPr>
      </w:pPr>
      <w:r>
        <w:rPr>
          <w:szCs w:val="24"/>
          <w:highlight w:val="yellow"/>
        </w:rPr>
        <w:t>受试设备构型状态信息见表3</w:t>
      </w:r>
      <w:r>
        <w:rPr>
          <w:rFonts w:hint="eastAsia"/>
          <w:szCs w:val="24"/>
          <w:highlight w:val="yellow"/>
        </w:rPr>
        <w:t>，试验线缆明细见表4</w:t>
      </w:r>
      <w:r>
        <w:rPr>
          <w:szCs w:val="24"/>
          <w:highlight w:val="yellow"/>
        </w:rPr>
        <w:t>。（提示：请注意受试设备是否有接插件等配套的尾附件，应完整列明）</w:t>
      </w:r>
    </w:p>
    <w:p w14:paraId="74C7633E">
      <w:pPr>
        <w:pStyle w:val="4"/>
      </w:pPr>
      <w:bookmarkStart w:id="21" w:name="_Ref8925149"/>
      <w:bookmarkStart w:id="22" w:name="_Ref11858581"/>
      <w:r>
        <w:t>受试设备构型</w:t>
      </w:r>
      <w:bookmarkEnd w:id="21"/>
      <w:r>
        <w:t>状态</w:t>
      </w:r>
      <w:bookmarkEnd w:id="22"/>
      <w:bookmarkStart w:id="23" w:name="OLE_LINK159"/>
      <w:bookmarkStart w:id="24" w:name="OLE_LINK160"/>
      <w:bookmarkStart w:id="25" w:name="OLE_LINK158"/>
    </w:p>
    <w:tbl>
      <w:tblPr>
        <w:tblStyle w:val="13"/>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45"/>
        <w:gridCol w:w="1381"/>
        <w:gridCol w:w="1330"/>
        <w:gridCol w:w="904"/>
        <w:gridCol w:w="716"/>
        <w:gridCol w:w="703"/>
        <w:gridCol w:w="774"/>
        <w:gridCol w:w="774"/>
        <w:gridCol w:w="774"/>
        <w:gridCol w:w="516"/>
      </w:tblGrid>
      <w:tr w14:paraId="272AF4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78" w:type="pct"/>
            <w:tcBorders>
              <w:top w:val="single" w:color="auto" w:sz="12" w:space="0"/>
              <w:bottom w:val="single" w:color="auto" w:sz="12" w:space="0"/>
              <w:right w:val="single" w:color="auto" w:sz="2" w:space="0"/>
            </w:tcBorders>
            <w:vAlign w:val="center"/>
          </w:tcPr>
          <w:p w14:paraId="210B7C58">
            <w:pPr>
              <w:tabs>
                <w:tab w:val="left" w:pos="550"/>
              </w:tabs>
              <w:jc w:val="center"/>
              <w:rPr>
                <w:rFonts w:ascii="宋体" w:hAnsi="宋体" w:eastAsia="宋体" w:cs="Times New Roman"/>
                <w:szCs w:val="21"/>
              </w:rPr>
            </w:pPr>
            <w:r>
              <w:rPr>
                <w:rFonts w:hint="eastAsia" w:ascii="宋体" w:hAnsi="宋体" w:eastAsia="宋体" w:cs="Times New Roman"/>
                <w:szCs w:val="21"/>
              </w:rPr>
              <w:t>序号</w:t>
            </w:r>
          </w:p>
        </w:tc>
        <w:tc>
          <w:tcPr>
            <w:tcW w:w="810" w:type="pct"/>
            <w:tcBorders>
              <w:top w:val="single" w:color="auto" w:sz="12" w:space="0"/>
              <w:left w:val="single" w:color="auto" w:sz="2" w:space="0"/>
              <w:bottom w:val="single" w:color="auto" w:sz="12" w:space="0"/>
              <w:right w:val="single" w:color="auto" w:sz="2" w:space="0"/>
            </w:tcBorders>
            <w:vAlign w:val="center"/>
          </w:tcPr>
          <w:p w14:paraId="162F8414">
            <w:pPr>
              <w:tabs>
                <w:tab w:val="left" w:pos="550"/>
              </w:tabs>
              <w:jc w:val="center"/>
              <w:rPr>
                <w:rFonts w:ascii="宋体" w:hAnsi="宋体" w:eastAsia="宋体" w:cs="Times New Roman"/>
                <w:szCs w:val="21"/>
              </w:rPr>
            </w:pPr>
            <w:r>
              <w:rPr>
                <w:rFonts w:hint="eastAsia" w:ascii="宋体" w:hAnsi="宋体" w:eastAsia="宋体" w:cs="Times New Roman"/>
                <w:szCs w:val="21"/>
              </w:rPr>
              <w:t>名称</w:t>
            </w:r>
          </w:p>
        </w:tc>
        <w:tc>
          <w:tcPr>
            <w:tcW w:w="780" w:type="pct"/>
            <w:tcBorders>
              <w:top w:val="single" w:color="auto" w:sz="12" w:space="0"/>
              <w:left w:val="single" w:color="auto" w:sz="2" w:space="0"/>
              <w:bottom w:val="single" w:color="auto" w:sz="12" w:space="0"/>
              <w:right w:val="single" w:color="auto" w:sz="2" w:space="0"/>
            </w:tcBorders>
            <w:vAlign w:val="center"/>
          </w:tcPr>
          <w:p w14:paraId="06F75C1F">
            <w:pPr>
              <w:tabs>
                <w:tab w:val="left" w:pos="550"/>
              </w:tabs>
              <w:jc w:val="center"/>
              <w:rPr>
                <w:rFonts w:ascii="宋体" w:hAnsi="宋体" w:eastAsia="宋体" w:cs="Times New Roman"/>
                <w:szCs w:val="21"/>
              </w:rPr>
            </w:pPr>
            <w:r>
              <w:rPr>
                <w:rFonts w:hint="eastAsia" w:ascii="宋体" w:hAnsi="宋体" w:eastAsia="宋体" w:cs="Times New Roman"/>
                <w:szCs w:val="21"/>
              </w:rPr>
              <w:t>件号（含主机件号、机载件号）</w:t>
            </w:r>
          </w:p>
        </w:tc>
        <w:tc>
          <w:tcPr>
            <w:tcW w:w="530" w:type="pct"/>
            <w:tcBorders>
              <w:top w:val="single" w:color="auto" w:sz="12" w:space="0"/>
              <w:left w:val="single" w:color="auto" w:sz="2" w:space="0"/>
              <w:bottom w:val="single" w:color="auto" w:sz="12" w:space="0"/>
              <w:right w:val="single" w:color="auto" w:sz="2" w:space="0"/>
            </w:tcBorders>
            <w:vAlign w:val="center"/>
          </w:tcPr>
          <w:p w14:paraId="0394F7CC">
            <w:pPr>
              <w:jc w:val="center"/>
              <w:textAlignment w:val="center"/>
              <w:rPr>
                <w:rFonts w:ascii="宋体" w:hAnsi="宋体" w:eastAsia="宋体" w:cs="Times New Roman"/>
                <w:bCs/>
                <w:kern w:val="0"/>
                <w:szCs w:val="21"/>
                <w:highlight w:val="yellow"/>
              </w:rPr>
            </w:pPr>
            <w:r>
              <w:rPr>
                <w:rFonts w:ascii="宋体" w:hAnsi="宋体" w:eastAsia="宋体" w:cs="Times New Roman"/>
                <w:bCs/>
                <w:kern w:val="0"/>
                <w:szCs w:val="21"/>
                <w:highlight w:val="yellow"/>
              </w:rPr>
              <w:t>MOD</w:t>
            </w:r>
            <w:r>
              <w:rPr>
                <w:rFonts w:hint="eastAsia" w:ascii="宋体" w:hAnsi="宋体" w:eastAsia="宋体" w:cs="Times New Roman"/>
                <w:bCs/>
                <w:kern w:val="0"/>
                <w:szCs w:val="21"/>
                <w:highlight w:val="yellow"/>
              </w:rPr>
              <w:t>号</w:t>
            </w:r>
          </w:p>
        </w:tc>
        <w:tc>
          <w:tcPr>
            <w:tcW w:w="420" w:type="pct"/>
            <w:tcBorders>
              <w:top w:val="single" w:color="auto" w:sz="12" w:space="0"/>
              <w:left w:val="single" w:color="auto" w:sz="2" w:space="0"/>
              <w:bottom w:val="single" w:color="auto" w:sz="12" w:space="0"/>
              <w:right w:val="single" w:color="auto" w:sz="2" w:space="0"/>
            </w:tcBorders>
            <w:vAlign w:val="center"/>
          </w:tcPr>
          <w:p w14:paraId="26709D64">
            <w:pPr>
              <w:jc w:val="center"/>
              <w:textAlignment w:val="center"/>
              <w:rPr>
                <w:rFonts w:ascii="宋体" w:hAnsi="宋体" w:eastAsia="宋体" w:cs="Times New Roman"/>
                <w:bCs/>
                <w:kern w:val="0"/>
                <w:szCs w:val="21"/>
                <w:highlight w:val="yellow"/>
              </w:rPr>
            </w:pPr>
            <w:r>
              <w:rPr>
                <w:rFonts w:hint="eastAsia" w:ascii="宋体" w:hAnsi="宋体" w:eastAsia="宋体" w:cs="Times New Roman"/>
                <w:bCs/>
                <w:kern w:val="0"/>
                <w:szCs w:val="21"/>
                <w:highlight w:val="yellow"/>
              </w:rPr>
              <w:t>图号</w:t>
            </w:r>
          </w:p>
        </w:tc>
        <w:tc>
          <w:tcPr>
            <w:tcW w:w="412" w:type="pct"/>
            <w:tcBorders>
              <w:top w:val="single" w:color="auto" w:sz="12" w:space="0"/>
              <w:left w:val="single" w:color="auto" w:sz="2" w:space="0"/>
              <w:bottom w:val="single" w:color="auto" w:sz="12" w:space="0"/>
              <w:right w:val="single" w:color="auto" w:sz="2" w:space="0"/>
            </w:tcBorders>
            <w:vAlign w:val="center"/>
          </w:tcPr>
          <w:p w14:paraId="1DCCD184">
            <w:pPr>
              <w:jc w:val="center"/>
              <w:textAlignment w:val="center"/>
              <w:rPr>
                <w:rFonts w:ascii="宋体" w:hAnsi="宋体" w:eastAsia="宋体" w:cs="Times New Roman"/>
                <w:bCs/>
                <w:kern w:val="0"/>
                <w:szCs w:val="21"/>
                <w:highlight w:val="yellow"/>
              </w:rPr>
            </w:pPr>
            <w:r>
              <w:rPr>
                <w:rFonts w:hint="eastAsia" w:ascii="宋体" w:hAnsi="宋体" w:eastAsia="宋体" w:cs="Times New Roman"/>
                <w:bCs/>
                <w:kern w:val="0"/>
                <w:szCs w:val="21"/>
                <w:highlight w:val="yellow"/>
              </w:rPr>
              <w:t>序列号</w:t>
            </w:r>
          </w:p>
        </w:tc>
        <w:tc>
          <w:tcPr>
            <w:tcW w:w="454" w:type="pct"/>
            <w:tcBorders>
              <w:top w:val="single" w:color="auto" w:sz="12" w:space="0"/>
              <w:left w:val="single" w:color="auto" w:sz="2" w:space="0"/>
              <w:bottom w:val="single" w:color="auto" w:sz="12" w:space="0"/>
              <w:right w:val="single" w:color="auto" w:sz="2" w:space="0"/>
            </w:tcBorders>
            <w:vAlign w:val="center"/>
          </w:tcPr>
          <w:p w14:paraId="121E20A8">
            <w:pPr>
              <w:jc w:val="center"/>
              <w:textAlignment w:val="center"/>
              <w:rPr>
                <w:rFonts w:ascii="宋体" w:hAnsi="宋体" w:eastAsia="宋体" w:cs="Times New Roman"/>
                <w:bCs/>
                <w:kern w:val="0"/>
                <w:szCs w:val="21"/>
              </w:rPr>
            </w:pPr>
            <w:r>
              <w:rPr>
                <w:rFonts w:hint="eastAsia" w:ascii="宋体" w:hAnsi="宋体" w:eastAsia="宋体" w:cs="Times New Roman"/>
                <w:bCs/>
                <w:kern w:val="0"/>
                <w:szCs w:val="21"/>
              </w:rPr>
              <w:t>数量</w:t>
            </w:r>
          </w:p>
        </w:tc>
        <w:tc>
          <w:tcPr>
            <w:tcW w:w="454" w:type="pct"/>
            <w:tcBorders>
              <w:top w:val="single" w:color="auto" w:sz="12" w:space="0"/>
              <w:left w:val="single" w:color="auto" w:sz="2" w:space="0"/>
              <w:bottom w:val="single" w:color="auto" w:sz="12" w:space="0"/>
              <w:right w:val="single" w:color="auto" w:sz="2" w:space="0"/>
            </w:tcBorders>
            <w:vAlign w:val="center"/>
          </w:tcPr>
          <w:p w14:paraId="5269C42F">
            <w:pPr>
              <w:jc w:val="center"/>
              <w:textAlignment w:val="center"/>
              <w:rPr>
                <w:rFonts w:ascii="宋体" w:hAnsi="宋体" w:eastAsia="宋体" w:cs="Times New Roman"/>
                <w:bCs/>
                <w:kern w:val="0"/>
                <w:szCs w:val="21"/>
                <w:highlight w:val="yellow"/>
              </w:rPr>
            </w:pPr>
            <w:r>
              <w:rPr>
                <w:rFonts w:hint="eastAsia" w:ascii="宋体" w:hAnsi="宋体" w:eastAsia="宋体" w:cs="Times New Roman"/>
                <w:bCs/>
                <w:kern w:val="0"/>
                <w:szCs w:val="21"/>
                <w:highlight w:val="yellow"/>
              </w:rPr>
              <w:t>软件件号</w:t>
            </w:r>
          </w:p>
        </w:tc>
        <w:tc>
          <w:tcPr>
            <w:tcW w:w="454" w:type="pct"/>
            <w:tcBorders>
              <w:top w:val="single" w:color="auto" w:sz="12" w:space="0"/>
              <w:left w:val="single" w:color="auto" w:sz="2" w:space="0"/>
              <w:bottom w:val="single" w:color="auto" w:sz="12" w:space="0"/>
              <w:right w:val="single" w:color="auto" w:sz="2" w:space="0"/>
            </w:tcBorders>
            <w:vAlign w:val="center"/>
          </w:tcPr>
          <w:p w14:paraId="09056644">
            <w:pPr>
              <w:jc w:val="center"/>
              <w:textAlignment w:val="center"/>
              <w:rPr>
                <w:rFonts w:ascii="宋体" w:hAnsi="宋体" w:eastAsia="宋体" w:cs="Times New Roman"/>
                <w:bCs/>
                <w:kern w:val="0"/>
                <w:szCs w:val="21"/>
                <w:highlight w:val="yellow"/>
              </w:rPr>
            </w:pPr>
            <w:r>
              <w:rPr>
                <w:rFonts w:hint="eastAsia" w:ascii="宋体" w:hAnsi="宋体" w:eastAsia="宋体" w:cs="Times New Roman"/>
                <w:bCs/>
                <w:kern w:val="0"/>
                <w:szCs w:val="21"/>
                <w:highlight w:val="yellow"/>
              </w:rPr>
              <w:t>软件版本</w:t>
            </w:r>
          </w:p>
        </w:tc>
        <w:tc>
          <w:tcPr>
            <w:tcW w:w="302" w:type="pct"/>
            <w:tcBorders>
              <w:top w:val="single" w:color="auto" w:sz="12" w:space="0"/>
              <w:left w:val="single" w:color="auto" w:sz="2" w:space="0"/>
              <w:bottom w:val="single" w:color="auto" w:sz="12" w:space="0"/>
            </w:tcBorders>
            <w:vAlign w:val="center"/>
          </w:tcPr>
          <w:p w14:paraId="4C685115">
            <w:pPr>
              <w:jc w:val="center"/>
              <w:textAlignment w:val="center"/>
              <w:rPr>
                <w:rFonts w:ascii="宋体" w:hAnsi="宋体" w:eastAsia="宋体" w:cs="Times New Roman"/>
                <w:bCs/>
                <w:kern w:val="0"/>
                <w:szCs w:val="21"/>
                <w:highlight w:val="yellow"/>
              </w:rPr>
            </w:pPr>
            <w:r>
              <w:rPr>
                <w:rFonts w:hint="eastAsia" w:ascii="宋体" w:hAnsi="宋体" w:eastAsia="宋体" w:cs="Times New Roman"/>
                <w:bCs/>
                <w:kern w:val="0"/>
                <w:szCs w:val="21"/>
                <w:highlight w:val="yellow"/>
              </w:rPr>
              <w:t>备注</w:t>
            </w:r>
          </w:p>
        </w:tc>
      </w:tr>
      <w:tr w14:paraId="68F8B8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78" w:type="pct"/>
            <w:tcBorders>
              <w:top w:val="single" w:color="auto" w:sz="12" w:space="0"/>
            </w:tcBorders>
            <w:vAlign w:val="center"/>
          </w:tcPr>
          <w:p w14:paraId="2571220D">
            <w:pPr>
              <w:jc w:val="center"/>
              <w:textAlignment w:val="center"/>
              <w:rPr>
                <w:rFonts w:ascii="Times New Roman" w:hAnsi="Times New Roman" w:eastAsia="宋体" w:cs="Times New Roman"/>
                <w:bCs/>
                <w:kern w:val="0"/>
                <w:szCs w:val="21"/>
              </w:rPr>
            </w:pPr>
            <w:r>
              <w:rPr>
                <w:rFonts w:ascii="Times New Roman" w:hAnsi="Times New Roman" w:cs="Times New Roman"/>
                <w:bCs/>
                <w:kern w:val="0"/>
                <w:szCs w:val="21"/>
              </w:rPr>
              <w:t>1</w:t>
            </w:r>
          </w:p>
        </w:tc>
        <w:tc>
          <w:tcPr>
            <w:tcW w:w="810" w:type="pct"/>
            <w:tcBorders>
              <w:top w:val="single" w:color="auto" w:sz="12" w:space="0"/>
            </w:tcBorders>
            <w:vAlign w:val="center"/>
          </w:tcPr>
          <w:p w14:paraId="4190E747">
            <w:pPr>
              <w:jc w:val="center"/>
              <w:textAlignment w:val="center"/>
              <w:rPr>
                <w:rFonts w:ascii="Times New Roman" w:hAnsi="Times New Roman" w:eastAsia="宋体" w:cs="Times New Roman"/>
                <w:bCs/>
                <w:kern w:val="0"/>
                <w:szCs w:val="21"/>
              </w:rPr>
            </w:pPr>
            <w:r>
              <w:rPr>
                <w:rFonts w:hint="eastAsia" w:ascii="Times New Roman" w:hAnsi="Times New Roman" w:eastAsia="宋体" w:cs="Times New Roman"/>
                <w:kern w:val="0"/>
                <w:szCs w:val="21"/>
              </w:rPr>
              <w:t>FSECU</w:t>
            </w:r>
          </w:p>
        </w:tc>
        <w:tc>
          <w:tcPr>
            <w:tcW w:w="780" w:type="pct"/>
            <w:tcBorders>
              <w:top w:val="single" w:color="auto" w:sz="12" w:space="0"/>
            </w:tcBorders>
            <w:vAlign w:val="center"/>
          </w:tcPr>
          <w:p w14:paraId="29E170AC">
            <w:pPr>
              <w:jc w:val="center"/>
              <w:textAlignment w:val="center"/>
              <w:rPr>
                <w:rFonts w:ascii="Times New Roman" w:hAnsi="Times New Roman" w:eastAsia="宋体" w:cs="Times New Roman"/>
                <w:bCs/>
                <w:kern w:val="0"/>
                <w:szCs w:val="21"/>
              </w:rPr>
            </w:pPr>
          </w:p>
        </w:tc>
        <w:tc>
          <w:tcPr>
            <w:tcW w:w="530" w:type="pct"/>
            <w:tcBorders>
              <w:top w:val="single" w:color="auto" w:sz="12" w:space="0"/>
            </w:tcBorders>
            <w:vAlign w:val="center"/>
          </w:tcPr>
          <w:p w14:paraId="6398A4E9">
            <w:pPr>
              <w:jc w:val="center"/>
              <w:textAlignment w:val="center"/>
              <w:rPr>
                <w:rFonts w:ascii="Times New Roman" w:hAnsi="Times New Roman" w:eastAsia="宋体" w:cs="Times New Roman"/>
                <w:bCs/>
                <w:kern w:val="0"/>
                <w:szCs w:val="21"/>
              </w:rPr>
            </w:pPr>
          </w:p>
        </w:tc>
        <w:tc>
          <w:tcPr>
            <w:tcW w:w="420" w:type="pct"/>
            <w:tcBorders>
              <w:top w:val="single" w:color="auto" w:sz="12" w:space="0"/>
            </w:tcBorders>
            <w:vAlign w:val="center"/>
          </w:tcPr>
          <w:p w14:paraId="219CA6E1">
            <w:pPr>
              <w:jc w:val="center"/>
              <w:textAlignment w:val="center"/>
              <w:rPr>
                <w:rFonts w:ascii="Times New Roman" w:hAnsi="Times New Roman" w:eastAsia="宋体" w:cs="Times New Roman"/>
                <w:bCs/>
                <w:kern w:val="0"/>
                <w:szCs w:val="21"/>
              </w:rPr>
            </w:pPr>
          </w:p>
        </w:tc>
        <w:tc>
          <w:tcPr>
            <w:tcW w:w="412" w:type="pct"/>
            <w:tcBorders>
              <w:top w:val="single" w:color="auto" w:sz="12" w:space="0"/>
            </w:tcBorders>
            <w:vAlign w:val="center"/>
          </w:tcPr>
          <w:p w14:paraId="2FC9773D">
            <w:pPr>
              <w:jc w:val="center"/>
              <w:textAlignment w:val="center"/>
              <w:rPr>
                <w:rFonts w:ascii="Times New Roman" w:hAnsi="Times New Roman" w:eastAsia="宋体" w:cs="Times New Roman"/>
                <w:bCs/>
                <w:kern w:val="0"/>
                <w:szCs w:val="21"/>
              </w:rPr>
            </w:pPr>
          </w:p>
        </w:tc>
        <w:tc>
          <w:tcPr>
            <w:tcW w:w="454" w:type="pct"/>
            <w:tcBorders>
              <w:top w:val="single" w:color="auto" w:sz="12" w:space="0"/>
            </w:tcBorders>
            <w:vAlign w:val="center"/>
          </w:tcPr>
          <w:p w14:paraId="12BEFCB7">
            <w:pPr>
              <w:jc w:val="center"/>
              <w:textAlignment w:val="center"/>
              <w:rPr>
                <w:rFonts w:ascii="Times New Roman" w:hAnsi="Times New Roman" w:eastAsia="宋体" w:cs="Times New Roman"/>
                <w:bCs/>
                <w:kern w:val="0"/>
                <w:szCs w:val="21"/>
              </w:rPr>
            </w:pPr>
            <w:r>
              <w:rPr>
                <w:rFonts w:ascii="Times New Roman" w:hAnsi="Times New Roman" w:eastAsia="宋体" w:cs="Times New Roman"/>
                <w:kern w:val="0"/>
                <w:szCs w:val="21"/>
              </w:rPr>
              <w:t>1</w:t>
            </w:r>
          </w:p>
        </w:tc>
        <w:tc>
          <w:tcPr>
            <w:tcW w:w="454" w:type="pct"/>
            <w:tcBorders>
              <w:top w:val="single" w:color="auto" w:sz="12" w:space="0"/>
            </w:tcBorders>
            <w:vAlign w:val="center"/>
          </w:tcPr>
          <w:p w14:paraId="79756545">
            <w:pPr>
              <w:jc w:val="center"/>
              <w:textAlignment w:val="center"/>
              <w:rPr>
                <w:rFonts w:ascii="Times New Roman" w:hAnsi="Times New Roman" w:eastAsia="宋体" w:cs="Times New Roman"/>
                <w:bCs/>
                <w:kern w:val="0"/>
                <w:szCs w:val="21"/>
              </w:rPr>
            </w:pPr>
          </w:p>
        </w:tc>
        <w:tc>
          <w:tcPr>
            <w:tcW w:w="454" w:type="pct"/>
            <w:tcBorders>
              <w:top w:val="single" w:color="auto" w:sz="12" w:space="0"/>
            </w:tcBorders>
            <w:vAlign w:val="center"/>
          </w:tcPr>
          <w:p w14:paraId="2564F3A4">
            <w:pPr>
              <w:jc w:val="center"/>
              <w:textAlignment w:val="center"/>
              <w:rPr>
                <w:rFonts w:ascii="Times New Roman" w:hAnsi="Times New Roman" w:eastAsia="宋体" w:cs="Times New Roman"/>
                <w:bCs/>
                <w:kern w:val="0"/>
                <w:szCs w:val="21"/>
              </w:rPr>
            </w:pPr>
          </w:p>
        </w:tc>
        <w:tc>
          <w:tcPr>
            <w:tcW w:w="302" w:type="pct"/>
            <w:tcBorders>
              <w:top w:val="single" w:color="auto" w:sz="12" w:space="0"/>
            </w:tcBorders>
            <w:vAlign w:val="center"/>
          </w:tcPr>
          <w:p w14:paraId="2F57E601">
            <w:pPr>
              <w:jc w:val="center"/>
              <w:textAlignment w:val="center"/>
              <w:rPr>
                <w:rFonts w:ascii="Times New Roman" w:hAnsi="Times New Roman" w:eastAsia="宋体" w:cs="Times New Roman"/>
                <w:bCs/>
                <w:kern w:val="0"/>
                <w:szCs w:val="21"/>
              </w:rPr>
            </w:pPr>
          </w:p>
        </w:tc>
      </w:tr>
    </w:tbl>
    <w:p w14:paraId="1104D388">
      <w:pPr>
        <w:pStyle w:val="29"/>
        <w:spacing w:line="420" w:lineRule="exact"/>
        <w:ind w:firstLine="0" w:firstLineChars="0"/>
        <w:rPr>
          <w:rFonts w:ascii="Times New Roman" w:hAnsi="Times New Roman" w:cs="Times New Roman"/>
          <w:color w:val="000000"/>
          <w:kern w:val="0"/>
          <w:sz w:val="21"/>
          <w:szCs w:val="21"/>
          <w:lang w:val="zh-CN"/>
        </w:rPr>
      </w:pPr>
      <w:r>
        <w:rPr>
          <w:rFonts w:ascii="Times New Roman" w:hAnsi="Times New Roman" w:cs="Times New Roman"/>
          <w:bCs/>
          <w:kern w:val="28"/>
          <w:sz w:val="21"/>
          <w:szCs w:val="21"/>
        </w:rPr>
        <w:t>注1：</w:t>
      </w:r>
      <w:bookmarkEnd w:id="23"/>
      <w:bookmarkEnd w:id="24"/>
      <w:bookmarkEnd w:id="25"/>
      <w:r>
        <w:rPr>
          <w:rFonts w:ascii="Times New Roman" w:hAnsi="Times New Roman" w:cs="Times New Roman"/>
          <w:color w:val="000000"/>
          <w:kern w:val="0"/>
          <w:sz w:val="21"/>
          <w:szCs w:val="21"/>
          <w:lang w:val="zh-CN"/>
        </w:rPr>
        <w:t>每个试验项目仅需一个受试设备进行试验。</w:t>
      </w:r>
    </w:p>
    <w:p w14:paraId="4D60ACBA">
      <w:pPr>
        <w:pStyle w:val="29"/>
        <w:spacing w:line="420" w:lineRule="exact"/>
        <w:ind w:firstLine="0" w:firstLineChars="0"/>
        <w:rPr>
          <w:rFonts w:ascii="Times New Roman" w:hAnsi="Times New Roman" w:cs="Times New Roman"/>
          <w:color w:val="000000"/>
          <w:kern w:val="0"/>
          <w:sz w:val="21"/>
          <w:szCs w:val="21"/>
          <w:lang w:val="zh-CN"/>
        </w:rPr>
      </w:pPr>
      <w:r>
        <w:rPr>
          <w:rFonts w:ascii="Times New Roman" w:hAnsi="Times New Roman" w:cs="Times New Roman"/>
          <w:color w:val="000000"/>
          <w:kern w:val="0"/>
          <w:sz w:val="21"/>
          <w:szCs w:val="21"/>
          <w:lang w:val="zh-CN"/>
        </w:rPr>
        <w:t>注2：受试设备数量根据全部鉴定试验科目需求，以实际为准。</w:t>
      </w:r>
    </w:p>
    <w:p w14:paraId="508F77A0">
      <w:pPr>
        <w:pStyle w:val="4"/>
      </w:pPr>
      <w:r>
        <w:rPr>
          <w:rFonts w:hint="eastAsia"/>
        </w:rPr>
        <w:t>试验线缆明细</w:t>
      </w:r>
    </w:p>
    <w:tbl>
      <w:tblPr>
        <w:tblStyle w:val="13"/>
        <w:tblW w:w="8409" w:type="dxa"/>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627"/>
        <w:gridCol w:w="1058"/>
        <w:gridCol w:w="734"/>
        <w:gridCol w:w="638"/>
        <w:gridCol w:w="683"/>
        <w:gridCol w:w="1607"/>
        <w:gridCol w:w="668"/>
        <w:gridCol w:w="1515"/>
        <w:gridCol w:w="879"/>
      </w:tblGrid>
      <w:tr w14:paraId="50E0FF4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PrEx>
        <w:trPr>
          <w:jc w:val="center"/>
        </w:trPr>
        <w:tc>
          <w:tcPr>
            <w:tcW w:w="627" w:type="dxa"/>
            <w:vAlign w:val="center"/>
          </w:tcPr>
          <w:p w14:paraId="051A3B76">
            <w:pPr>
              <w:jc w:val="center"/>
              <w:rPr>
                <w:rFonts w:ascii="宋体" w:hAnsi="宋体"/>
                <w:szCs w:val="21"/>
              </w:rPr>
            </w:pPr>
            <w:r>
              <w:rPr>
                <w:rFonts w:ascii="黑体" w:hAnsi="黑体" w:eastAsia="黑体"/>
                <w:szCs w:val="21"/>
              </w:rPr>
              <w:t>序号</w:t>
            </w:r>
          </w:p>
        </w:tc>
        <w:tc>
          <w:tcPr>
            <w:tcW w:w="1058" w:type="dxa"/>
            <w:vAlign w:val="center"/>
          </w:tcPr>
          <w:p w14:paraId="7D127F98">
            <w:pPr>
              <w:jc w:val="center"/>
              <w:rPr>
                <w:rFonts w:ascii="宋体" w:hAnsi="宋体"/>
                <w:szCs w:val="21"/>
              </w:rPr>
            </w:pPr>
            <w:r>
              <w:rPr>
                <w:rFonts w:hint="eastAsia" w:ascii="黑体" w:hAnsi="黑体" w:eastAsia="黑体"/>
                <w:szCs w:val="21"/>
              </w:rPr>
              <w:t>线缆</w:t>
            </w:r>
            <w:r>
              <w:rPr>
                <w:rFonts w:ascii="黑体" w:hAnsi="黑体" w:eastAsia="黑体"/>
                <w:szCs w:val="21"/>
              </w:rPr>
              <w:t>名称</w:t>
            </w:r>
          </w:p>
        </w:tc>
        <w:tc>
          <w:tcPr>
            <w:tcW w:w="734" w:type="dxa"/>
            <w:vAlign w:val="center"/>
          </w:tcPr>
          <w:p w14:paraId="6D5758B9">
            <w:pPr>
              <w:jc w:val="center"/>
              <w:rPr>
                <w:rFonts w:ascii="宋体" w:hAnsi="宋体"/>
                <w:szCs w:val="21"/>
              </w:rPr>
            </w:pPr>
            <w:r>
              <w:rPr>
                <w:rFonts w:hint="eastAsia" w:ascii="黑体" w:hAnsi="黑体" w:eastAsia="黑体"/>
                <w:szCs w:val="21"/>
              </w:rPr>
              <w:t>代号</w:t>
            </w:r>
          </w:p>
        </w:tc>
        <w:tc>
          <w:tcPr>
            <w:tcW w:w="638" w:type="dxa"/>
            <w:vAlign w:val="center"/>
          </w:tcPr>
          <w:p w14:paraId="16DC3459">
            <w:pPr>
              <w:jc w:val="center"/>
              <w:rPr>
                <w:rFonts w:ascii="宋体" w:hAnsi="宋体"/>
                <w:szCs w:val="21"/>
              </w:rPr>
            </w:pPr>
            <w:r>
              <w:rPr>
                <w:rFonts w:hint="eastAsia" w:ascii="黑体" w:hAnsi="黑体" w:eastAsia="黑体"/>
                <w:szCs w:val="21"/>
              </w:rPr>
              <w:t>针脚</w:t>
            </w:r>
          </w:p>
        </w:tc>
        <w:tc>
          <w:tcPr>
            <w:tcW w:w="683" w:type="dxa"/>
            <w:vAlign w:val="center"/>
          </w:tcPr>
          <w:p w14:paraId="44975B9F">
            <w:pPr>
              <w:jc w:val="center"/>
              <w:rPr>
                <w:rFonts w:ascii="宋体" w:hAnsi="宋体"/>
                <w:szCs w:val="21"/>
              </w:rPr>
            </w:pPr>
            <w:r>
              <w:rPr>
                <w:rFonts w:hint="eastAsia" w:ascii="黑体" w:hAnsi="黑体" w:eastAsia="黑体"/>
                <w:szCs w:val="21"/>
              </w:rPr>
              <w:t>规格</w:t>
            </w:r>
          </w:p>
        </w:tc>
        <w:tc>
          <w:tcPr>
            <w:tcW w:w="1607" w:type="dxa"/>
            <w:vAlign w:val="center"/>
          </w:tcPr>
          <w:p w14:paraId="0D28CB38">
            <w:pPr>
              <w:jc w:val="center"/>
              <w:rPr>
                <w:rFonts w:ascii="宋体" w:hAnsi="宋体"/>
                <w:szCs w:val="21"/>
              </w:rPr>
            </w:pPr>
            <w:r>
              <w:rPr>
                <w:rFonts w:hint="eastAsia" w:ascii="黑体" w:hAnsi="黑体" w:eastAsia="黑体"/>
                <w:szCs w:val="21"/>
              </w:rPr>
              <w:t>长度</w:t>
            </w:r>
          </w:p>
        </w:tc>
        <w:tc>
          <w:tcPr>
            <w:tcW w:w="668" w:type="dxa"/>
            <w:vAlign w:val="center"/>
          </w:tcPr>
          <w:p w14:paraId="2CD0073F">
            <w:pPr>
              <w:jc w:val="center"/>
              <w:rPr>
                <w:rFonts w:ascii="宋体" w:hAnsi="宋体"/>
                <w:szCs w:val="21"/>
              </w:rPr>
            </w:pPr>
            <w:r>
              <w:rPr>
                <w:rFonts w:ascii="黑体" w:hAnsi="黑体" w:eastAsia="黑体"/>
                <w:szCs w:val="21"/>
              </w:rPr>
              <w:t>数量</w:t>
            </w:r>
          </w:p>
        </w:tc>
        <w:tc>
          <w:tcPr>
            <w:tcW w:w="1515" w:type="dxa"/>
            <w:vAlign w:val="center"/>
          </w:tcPr>
          <w:p w14:paraId="5A509B36">
            <w:pPr>
              <w:jc w:val="center"/>
              <w:rPr>
                <w:rFonts w:ascii="黑体" w:hAnsi="黑体" w:eastAsia="黑体"/>
                <w:szCs w:val="21"/>
              </w:rPr>
            </w:pPr>
            <w:r>
              <w:rPr>
                <w:rFonts w:hint="eastAsia" w:ascii="黑体" w:hAnsi="黑体" w:eastAsia="黑体"/>
                <w:szCs w:val="21"/>
              </w:rPr>
              <w:t>是否屏蔽线</w:t>
            </w:r>
          </w:p>
        </w:tc>
        <w:tc>
          <w:tcPr>
            <w:tcW w:w="879" w:type="dxa"/>
            <w:vAlign w:val="center"/>
          </w:tcPr>
          <w:p w14:paraId="185759C7">
            <w:pPr>
              <w:jc w:val="center"/>
              <w:rPr>
                <w:rFonts w:ascii="黑体" w:hAnsi="黑体" w:eastAsia="黑体"/>
                <w:szCs w:val="21"/>
              </w:rPr>
            </w:pPr>
            <w:r>
              <w:rPr>
                <w:rFonts w:hint="eastAsia" w:ascii="黑体" w:hAnsi="黑体" w:eastAsia="黑体"/>
                <w:szCs w:val="21"/>
              </w:rPr>
              <w:t>材质</w:t>
            </w:r>
          </w:p>
        </w:tc>
      </w:tr>
      <w:tr w14:paraId="233613A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81" w:hRule="atLeast"/>
          <w:jc w:val="center"/>
        </w:trPr>
        <w:tc>
          <w:tcPr>
            <w:tcW w:w="627" w:type="dxa"/>
            <w:vMerge w:val="restart"/>
            <w:vAlign w:val="center"/>
          </w:tcPr>
          <w:p w14:paraId="370C0B13">
            <w:pPr>
              <w:rPr>
                <w:rFonts w:asciiTheme="minorEastAsia" w:hAnsiTheme="minorEastAsia"/>
                <w:szCs w:val="21"/>
              </w:rPr>
            </w:pPr>
            <w:r>
              <w:rPr>
                <w:rFonts w:asciiTheme="minorEastAsia" w:hAnsiTheme="minorEastAsia"/>
                <w:szCs w:val="21"/>
              </w:rPr>
              <w:t>1</w:t>
            </w:r>
          </w:p>
        </w:tc>
        <w:tc>
          <w:tcPr>
            <w:tcW w:w="1058" w:type="dxa"/>
            <w:vMerge w:val="restart"/>
            <w:vAlign w:val="center"/>
          </w:tcPr>
          <w:p w14:paraId="4B33D6B1">
            <w:pPr>
              <w:rPr>
                <w:rFonts w:asciiTheme="minorEastAsia" w:hAnsiTheme="minorEastAsia"/>
                <w:szCs w:val="21"/>
              </w:rPr>
            </w:pPr>
          </w:p>
        </w:tc>
        <w:tc>
          <w:tcPr>
            <w:tcW w:w="734" w:type="dxa"/>
            <w:vMerge w:val="restart"/>
            <w:vAlign w:val="center"/>
          </w:tcPr>
          <w:p w14:paraId="65CA190E">
            <w:pPr>
              <w:rPr>
                <w:rFonts w:asciiTheme="minorEastAsia" w:hAnsiTheme="minorEastAsia"/>
                <w:szCs w:val="21"/>
              </w:rPr>
            </w:pPr>
          </w:p>
        </w:tc>
        <w:tc>
          <w:tcPr>
            <w:tcW w:w="638" w:type="dxa"/>
            <w:tcBorders>
              <w:bottom w:val="single" w:color="auto" w:sz="4" w:space="0"/>
            </w:tcBorders>
            <w:vAlign w:val="center"/>
          </w:tcPr>
          <w:p w14:paraId="67BB465F">
            <w:pPr>
              <w:rPr>
                <w:rFonts w:asciiTheme="minorEastAsia" w:hAnsiTheme="minorEastAsia"/>
                <w:szCs w:val="21"/>
              </w:rPr>
            </w:pPr>
          </w:p>
        </w:tc>
        <w:tc>
          <w:tcPr>
            <w:tcW w:w="683" w:type="dxa"/>
            <w:tcBorders>
              <w:bottom w:val="single" w:color="auto" w:sz="4" w:space="0"/>
            </w:tcBorders>
            <w:vAlign w:val="center"/>
          </w:tcPr>
          <w:p w14:paraId="528AA104">
            <w:pPr>
              <w:rPr>
                <w:rFonts w:asciiTheme="minorEastAsia" w:hAnsiTheme="minorEastAsia"/>
                <w:szCs w:val="21"/>
              </w:rPr>
            </w:pPr>
          </w:p>
        </w:tc>
        <w:tc>
          <w:tcPr>
            <w:tcW w:w="1607" w:type="dxa"/>
            <w:tcBorders>
              <w:bottom w:val="single" w:color="auto" w:sz="4" w:space="0"/>
            </w:tcBorders>
          </w:tcPr>
          <w:p w14:paraId="5A58FCC4">
            <w:pPr>
              <w:ind w:firstLine="420"/>
              <w:rPr>
                <w:szCs w:val="21"/>
              </w:rPr>
            </w:pPr>
          </w:p>
        </w:tc>
        <w:tc>
          <w:tcPr>
            <w:tcW w:w="668" w:type="dxa"/>
            <w:tcBorders>
              <w:bottom w:val="single" w:color="auto" w:sz="4" w:space="0"/>
            </w:tcBorders>
            <w:vAlign w:val="center"/>
          </w:tcPr>
          <w:p w14:paraId="6F5188A6">
            <w:pPr>
              <w:rPr>
                <w:rFonts w:asciiTheme="minorEastAsia" w:hAnsiTheme="minorEastAsia"/>
                <w:szCs w:val="21"/>
              </w:rPr>
            </w:pPr>
          </w:p>
        </w:tc>
        <w:tc>
          <w:tcPr>
            <w:tcW w:w="1515" w:type="dxa"/>
            <w:tcBorders>
              <w:bottom w:val="single" w:color="auto" w:sz="4" w:space="0"/>
            </w:tcBorders>
            <w:vAlign w:val="center"/>
          </w:tcPr>
          <w:p w14:paraId="746DD17C">
            <w:pPr>
              <w:rPr>
                <w:rFonts w:asciiTheme="minorEastAsia" w:hAnsiTheme="minorEastAsia"/>
                <w:szCs w:val="21"/>
              </w:rPr>
            </w:pPr>
          </w:p>
        </w:tc>
        <w:tc>
          <w:tcPr>
            <w:tcW w:w="879" w:type="dxa"/>
            <w:tcBorders>
              <w:bottom w:val="single" w:color="auto" w:sz="4" w:space="0"/>
            </w:tcBorders>
            <w:vAlign w:val="center"/>
          </w:tcPr>
          <w:p w14:paraId="3408B676">
            <w:pPr>
              <w:rPr>
                <w:rFonts w:asciiTheme="minorEastAsia" w:hAnsiTheme="minorEastAsia"/>
                <w:szCs w:val="21"/>
              </w:rPr>
            </w:pPr>
          </w:p>
        </w:tc>
      </w:tr>
      <w:tr w14:paraId="2E7171C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0" w:hRule="atLeast"/>
          <w:jc w:val="center"/>
        </w:trPr>
        <w:tc>
          <w:tcPr>
            <w:tcW w:w="627" w:type="dxa"/>
            <w:vMerge w:val="continue"/>
            <w:vAlign w:val="center"/>
          </w:tcPr>
          <w:p w14:paraId="0111A51D">
            <w:pPr>
              <w:rPr>
                <w:rFonts w:asciiTheme="minorEastAsia" w:hAnsiTheme="minorEastAsia"/>
                <w:szCs w:val="21"/>
              </w:rPr>
            </w:pPr>
          </w:p>
        </w:tc>
        <w:tc>
          <w:tcPr>
            <w:tcW w:w="1058" w:type="dxa"/>
            <w:vMerge w:val="continue"/>
            <w:vAlign w:val="center"/>
          </w:tcPr>
          <w:p w14:paraId="7C8A689C">
            <w:pPr>
              <w:rPr>
                <w:rFonts w:asciiTheme="minorEastAsia" w:hAnsiTheme="minorEastAsia"/>
                <w:szCs w:val="21"/>
              </w:rPr>
            </w:pPr>
          </w:p>
        </w:tc>
        <w:tc>
          <w:tcPr>
            <w:tcW w:w="734" w:type="dxa"/>
            <w:vMerge w:val="continue"/>
            <w:vAlign w:val="center"/>
          </w:tcPr>
          <w:p w14:paraId="4D4DAF63">
            <w:pPr>
              <w:rPr>
                <w:rFonts w:asciiTheme="minorEastAsia" w:hAnsiTheme="minorEastAsia"/>
                <w:szCs w:val="21"/>
              </w:rPr>
            </w:pPr>
          </w:p>
        </w:tc>
        <w:tc>
          <w:tcPr>
            <w:tcW w:w="638" w:type="dxa"/>
            <w:tcBorders>
              <w:top w:val="single" w:color="auto" w:sz="4" w:space="0"/>
            </w:tcBorders>
            <w:vAlign w:val="center"/>
          </w:tcPr>
          <w:p w14:paraId="09CFB091">
            <w:pPr>
              <w:rPr>
                <w:rFonts w:asciiTheme="minorEastAsia" w:hAnsiTheme="minorEastAsia"/>
                <w:szCs w:val="21"/>
              </w:rPr>
            </w:pPr>
          </w:p>
        </w:tc>
        <w:tc>
          <w:tcPr>
            <w:tcW w:w="683" w:type="dxa"/>
            <w:tcBorders>
              <w:top w:val="single" w:color="auto" w:sz="4" w:space="0"/>
            </w:tcBorders>
            <w:vAlign w:val="center"/>
          </w:tcPr>
          <w:p w14:paraId="15C5E4D3">
            <w:pPr>
              <w:rPr>
                <w:rFonts w:asciiTheme="minorEastAsia" w:hAnsiTheme="minorEastAsia"/>
                <w:szCs w:val="21"/>
              </w:rPr>
            </w:pPr>
          </w:p>
        </w:tc>
        <w:tc>
          <w:tcPr>
            <w:tcW w:w="1607" w:type="dxa"/>
            <w:tcBorders>
              <w:top w:val="single" w:color="auto" w:sz="4" w:space="0"/>
            </w:tcBorders>
          </w:tcPr>
          <w:p w14:paraId="4A8D251B">
            <w:pPr>
              <w:ind w:firstLine="420"/>
              <w:rPr>
                <w:szCs w:val="21"/>
              </w:rPr>
            </w:pPr>
          </w:p>
        </w:tc>
        <w:tc>
          <w:tcPr>
            <w:tcW w:w="668" w:type="dxa"/>
            <w:tcBorders>
              <w:top w:val="single" w:color="auto" w:sz="4" w:space="0"/>
            </w:tcBorders>
            <w:vAlign w:val="center"/>
          </w:tcPr>
          <w:p w14:paraId="567B0DB9">
            <w:pPr>
              <w:rPr>
                <w:rFonts w:asciiTheme="minorEastAsia" w:hAnsiTheme="minorEastAsia"/>
                <w:szCs w:val="21"/>
              </w:rPr>
            </w:pPr>
          </w:p>
        </w:tc>
        <w:tc>
          <w:tcPr>
            <w:tcW w:w="1515" w:type="dxa"/>
            <w:tcBorders>
              <w:top w:val="single" w:color="auto" w:sz="4" w:space="0"/>
            </w:tcBorders>
            <w:vAlign w:val="center"/>
          </w:tcPr>
          <w:p w14:paraId="42BE060C">
            <w:pPr>
              <w:rPr>
                <w:rFonts w:asciiTheme="minorEastAsia" w:hAnsiTheme="minorEastAsia"/>
                <w:szCs w:val="21"/>
              </w:rPr>
            </w:pPr>
          </w:p>
        </w:tc>
        <w:tc>
          <w:tcPr>
            <w:tcW w:w="879" w:type="dxa"/>
            <w:tcBorders>
              <w:top w:val="single" w:color="auto" w:sz="4" w:space="0"/>
            </w:tcBorders>
            <w:vAlign w:val="center"/>
          </w:tcPr>
          <w:p w14:paraId="65A88410">
            <w:pPr>
              <w:rPr>
                <w:rFonts w:asciiTheme="minorEastAsia" w:hAnsiTheme="minorEastAsia"/>
                <w:szCs w:val="21"/>
              </w:rPr>
            </w:pPr>
          </w:p>
        </w:tc>
      </w:tr>
    </w:tbl>
    <w:p w14:paraId="61FD76EE">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物理状态</w:t>
      </w:r>
    </w:p>
    <w:p w14:paraId="45F837E7">
      <w:pPr>
        <w:pStyle w:val="18"/>
        <w:spacing w:line="420" w:lineRule="exact"/>
        <w:ind w:firstLine="480"/>
        <w:rPr>
          <w:highlight w:val="yellow"/>
        </w:rPr>
      </w:pPr>
      <w:r>
        <w:rPr>
          <w:highlight w:val="yellow"/>
        </w:rPr>
        <w:t>a)产品外观：</w:t>
      </w:r>
      <w:r>
        <w:rPr>
          <w:rFonts w:hint="eastAsia"/>
          <w:highlight w:val="yellow"/>
        </w:rPr>
        <w:t>表面不应有凹坑、裂纹、腐蚀、毛刺等明显缺陷</w:t>
      </w:r>
      <w:r>
        <w:rPr>
          <w:highlight w:val="yellow"/>
        </w:rPr>
        <w:t>；</w:t>
      </w:r>
      <w:r>
        <w:rPr>
          <w:rFonts w:hint="eastAsia"/>
          <w:highlight w:val="yellow"/>
        </w:rPr>
        <w:t>漆层不应有脱落、龟裂；涂镀层应均匀、平滑，不应有脱落、划痕、流痕等明显缺陷,锁紧钩完好，无开裂、脱落现象；试验电缆、托架及插头用尾附件不考核</w:t>
      </w:r>
      <w:r>
        <w:rPr>
          <w:rFonts w:hint="eastAsia"/>
        </w:rPr>
        <w:t>；</w:t>
      </w:r>
      <w:r>
        <w:rPr>
          <w:rFonts w:hint="eastAsia" w:asciiTheme="minorEastAsia" w:hAnsiTheme="minorEastAsia" w:eastAsiaTheme="minorEastAsia"/>
          <w:szCs w:val="24"/>
        </w:rPr>
        <w:t>连接试验件的电缆端连接器无明显腐蚀。</w:t>
      </w:r>
    </w:p>
    <w:p w14:paraId="193EA7DF">
      <w:pPr>
        <w:pStyle w:val="18"/>
        <w:spacing w:line="420" w:lineRule="exact"/>
        <w:ind w:firstLine="420" w:firstLineChars="0"/>
      </w:pPr>
      <w:r>
        <w:rPr>
          <w:highlight w:val="yellow"/>
        </w:rPr>
        <w:t>b)外形尺寸：124±1mm * 194±1mm*320.5±1mm；</w:t>
      </w:r>
    </w:p>
    <w:p w14:paraId="6BC2F8CF">
      <w:pPr>
        <w:pStyle w:val="18"/>
        <w:spacing w:line="420" w:lineRule="exact"/>
        <w:ind w:firstLine="480"/>
      </w:pPr>
      <w:r>
        <w:t>c)产品重量：</w:t>
      </w:r>
      <w:r>
        <w:rPr>
          <w:rFonts w:ascii="宋体" w:hAnsi="宋体" w:cs="宋体"/>
          <w:szCs w:val="24"/>
        </w:rPr>
        <w:t>≯4.2Kg</w:t>
      </w:r>
      <w:r>
        <w:t>；</w:t>
      </w:r>
    </w:p>
    <w:p w14:paraId="543661FA">
      <w:pPr>
        <w:pStyle w:val="18"/>
        <w:spacing w:line="420" w:lineRule="exact"/>
        <w:ind w:firstLine="480"/>
      </w:pPr>
      <w:r>
        <w:rPr>
          <w:highlight w:val="yellow"/>
        </w:rPr>
        <w:t>d)</w:t>
      </w:r>
      <w:r>
        <w:rPr>
          <w:highlight w:val="yellow"/>
          <w:lang w:val="zh-CN"/>
        </w:rPr>
        <w:t>产品功耗：</w:t>
      </w:r>
      <w:r>
        <w:rPr>
          <w:rFonts w:hint="eastAsia"/>
          <w:highlight w:val="yellow"/>
          <w:lang w:val="zh-CN"/>
        </w:rPr>
        <w:t>≯100</w:t>
      </w:r>
      <w:r>
        <w:rPr>
          <w:highlight w:val="yellow"/>
          <w:lang w:val="zh-CN"/>
        </w:rPr>
        <w:t>W</w:t>
      </w:r>
      <w:r>
        <w:rPr>
          <w:highlight w:val="yellow"/>
        </w:rPr>
        <w:t>。</w:t>
      </w:r>
    </w:p>
    <w:p w14:paraId="38D37ACC">
      <w:pPr>
        <w:jc w:val="center"/>
        <w:rPr>
          <w:rFonts w:ascii="Times New Roman" w:hAnsi="Times New Roman" w:eastAsia="宋体" w:cs="Times New Roman"/>
          <w:sz w:val="24"/>
          <w:szCs w:val="21"/>
          <w:highlight w:val="yellow"/>
        </w:rPr>
      </w:pPr>
      <w:r>
        <w:drawing>
          <wp:inline distT="0" distB="0" distL="0" distR="0">
            <wp:extent cx="5273040" cy="3451860"/>
            <wp:effectExtent l="0" t="0" r="3810" b="0"/>
            <wp:docPr id="598460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60237"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3040" cy="3451860"/>
                    </a:xfrm>
                    <a:prstGeom prst="rect">
                      <a:avLst/>
                    </a:prstGeom>
                    <a:noFill/>
                    <a:ln>
                      <a:noFill/>
                    </a:ln>
                  </pic:spPr>
                </pic:pic>
              </a:graphicData>
            </a:graphic>
          </wp:inline>
        </w:drawing>
      </w:r>
    </w:p>
    <w:p w14:paraId="78818A82">
      <w:pPr>
        <w:numPr>
          <w:ilvl w:val="0"/>
          <w:numId w:val="9"/>
        </w:numPr>
        <w:spacing w:line="420" w:lineRule="exact"/>
        <w:jc w:val="center"/>
        <w:rPr>
          <w:rFonts w:ascii="Times New Roman" w:hAnsi="Times New Roman" w:eastAsia="黑体" w:cs="Times New Roman"/>
        </w:rPr>
      </w:pPr>
      <w:r>
        <w:rPr>
          <w:rFonts w:ascii="Times New Roman" w:hAnsi="Times New Roman" w:eastAsia="黑体" w:cs="Times New Roman"/>
        </w:rPr>
        <w:t>产品示意图</w:t>
      </w:r>
    </w:p>
    <w:p w14:paraId="798CAE8A">
      <w:pPr>
        <w:pStyle w:val="19"/>
        <w:numPr>
          <w:ilvl w:val="0"/>
          <w:numId w:val="8"/>
        </w:numPr>
        <w:spacing w:before="156" w:after="156" w:line="420" w:lineRule="exact"/>
        <w:rPr>
          <w:rFonts w:ascii="Times New Roman" w:hAnsi="Times New Roman"/>
          <w:kern w:val="0"/>
          <w:sz w:val="30"/>
          <w:szCs w:val="30"/>
        </w:rPr>
      </w:pPr>
      <w:r>
        <w:rPr>
          <w:rFonts w:ascii="Times New Roman" w:hAnsi="Times New Roman"/>
          <w:kern w:val="0"/>
          <w:sz w:val="30"/>
          <w:szCs w:val="30"/>
        </w:rPr>
        <w:t>试验概述</w:t>
      </w:r>
    </w:p>
    <w:p w14:paraId="78BAC953">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试验概述</w:t>
      </w:r>
    </w:p>
    <w:p w14:paraId="0A08591A">
      <w:pPr>
        <w:pStyle w:val="18"/>
        <w:snapToGrid w:val="0"/>
        <w:spacing w:line="420" w:lineRule="exact"/>
        <w:ind w:firstLine="480"/>
      </w:pPr>
      <w:r>
        <w:t>根据</w:t>
      </w:r>
      <w:r>
        <w:rPr>
          <w:highlight w:val="yellow"/>
        </w:rPr>
        <w:t>《</w:t>
      </w:r>
      <w:r>
        <w:rPr>
          <w:rFonts w:hint="eastAsia"/>
          <w:highlight w:val="yellow"/>
        </w:rPr>
        <w:t>襟缝翼</w:t>
      </w:r>
      <w:r>
        <w:rPr>
          <w:highlight w:val="yellow"/>
        </w:rPr>
        <w:t>控制计算机</w:t>
      </w:r>
      <w:r>
        <w:rPr>
          <w:rFonts w:hint="eastAsia"/>
          <w:highlight w:val="yellow"/>
        </w:rPr>
        <w:t>环境</w:t>
      </w:r>
      <w:r>
        <w:rPr>
          <w:highlight w:val="yellow"/>
        </w:rPr>
        <w:t>控制计划（QPP）》（文件编号</w:t>
      </w:r>
      <w:r>
        <w:rPr>
          <w:rFonts w:hint="eastAsia"/>
          <w:highlight w:val="yellow"/>
        </w:rPr>
        <w:t>CH</w:t>
      </w:r>
      <w:r>
        <w:rPr>
          <w:highlight w:val="yellow"/>
        </w:rPr>
        <w:t>04001-FSECU_QPP）</w:t>
      </w:r>
      <w:r>
        <w:t>，本设备应完成的电磁环境类鉴定试验项目有：磁影响、电源输入、电压尖峰、音频传导敏感性、感应信号敏感性、射频敏感性、射频发射、雷电感应瞬态敏感性。各试验项目试验条件见表4：</w:t>
      </w:r>
    </w:p>
    <w:p w14:paraId="52D2FDF4">
      <w:pPr>
        <w:pStyle w:val="4"/>
      </w:pPr>
      <w:bookmarkStart w:id="26" w:name="_Ref11858709"/>
      <w:r>
        <w:t>试验项目一览表</w:t>
      </w:r>
      <w:bookmarkEnd w:id="26"/>
    </w:p>
    <w:tbl>
      <w:tblPr>
        <w:tblStyle w:val="12"/>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669"/>
        <w:gridCol w:w="1694"/>
        <w:gridCol w:w="1896"/>
        <w:gridCol w:w="2434"/>
        <w:gridCol w:w="991"/>
        <w:gridCol w:w="675"/>
      </w:tblGrid>
      <w:tr w14:paraId="2EA245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tcBorders>
              <w:top w:val="single" w:color="auto" w:sz="12" w:space="0"/>
              <w:bottom w:val="single" w:color="auto" w:sz="12" w:space="0"/>
              <w:right w:val="single" w:color="auto" w:sz="2" w:space="0"/>
            </w:tcBorders>
            <w:vAlign w:val="center"/>
          </w:tcPr>
          <w:p w14:paraId="1BA109A3">
            <w:pPr>
              <w:tabs>
                <w:tab w:val="left" w:pos="550"/>
              </w:tabs>
              <w:jc w:val="center"/>
              <w:rPr>
                <w:rFonts w:ascii="Times New Roman" w:hAnsi="Times New Roman" w:eastAsia="宋体" w:cs="Times New Roman"/>
                <w:szCs w:val="21"/>
              </w:rPr>
            </w:pPr>
            <w:r>
              <w:rPr>
                <w:rFonts w:hint="eastAsia" w:ascii="Times New Roman" w:hAnsi="Times New Roman" w:eastAsia="宋体" w:cs="Times New Roman"/>
                <w:szCs w:val="21"/>
              </w:rPr>
              <w:t>序号</w:t>
            </w:r>
          </w:p>
        </w:tc>
        <w:tc>
          <w:tcPr>
            <w:tcW w:w="2147" w:type="pct"/>
            <w:gridSpan w:val="2"/>
            <w:tcBorders>
              <w:top w:val="single" w:color="auto" w:sz="12" w:space="0"/>
              <w:left w:val="single" w:color="auto" w:sz="2" w:space="0"/>
              <w:bottom w:val="single" w:color="auto" w:sz="12" w:space="0"/>
              <w:right w:val="single" w:color="auto" w:sz="2" w:space="0"/>
            </w:tcBorders>
            <w:vAlign w:val="center"/>
          </w:tcPr>
          <w:p w14:paraId="107321F9">
            <w:pPr>
              <w:tabs>
                <w:tab w:val="left" w:pos="550"/>
              </w:tabs>
              <w:jc w:val="center"/>
              <w:rPr>
                <w:rFonts w:ascii="Times New Roman" w:hAnsi="Times New Roman" w:eastAsia="宋体" w:cs="Times New Roman"/>
                <w:szCs w:val="21"/>
              </w:rPr>
            </w:pPr>
            <w:r>
              <w:rPr>
                <w:rFonts w:hint="eastAsia" w:ascii="Times New Roman" w:hAnsi="Times New Roman" w:eastAsia="宋体" w:cs="Times New Roman"/>
                <w:szCs w:val="21"/>
              </w:rPr>
              <w:t>试验标准章条</w:t>
            </w:r>
          </w:p>
        </w:tc>
        <w:tc>
          <w:tcPr>
            <w:tcW w:w="1456" w:type="pct"/>
            <w:tcBorders>
              <w:top w:val="single" w:color="auto" w:sz="12" w:space="0"/>
              <w:left w:val="single" w:color="auto" w:sz="2" w:space="0"/>
              <w:bottom w:val="single" w:color="auto" w:sz="12" w:space="0"/>
              <w:right w:val="single" w:color="auto" w:sz="2" w:space="0"/>
            </w:tcBorders>
            <w:vAlign w:val="center"/>
          </w:tcPr>
          <w:p w14:paraId="600F6B15">
            <w:pPr>
              <w:tabs>
                <w:tab w:val="left" w:pos="550"/>
              </w:tabs>
              <w:jc w:val="center"/>
              <w:rPr>
                <w:rFonts w:ascii="Times New Roman" w:hAnsi="Times New Roman" w:eastAsia="宋体" w:cs="Times New Roman"/>
                <w:szCs w:val="21"/>
              </w:rPr>
            </w:pPr>
            <w:r>
              <w:rPr>
                <w:rFonts w:hint="eastAsia" w:ascii="Times New Roman" w:hAnsi="Times New Roman" w:eastAsia="宋体" w:cs="Times New Roman"/>
                <w:szCs w:val="21"/>
              </w:rPr>
              <w:t>试验项目名称</w:t>
            </w:r>
          </w:p>
        </w:tc>
        <w:tc>
          <w:tcPr>
            <w:tcW w:w="593" w:type="pct"/>
            <w:tcBorders>
              <w:top w:val="single" w:color="auto" w:sz="12" w:space="0"/>
              <w:left w:val="single" w:color="auto" w:sz="2" w:space="0"/>
              <w:bottom w:val="single" w:color="auto" w:sz="12" w:space="0"/>
              <w:right w:val="single" w:color="auto" w:sz="2" w:space="0"/>
            </w:tcBorders>
            <w:vAlign w:val="center"/>
          </w:tcPr>
          <w:p w14:paraId="32BE55E1">
            <w:pPr>
              <w:tabs>
                <w:tab w:val="left" w:pos="550"/>
              </w:tabs>
              <w:jc w:val="center"/>
              <w:rPr>
                <w:rFonts w:ascii="Times New Roman" w:hAnsi="Times New Roman" w:eastAsia="宋体" w:cs="Times New Roman"/>
                <w:szCs w:val="21"/>
              </w:rPr>
            </w:pPr>
            <w:r>
              <w:rPr>
                <w:rFonts w:hint="eastAsia" w:ascii="Times New Roman" w:hAnsi="Times New Roman" w:eastAsia="宋体" w:cs="Times New Roman"/>
                <w:szCs w:val="21"/>
              </w:rPr>
              <w:t>试验类别</w:t>
            </w:r>
          </w:p>
        </w:tc>
        <w:tc>
          <w:tcPr>
            <w:tcW w:w="404" w:type="pct"/>
            <w:tcBorders>
              <w:top w:val="single" w:color="auto" w:sz="12" w:space="0"/>
              <w:left w:val="single" w:color="auto" w:sz="2" w:space="0"/>
              <w:bottom w:val="single" w:color="auto" w:sz="12" w:space="0"/>
            </w:tcBorders>
            <w:vAlign w:val="center"/>
          </w:tcPr>
          <w:p w14:paraId="695A22BF">
            <w:pPr>
              <w:tabs>
                <w:tab w:val="left" w:pos="550"/>
              </w:tabs>
              <w:jc w:val="center"/>
              <w:rPr>
                <w:rFonts w:ascii="宋体" w:hAnsi="宋体" w:eastAsia="宋体" w:cs="Times New Roman"/>
                <w:szCs w:val="21"/>
              </w:rPr>
            </w:pPr>
            <w:r>
              <w:rPr>
                <w:rFonts w:hint="eastAsia" w:ascii="宋体" w:hAnsi="宋体" w:eastAsia="宋体" w:cs="Times New Roman"/>
                <w:szCs w:val="21"/>
              </w:rPr>
              <w:t>备注</w:t>
            </w:r>
          </w:p>
        </w:tc>
      </w:tr>
      <w:tr w14:paraId="5A94FC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tcBorders>
              <w:top w:val="single" w:color="auto" w:sz="12" w:space="0"/>
            </w:tcBorders>
            <w:vAlign w:val="center"/>
          </w:tcPr>
          <w:p w14:paraId="1BF5B0F3">
            <w:pPr>
              <w:numPr>
                <w:ilvl w:val="0"/>
                <w:numId w:val="10"/>
              </w:numPr>
              <w:tabs>
                <w:tab w:val="left" w:pos="550"/>
              </w:tabs>
              <w:ind w:left="0" w:firstLine="0"/>
              <w:jc w:val="center"/>
              <w:textAlignment w:val="center"/>
              <w:rPr>
                <w:rFonts w:ascii="Times New Roman" w:hAnsi="Times New Roman" w:eastAsia="宋体" w:cs="Times New Roman"/>
                <w:szCs w:val="21"/>
              </w:rPr>
            </w:pPr>
          </w:p>
        </w:tc>
        <w:tc>
          <w:tcPr>
            <w:tcW w:w="2147" w:type="pct"/>
            <w:gridSpan w:val="2"/>
            <w:tcBorders>
              <w:top w:val="single" w:color="auto" w:sz="12" w:space="0"/>
            </w:tcBorders>
            <w:vAlign w:val="center"/>
          </w:tcPr>
          <w:p w14:paraId="0C6DCE31">
            <w:pPr>
              <w:jc w:val="center"/>
              <w:textAlignment w:val="center"/>
              <w:rPr>
                <w:rFonts w:ascii="Times New Roman" w:hAnsi="Times New Roman" w:eastAsia="宋体" w:cs="Times New Roman"/>
                <w:szCs w:val="21"/>
              </w:rPr>
            </w:pPr>
            <w:r>
              <w:rPr>
                <w:rFonts w:ascii="Times New Roman" w:hAnsi="Times New Roman" w:eastAsia="宋体" w:cs="Times New Roman"/>
                <w:kern w:val="0"/>
                <w:szCs w:val="21"/>
              </w:rPr>
              <w:t>RTCA/DO</w:t>
            </w:r>
            <w:r>
              <w:rPr>
                <w:rFonts w:hint="eastAsia" w:ascii="Times New Roman" w:hAnsi="Times New Roman" w:eastAsia="宋体" w:cs="Times New Roman"/>
                <w:kern w:val="0"/>
                <w:szCs w:val="21"/>
              </w:rPr>
              <w:t>－</w:t>
            </w:r>
            <w:r>
              <w:rPr>
                <w:rFonts w:ascii="Times New Roman" w:hAnsi="Times New Roman" w:eastAsia="宋体" w:cs="Times New Roman"/>
                <w:kern w:val="0"/>
                <w:szCs w:val="21"/>
              </w:rPr>
              <w:t>160G</w:t>
            </w:r>
            <w:r>
              <w:rPr>
                <w:rFonts w:hint="eastAsia" w:ascii="Times New Roman" w:hAnsi="Times New Roman" w:eastAsia="宋体" w:cs="Times New Roman"/>
                <w:kern w:val="0"/>
                <w:szCs w:val="21"/>
              </w:rPr>
              <w:t>第</w:t>
            </w:r>
            <w:r>
              <w:rPr>
                <w:rFonts w:ascii="Times New Roman" w:hAnsi="Times New Roman" w:eastAsia="宋体" w:cs="Times New Roman"/>
                <w:kern w:val="0"/>
                <w:szCs w:val="21"/>
              </w:rPr>
              <w:t>15</w:t>
            </w:r>
            <w:r>
              <w:rPr>
                <w:rFonts w:hint="eastAsia" w:ascii="Times New Roman" w:hAnsi="Times New Roman" w:eastAsia="宋体" w:cs="Times New Roman"/>
                <w:kern w:val="0"/>
                <w:szCs w:val="21"/>
              </w:rPr>
              <w:t>章</w:t>
            </w:r>
          </w:p>
        </w:tc>
        <w:tc>
          <w:tcPr>
            <w:tcW w:w="1456" w:type="pct"/>
            <w:tcBorders>
              <w:top w:val="single" w:color="auto" w:sz="12" w:space="0"/>
            </w:tcBorders>
            <w:vAlign w:val="center"/>
          </w:tcPr>
          <w:p w14:paraId="26BE650B">
            <w:pPr>
              <w:jc w:val="center"/>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磁影响</w:t>
            </w:r>
          </w:p>
        </w:tc>
        <w:tc>
          <w:tcPr>
            <w:tcW w:w="593" w:type="pct"/>
            <w:tcBorders>
              <w:top w:val="single" w:color="auto" w:sz="12" w:space="0"/>
            </w:tcBorders>
            <w:vAlign w:val="center"/>
          </w:tcPr>
          <w:p w14:paraId="547FFDEC">
            <w:pPr>
              <w:jc w:val="center"/>
              <w:textAlignment w:val="center"/>
              <w:rPr>
                <w:rFonts w:ascii="Times New Roman" w:hAnsi="Times New Roman" w:eastAsia="宋体" w:cs="Times New Roman"/>
                <w:szCs w:val="21"/>
              </w:rPr>
            </w:pPr>
            <w:r>
              <w:rPr>
                <w:rFonts w:ascii="Times New Roman" w:hAnsi="Times New Roman" w:eastAsia="宋体" w:cs="Times New Roman"/>
                <w:kern w:val="0"/>
                <w:szCs w:val="21"/>
                <w:highlight w:val="yellow"/>
              </w:rPr>
              <w:t>A</w:t>
            </w:r>
            <w:r>
              <w:rPr>
                <w:rFonts w:hint="eastAsia" w:ascii="Times New Roman" w:hAnsi="Times New Roman" w:eastAsia="宋体" w:cs="Times New Roman"/>
                <w:kern w:val="0"/>
                <w:szCs w:val="21"/>
              </w:rPr>
              <w:t>类</w:t>
            </w:r>
          </w:p>
        </w:tc>
        <w:tc>
          <w:tcPr>
            <w:tcW w:w="404" w:type="pct"/>
            <w:tcBorders>
              <w:top w:val="single" w:color="auto" w:sz="12" w:space="0"/>
            </w:tcBorders>
            <w:vAlign w:val="center"/>
          </w:tcPr>
          <w:p w14:paraId="16F20DE0">
            <w:pPr>
              <w:jc w:val="center"/>
              <w:textAlignment w:val="center"/>
              <w:rPr>
                <w:rFonts w:ascii="宋体" w:hAnsi="宋体" w:eastAsia="宋体" w:cs="Times New Roman"/>
                <w:szCs w:val="21"/>
              </w:rPr>
            </w:pPr>
            <w:r>
              <w:rPr>
                <w:rFonts w:ascii="宋体" w:hAnsi="宋体" w:eastAsia="宋体" w:cs="Times New Roman"/>
                <w:szCs w:val="21"/>
              </w:rPr>
              <w:t>/</w:t>
            </w:r>
          </w:p>
        </w:tc>
      </w:tr>
      <w:tr w14:paraId="7C4FBE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6B86D3D9">
            <w:pPr>
              <w:numPr>
                <w:ilvl w:val="0"/>
                <w:numId w:val="10"/>
              </w:numPr>
              <w:tabs>
                <w:tab w:val="left" w:pos="550"/>
              </w:tabs>
              <w:ind w:left="0" w:firstLine="0"/>
              <w:jc w:val="center"/>
              <w:textAlignment w:val="center"/>
              <w:rPr>
                <w:rFonts w:ascii="Times New Roman" w:hAnsi="Times New Roman" w:eastAsia="宋体" w:cs="Times New Roman"/>
                <w:szCs w:val="21"/>
              </w:rPr>
            </w:pPr>
          </w:p>
        </w:tc>
        <w:tc>
          <w:tcPr>
            <w:tcW w:w="1013" w:type="pct"/>
            <w:vMerge w:val="restart"/>
            <w:vAlign w:val="center"/>
          </w:tcPr>
          <w:p w14:paraId="098071C9">
            <w:pPr>
              <w:jc w:val="center"/>
              <w:textAlignment w:val="center"/>
              <w:rPr>
                <w:rFonts w:ascii="Times New Roman" w:hAnsi="Times New Roman" w:eastAsia="宋体" w:cs="Times New Roman"/>
                <w:szCs w:val="21"/>
              </w:rPr>
            </w:pPr>
            <w:r>
              <w:rPr>
                <w:rFonts w:ascii="Times New Roman" w:hAnsi="Times New Roman" w:eastAsia="宋体" w:cs="Times New Roman"/>
                <w:szCs w:val="21"/>
              </w:rPr>
              <w:t>RTCA/DO</w:t>
            </w:r>
            <w:r>
              <w:rPr>
                <w:rFonts w:hint="eastAsia" w:ascii="Times New Roman" w:hAnsi="Times New Roman" w:eastAsia="宋体" w:cs="Times New Roman"/>
                <w:szCs w:val="21"/>
              </w:rPr>
              <w:t>－</w:t>
            </w:r>
            <w:r>
              <w:rPr>
                <w:rFonts w:ascii="Times New Roman" w:hAnsi="Times New Roman" w:eastAsia="宋体" w:cs="Times New Roman"/>
                <w:szCs w:val="21"/>
              </w:rPr>
              <w:t>160G</w:t>
            </w:r>
            <w:r>
              <w:rPr>
                <w:rFonts w:hint="eastAsia" w:ascii="Times New Roman" w:hAnsi="Times New Roman" w:eastAsia="宋体" w:cs="Times New Roman"/>
                <w:szCs w:val="21"/>
              </w:rPr>
              <w:t>第</w:t>
            </w:r>
            <w:r>
              <w:rPr>
                <w:rFonts w:ascii="Times New Roman" w:hAnsi="Times New Roman" w:eastAsia="宋体" w:cs="Times New Roman"/>
                <w:szCs w:val="21"/>
              </w:rPr>
              <w:t>16</w:t>
            </w:r>
            <w:r>
              <w:rPr>
                <w:rFonts w:hint="eastAsia" w:ascii="Times New Roman" w:hAnsi="Times New Roman" w:eastAsia="宋体" w:cs="Times New Roman"/>
                <w:szCs w:val="21"/>
              </w:rPr>
              <w:t>章</w:t>
            </w:r>
          </w:p>
          <w:p w14:paraId="2203F6B5">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电源输入</w:t>
            </w:r>
          </w:p>
        </w:tc>
        <w:tc>
          <w:tcPr>
            <w:tcW w:w="1134" w:type="pct"/>
            <w:vAlign w:val="center"/>
          </w:tcPr>
          <w:p w14:paraId="1EA2DD18">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第</w:t>
            </w:r>
            <w:r>
              <w:rPr>
                <w:rFonts w:ascii="Times New Roman" w:hAnsi="Times New Roman" w:eastAsia="宋体" w:cs="Times New Roman"/>
                <w:szCs w:val="21"/>
              </w:rPr>
              <w:t>16.6.1.1</w:t>
            </w:r>
            <w:r>
              <w:rPr>
                <w:rFonts w:hint="eastAsia" w:ascii="Times New Roman" w:hAnsi="Times New Roman" w:eastAsia="宋体" w:cs="Times New Roman"/>
                <w:kern w:val="0"/>
                <w:szCs w:val="21"/>
              </w:rPr>
              <w:t>条</w:t>
            </w:r>
          </w:p>
        </w:tc>
        <w:tc>
          <w:tcPr>
            <w:tcW w:w="1456" w:type="pct"/>
            <w:vAlign w:val="center"/>
          </w:tcPr>
          <w:p w14:paraId="506B084D">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电压（直流平均值）</w:t>
            </w:r>
          </w:p>
        </w:tc>
        <w:tc>
          <w:tcPr>
            <w:tcW w:w="593" w:type="pct"/>
            <w:vAlign w:val="center"/>
          </w:tcPr>
          <w:p w14:paraId="1417AACE">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Z类</w:t>
            </w:r>
          </w:p>
        </w:tc>
        <w:tc>
          <w:tcPr>
            <w:tcW w:w="404" w:type="pct"/>
            <w:vMerge w:val="restart"/>
            <w:vAlign w:val="center"/>
          </w:tcPr>
          <w:p w14:paraId="2F78337B">
            <w:pPr>
              <w:jc w:val="center"/>
              <w:textAlignment w:val="center"/>
              <w:rPr>
                <w:rFonts w:ascii="宋体" w:hAnsi="宋体" w:eastAsia="宋体" w:cs="Times New Roman"/>
                <w:szCs w:val="21"/>
              </w:rPr>
            </w:pPr>
            <w:r>
              <w:rPr>
                <w:rFonts w:ascii="宋体" w:hAnsi="宋体" w:eastAsia="宋体" w:cs="Times New Roman"/>
                <w:szCs w:val="21"/>
              </w:rPr>
              <w:t>/</w:t>
            </w:r>
          </w:p>
        </w:tc>
      </w:tr>
      <w:tr w14:paraId="17FB4B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09399B4B">
            <w:pPr>
              <w:numPr>
                <w:ilvl w:val="0"/>
                <w:numId w:val="10"/>
              </w:numPr>
              <w:tabs>
                <w:tab w:val="left" w:pos="550"/>
              </w:tabs>
              <w:ind w:left="0" w:firstLine="0"/>
              <w:jc w:val="center"/>
              <w:textAlignment w:val="center"/>
              <w:rPr>
                <w:rFonts w:ascii="Times New Roman" w:hAnsi="Times New Roman" w:eastAsia="宋体" w:cs="Times New Roman"/>
                <w:szCs w:val="21"/>
              </w:rPr>
            </w:pPr>
          </w:p>
        </w:tc>
        <w:tc>
          <w:tcPr>
            <w:tcW w:w="1013" w:type="pct"/>
            <w:vMerge w:val="continue"/>
            <w:vAlign w:val="center"/>
          </w:tcPr>
          <w:p w14:paraId="7438FE1B">
            <w:pPr>
              <w:jc w:val="center"/>
              <w:textAlignment w:val="center"/>
              <w:rPr>
                <w:rFonts w:ascii="Times New Roman" w:hAnsi="Times New Roman" w:eastAsia="宋体" w:cs="Times New Roman"/>
                <w:szCs w:val="21"/>
              </w:rPr>
            </w:pPr>
          </w:p>
        </w:tc>
        <w:tc>
          <w:tcPr>
            <w:tcW w:w="1134" w:type="pct"/>
            <w:vAlign w:val="center"/>
          </w:tcPr>
          <w:p w14:paraId="293AB9CA">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第</w:t>
            </w:r>
            <w:r>
              <w:rPr>
                <w:rFonts w:ascii="Times New Roman" w:hAnsi="Times New Roman" w:eastAsia="宋体" w:cs="Times New Roman"/>
                <w:szCs w:val="21"/>
              </w:rPr>
              <w:t>16.6.1.2</w:t>
            </w:r>
            <w:r>
              <w:rPr>
                <w:rFonts w:hint="eastAsia" w:ascii="Times New Roman" w:hAnsi="Times New Roman" w:eastAsia="宋体" w:cs="Times New Roman"/>
                <w:kern w:val="0"/>
                <w:szCs w:val="21"/>
              </w:rPr>
              <w:t>条</w:t>
            </w:r>
          </w:p>
        </w:tc>
        <w:tc>
          <w:tcPr>
            <w:tcW w:w="1456" w:type="pct"/>
            <w:vAlign w:val="center"/>
          </w:tcPr>
          <w:p w14:paraId="5FF92000">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脉动电压</w:t>
            </w:r>
          </w:p>
        </w:tc>
        <w:tc>
          <w:tcPr>
            <w:tcW w:w="593" w:type="pct"/>
            <w:vAlign w:val="center"/>
          </w:tcPr>
          <w:p w14:paraId="2F79F6A3">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Z类</w:t>
            </w:r>
          </w:p>
        </w:tc>
        <w:tc>
          <w:tcPr>
            <w:tcW w:w="404" w:type="pct"/>
            <w:vMerge w:val="continue"/>
            <w:vAlign w:val="center"/>
          </w:tcPr>
          <w:p w14:paraId="0CF1077D">
            <w:pPr>
              <w:jc w:val="center"/>
              <w:textAlignment w:val="center"/>
              <w:rPr>
                <w:rFonts w:ascii="宋体" w:hAnsi="宋体" w:eastAsia="宋体" w:cs="Times New Roman"/>
                <w:szCs w:val="21"/>
              </w:rPr>
            </w:pPr>
          </w:p>
        </w:tc>
      </w:tr>
      <w:tr w14:paraId="597FF9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336D040A">
            <w:pPr>
              <w:numPr>
                <w:ilvl w:val="0"/>
                <w:numId w:val="10"/>
              </w:numPr>
              <w:tabs>
                <w:tab w:val="left" w:pos="550"/>
              </w:tabs>
              <w:ind w:left="0" w:firstLine="0"/>
              <w:jc w:val="center"/>
              <w:textAlignment w:val="center"/>
              <w:rPr>
                <w:rFonts w:ascii="Times New Roman" w:hAnsi="Times New Roman" w:eastAsia="宋体" w:cs="Times New Roman"/>
                <w:szCs w:val="21"/>
              </w:rPr>
            </w:pPr>
          </w:p>
        </w:tc>
        <w:tc>
          <w:tcPr>
            <w:tcW w:w="1013" w:type="pct"/>
            <w:vMerge w:val="continue"/>
            <w:vAlign w:val="center"/>
          </w:tcPr>
          <w:p w14:paraId="61557534">
            <w:pPr>
              <w:jc w:val="center"/>
              <w:textAlignment w:val="center"/>
              <w:rPr>
                <w:rFonts w:ascii="Times New Roman" w:hAnsi="Times New Roman" w:eastAsia="宋体" w:cs="Times New Roman"/>
                <w:szCs w:val="21"/>
              </w:rPr>
            </w:pPr>
          </w:p>
        </w:tc>
        <w:tc>
          <w:tcPr>
            <w:tcW w:w="1134" w:type="pct"/>
            <w:vAlign w:val="center"/>
          </w:tcPr>
          <w:p w14:paraId="7FCEE25B">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第</w:t>
            </w:r>
            <w:r>
              <w:rPr>
                <w:rFonts w:ascii="Times New Roman" w:hAnsi="Times New Roman" w:eastAsia="宋体" w:cs="Times New Roman"/>
                <w:szCs w:val="21"/>
              </w:rPr>
              <w:t>16.6.1.3</w:t>
            </w:r>
            <w:r>
              <w:rPr>
                <w:rFonts w:hint="eastAsia" w:ascii="Times New Roman" w:hAnsi="Times New Roman" w:eastAsia="宋体" w:cs="Times New Roman"/>
                <w:kern w:val="0"/>
                <w:szCs w:val="21"/>
              </w:rPr>
              <w:t>条</w:t>
            </w:r>
          </w:p>
        </w:tc>
        <w:tc>
          <w:tcPr>
            <w:tcW w:w="1456" w:type="pct"/>
            <w:vAlign w:val="center"/>
          </w:tcPr>
          <w:p w14:paraId="35C75DE2">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瞬时电源中断</w:t>
            </w:r>
          </w:p>
        </w:tc>
        <w:tc>
          <w:tcPr>
            <w:tcW w:w="593" w:type="pct"/>
            <w:vAlign w:val="center"/>
          </w:tcPr>
          <w:p w14:paraId="74A0D9B4">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Z类</w:t>
            </w:r>
          </w:p>
        </w:tc>
        <w:tc>
          <w:tcPr>
            <w:tcW w:w="404" w:type="pct"/>
            <w:vMerge w:val="continue"/>
            <w:vAlign w:val="center"/>
          </w:tcPr>
          <w:p w14:paraId="50C920DA">
            <w:pPr>
              <w:jc w:val="center"/>
              <w:textAlignment w:val="center"/>
              <w:rPr>
                <w:rFonts w:ascii="宋体" w:hAnsi="宋体" w:eastAsia="宋体" w:cs="Times New Roman"/>
                <w:szCs w:val="21"/>
              </w:rPr>
            </w:pPr>
          </w:p>
        </w:tc>
      </w:tr>
      <w:tr w14:paraId="40465C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55BB6A16">
            <w:pPr>
              <w:numPr>
                <w:ilvl w:val="0"/>
                <w:numId w:val="10"/>
              </w:numPr>
              <w:tabs>
                <w:tab w:val="left" w:pos="550"/>
              </w:tabs>
              <w:ind w:left="0" w:firstLine="0"/>
              <w:jc w:val="center"/>
              <w:textAlignment w:val="center"/>
              <w:rPr>
                <w:rFonts w:ascii="Times New Roman" w:hAnsi="Times New Roman" w:eastAsia="宋体" w:cs="Times New Roman"/>
                <w:szCs w:val="21"/>
              </w:rPr>
            </w:pPr>
          </w:p>
        </w:tc>
        <w:tc>
          <w:tcPr>
            <w:tcW w:w="1013" w:type="pct"/>
            <w:vMerge w:val="continue"/>
            <w:vAlign w:val="center"/>
          </w:tcPr>
          <w:p w14:paraId="0BE066AE">
            <w:pPr>
              <w:jc w:val="center"/>
              <w:textAlignment w:val="center"/>
              <w:rPr>
                <w:rFonts w:ascii="Times New Roman" w:hAnsi="Times New Roman" w:eastAsia="宋体" w:cs="Times New Roman"/>
                <w:szCs w:val="21"/>
              </w:rPr>
            </w:pPr>
          </w:p>
        </w:tc>
        <w:tc>
          <w:tcPr>
            <w:tcW w:w="1134" w:type="pct"/>
            <w:vAlign w:val="center"/>
          </w:tcPr>
          <w:p w14:paraId="5999F36F">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第</w:t>
            </w:r>
            <w:r>
              <w:rPr>
                <w:rFonts w:ascii="Times New Roman" w:hAnsi="Times New Roman" w:eastAsia="宋体" w:cs="Times New Roman"/>
                <w:szCs w:val="21"/>
              </w:rPr>
              <w:t>16.6.1.4</w:t>
            </w:r>
            <w:r>
              <w:rPr>
                <w:rFonts w:hint="eastAsia" w:ascii="Times New Roman" w:hAnsi="Times New Roman" w:eastAsia="宋体" w:cs="Times New Roman"/>
                <w:kern w:val="0"/>
                <w:szCs w:val="21"/>
              </w:rPr>
              <w:t>条</w:t>
            </w:r>
          </w:p>
        </w:tc>
        <w:tc>
          <w:tcPr>
            <w:tcW w:w="1456" w:type="pct"/>
            <w:vAlign w:val="center"/>
          </w:tcPr>
          <w:p w14:paraId="7439CC73">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正常浪涌电压</w:t>
            </w:r>
          </w:p>
        </w:tc>
        <w:tc>
          <w:tcPr>
            <w:tcW w:w="593" w:type="pct"/>
            <w:vAlign w:val="center"/>
          </w:tcPr>
          <w:p w14:paraId="42FF46C2">
            <w:pPr>
              <w:jc w:val="center"/>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类</w:t>
            </w:r>
          </w:p>
        </w:tc>
        <w:tc>
          <w:tcPr>
            <w:tcW w:w="404" w:type="pct"/>
            <w:vMerge w:val="continue"/>
            <w:vAlign w:val="center"/>
          </w:tcPr>
          <w:p w14:paraId="2D9E79E9">
            <w:pPr>
              <w:jc w:val="center"/>
              <w:textAlignment w:val="center"/>
              <w:rPr>
                <w:rFonts w:ascii="宋体" w:hAnsi="宋体" w:eastAsia="宋体" w:cs="Times New Roman"/>
                <w:szCs w:val="21"/>
              </w:rPr>
            </w:pPr>
          </w:p>
        </w:tc>
      </w:tr>
      <w:tr w14:paraId="6FDB5A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550F5E70">
            <w:pPr>
              <w:numPr>
                <w:ilvl w:val="0"/>
                <w:numId w:val="10"/>
              </w:numPr>
              <w:tabs>
                <w:tab w:val="left" w:pos="550"/>
              </w:tabs>
              <w:ind w:left="0" w:firstLine="0"/>
              <w:jc w:val="center"/>
              <w:textAlignment w:val="center"/>
              <w:rPr>
                <w:rFonts w:ascii="Times New Roman" w:hAnsi="Times New Roman" w:eastAsia="宋体" w:cs="Times New Roman"/>
                <w:szCs w:val="21"/>
              </w:rPr>
            </w:pPr>
          </w:p>
        </w:tc>
        <w:tc>
          <w:tcPr>
            <w:tcW w:w="1013" w:type="pct"/>
            <w:vMerge w:val="continue"/>
            <w:vAlign w:val="center"/>
          </w:tcPr>
          <w:p w14:paraId="6C5B0953">
            <w:pPr>
              <w:jc w:val="center"/>
              <w:textAlignment w:val="center"/>
              <w:rPr>
                <w:rFonts w:ascii="Times New Roman" w:hAnsi="Times New Roman" w:eastAsia="宋体" w:cs="Times New Roman"/>
                <w:szCs w:val="21"/>
              </w:rPr>
            </w:pPr>
          </w:p>
        </w:tc>
        <w:tc>
          <w:tcPr>
            <w:tcW w:w="1134" w:type="pct"/>
            <w:vAlign w:val="center"/>
          </w:tcPr>
          <w:p w14:paraId="00A10763">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第</w:t>
            </w:r>
            <w:r>
              <w:rPr>
                <w:rFonts w:ascii="Times New Roman" w:hAnsi="Times New Roman" w:eastAsia="宋体" w:cs="Times New Roman"/>
                <w:szCs w:val="21"/>
              </w:rPr>
              <w:t>16.6.2.1</w:t>
            </w:r>
            <w:r>
              <w:rPr>
                <w:rFonts w:hint="eastAsia" w:ascii="Times New Roman" w:hAnsi="Times New Roman" w:eastAsia="宋体" w:cs="Times New Roman"/>
                <w:kern w:val="0"/>
                <w:szCs w:val="21"/>
              </w:rPr>
              <w:t>条</w:t>
            </w:r>
          </w:p>
        </w:tc>
        <w:tc>
          <w:tcPr>
            <w:tcW w:w="1456" w:type="pct"/>
            <w:vAlign w:val="center"/>
          </w:tcPr>
          <w:p w14:paraId="18DEF7B7">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电压稳态（直流）</w:t>
            </w:r>
          </w:p>
        </w:tc>
        <w:tc>
          <w:tcPr>
            <w:tcW w:w="593" w:type="pct"/>
            <w:vAlign w:val="center"/>
          </w:tcPr>
          <w:p w14:paraId="7C4CB78E">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Z类</w:t>
            </w:r>
          </w:p>
        </w:tc>
        <w:tc>
          <w:tcPr>
            <w:tcW w:w="404" w:type="pct"/>
            <w:vMerge w:val="continue"/>
            <w:vAlign w:val="center"/>
          </w:tcPr>
          <w:p w14:paraId="771000DF">
            <w:pPr>
              <w:jc w:val="center"/>
              <w:textAlignment w:val="center"/>
              <w:rPr>
                <w:rFonts w:ascii="宋体" w:hAnsi="宋体" w:eastAsia="宋体" w:cs="Times New Roman"/>
                <w:szCs w:val="21"/>
              </w:rPr>
            </w:pPr>
          </w:p>
        </w:tc>
      </w:tr>
      <w:tr w14:paraId="721CCA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29090845">
            <w:pPr>
              <w:numPr>
                <w:ilvl w:val="0"/>
                <w:numId w:val="10"/>
              </w:numPr>
              <w:tabs>
                <w:tab w:val="left" w:pos="550"/>
              </w:tabs>
              <w:ind w:left="0" w:firstLine="0"/>
              <w:jc w:val="center"/>
              <w:textAlignment w:val="center"/>
              <w:rPr>
                <w:rFonts w:ascii="Times New Roman" w:hAnsi="Times New Roman" w:eastAsia="宋体" w:cs="Times New Roman"/>
                <w:szCs w:val="21"/>
              </w:rPr>
            </w:pPr>
          </w:p>
        </w:tc>
        <w:tc>
          <w:tcPr>
            <w:tcW w:w="1013" w:type="pct"/>
            <w:vMerge w:val="continue"/>
            <w:vAlign w:val="center"/>
          </w:tcPr>
          <w:p w14:paraId="35119646">
            <w:pPr>
              <w:jc w:val="center"/>
              <w:textAlignment w:val="center"/>
              <w:rPr>
                <w:rFonts w:ascii="Times New Roman" w:hAnsi="Times New Roman" w:eastAsia="宋体" w:cs="Times New Roman"/>
                <w:szCs w:val="21"/>
              </w:rPr>
            </w:pPr>
          </w:p>
        </w:tc>
        <w:tc>
          <w:tcPr>
            <w:tcW w:w="1134" w:type="pct"/>
            <w:vAlign w:val="center"/>
          </w:tcPr>
          <w:p w14:paraId="1E339634">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第</w:t>
            </w:r>
            <w:r>
              <w:rPr>
                <w:rFonts w:ascii="Times New Roman" w:hAnsi="Times New Roman" w:eastAsia="宋体" w:cs="Times New Roman"/>
                <w:szCs w:val="21"/>
              </w:rPr>
              <w:t>16.6.2.3</w:t>
            </w:r>
            <w:r>
              <w:rPr>
                <w:rFonts w:hint="eastAsia" w:ascii="Times New Roman" w:hAnsi="Times New Roman" w:eastAsia="宋体" w:cs="Times New Roman"/>
                <w:kern w:val="0"/>
                <w:szCs w:val="21"/>
              </w:rPr>
              <w:t>条</w:t>
            </w:r>
          </w:p>
        </w:tc>
        <w:tc>
          <w:tcPr>
            <w:tcW w:w="1456" w:type="pct"/>
            <w:vAlign w:val="center"/>
          </w:tcPr>
          <w:p w14:paraId="10D6752B">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瞬时欠压</w:t>
            </w:r>
          </w:p>
        </w:tc>
        <w:tc>
          <w:tcPr>
            <w:tcW w:w="593" w:type="pct"/>
            <w:vAlign w:val="center"/>
          </w:tcPr>
          <w:p w14:paraId="1F6DA4A9">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Z类</w:t>
            </w:r>
          </w:p>
        </w:tc>
        <w:tc>
          <w:tcPr>
            <w:tcW w:w="404" w:type="pct"/>
            <w:vMerge w:val="continue"/>
            <w:vAlign w:val="center"/>
          </w:tcPr>
          <w:p w14:paraId="0B16BF9C">
            <w:pPr>
              <w:jc w:val="center"/>
              <w:textAlignment w:val="center"/>
              <w:rPr>
                <w:rFonts w:ascii="宋体" w:hAnsi="宋体" w:eastAsia="宋体" w:cs="Times New Roman"/>
                <w:szCs w:val="21"/>
              </w:rPr>
            </w:pPr>
          </w:p>
        </w:tc>
      </w:tr>
      <w:tr w14:paraId="1EEC20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53E26B0D">
            <w:pPr>
              <w:numPr>
                <w:ilvl w:val="0"/>
                <w:numId w:val="10"/>
              </w:numPr>
              <w:tabs>
                <w:tab w:val="left" w:pos="550"/>
              </w:tabs>
              <w:ind w:left="0" w:firstLine="0"/>
              <w:jc w:val="center"/>
              <w:textAlignment w:val="center"/>
              <w:rPr>
                <w:rFonts w:ascii="Times New Roman" w:hAnsi="Times New Roman" w:eastAsia="宋体" w:cs="Times New Roman"/>
                <w:szCs w:val="21"/>
              </w:rPr>
            </w:pPr>
          </w:p>
        </w:tc>
        <w:tc>
          <w:tcPr>
            <w:tcW w:w="1013" w:type="pct"/>
            <w:vMerge w:val="continue"/>
            <w:vAlign w:val="center"/>
          </w:tcPr>
          <w:p w14:paraId="3EC2484E">
            <w:pPr>
              <w:jc w:val="center"/>
              <w:textAlignment w:val="center"/>
              <w:rPr>
                <w:rFonts w:ascii="Times New Roman" w:hAnsi="Times New Roman" w:eastAsia="宋体" w:cs="Times New Roman"/>
                <w:kern w:val="0"/>
                <w:szCs w:val="21"/>
              </w:rPr>
            </w:pPr>
          </w:p>
        </w:tc>
        <w:tc>
          <w:tcPr>
            <w:tcW w:w="1134" w:type="pct"/>
            <w:vAlign w:val="center"/>
          </w:tcPr>
          <w:p w14:paraId="099F4BEC">
            <w:pPr>
              <w:jc w:val="center"/>
              <w:textAlignment w:val="center"/>
              <w:rPr>
                <w:rFonts w:ascii="Times New Roman" w:hAnsi="Times New Roman" w:eastAsia="宋体" w:cs="Times New Roman"/>
                <w:kern w:val="0"/>
                <w:szCs w:val="21"/>
              </w:rPr>
            </w:pPr>
            <w:r>
              <w:rPr>
                <w:rFonts w:hint="eastAsia" w:ascii="Times New Roman" w:hAnsi="Times New Roman" w:eastAsia="宋体" w:cs="Times New Roman"/>
                <w:szCs w:val="21"/>
              </w:rPr>
              <w:t>第</w:t>
            </w:r>
            <w:r>
              <w:rPr>
                <w:rFonts w:ascii="Times New Roman" w:hAnsi="Times New Roman" w:eastAsia="宋体" w:cs="Times New Roman"/>
                <w:szCs w:val="21"/>
              </w:rPr>
              <w:t>16.6.2.4</w:t>
            </w:r>
            <w:r>
              <w:rPr>
                <w:rFonts w:hint="eastAsia" w:ascii="Times New Roman" w:hAnsi="Times New Roman" w:eastAsia="宋体" w:cs="Times New Roman"/>
                <w:kern w:val="0"/>
                <w:szCs w:val="21"/>
              </w:rPr>
              <w:t>条</w:t>
            </w:r>
          </w:p>
        </w:tc>
        <w:tc>
          <w:tcPr>
            <w:tcW w:w="1456" w:type="pct"/>
            <w:vAlign w:val="center"/>
          </w:tcPr>
          <w:p w14:paraId="1F3D0772">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非正常浪涌电压</w:t>
            </w:r>
          </w:p>
        </w:tc>
        <w:tc>
          <w:tcPr>
            <w:tcW w:w="593" w:type="pct"/>
            <w:vAlign w:val="center"/>
          </w:tcPr>
          <w:p w14:paraId="4A0275E5">
            <w:pPr>
              <w:jc w:val="center"/>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类</w:t>
            </w:r>
          </w:p>
        </w:tc>
        <w:tc>
          <w:tcPr>
            <w:tcW w:w="404" w:type="pct"/>
            <w:vMerge w:val="continue"/>
            <w:vAlign w:val="center"/>
          </w:tcPr>
          <w:p w14:paraId="3FC9289A">
            <w:pPr>
              <w:jc w:val="center"/>
              <w:textAlignment w:val="center"/>
              <w:rPr>
                <w:rFonts w:ascii="宋体" w:hAnsi="宋体" w:eastAsia="宋体" w:cs="Times New Roman"/>
                <w:szCs w:val="21"/>
              </w:rPr>
            </w:pPr>
          </w:p>
        </w:tc>
      </w:tr>
      <w:tr w14:paraId="6ABB80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56E5D72F">
            <w:pPr>
              <w:numPr>
                <w:ilvl w:val="0"/>
                <w:numId w:val="10"/>
              </w:numPr>
              <w:tabs>
                <w:tab w:val="left" w:pos="550"/>
              </w:tabs>
              <w:ind w:left="0" w:firstLine="0"/>
              <w:jc w:val="center"/>
              <w:textAlignment w:val="center"/>
              <w:rPr>
                <w:rFonts w:ascii="Times New Roman" w:hAnsi="Times New Roman" w:eastAsia="宋体" w:cs="Times New Roman"/>
                <w:szCs w:val="21"/>
              </w:rPr>
            </w:pPr>
          </w:p>
        </w:tc>
        <w:tc>
          <w:tcPr>
            <w:tcW w:w="2147" w:type="pct"/>
            <w:gridSpan w:val="2"/>
            <w:vAlign w:val="center"/>
          </w:tcPr>
          <w:p w14:paraId="66E73656">
            <w:pPr>
              <w:jc w:val="center"/>
              <w:textAlignment w:val="center"/>
              <w:rPr>
                <w:rFonts w:ascii="Times New Roman" w:hAnsi="Times New Roman" w:eastAsia="宋体" w:cs="Times New Roman"/>
                <w:szCs w:val="21"/>
              </w:rPr>
            </w:pPr>
            <w:r>
              <w:rPr>
                <w:rFonts w:ascii="Times New Roman" w:hAnsi="Times New Roman" w:eastAsia="宋体" w:cs="Times New Roman"/>
                <w:szCs w:val="21"/>
              </w:rPr>
              <w:t>RTCA/DO</w:t>
            </w:r>
            <w:r>
              <w:rPr>
                <w:rFonts w:hint="eastAsia" w:ascii="Times New Roman" w:hAnsi="Times New Roman" w:eastAsia="宋体" w:cs="Times New Roman"/>
                <w:szCs w:val="21"/>
              </w:rPr>
              <w:t>－</w:t>
            </w:r>
            <w:r>
              <w:rPr>
                <w:rFonts w:ascii="Times New Roman" w:hAnsi="Times New Roman" w:eastAsia="宋体" w:cs="Times New Roman"/>
                <w:szCs w:val="21"/>
              </w:rPr>
              <w:t>160G</w:t>
            </w:r>
            <w:r>
              <w:rPr>
                <w:rFonts w:hint="eastAsia" w:ascii="Times New Roman" w:hAnsi="Times New Roman" w:eastAsia="宋体" w:cs="Times New Roman"/>
                <w:szCs w:val="21"/>
              </w:rPr>
              <w:t>第</w:t>
            </w:r>
            <w:r>
              <w:rPr>
                <w:rFonts w:ascii="Times New Roman" w:hAnsi="Times New Roman" w:eastAsia="宋体" w:cs="Times New Roman"/>
                <w:szCs w:val="21"/>
              </w:rPr>
              <w:t>17</w:t>
            </w:r>
            <w:r>
              <w:rPr>
                <w:rFonts w:hint="eastAsia" w:ascii="Times New Roman" w:hAnsi="Times New Roman" w:eastAsia="宋体" w:cs="Times New Roman"/>
                <w:szCs w:val="21"/>
              </w:rPr>
              <w:t>章</w:t>
            </w:r>
            <w:r>
              <w:rPr>
                <w:rFonts w:ascii="Times New Roman" w:hAnsi="Times New Roman" w:eastAsia="宋体" w:cs="Times New Roman"/>
                <w:kern w:val="0"/>
                <w:szCs w:val="21"/>
              </w:rPr>
              <w:t>17.4</w:t>
            </w:r>
            <w:r>
              <w:rPr>
                <w:rFonts w:hint="eastAsia" w:ascii="Times New Roman" w:hAnsi="Times New Roman" w:eastAsia="宋体" w:cs="Times New Roman"/>
                <w:kern w:val="0"/>
                <w:szCs w:val="21"/>
              </w:rPr>
              <w:t>条</w:t>
            </w:r>
          </w:p>
        </w:tc>
        <w:tc>
          <w:tcPr>
            <w:tcW w:w="1456" w:type="pct"/>
            <w:vAlign w:val="center"/>
          </w:tcPr>
          <w:p w14:paraId="3286ABC3">
            <w:pPr>
              <w:jc w:val="center"/>
              <w:textAlignment w:val="center"/>
              <w:rPr>
                <w:rFonts w:ascii="Times New Roman" w:hAnsi="Times New Roman" w:eastAsia="宋体" w:cs="Times New Roman"/>
                <w:kern w:val="0"/>
                <w:szCs w:val="21"/>
              </w:rPr>
            </w:pPr>
            <w:r>
              <w:rPr>
                <w:rFonts w:hint="eastAsia" w:ascii="Times New Roman" w:hAnsi="Times New Roman" w:eastAsia="宋体" w:cs="Times New Roman"/>
                <w:szCs w:val="21"/>
              </w:rPr>
              <w:t>电压尖峰</w:t>
            </w:r>
          </w:p>
        </w:tc>
        <w:tc>
          <w:tcPr>
            <w:tcW w:w="593" w:type="pct"/>
            <w:vAlign w:val="center"/>
          </w:tcPr>
          <w:p w14:paraId="70C05758">
            <w:pPr>
              <w:jc w:val="center"/>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类</w:t>
            </w:r>
          </w:p>
        </w:tc>
        <w:tc>
          <w:tcPr>
            <w:tcW w:w="404" w:type="pct"/>
            <w:vAlign w:val="center"/>
          </w:tcPr>
          <w:p w14:paraId="0098C4A4">
            <w:pPr>
              <w:jc w:val="center"/>
              <w:textAlignment w:val="center"/>
              <w:rPr>
                <w:rFonts w:ascii="宋体" w:hAnsi="宋体" w:eastAsia="宋体" w:cs="Times New Roman"/>
                <w:szCs w:val="21"/>
              </w:rPr>
            </w:pPr>
            <w:r>
              <w:rPr>
                <w:rFonts w:ascii="宋体" w:hAnsi="宋体" w:eastAsia="宋体" w:cs="Times New Roman"/>
                <w:szCs w:val="21"/>
              </w:rPr>
              <w:t>/</w:t>
            </w:r>
          </w:p>
        </w:tc>
      </w:tr>
      <w:tr w14:paraId="544A45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37ADE484">
            <w:pPr>
              <w:numPr>
                <w:ilvl w:val="0"/>
                <w:numId w:val="10"/>
              </w:numPr>
              <w:tabs>
                <w:tab w:val="left" w:pos="550"/>
              </w:tabs>
              <w:ind w:left="0" w:firstLine="0"/>
              <w:jc w:val="center"/>
              <w:textAlignment w:val="center"/>
              <w:rPr>
                <w:rFonts w:ascii="Times New Roman" w:hAnsi="Times New Roman" w:eastAsia="宋体" w:cs="Times New Roman"/>
                <w:szCs w:val="21"/>
              </w:rPr>
            </w:pPr>
          </w:p>
        </w:tc>
        <w:tc>
          <w:tcPr>
            <w:tcW w:w="2147" w:type="pct"/>
            <w:gridSpan w:val="2"/>
            <w:vAlign w:val="center"/>
          </w:tcPr>
          <w:p w14:paraId="2D2B6CC4">
            <w:pPr>
              <w:jc w:val="center"/>
              <w:textAlignment w:val="center"/>
              <w:rPr>
                <w:rFonts w:ascii="Times New Roman" w:hAnsi="Times New Roman" w:eastAsia="宋体" w:cs="Times New Roman"/>
                <w:szCs w:val="21"/>
              </w:rPr>
            </w:pPr>
            <w:r>
              <w:rPr>
                <w:rFonts w:ascii="Times New Roman" w:hAnsi="Times New Roman" w:eastAsia="宋体" w:cs="Times New Roman"/>
                <w:szCs w:val="21"/>
              </w:rPr>
              <w:t>RTCA/DO</w:t>
            </w:r>
            <w:r>
              <w:rPr>
                <w:rFonts w:hint="eastAsia" w:ascii="Times New Roman" w:hAnsi="Times New Roman" w:eastAsia="宋体" w:cs="Times New Roman"/>
                <w:szCs w:val="21"/>
              </w:rPr>
              <w:t>－</w:t>
            </w:r>
            <w:r>
              <w:rPr>
                <w:rFonts w:ascii="Times New Roman" w:hAnsi="Times New Roman" w:eastAsia="宋体" w:cs="Times New Roman"/>
                <w:szCs w:val="21"/>
              </w:rPr>
              <w:t>160G</w:t>
            </w:r>
            <w:r>
              <w:rPr>
                <w:rFonts w:hint="eastAsia" w:ascii="Times New Roman" w:hAnsi="Times New Roman" w:eastAsia="宋体" w:cs="Times New Roman"/>
                <w:szCs w:val="21"/>
              </w:rPr>
              <w:t>第</w:t>
            </w:r>
            <w:r>
              <w:rPr>
                <w:rFonts w:ascii="Times New Roman" w:hAnsi="Times New Roman" w:eastAsia="宋体" w:cs="Times New Roman"/>
                <w:szCs w:val="21"/>
              </w:rPr>
              <w:t>18</w:t>
            </w:r>
            <w:r>
              <w:rPr>
                <w:rFonts w:hint="eastAsia" w:ascii="Times New Roman" w:hAnsi="Times New Roman" w:eastAsia="宋体" w:cs="Times New Roman"/>
                <w:szCs w:val="21"/>
              </w:rPr>
              <w:t>章</w:t>
            </w:r>
            <w:r>
              <w:rPr>
                <w:rFonts w:ascii="Times New Roman" w:hAnsi="Times New Roman" w:eastAsia="宋体" w:cs="Times New Roman"/>
                <w:szCs w:val="21"/>
              </w:rPr>
              <w:t>18.3.1</w:t>
            </w:r>
            <w:r>
              <w:rPr>
                <w:rFonts w:hint="eastAsia" w:ascii="Times New Roman" w:hAnsi="Times New Roman" w:eastAsia="宋体" w:cs="Times New Roman"/>
                <w:kern w:val="0"/>
                <w:szCs w:val="21"/>
              </w:rPr>
              <w:t>条</w:t>
            </w:r>
          </w:p>
        </w:tc>
        <w:tc>
          <w:tcPr>
            <w:tcW w:w="1456" w:type="pct"/>
            <w:vAlign w:val="center"/>
          </w:tcPr>
          <w:p w14:paraId="3107D098">
            <w:pPr>
              <w:jc w:val="center"/>
              <w:textAlignment w:val="center"/>
              <w:rPr>
                <w:rFonts w:ascii="Times New Roman" w:hAnsi="Times New Roman" w:eastAsia="宋体" w:cs="Times New Roman"/>
                <w:kern w:val="0"/>
                <w:szCs w:val="21"/>
              </w:rPr>
            </w:pPr>
            <w:r>
              <w:rPr>
                <w:rFonts w:hint="eastAsia" w:ascii="Times New Roman" w:hAnsi="Times New Roman" w:eastAsia="宋体" w:cs="Times New Roman"/>
                <w:szCs w:val="21"/>
              </w:rPr>
              <w:t>音频传导敏感性</w:t>
            </w:r>
          </w:p>
        </w:tc>
        <w:tc>
          <w:tcPr>
            <w:tcW w:w="593" w:type="pct"/>
            <w:vAlign w:val="center"/>
          </w:tcPr>
          <w:p w14:paraId="3BC91035">
            <w:pPr>
              <w:jc w:val="center"/>
              <w:textAlignment w:val="center"/>
              <w:rPr>
                <w:rFonts w:ascii="Times New Roman" w:hAnsi="Times New Roman" w:eastAsia="宋体" w:cs="Times New Roman"/>
                <w:szCs w:val="21"/>
              </w:rPr>
            </w:pPr>
            <w:r>
              <w:rPr>
                <w:rFonts w:ascii="Times New Roman" w:hAnsi="Times New Roman" w:eastAsia="宋体" w:cs="Times New Roman"/>
                <w:szCs w:val="21"/>
              </w:rPr>
              <w:t>R</w:t>
            </w:r>
            <w:r>
              <w:rPr>
                <w:rFonts w:hint="eastAsia" w:ascii="Times New Roman" w:hAnsi="Times New Roman" w:eastAsia="宋体" w:cs="Times New Roman"/>
                <w:szCs w:val="21"/>
              </w:rPr>
              <w:t>类</w:t>
            </w:r>
          </w:p>
        </w:tc>
        <w:tc>
          <w:tcPr>
            <w:tcW w:w="404" w:type="pct"/>
            <w:vAlign w:val="center"/>
          </w:tcPr>
          <w:p w14:paraId="67ED2C06">
            <w:pPr>
              <w:jc w:val="center"/>
              <w:textAlignment w:val="center"/>
              <w:rPr>
                <w:rFonts w:ascii="宋体" w:hAnsi="宋体" w:eastAsia="宋体" w:cs="Times New Roman"/>
                <w:szCs w:val="21"/>
              </w:rPr>
            </w:pPr>
            <w:r>
              <w:rPr>
                <w:rFonts w:ascii="宋体" w:hAnsi="宋体" w:eastAsia="宋体" w:cs="Times New Roman"/>
                <w:szCs w:val="21"/>
              </w:rPr>
              <w:t>/</w:t>
            </w:r>
          </w:p>
        </w:tc>
      </w:tr>
      <w:tr w14:paraId="12826C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57D02D20">
            <w:pPr>
              <w:numPr>
                <w:ilvl w:val="0"/>
                <w:numId w:val="10"/>
              </w:numPr>
              <w:tabs>
                <w:tab w:val="left" w:pos="550"/>
              </w:tabs>
              <w:ind w:left="0" w:firstLine="0"/>
              <w:jc w:val="center"/>
              <w:textAlignment w:val="center"/>
              <w:rPr>
                <w:rFonts w:ascii="Times New Roman" w:hAnsi="Times New Roman" w:eastAsia="宋体" w:cs="Times New Roman"/>
                <w:szCs w:val="21"/>
              </w:rPr>
            </w:pPr>
          </w:p>
        </w:tc>
        <w:tc>
          <w:tcPr>
            <w:tcW w:w="1013" w:type="pct"/>
            <w:vMerge w:val="restart"/>
            <w:vAlign w:val="center"/>
          </w:tcPr>
          <w:p w14:paraId="352AE946">
            <w:pPr>
              <w:jc w:val="center"/>
              <w:textAlignment w:val="center"/>
              <w:rPr>
                <w:rFonts w:ascii="Times New Roman" w:hAnsi="Times New Roman" w:eastAsia="宋体" w:cs="Times New Roman"/>
                <w:szCs w:val="21"/>
              </w:rPr>
            </w:pPr>
            <w:r>
              <w:rPr>
                <w:rFonts w:ascii="Times New Roman" w:hAnsi="Times New Roman" w:eastAsia="宋体" w:cs="Times New Roman"/>
                <w:szCs w:val="21"/>
              </w:rPr>
              <w:t>RTCA/DO</w:t>
            </w:r>
            <w:r>
              <w:rPr>
                <w:rFonts w:hint="eastAsia" w:ascii="Times New Roman" w:hAnsi="Times New Roman" w:eastAsia="宋体" w:cs="Times New Roman"/>
                <w:szCs w:val="21"/>
              </w:rPr>
              <w:t>－</w:t>
            </w:r>
            <w:r>
              <w:rPr>
                <w:rFonts w:ascii="Times New Roman" w:hAnsi="Times New Roman" w:eastAsia="宋体" w:cs="Times New Roman"/>
                <w:szCs w:val="21"/>
              </w:rPr>
              <w:t>160G</w:t>
            </w:r>
            <w:r>
              <w:rPr>
                <w:rFonts w:hint="eastAsia" w:ascii="Times New Roman" w:hAnsi="Times New Roman" w:eastAsia="宋体" w:cs="Times New Roman"/>
                <w:szCs w:val="21"/>
              </w:rPr>
              <w:t>第</w:t>
            </w:r>
            <w:r>
              <w:rPr>
                <w:rFonts w:ascii="Times New Roman" w:hAnsi="Times New Roman" w:eastAsia="宋体" w:cs="Times New Roman"/>
                <w:szCs w:val="21"/>
              </w:rPr>
              <w:t>19</w:t>
            </w:r>
            <w:r>
              <w:rPr>
                <w:rFonts w:hint="eastAsia" w:ascii="Times New Roman" w:hAnsi="Times New Roman" w:eastAsia="宋体" w:cs="Times New Roman"/>
                <w:szCs w:val="21"/>
              </w:rPr>
              <w:t>章</w:t>
            </w:r>
          </w:p>
          <w:p w14:paraId="0DEAB184">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感应信号敏感性</w:t>
            </w:r>
          </w:p>
        </w:tc>
        <w:tc>
          <w:tcPr>
            <w:tcW w:w="1134" w:type="pct"/>
            <w:vAlign w:val="center"/>
          </w:tcPr>
          <w:p w14:paraId="7A7584CB">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第</w:t>
            </w:r>
            <w:r>
              <w:rPr>
                <w:rFonts w:ascii="Times New Roman" w:hAnsi="Times New Roman" w:eastAsia="宋体" w:cs="Times New Roman"/>
                <w:szCs w:val="21"/>
              </w:rPr>
              <w:t>19.3.1</w:t>
            </w:r>
            <w:r>
              <w:rPr>
                <w:rFonts w:hint="eastAsia" w:ascii="Times New Roman" w:hAnsi="Times New Roman" w:eastAsia="宋体" w:cs="Times New Roman"/>
                <w:kern w:val="0"/>
                <w:szCs w:val="21"/>
              </w:rPr>
              <w:t>条</w:t>
            </w:r>
          </w:p>
        </w:tc>
        <w:tc>
          <w:tcPr>
            <w:tcW w:w="1456" w:type="pct"/>
            <w:vAlign w:val="center"/>
          </w:tcPr>
          <w:p w14:paraId="3577F1CB">
            <w:pPr>
              <w:jc w:val="center"/>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对设备的感应磁场</w:t>
            </w:r>
          </w:p>
        </w:tc>
        <w:tc>
          <w:tcPr>
            <w:tcW w:w="593" w:type="pct"/>
            <w:vMerge w:val="restart"/>
            <w:vAlign w:val="center"/>
          </w:tcPr>
          <w:p w14:paraId="547BD754">
            <w:pPr>
              <w:jc w:val="center"/>
              <w:textAlignment w:val="center"/>
              <w:rPr>
                <w:rFonts w:ascii="Times New Roman" w:hAnsi="Times New Roman" w:eastAsia="宋体" w:cs="Times New Roman"/>
                <w:szCs w:val="21"/>
              </w:rPr>
            </w:pPr>
            <w:r>
              <w:rPr>
                <w:rFonts w:ascii="Times New Roman" w:hAnsi="Times New Roman" w:eastAsia="宋体" w:cs="Times New Roman"/>
                <w:szCs w:val="21"/>
              </w:rPr>
              <w:t>CW</w:t>
            </w:r>
            <w:r>
              <w:rPr>
                <w:rFonts w:hint="eastAsia" w:ascii="Times New Roman" w:hAnsi="Times New Roman" w:eastAsia="宋体" w:cs="Times New Roman"/>
                <w:szCs w:val="21"/>
              </w:rPr>
              <w:t>类</w:t>
            </w:r>
          </w:p>
        </w:tc>
        <w:tc>
          <w:tcPr>
            <w:tcW w:w="404" w:type="pct"/>
            <w:vMerge w:val="restart"/>
            <w:vAlign w:val="center"/>
          </w:tcPr>
          <w:p w14:paraId="26F69D24">
            <w:pPr>
              <w:jc w:val="center"/>
              <w:textAlignment w:val="center"/>
              <w:rPr>
                <w:rFonts w:ascii="宋体" w:hAnsi="宋体" w:eastAsia="宋体" w:cs="Times New Roman"/>
                <w:szCs w:val="21"/>
              </w:rPr>
            </w:pPr>
            <w:r>
              <w:rPr>
                <w:rFonts w:ascii="宋体" w:hAnsi="宋体" w:eastAsia="宋体" w:cs="Times New Roman"/>
                <w:szCs w:val="21"/>
              </w:rPr>
              <w:t>/</w:t>
            </w:r>
          </w:p>
        </w:tc>
      </w:tr>
      <w:tr w14:paraId="36DE0B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4F260449">
            <w:pPr>
              <w:numPr>
                <w:ilvl w:val="0"/>
                <w:numId w:val="10"/>
              </w:numPr>
              <w:tabs>
                <w:tab w:val="left" w:pos="550"/>
              </w:tabs>
              <w:ind w:left="0" w:firstLine="0"/>
              <w:jc w:val="center"/>
              <w:textAlignment w:val="center"/>
              <w:rPr>
                <w:rFonts w:ascii="Times New Roman" w:hAnsi="Times New Roman" w:eastAsia="宋体" w:cs="Times New Roman"/>
                <w:szCs w:val="21"/>
              </w:rPr>
            </w:pPr>
          </w:p>
        </w:tc>
        <w:tc>
          <w:tcPr>
            <w:tcW w:w="1013" w:type="pct"/>
            <w:vMerge w:val="continue"/>
            <w:vAlign w:val="center"/>
          </w:tcPr>
          <w:p w14:paraId="23C0C082">
            <w:pPr>
              <w:jc w:val="center"/>
              <w:textAlignment w:val="center"/>
              <w:rPr>
                <w:rFonts w:ascii="Times New Roman" w:hAnsi="Times New Roman" w:eastAsia="宋体" w:cs="Times New Roman"/>
                <w:szCs w:val="21"/>
              </w:rPr>
            </w:pPr>
          </w:p>
        </w:tc>
        <w:tc>
          <w:tcPr>
            <w:tcW w:w="1134" w:type="pct"/>
            <w:vAlign w:val="center"/>
          </w:tcPr>
          <w:p w14:paraId="14078263">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第</w:t>
            </w:r>
            <w:r>
              <w:rPr>
                <w:rFonts w:ascii="Times New Roman" w:hAnsi="Times New Roman" w:eastAsia="宋体" w:cs="Times New Roman"/>
                <w:szCs w:val="21"/>
              </w:rPr>
              <w:t>19.3.3</w:t>
            </w:r>
            <w:r>
              <w:rPr>
                <w:rFonts w:hint="eastAsia" w:ascii="Times New Roman" w:hAnsi="Times New Roman" w:eastAsia="宋体" w:cs="Times New Roman"/>
                <w:kern w:val="0"/>
                <w:szCs w:val="21"/>
              </w:rPr>
              <w:t>条</w:t>
            </w:r>
          </w:p>
        </w:tc>
        <w:tc>
          <w:tcPr>
            <w:tcW w:w="1456" w:type="pct"/>
            <w:vAlign w:val="center"/>
          </w:tcPr>
          <w:p w14:paraId="1C27BC18">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对互连电缆的感应磁场</w:t>
            </w:r>
          </w:p>
        </w:tc>
        <w:tc>
          <w:tcPr>
            <w:tcW w:w="593" w:type="pct"/>
            <w:vMerge w:val="continue"/>
            <w:vAlign w:val="center"/>
          </w:tcPr>
          <w:p w14:paraId="4BB0FB81">
            <w:pPr>
              <w:jc w:val="center"/>
              <w:textAlignment w:val="center"/>
              <w:rPr>
                <w:rFonts w:ascii="Times New Roman" w:hAnsi="Times New Roman" w:eastAsia="宋体" w:cs="Times New Roman"/>
                <w:szCs w:val="21"/>
              </w:rPr>
            </w:pPr>
          </w:p>
        </w:tc>
        <w:tc>
          <w:tcPr>
            <w:tcW w:w="404" w:type="pct"/>
            <w:vMerge w:val="continue"/>
            <w:vAlign w:val="center"/>
          </w:tcPr>
          <w:p w14:paraId="218B32AD">
            <w:pPr>
              <w:keepNext/>
              <w:numPr>
                <w:ilvl w:val="0"/>
                <w:numId w:val="1"/>
              </w:numPr>
              <w:tabs>
                <w:tab w:val="left" w:pos="0"/>
              </w:tabs>
              <w:adjustRightInd w:val="0"/>
              <w:spacing w:before="156" w:beforeLines="50"/>
              <w:jc w:val="center"/>
              <w:textAlignment w:val="center"/>
              <w:outlineLvl w:val="0"/>
              <w:rPr>
                <w:rFonts w:ascii="宋体" w:hAnsi="宋体" w:eastAsia="宋体" w:cs="Times New Roman"/>
                <w:szCs w:val="21"/>
              </w:rPr>
            </w:pPr>
          </w:p>
        </w:tc>
      </w:tr>
      <w:tr w14:paraId="71B684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7180D552">
            <w:pPr>
              <w:numPr>
                <w:ilvl w:val="0"/>
                <w:numId w:val="10"/>
              </w:numPr>
              <w:tabs>
                <w:tab w:val="left" w:pos="550"/>
              </w:tabs>
              <w:ind w:left="0" w:firstLine="0"/>
              <w:jc w:val="center"/>
              <w:textAlignment w:val="center"/>
              <w:rPr>
                <w:rFonts w:ascii="Times New Roman" w:hAnsi="Times New Roman" w:eastAsia="宋体" w:cs="Times New Roman"/>
                <w:szCs w:val="21"/>
              </w:rPr>
            </w:pPr>
          </w:p>
        </w:tc>
        <w:tc>
          <w:tcPr>
            <w:tcW w:w="1013" w:type="pct"/>
            <w:vMerge w:val="continue"/>
            <w:vAlign w:val="center"/>
          </w:tcPr>
          <w:p w14:paraId="44AB5EF5">
            <w:pPr>
              <w:jc w:val="center"/>
              <w:textAlignment w:val="center"/>
              <w:rPr>
                <w:rFonts w:ascii="Times New Roman" w:hAnsi="Times New Roman" w:eastAsia="宋体" w:cs="Times New Roman"/>
                <w:szCs w:val="21"/>
              </w:rPr>
            </w:pPr>
          </w:p>
        </w:tc>
        <w:tc>
          <w:tcPr>
            <w:tcW w:w="1134" w:type="pct"/>
            <w:vAlign w:val="center"/>
          </w:tcPr>
          <w:p w14:paraId="0090A3D4">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第</w:t>
            </w:r>
            <w:r>
              <w:rPr>
                <w:rFonts w:ascii="Times New Roman" w:hAnsi="Times New Roman" w:eastAsia="宋体" w:cs="Times New Roman"/>
                <w:szCs w:val="21"/>
              </w:rPr>
              <w:t>19.3.4</w:t>
            </w:r>
            <w:r>
              <w:rPr>
                <w:rFonts w:hint="eastAsia" w:ascii="Times New Roman" w:hAnsi="Times New Roman" w:eastAsia="宋体" w:cs="Times New Roman"/>
                <w:kern w:val="0"/>
                <w:szCs w:val="21"/>
              </w:rPr>
              <w:t>条</w:t>
            </w:r>
          </w:p>
        </w:tc>
        <w:tc>
          <w:tcPr>
            <w:tcW w:w="1456" w:type="pct"/>
            <w:vAlign w:val="center"/>
          </w:tcPr>
          <w:p w14:paraId="1429A2EE">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对互连电缆的感应电场</w:t>
            </w:r>
          </w:p>
        </w:tc>
        <w:tc>
          <w:tcPr>
            <w:tcW w:w="593" w:type="pct"/>
            <w:vMerge w:val="continue"/>
            <w:vAlign w:val="center"/>
          </w:tcPr>
          <w:p w14:paraId="077B9783">
            <w:pPr>
              <w:jc w:val="center"/>
              <w:textAlignment w:val="center"/>
              <w:rPr>
                <w:rFonts w:ascii="Times New Roman" w:hAnsi="Times New Roman" w:eastAsia="宋体" w:cs="Times New Roman"/>
                <w:szCs w:val="21"/>
              </w:rPr>
            </w:pPr>
          </w:p>
        </w:tc>
        <w:tc>
          <w:tcPr>
            <w:tcW w:w="404" w:type="pct"/>
            <w:vMerge w:val="continue"/>
            <w:vAlign w:val="center"/>
          </w:tcPr>
          <w:p w14:paraId="36B5D6F9">
            <w:pPr>
              <w:keepNext/>
              <w:numPr>
                <w:ilvl w:val="0"/>
                <w:numId w:val="1"/>
              </w:numPr>
              <w:tabs>
                <w:tab w:val="left" w:pos="0"/>
              </w:tabs>
              <w:adjustRightInd w:val="0"/>
              <w:spacing w:before="156" w:beforeLines="50"/>
              <w:jc w:val="center"/>
              <w:textAlignment w:val="center"/>
              <w:outlineLvl w:val="0"/>
              <w:rPr>
                <w:rFonts w:ascii="宋体" w:hAnsi="宋体" w:eastAsia="宋体" w:cs="Times New Roman"/>
                <w:szCs w:val="21"/>
              </w:rPr>
            </w:pPr>
          </w:p>
        </w:tc>
      </w:tr>
      <w:tr w14:paraId="5140B8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1AB943B0">
            <w:pPr>
              <w:numPr>
                <w:ilvl w:val="0"/>
                <w:numId w:val="10"/>
              </w:numPr>
              <w:tabs>
                <w:tab w:val="left" w:pos="550"/>
              </w:tabs>
              <w:ind w:left="0" w:firstLine="0"/>
              <w:jc w:val="center"/>
              <w:textAlignment w:val="center"/>
              <w:rPr>
                <w:rFonts w:ascii="Times New Roman" w:hAnsi="Times New Roman" w:eastAsia="宋体" w:cs="Times New Roman"/>
                <w:szCs w:val="21"/>
              </w:rPr>
            </w:pPr>
          </w:p>
        </w:tc>
        <w:tc>
          <w:tcPr>
            <w:tcW w:w="1013" w:type="pct"/>
            <w:vMerge w:val="continue"/>
            <w:vAlign w:val="center"/>
          </w:tcPr>
          <w:p w14:paraId="05F5E7B5">
            <w:pPr>
              <w:jc w:val="center"/>
              <w:textAlignment w:val="center"/>
              <w:rPr>
                <w:rFonts w:ascii="Times New Roman" w:hAnsi="Times New Roman" w:eastAsia="宋体" w:cs="Times New Roman"/>
                <w:szCs w:val="21"/>
              </w:rPr>
            </w:pPr>
          </w:p>
        </w:tc>
        <w:tc>
          <w:tcPr>
            <w:tcW w:w="1134" w:type="pct"/>
            <w:vAlign w:val="center"/>
          </w:tcPr>
          <w:p w14:paraId="429901D5">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第</w:t>
            </w:r>
            <w:r>
              <w:rPr>
                <w:rFonts w:ascii="Times New Roman" w:hAnsi="Times New Roman" w:eastAsia="宋体" w:cs="Times New Roman"/>
                <w:szCs w:val="21"/>
              </w:rPr>
              <w:t>19.3.5</w:t>
            </w:r>
            <w:r>
              <w:rPr>
                <w:rFonts w:hint="eastAsia" w:ascii="Times New Roman" w:hAnsi="Times New Roman" w:eastAsia="宋体" w:cs="Times New Roman"/>
                <w:kern w:val="0"/>
                <w:szCs w:val="21"/>
              </w:rPr>
              <w:t>条</w:t>
            </w:r>
          </w:p>
        </w:tc>
        <w:tc>
          <w:tcPr>
            <w:tcW w:w="1456" w:type="pct"/>
            <w:vAlign w:val="center"/>
          </w:tcPr>
          <w:p w14:paraId="2D7700BA">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对互连电缆的感应尖峰</w:t>
            </w:r>
          </w:p>
        </w:tc>
        <w:tc>
          <w:tcPr>
            <w:tcW w:w="593" w:type="pct"/>
            <w:vMerge w:val="continue"/>
            <w:vAlign w:val="center"/>
          </w:tcPr>
          <w:p w14:paraId="7AD6CFEB">
            <w:pPr>
              <w:jc w:val="center"/>
              <w:textAlignment w:val="center"/>
              <w:rPr>
                <w:rFonts w:ascii="Times New Roman" w:hAnsi="Times New Roman" w:eastAsia="宋体" w:cs="Times New Roman"/>
                <w:szCs w:val="21"/>
              </w:rPr>
            </w:pPr>
          </w:p>
        </w:tc>
        <w:tc>
          <w:tcPr>
            <w:tcW w:w="404" w:type="pct"/>
            <w:vMerge w:val="continue"/>
            <w:vAlign w:val="center"/>
          </w:tcPr>
          <w:p w14:paraId="4A830D16">
            <w:pPr>
              <w:keepNext/>
              <w:numPr>
                <w:ilvl w:val="0"/>
                <w:numId w:val="1"/>
              </w:numPr>
              <w:tabs>
                <w:tab w:val="left" w:pos="0"/>
              </w:tabs>
              <w:adjustRightInd w:val="0"/>
              <w:spacing w:before="156" w:beforeLines="50"/>
              <w:jc w:val="center"/>
              <w:textAlignment w:val="center"/>
              <w:outlineLvl w:val="0"/>
              <w:rPr>
                <w:rFonts w:ascii="宋体" w:hAnsi="宋体" w:eastAsia="宋体" w:cs="Times New Roman"/>
                <w:szCs w:val="21"/>
              </w:rPr>
            </w:pPr>
          </w:p>
        </w:tc>
      </w:tr>
      <w:tr w14:paraId="455E4C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5AB66634">
            <w:pPr>
              <w:numPr>
                <w:ilvl w:val="0"/>
                <w:numId w:val="10"/>
              </w:numPr>
              <w:tabs>
                <w:tab w:val="left" w:pos="550"/>
              </w:tabs>
              <w:ind w:left="0" w:firstLine="0"/>
              <w:jc w:val="center"/>
              <w:textAlignment w:val="center"/>
              <w:rPr>
                <w:rFonts w:ascii="Times New Roman" w:hAnsi="Times New Roman" w:eastAsia="宋体" w:cs="Times New Roman"/>
                <w:szCs w:val="21"/>
              </w:rPr>
            </w:pPr>
          </w:p>
        </w:tc>
        <w:tc>
          <w:tcPr>
            <w:tcW w:w="1013" w:type="pct"/>
            <w:vMerge w:val="restart"/>
            <w:vAlign w:val="center"/>
          </w:tcPr>
          <w:p w14:paraId="21B5C99F">
            <w:pPr>
              <w:jc w:val="center"/>
              <w:textAlignment w:val="center"/>
              <w:rPr>
                <w:rFonts w:ascii="Times New Roman" w:hAnsi="Times New Roman" w:eastAsia="宋体" w:cs="Times New Roman"/>
                <w:szCs w:val="21"/>
              </w:rPr>
            </w:pPr>
            <w:r>
              <w:rPr>
                <w:rFonts w:ascii="Times New Roman" w:hAnsi="Times New Roman" w:eastAsia="宋体" w:cs="Times New Roman"/>
                <w:szCs w:val="21"/>
              </w:rPr>
              <w:t>RTCA/DO</w:t>
            </w:r>
            <w:r>
              <w:rPr>
                <w:rFonts w:hint="eastAsia" w:ascii="Times New Roman" w:hAnsi="Times New Roman" w:eastAsia="宋体" w:cs="Times New Roman"/>
                <w:szCs w:val="21"/>
              </w:rPr>
              <w:t>－</w:t>
            </w:r>
            <w:r>
              <w:rPr>
                <w:rFonts w:ascii="Times New Roman" w:hAnsi="Times New Roman" w:eastAsia="宋体" w:cs="Times New Roman"/>
                <w:szCs w:val="21"/>
              </w:rPr>
              <w:t>160G</w:t>
            </w:r>
            <w:r>
              <w:rPr>
                <w:rFonts w:hint="eastAsia" w:ascii="Times New Roman" w:hAnsi="Times New Roman" w:eastAsia="宋体" w:cs="Times New Roman"/>
                <w:szCs w:val="21"/>
              </w:rPr>
              <w:t>第</w:t>
            </w:r>
            <w:r>
              <w:rPr>
                <w:rFonts w:ascii="Times New Roman" w:hAnsi="Times New Roman" w:eastAsia="宋体" w:cs="Times New Roman"/>
                <w:szCs w:val="21"/>
              </w:rPr>
              <w:t>20</w:t>
            </w:r>
            <w:r>
              <w:rPr>
                <w:rFonts w:hint="eastAsia" w:ascii="Times New Roman" w:hAnsi="Times New Roman" w:eastAsia="宋体" w:cs="Times New Roman"/>
                <w:szCs w:val="21"/>
              </w:rPr>
              <w:t>章</w:t>
            </w:r>
          </w:p>
          <w:p w14:paraId="42596B3F">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射频敏感度</w:t>
            </w:r>
          </w:p>
        </w:tc>
        <w:tc>
          <w:tcPr>
            <w:tcW w:w="1134" w:type="pct"/>
            <w:vAlign w:val="center"/>
          </w:tcPr>
          <w:p w14:paraId="37EDC738">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第</w:t>
            </w:r>
            <w:r>
              <w:rPr>
                <w:rFonts w:ascii="Times New Roman" w:hAnsi="Times New Roman" w:eastAsia="宋体" w:cs="Times New Roman"/>
                <w:szCs w:val="21"/>
              </w:rPr>
              <w:t>20.4</w:t>
            </w:r>
            <w:r>
              <w:rPr>
                <w:rFonts w:hint="eastAsia" w:ascii="Times New Roman" w:hAnsi="Times New Roman" w:eastAsia="宋体" w:cs="Times New Roman"/>
                <w:kern w:val="0"/>
                <w:szCs w:val="21"/>
              </w:rPr>
              <w:t>条</w:t>
            </w:r>
          </w:p>
        </w:tc>
        <w:tc>
          <w:tcPr>
            <w:tcW w:w="1456" w:type="pct"/>
            <w:vAlign w:val="center"/>
          </w:tcPr>
          <w:p w14:paraId="7B776AA6">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射频传导敏感度（</w:t>
            </w:r>
            <w:r>
              <w:rPr>
                <w:rFonts w:ascii="Times New Roman" w:hAnsi="Times New Roman" w:eastAsia="宋体" w:cs="Times New Roman"/>
                <w:szCs w:val="21"/>
              </w:rPr>
              <w:t>CS</w:t>
            </w:r>
            <w:r>
              <w:rPr>
                <w:rFonts w:hint="eastAsia" w:ascii="Times New Roman" w:hAnsi="Times New Roman" w:eastAsia="宋体" w:cs="Times New Roman"/>
                <w:szCs w:val="21"/>
              </w:rPr>
              <w:t>）</w:t>
            </w:r>
          </w:p>
        </w:tc>
        <w:tc>
          <w:tcPr>
            <w:tcW w:w="593" w:type="pct"/>
            <w:vAlign w:val="center"/>
          </w:tcPr>
          <w:p w14:paraId="21E300F3">
            <w:pPr>
              <w:jc w:val="center"/>
              <w:textAlignment w:val="center"/>
              <w:rPr>
                <w:rFonts w:ascii="Times New Roman" w:hAnsi="Times New Roman" w:eastAsia="宋体" w:cs="Times New Roman"/>
                <w:szCs w:val="21"/>
              </w:rPr>
            </w:pPr>
            <w:r>
              <w:rPr>
                <w:rFonts w:ascii="Times New Roman" w:hAnsi="Times New Roman" w:eastAsia="宋体" w:cs="Times New Roman"/>
                <w:szCs w:val="21"/>
              </w:rPr>
              <w:t>W</w:t>
            </w:r>
            <w:r>
              <w:rPr>
                <w:rFonts w:hint="eastAsia" w:ascii="Times New Roman" w:hAnsi="Times New Roman" w:eastAsia="宋体" w:cs="Times New Roman"/>
                <w:szCs w:val="21"/>
              </w:rPr>
              <w:t>类</w:t>
            </w:r>
          </w:p>
        </w:tc>
        <w:tc>
          <w:tcPr>
            <w:tcW w:w="404" w:type="pct"/>
            <w:vMerge w:val="restart"/>
            <w:vAlign w:val="center"/>
          </w:tcPr>
          <w:p w14:paraId="7F4B224F">
            <w:pPr>
              <w:jc w:val="center"/>
              <w:textAlignment w:val="center"/>
              <w:rPr>
                <w:rFonts w:ascii="宋体" w:hAnsi="宋体" w:eastAsia="宋体" w:cs="Times New Roman"/>
                <w:szCs w:val="21"/>
              </w:rPr>
            </w:pPr>
            <w:r>
              <w:rPr>
                <w:rFonts w:ascii="宋体" w:hAnsi="宋体" w:eastAsia="宋体" w:cs="Times New Roman"/>
                <w:szCs w:val="21"/>
              </w:rPr>
              <w:t>/</w:t>
            </w:r>
          </w:p>
        </w:tc>
      </w:tr>
      <w:tr w14:paraId="45F35E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27A65387">
            <w:pPr>
              <w:numPr>
                <w:ilvl w:val="0"/>
                <w:numId w:val="10"/>
              </w:numPr>
              <w:tabs>
                <w:tab w:val="left" w:pos="550"/>
              </w:tabs>
              <w:ind w:left="0" w:firstLine="0"/>
              <w:jc w:val="center"/>
              <w:textAlignment w:val="center"/>
              <w:rPr>
                <w:rFonts w:ascii="Times New Roman" w:hAnsi="Times New Roman" w:eastAsia="宋体" w:cs="Times New Roman"/>
                <w:szCs w:val="21"/>
              </w:rPr>
            </w:pPr>
          </w:p>
        </w:tc>
        <w:tc>
          <w:tcPr>
            <w:tcW w:w="1013" w:type="pct"/>
            <w:vMerge w:val="continue"/>
            <w:vAlign w:val="center"/>
          </w:tcPr>
          <w:p w14:paraId="73BD8218">
            <w:pPr>
              <w:jc w:val="center"/>
              <w:textAlignment w:val="center"/>
              <w:rPr>
                <w:rFonts w:ascii="Times New Roman" w:hAnsi="Times New Roman" w:eastAsia="宋体" w:cs="Times New Roman"/>
                <w:szCs w:val="21"/>
              </w:rPr>
            </w:pPr>
          </w:p>
        </w:tc>
        <w:tc>
          <w:tcPr>
            <w:tcW w:w="1134" w:type="pct"/>
            <w:vAlign w:val="center"/>
          </w:tcPr>
          <w:p w14:paraId="31169CC6">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第</w:t>
            </w:r>
            <w:r>
              <w:rPr>
                <w:rFonts w:ascii="Times New Roman" w:hAnsi="Times New Roman" w:eastAsia="宋体" w:cs="Times New Roman"/>
                <w:szCs w:val="21"/>
              </w:rPr>
              <w:t>20.6</w:t>
            </w:r>
            <w:r>
              <w:rPr>
                <w:rFonts w:hint="eastAsia" w:ascii="Times New Roman" w:hAnsi="Times New Roman" w:eastAsia="宋体" w:cs="Times New Roman"/>
                <w:kern w:val="0"/>
                <w:szCs w:val="21"/>
              </w:rPr>
              <w:t>条</w:t>
            </w:r>
          </w:p>
        </w:tc>
        <w:tc>
          <w:tcPr>
            <w:tcW w:w="1456" w:type="pct"/>
            <w:vAlign w:val="center"/>
          </w:tcPr>
          <w:p w14:paraId="1029BB36">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射频辐射敏感度（</w:t>
            </w:r>
            <w:r>
              <w:rPr>
                <w:rFonts w:ascii="Times New Roman" w:hAnsi="Times New Roman" w:eastAsia="宋体" w:cs="Times New Roman"/>
                <w:szCs w:val="21"/>
              </w:rPr>
              <w:t>RS</w:t>
            </w:r>
            <w:r>
              <w:rPr>
                <w:rFonts w:hint="eastAsia" w:ascii="Times New Roman" w:hAnsi="Times New Roman" w:eastAsia="宋体" w:cs="Times New Roman"/>
                <w:szCs w:val="21"/>
              </w:rPr>
              <w:t>）</w:t>
            </w:r>
            <w:r>
              <w:rPr>
                <w:rFonts w:ascii="Times New Roman" w:hAnsi="Times New Roman" w:eastAsia="宋体" w:cs="Times New Roman"/>
                <w:szCs w:val="21"/>
              </w:rPr>
              <w:t>-</w:t>
            </w:r>
            <w:r>
              <w:rPr>
                <w:rFonts w:hint="eastAsia" w:ascii="Times New Roman" w:hAnsi="Times New Roman" w:eastAsia="宋体" w:cs="Times New Roman"/>
                <w:szCs w:val="21"/>
              </w:rPr>
              <w:t>混响室法</w:t>
            </w:r>
          </w:p>
        </w:tc>
        <w:tc>
          <w:tcPr>
            <w:tcW w:w="593" w:type="pct"/>
            <w:vAlign w:val="center"/>
          </w:tcPr>
          <w:p w14:paraId="1D98B1D5">
            <w:pPr>
              <w:jc w:val="center"/>
              <w:textAlignment w:val="center"/>
              <w:rPr>
                <w:rFonts w:ascii="Times New Roman" w:hAnsi="Times New Roman" w:eastAsia="宋体" w:cs="Times New Roman"/>
                <w:szCs w:val="21"/>
              </w:rPr>
            </w:pPr>
            <w:r>
              <w:rPr>
                <w:rFonts w:ascii="Times New Roman" w:hAnsi="Times New Roman" w:eastAsia="宋体" w:cs="Times New Roman"/>
                <w:szCs w:val="21"/>
              </w:rPr>
              <w:t>F</w:t>
            </w:r>
            <w:r>
              <w:rPr>
                <w:rFonts w:hint="eastAsia" w:ascii="Times New Roman" w:hAnsi="Times New Roman" w:eastAsia="宋体" w:cs="Times New Roman"/>
                <w:szCs w:val="21"/>
              </w:rPr>
              <w:t>类</w:t>
            </w:r>
          </w:p>
        </w:tc>
        <w:tc>
          <w:tcPr>
            <w:tcW w:w="404" w:type="pct"/>
            <w:vMerge w:val="continue"/>
            <w:vAlign w:val="center"/>
          </w:tcPr>
          <w:p w14:paraId="3D8A1C9B">
            <w:pPr>
              <w:jc w:val="center"/>
              <w:textAlignment w:val="center"/>
              <w:rPr>
                <w:rFonts w:ascii="宋体" w:hAnsi="宋体" w:eastAsia="宋体" w:cs="Times New Roman"/>
                <w:szCs w:val="21"/>
              </w:rPr>
            </w:pPr>
          </w:p>
        </w:tc>
      </w:tr>
      <w:tr w14:paraId="76FBA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7826BFB9">
            <w:pPr>
              <w:numPr>
                <w:ilvl w:val="0"/>
                <w:numId w:val="10"/>
              </w:numPr>
              <w:tabs>
                <w:tab w:val="left" w:pos="550"/>
              </w:tabs>
              <w:ind w:left="0" w:firstLine="0"/>
              <w:jc w:val="center"/>
              <w:textAlignment w:val="center"/>
              <w:rPr>
                <w:rFonts w:ascii="Times New Roman" w:hAnsi="Times New Roman" w:eastAsia="宋体" w:cs="Times New Roman"/>
                <w:szCs w:val="21"/>
              </w:rPr>
            </w:pPr>
          </w:p>
        </w:tc>
        <w:tc>
          <w:tcPr>
            <w:tcW w:w="1013" w:type="pct"/>
            <w:vMerge w:val="restart"/>
            <w:vAlign w:val="center"/>
          </w:tcPr>
          <w:p w14:paraId="000CD3ED">
            <w:pPr>
              <w:jc w:val="center"/>
              <w:textAlignment w:val="center"/>
              <w:rPr>
                <w:rFonts w:ascii="Times New Roman" w:hAnsi="Times New Roman" w:eastAsia="宋体" w:cs="Times New Roman"/>
                <w:szCs w:val="21"/>
              </w:rPr>
            </w:pPr>
            <w:r>
              <w:rPr>
                <w:rFonts w:ascii="Times New Roman" w:hAnsi="Times New Roman" w:eastAsia="宋体" w:cs="Times New Roman"/>
                <w:szCs w:val="21"/>
              </w:rPr>
              <w:t>RTCA/DO</w:t>
            </w:r>
            <w:r>
              <w:rPr>
                <w:rFonts w:hint="eastAsia" w:ascii="Times New Roman" w:hAnsi="Times New Roman" w:eastAsia="宋体" w:cs="Times New Roman"/>
                <w:szCs w:val="21"/>
              </w:rPr>
              <w:t>－</w:t>
            </w:r>
            <w:r>
              <w:rPr>
                <w:rFonts w:ascii="Times New Roman" w:hAnsi="Times New Roman" w:eastAsia="宋体" w:cs="Times New Roman"/>
                <w:szCs w:val="21"/>
              </w:rPr>
              <w:t>160G</w:t>
            </w:r>
            <w:r>
              <w:rPr>
                <w:rFonts w:hint="eastAsia" w:ascii="Times New Roman" w:hAnsi="Times New Roman" w:eastAsia="宋体" w:cs="Times New Roman"/>
                <w:szCs w:val="21"/>
              </w:rPr>
              <w:t>第</w:t>
            </w:r>
            <w:r>
              <w:rPr>
                <w:rFonts w:ascii="Times New Roman" w:hAnsi="Times New Roman" w:eastAsia="宋体" w:cs="Times New Roman"/>
                <w:szCs w:val="21"/>
              </w:rPr>
              <w:t>21</w:t>
            </w:r>
            <w:r>
              <w:rPr>
                <w:rFonts w:hint="eastAsia" w:ascii="Times New Roman" w:hAnsi="Times New Roman" w:eastAsia="宋体" w:cs="Times New Roman"/>
                <w:szCs w:val="21"/>
              </w:rPr>
              <w:t>章</w:t>
            </w:r>
          </w:p>
          <w:p w14:paraId="79B1DB22">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射频能量发射</w:t>
            </w:r>
          </w:p>
        </w:tc>
        <w:tc>
          <w:tcPr>
            <w:tcW w:w="1134" w:type="pct"/>
            <w:vAlign w:val="center"/>
          </w:tcPr>
          <w:p w14:paraId="5F4BA546">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第</w:t>
            </w:r>
            <w:r>
              <w:rPr>
                <w:rFonts w:ascii="Times New Roman" w:hAnsi="Times New Roman" w:eastAsia="宋体" w:cs="Times New Roman"/>
                <w:szCs w:val="21"/>
              </w:rPr>
              <w:t>21.4</w:t>
            </w:r>
            <w:r>
              <w:rPr>
                <w:rFonts w:hint="eastAsia" w:ascii="Times New Roman" w:hAnsi="Times New Roman" w:eastAsia="宋体" w:cs="Times New Roman"/>
                <w:kern w:val="0"/>
                <w:szCs w:val="21"/>
              </w:rPr>
              <w:t>条</w:t>
            </w:r>
          </w:p>
        </w:tc>
        <w:tc>
          <w:tcPr>
            <w:tcW w:w="1456" w:type="pct"/>
            <w:vAlign w:val="center"/>
          </w:tcPr>
          <w:p w14:paraId="1B98C916">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射频传导发射（</w:t>
            </w:r>
            <w:r>
              <w:rPr>
                <w:rFonts w:ascii="Times New Roman" w:hAnsi="Times New Roman" w:eastAsia="宋体" w:cs="Times New Roman"/>
                <w:szCs w:val="21"/>
              </w:rPr>
              <w:t>CE</w:t>
            </w:r>
            <w:r>
              <w:rPr>
                <w:rFonts w:hint="eastAsia" w:ascii="Times New Roman" w:hAnsi="Times New Roman" w:eastAsia="宋体" w:cs="Times New Roman"/>
                <w:szCs w:val="21"/>
              </w:rPr>
              <w:t>）</w:t>
            </w:r>
          </w:p>
        </w:tc>
        <w:tc>
          <w:tcPr>
            <w:tcW w:w="593" w:type="pct"/>
            <w:vMerge w:val="restart"/>
            <w:vAlign w:val="center"/>
          </w:tcPr>
          <w:p w14:paraId="4B0703F5">
            <w:pPr>
              <w:jc w:val="center"/>
              <w:textAlignment w:val="center"/>
              <w:rPr>
                <w:rFonts w:ascii="Times New Roman" w:hAnsi="Times New Roman" w:eastAsia="宋体" w:cs="Times New Roman"/>
                <w:szCs w:val="21"/>
              </w:rPr>
            </w:pPr>
            <w:r>
              <w:rPr>
                <w:rFonts w:ascii="Times New Roman" w:hAnsi="Times New Roman" w:eastAsia="宋体" w:cs="Times New Roman"/>
                <w:szCs w:val="21"/>
              </w:rPr>
              <w:t>L</w:t>
            </w:r>
            <w:r>
              <w:rPr>
                <w:rFonts w:hint="eastAsia" w:ascii="Times New Roman" w:hAnsi="Times New Roman" w:eastAsia="宋体" w:cs="Times New Roman"/>
                <w:szCs w:val="21"/>
              </w:rPr>
              <w:t>类</w:t>
            </w:r>
          </w:p>
        </w:tc>
        <w:tc>
          <w:tcPr>
            <w:tcW w:w="404" w:type="pct"/>
            <w:vMerge w:val="restart"/>
            <w:vAlign w:val="center"/>
          </w:tcPr>
          <w:p w14:paraId="219D4B87">
            <w:pPr>
              <w:jc w:val="center"/>
              <w:textAlignment w:val="center"/>
              <w:rPr>
                <w:rFonts w:ascii="宋体" w:hAnsi="宋体" w:eastAsia="宋体" w:cs="Times New Roman"/>
                <w:szCs w:val="21"/>
              </w:rPr>
            </w:pPr>
            <w:r>
              <w:rPr>
                <w:rFonts w:ascii="宋体" w:hAnsi="宋体" w:eastAsia="宋体" w:cs="Times New Roman"/>
                <w:szCs w:val="21"/>
              </w:rPr>
              <w:t>/</w:t>
            </w:r>
          </w:p>
        </w:tc>
      </w:tr>
      <w:tr w14:paraId="3A5ADD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4D1D05F6">
            <w:pPr>
              <w:numPr>
                <w:ilvl w:val="0"/>
                <w:numId w:val="10"/>
              </w:numPr>
              <w:tabs>
                <w:tab w:val="left" w:pos="550"/>
              </w:tabs>
              <w:ind w:left="0" w:firstLine="0"/>
              <w:jc w:val="center"/>
              <w:textAlignment w:val="center"/>
              <w:rPr>
                <w:rFonts w:ascii="Times New Roman" w:hAnsi="Times New Roman" w:eastAsia="宋体" w:cs="Times New Roman"/>
                <w:szCs w:val="21"/>
              </w:rPr>
            </w:pPr>
          </w:p>
        </w:tc>
        <w:tc>
          <w:tcPr>
            <w:tcW w:w="1013" w:type="pct"/>
            <w:vMerge w:val="continue"/>
            <w:vAlign w:val="center"/>
          </w:tcPr>
          <w:p w14:paraId="7F89E1C6">
            <w:pPr>
              <w:jc w:val="center"/>
              <w:textAlignment w:val="center"/>
              <w:rPr>
                <w:rFonts w:ascii="Times New Roman" w:hAnsi="Times New Roman" w:eastAsia="宋体" w:cs="Times New Roman"/>
                <w:szCs w:val="21"/>
              </w:rPr>
            </w:pPr>
          </w:p>
        </w:tc>
        <w:tc>
          <w:tcPr>
            <w:tcW w:w="1134" w:type="pct"/>
            <w:vAlign w:val="center"/>
          </w:tcPr>
          <w:p w14:paraId="3640B1BD">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第</w:t>
            </w:r>
            <w:r>
              <w:rPr>
                <w:rFonts w:ascii="Times New Roman" w:hAnsi="Times New Roman" w:eastAsia="宋体" w:cs="Times New Roman"/>
                <w:szCs w:val="21"/>
              </w:rPr>
              <w:t>21.5</w:t>
            </w:r>
            <w:r>
              <w:rPr>
                <w:rFonts w:hint="eastAsia" w:ascii="Times New Roman" w:hAnsi="Times New Roman" w:eastAsia="宋体" w:cs="Times New Roman"/>
                <w:kern w:val="0"/>
                <w:szCs w:val="21"/>
              </w:rPr>
              <w:t>条</w:t>
            </w:r>
          </w:p>
        </w:tc>
        <w:tc>
          <w:tcPr>
            <w:tcW w:w="1456" w:type="pct"/>
            <w:vAlign w:val="center"/>
          </w:tcPr>
          <w:p w14:paraId="62B1DB77">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射频辐射发射（</w:t>
            </w:r>
            <w:r>
              <w:rPr>
                <w:rFonts w:ascii="Times New Roman" w:hAnsi="Times New Roman" w:eastAsia="宋体" w:cs="Times New Roman"/>
                <w:szCs w:val="21"/>
              </w:rPr>
              <w:t>RE</w:t>
            </w:r>
            <w:r>
              <w:rPr>
                <w:rFonts w:hint="eastAsia" w:ascii="Times New Roman" w:hAnsi="Times New Roman" w:eastAsia="宋体" w:cs="Times New Roman"/>
                <w:szCs w:val="21"/>
              </w:rPr>
              <w:t>）</w:t>
            </w:r>
          </w:p>
        </w:tc>
        <w:tc>
          <w:tcPr>
            <w:tcW w:w="593" w:type="pct"/>
            <w:vMerge w:val="continue"/>
            <w:vAlign w:val="center"/>
          </w:tcPr>
          <w:p w14:paraId="46492600">
            <w:pPr>
              <w:jc w:val="center"/>
              <w:textAlignment w:val="center"/>
              <w:rPr>
                <w:rFonts w:ascii="Times New Roman" w:hAnsi="Times New Roman" w:eastAsia="宋体" w:cs="Times New Roman"/>
                <w:szCs w:val="21"/>
              </w:rPr>
            </w:pPr>
          </w:p>
        </w:tc>
        <w:tc>
          <w:tcPr>
            <w:tcW w:w="404" w:type="pct"/>
            <w:vMerge w:val="continue"/>
            <w:vAlign w:val="center"/>
          </w:tcPr>
          <w:p w14:paraId="0B8EAA60">
            <w:pPr>
              <w:jc w:val="center"/>
              <w:textAlignment w:val="center"/>
              <w:rPr>
                <w:rFonts w:ascii="宋体" w:hAnsi="宋体" w:eastAsia="宋体" w:cs="Times New Roman"/>
                <w:szCs w:val="21"/>
              </w:rPr>
            </w:pPr>
          </w:p>
        </w:tc>
      </w:tr>
      <w:tr w14:paraId="0F395E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14:paraId="37EFECEC">
            <w:pPr>
              <w:numPr>
                <w:ilvl w:val="0"/>
                <w:numId w:val="10"/>
              </w:numPr>
              <w:tabs>
                <w:tab w:val="left" w:pos="550"/>
              </w:tabs>
              <w:ind w:left="0" w:firstLine="0"/>
              <w:jc w:val="center"/>
              <w:textAlignment w:val="center"/>
              <w:rPr>
                <w:rFonts w:ascii="Times New Roman" w:hAnsi="Times New Roman" w:eastAsia="宋体" w:cs="Times New Roman"/>
                <w:szCs w:val="21"/>
              </w:rPr>
            </w:pPr>
          </w:p>
        </w:tc>
        <w:tc>
          <w:tcPr>
            <w:tcW w:w="2147" w:type="pct"/>
            <w:gridSpan w:val="2"/>
            <w:vAlign w:val="center"/>
          </w:tcPr>
          <w:p w14:paraId="18F6115D">
            <w:pPr>
              <w:jc w:val="center"/>
              <w:textAlignment w:val="center"/>
              <w:rPr>
                <w:rFonts w:ascii="Times New Roman" w:hAnsi="Times New Roman" w:eastAsia="宋体" w:cs="Times New Roman"/>
                <w:szCs w:val="21"/>
              </w:rPr>
            </w:pPr>
            <w:r>
              <w:rPr>
                <w:rFonts w:ascii="Times New Roman" w:hAnsi="Times New Roman" w:eastAsia="宋体" w:cs="Times New Roman"/>
                <w:szCs w:val="21"/>
              </w:rPr>
              <w:t>RTCA/DO</w:t>
            </w:r>
            <w:r>
              <w:rPr>
                <w:rFonts w:hint="eastAsia" w:ascii="Times New Roman" w:hAnsi="Times New Roman" w:eastAsia="宋体" w:cs="Times New Roman"/>
                <w:szCs w:val="21"/>
              </w:rPr>
              <w:t>－</w:t>
            </w:r>
            <w:r>
              <w:rPr>
                <w:rFonts w:ascii="Times New Roman" w:hAnsi="Times New Roman" w:eastAsia="宋体" w:cs="Times New Roman"/>
                <w:szCs w:val="21"/>
              </w:rPr>
              <w:t>160G</w:t>
            </w:r>
            <w:r>
              <w:rPr>
                <w:rFonts w:hint="eastAsia" w:ascii="Times New Roman" w:hAnsi="Times New Roman" w:eastAsia="宋体" w:cs="Times New Roman"/>
                <w:szCs w:val="21"/>
              </w:rPr>
              <w:t>第</w:t>
            </w:r>
            <w:r>
              <w:rPr>
                <w:rFonts w:ascii="Times New Roman" w:hAnsi="Times New Roman" w:eastAsia="宋体" w:cs="Times New Roman"/>
                <w:szCs w:val="21"/>
              </w:rPr>
              <w:t>22</w:t>
            </w:r>
            <w:r>
              <w:rPr>
                <w:rFonts w:hint="eastAsia" w:ascii="Times New Roman" w:hAnsi="Times New Roman" w:eastAsia="宋体" w:cs="Times New Roman"/>
                <w:szCs w:val="21"/>
              </w:rPr>
              <w:t>章</w:t>
            </w:r>
          </w:p>
        </w:tc>
        <w:tc>
          <w:tcPr>
            <w:tcW w:w="1456" w:type="pct"/>
            <w:vAlign w:val="center"/>
          </w:tcPr>
          <w:p w14:paraId="77865C49">
            <w:pPr>
              <w:jc w:val="center"/>
              <w:textAlignment w:val="center"/>
              <w:rPr>
                <w:rFonts w:ascii="Times New Roman" w:hAnsi="Times New Roman" w:eastAsia="宋体" w:cs="Times New Roman"/>
                <w:szCs w:val="21"/>
              </w:rPr>
            </w:pPr>
            <w:r>
              <w:rPr>
                <w:rFonts w:hint="eastAsia" w:ascii="Times New Roman" w:hAnsi="Times New Roman" w:eastAsia="宋体" w:cs="Times New Roman"/>
                <w:szCs w:val="21"/>
              </w:rPr>
              <w:t>雷电感应瞬态敏感性</w:t>
            </w:r>
          </w:p>
        </w:tc>
        <w:tc>
          <w:tcPr>
            <w:tcW w:w="593" w:type="pct"/>
            <w:vAlign w:val="center"/>
          </w:tcPr>
          <w:p w14:paraId="4F3E258B">
            <w:pPr>
              <w:jc w:val="center"/>
              <w:textAlignment w:val="center"/>
              <w:rPr>
                <w:rFonts w:ascii="Times New Roman" w:hAnsi="Times New Roman" w:eastAsia="宋体" w:cs="Times New Roman"/>
                <w:szCs w:val="21"/>
              </w:rPr>
            </w:pPr>
            <w:r>
              <w:rPr>
                <w:rFonts w:ascii="Times New Roman" w:hAnsi="Times New Roman" w:eastAsia="宋体" w:cs="Times New Roman"/>
                <w:kern w:val="0"/>
                <w:szCs w:val="21"/>
              </w:rPr>
              <w:t>A3J3L3</w:t>
            </w:r>
            <w:r>
              <w:rPr>
                <w:rFonts w:hint="eastAsia" w:ascii="Times New Roman" w:hAnsi="Times New Roman" w:eastAsia="宋体" w:cs="Times New Roman"/>
                <w:kern w:val="0"/>
                <w:szCs w:val="21"/>
              </w:rPr>
              <w:t>类</w:t>
            </w:r>
          </w:p>
        </w:tc>
        <w:tc>
          <w:tcPr>
            <w:tcW w:w="404" w:type="pct"/>
            <w:vAlign w:val="center"/>
          </w:tcPr>
          <w:p w14:paraId="1DD861D9">
            <w:pPr>
              <w:jc w:val="center"/>
              <w:textAlignment w:val="center"/>
              <w:rPr>
                <w:rFonts w:ascii="宋体" w:hAnsi="宋体" w:eastAsia="宋体" w:cs="Times New Roman"/>
                <w:szCs w:val="21"/>
              </w:rPr>
            </w:pPr>
            <w:r>
              <w:rPr>
                <w:rFonts w:ascii="宋体" w:hAnsi="宋体" w:eastAsia="宋体" w:cs="Times New Roman"/>
                <w:szCs w:val="21"/>
              </w:rPr>
              <w:t>/</w:t>
            </w:r>
          </w:p>
        </w:tc>
      </w:tr>
    </w:tbl>
    <w:p w14:paraId="2666FBA7">
      <w:pPr>
        <w:pStyle w:val="23"/>
        <w:numPr>
          <w:ilvl w:val="1"/>
          <w:numId w:val="8"/>
        </w:numPr>
        <w:spacing w:line="420" w:lineRule="exact"/>
        <w:textAlignment w:val="center"/>
        <w:rPr>
          <w:rFonts w:ascii="Times New Roman" w:hAnsi="Times New Roman"/>
          <w:sz w:val="28"/>
          <w:szCs w:val="28"/>
          <w:lang w:val="zh-CN"/>
        </w:rPr>
      </w:pPr>
      <w:r>
        <w:rPr>
          <w:rFonts w:ascii="Times New Roman" w:hAnsi="Times New Roman"/>
          <w:sz w:val="28"/>
          <w:szCs w:val="28"/>
          <w:lang w:val="zh-CN"/>
        </w:rPr>
        <w:t>预期试验周期</w:t>
      </w:r>
    </w:p>
    <w:p w14:paraId="78EEF37A">
      <w:pPr>
        <w:pStyle w:val="18"/>
        <w:spacing w:line="420" w:lineRule="exact"/>
        <w:ind w:firstLine="480"/>
      </w:pPr>
      <w:r>
        <w:t>各试验项目的预期试验周期见表</w:t>
      </w:r>
      <w:r>
        <w:rPr>
          <w:rFonts w:hint="eastAsia"/>
        </w:rPr>
        <w:t>5</w:t>
      </w:r>
      <w:r>
        <w:t>。试验项目顺序可根据受试设备准备情况和试验室准备情况自行调整。试验过程中，受试设备构型状态应保持相对冻结，构型状态发生变化的应获得局方试验主管代表的批准/认可。</w:t>
      </w:r>
    </w:p>
    <w:p w14:paraId="14BDDE20">
      <w:pPr>
        <w:pStyle w:val="4"/>
      </w:pPr>
      <w:bookmarkStart w:id="27" w:name="_Ref11858918"/>
      <w:r>
        <w:t>试验项目计划时间安排表</w:t>
      </w:r>
      <w:bookmarkEnd w:id="27"/>
    </w:p>
    <w:tbl>
      <w:tblPr>
        <w:tblStyle w:val="12"/>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620"/>
        <w:gridCol w:w="1322"/>
        <w:gridCol w:w="1197"/>
        <w:gridCol w:w="879"/>
        <w:gridCol w:w="1767"/>
        <w:gridCol w:w="879"/>
        <w:gridCol w:w="1007"/>
        <w:gridCol w:w="688"/>
      </w:tblGrid>
      <w:tr w14:paraId="5425A3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tcBorders>
              <w:top w:val="single" w:color="auto" w:sz="12" w:space="0"/>
              <w:bottom w:val="single" w:color="auto" w:sz="12" w:space="0"/>
              <w:right w:val="single" w:color="auto" w:sz="2" w:space="0"/>
            </w:tcBorders>
            <w:vAlign w:val="center"/>
          </w:tcPr>
          <w:p w14:paraId="00F2F781">
            <w:pPr>
              <w:tabs>
                <w:tab w:val="left" w:pos="550"/>
              </w:tabs>
              <w:jc w:val="center"/>
              <w:rPr>
                <w:rFonts w:ascii="宋体" w:hAnsi="宋体" w:eastAsia="宋体" w:cs="Times New Roman"/>
                <w:szCs w:val="21"/>
              </w:rPr>
            </w:pPr>
            <w:r>
              <w:rPr>
                <w:rFonts w:hint="eastAsia" w:ascii="宋体" w:hAnsi="宋体" w:eastAsia="宋体" w:cs="Times New Roman"/>
                <w:szCs w:val="21"/>
              </w:rPr>
              <w:t>序号</w:t>
            </w:r>
          </w:p>
        </w:tc>
        <w:tc>
          <w:tcPr>
            <w:tcW w:w="1507" w:type="pct"/>
            <w:gridSpan w:val="2"/>
            <w:tcBorders>
              <w:top w:val="single" w:color="auto" w:sz="12" w:space="0"/>
              <w:left w:val="single" w:color="auto" w:sz="2" w:space="0"/>
              <w:bottom w:val="single" w:color="auto" w:sz="12" w:space="0"/>
              <w:right w:val="single" w:color="auto" w:sz="2" w:space="0"/>
            </w:tcBorders>
            <w:vAlign w:val="center"/>
          </w:tcPr>
          <w:p w14:paraId="66386E9B">
            <w:pPr>
              <w:tabs>
                <w:tab w:val="left" w:pos="550"/>
              </w:tabs>
              <w:jc w:val="center"/>
              <w:rPr>
                <w:rFonts w:ascii="宋体" w:hAnsi="宋体" w:eastAsia="宋体" w:cs="Times New Roman"/>
                <w:szCs w:val="21"/>
              </w:rPr>
            </w:pPr>
            <w:r>
              <w:rPr>
                <w:rFonts w:hint="eastAsia" w:ascii="宋体" w:hAnsi="宋体" w:eastAsia="宋体" w:cs="Times New Roman"/>
                <w:szCs w:val="21"/>
              </w:rPr>
              <w:t>试验标准章条</w:t>
            </w:r>
          </w:p>
        </w:tc>
        <w:tc>
          <w:tcPr>
            <w:tcW w:w="1583" w:type="pct"/>
            <w:gridSpan w:val="2"/>
            <w:tcBorders>
              <w:top w:val="single" w:color="auto" w:sz="12" w:space="0"/>
              <w:left w:val="single" w:color="auto" w:sz="2" w:space="0"/>
              <w:bottom w:val="single" w:color="auto" w:sz="12" w:space="0"/>
              <w:right w:val="single" w:color="auto" w:sz="2" w:space="0"/>
            </w:tcBorders>
            <w:vAlign w:val="center"/>
          </w:tcPr>
          <w:p w14:paraId="7906348E">
            <w:pPr>
              <w:tabs>
                <w:tab w:val="left" w:pos="550"/>
              </w:tabs>
              <w:jc w:val="center"/>
              <w:rPr>
                <w:rFonts w:ascii="宋体" w:hAnsi="宋体" w:eastAsia="宋体" w:cs="Times New Roman"/>
                <w:szCs w:val="21"/>
              </w:rPr>
            </w:pPr>
            <w:r>
              <w:rPr>
                <w:rFonts w:hint="eastAsia" w:ascii="宋体" w:hAnsi="宋体" w:eastAsia="宋体" w:cs="Times New Roman"/>
                <w:szCs w:val="21"/>
              </w:rPr>
              <w:t>试验项目名称</w:t>
            </w:r>
          </w:p>
        </w:tc>
        <w:tc>
          <w:tcPr>
            <w:tcW w:w="526" w:type="pct"/>
            <w:tcBorders>
              <w:top w:val="single" w:color="auto" w:sz="12" w:space="0"/>
              <w:left w:val="single" w:color="auto" w:sz="2" w:space="0"/>
              <w:bottom w:val="single" w:color="auto" w:sz="12" w:space="0"/>
              <w:right w:val="single" w:color="auto" w:sz="2" w:space="0"/>
            </w:tcBorders>
            <w:vAlign w:val="center"/>
          </w:tcPr>
          <w:p w14:paraId="6CEB667B">
            <w:pPr>
              <w:tabs>
                <w:tab w:val="left" w:pos="550"/>
              </w:tabs>
              <w:ind w:left="-105" w:leftChars="-50" w:right="-105" w:rightChars="-50"/>
              <w:jc w:val="center"/>
              <w:rPr>
                <w:rFonts w:ascii="宋体" w:hAnsi="宋体" w:eastAsia="宋体" w:cs="Times New Roman"/>
                <w:szCs w:val="21"/>
              </w:rPr>
            </w:pPr>
            <w:r>
              <w:rPr>
                <w:rFonts w:hint="eastAsia" w:ascii="宋体" w:hAnsi="宋体" w:eastAsia="宋体" w:cs="Times New Roman"/>
                <w:szCs w:val="21"/>
              </w:rPr>
              <w:t>预计试验周期</w:t>
            </w:r>
          </w:p>
        </w:tc>
        <w:tc>
          <w:tcPr>
            <w:tcW w:w="602" w:type="pct"/>
            <w:tcBorders>
              <w:top w:val="single" w:color="auto" w:sz="12" w:space="0"/>
              <w:left w:val="single" w:color="auto" w:sz="2" w:space="0"/>
              <w:bottom w:val="single" w:color="auto" w:sz="12" w:space="0"/>
              <w:right w:val="single" w:color="auto" w:sz="2" w:space="0"/>
            </w:tcBorders>
            <w:vAlign w:val="center"/>
          </w:tcPr>
          <w:p w14:paraId="7D80B4AF">
            <w:pPr>
              <w:tabs>
                <w:tab w:val="left" w:pos="550"/>
              </w:tabs>
              <w:jc w:val="center"/>
              <w:rPr>
                <w:rFonts w:ascii="宋体" w:hAnsi="宋体" w:eastAsia="宋体" w:cs="Times New Roman"/>
                <w:szCs w:val="21"/>
              </w:rPr>
            </w:pPr>
            <w:r>
              <w:rPr>
                <w:rFonts w:hint="eastAsia" w:ascii="宋体" w:hAnsi="宋体" w:eastAsia="宋体" w:cs="Times New Roman"/>
                <w:szCs w:val="21"/>
              </w:rPr>
              <w:t>对应本大纲条目</w:t>
            </w:r>
          </w:p>
        </w:tc>
        <w:tc>
          <w:tcPr>
            <w:tcW w:w="412" w:type="pct"/>
            <w:tcBorders>
              <w:top w:val="single" w:color="auto" w:sz="12" w:space="0"/>
              <w:left w:val="single" w:color="auto" w:sz="2" w:space="0"/>
              <w:bottom w:val="single" w:color="auto" w:sz="12" w:space="0"/>
            </w:tcBorders>
            <w:vAlign w:val="center"/>
          </w:tcPr>
          <w:p w14:paraId="2FA275F1">
            <w:pPr>
              <w:tabs>
                <w:tab w:val="left" w:pos="550"/>
              </w:tabs>
              <w:jc w:val="center"/>
              <w:rPr>
                <w:rFonts w:ascii="宋体" w:hAnsi="宋体" w:eastAsia="宋体" w:cs="Times New Roman"/>
                <w:szCs w:val="21"/>
              </w:rPr>
            </w:pPr>
            <w:r>
              <w:rPr>
                <w:rFonts w:hint="eastAsia" w:ascii="宋体" w:hAnsi="宋体" w:eastAsia="宋体" w:cs="Times New Roman"/>
                <w:szCs w:val="21"/>
              </w:rPr>
              <w:t>备注是否目击项目</w:t>
            </w:r>
          </w:p>
        </w:tc>
      </w:tr>
      <w:tr w14:paraId="3A6830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258FE365">
            <w:pPr>
              <w:numPr>
                <w:ilvl w:val="0"/>
                <w:numId w:val="11"/>
              </w:numPr>
              <w:tabs>
                <w:tab w:val="left" w:pos="550"/>
              </w:tabs>
              <w:ind w:left="0" w:firstLine="0"/>
              <w:jc w:val="center"/>
              <w:rPr>
                <w:rFonts w:ascii="Times New Roman" w:hAnsi="Times New Roman" w:eastAsia="宋体" w:cs="Times New Roman"/>
                <w:szCs w:val="21"/>
              </w:rPr>
            </w:pPr>
          </w:p>
        </w:tc>
        <w:tc>
          <w:tcPr>
            <w:tcW w:w="1507" w:type="pct"/>
            <w:gridSpan w:val="2"/>
            <w:vAlign w:val="center"/>
          </w:tcPr>
          <w:p w14:paraId="14F683CC">
            <w:pPr>
              <w:jc w:val="center"/>
              <w:rPr>
                <w:rFonts w:ascii="Times New Roman" w:hAnsi="Times New Roman" w:eastAsia="宋体" w:cs="Times New Roman"/>
                <w:szCs w:val="21"/>
              </w:rPr>
            </w:pPr>
            <w:r>
              <w:rPr>
                <w:rFonts w:ascii="Times New Roman" w:hAnsi="Times New Roman" w:eastAsia="宋体" w:cs="Times New Roman"/>
                <w:szCs w:val="21"/>
              </w:rPr>
              <w:t>RTCA/DO－160G第15章</w:t>
            </w:r>
            <w:r>
              <w:rPr>
                <w:rFonts w:ascii="Times New Roman" w:hAnsi="Times New Roman" w:eastAsia="宋体" w:cs="Times New Roman"/>
                <w:kern w:val="0"/>
                <w:szCs w:val="21"/>
              </w:rPr>
              <w:t>15.3条</w:t>
            </w:r>
          </w:p>
        </w:tc>
        <w:tc>
          <w:tcPr>
            <w:tcW w:w="1583" w:type="pct"/>
            <w:gridSpan w:val="2"/>
            <w:vAlign w:val="center"/>
          </w:tcPr>
          <w:p w14:paraId="09863F80">
            <w:pPr>
              <w:jc w:val="center"/>
              <w:rPr>
                <w:rFonts w:ascii="Times New Roman" w:hAnsi="Times New Roman" w:eastAsia="宋体" w:cs="Times New Roman"/>
                <w:kern w:val="0"/>
                <w:szCs w:val="21"/>
              </w:rPr>
            </w:pPr>
            <w:r>
              <w:rPr>
                <w:rFonts w:ascii="Times New Roman" w:hAnsi="Times New Roman" w:eastAsia="宋体" w:cs="Times New Roman"/>
                <w:szCs w:val="21"/>
              </w:rPr>
              <w:t>磁影响</w:t>
            </w:r>
          </w:p>
        </w:tc>
        <w:tc>
          <w:tcPr>
            <w:tcW w:w="526" w:type="pct"/>
            <w:vAlign w:val="center"/>
          </w:tcPr>
          <w:p w14:paraId="224DF428">
            <w:pPr>
              <w:jc w:val="center"/>
              <w:rPr>
                <w:rFonts w:ascii="Times New Roman" w:hAnsi="Times New Roman" w:eastAsia="宋体" w:cs="Times New Roman"/>
                <w:szCs w:val="21"/>
              </w:rPr>
            </w:pPr>
            <w:r>
              <w:rPr>
                <w:rFonts w:ascii="Times New Roman" w:hAnsi="Times New Roman" w:eastAsia="宋体" w:cs="Times New Roman"/>
                <w:szCs w:val="21"/>
              </w:rPr>
              <w:t>0.5天</w:t>
            </w:r>
          </w:p>
        </w:tc>
        <w:tc>
          <w:tcPr>
            <w:tcW w:w="602" w:type="pct"/>
            <w:vAlign w:val="center"/>
          </w:tcPr>
          <w:p w14:paraId="67F32621">
            <w:pPr>
              <w:jc w:val="center"/>
              <w:rPr>
                <w:rFonts w:ascii="Times New Roman" w:hAnsi="Times New Roman" w:eastAsia="宋体" w:cs="Times New Roman"/>
                <w:szCs w:val="21"/>
              </w:rPr>
            </w:pPr>
            <w:r>
              <w:rPr>
                <w:rFonts w:ascii="Times New Roman" w:hAnsi="Times New Roman" w:eastAsia="宋体" w:cs="Times New Roman"/>
                <w:szCs w:val="21"/>
              </w:rPr>
              <w:t>12章</w:t>
            </w:r>
          </w:p>
        </w:tc>
        <w:tc>
          <w:tcPr>
            <w:tcW w:w="412" w:type="pct"/>
            <w:vAlign w:val="center"/>
          </w:tcPr>
          <w:p w14:paraId="1A7FF505">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0273C6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4EC27A03">
            <w:pPr>
              <w:numPr>
                <w:ilvl w:val="0"/>
                <w:numId w:val="11"/>
              </w:numPr>
              <w:tabs>
                <w:tab w:val="left" w:pos="550"/>
              </w:tabs>
              <w:ind w:left="0" w:firstLine="0"/>
              <w:jc w:val="center"/>
              <w:rPr>
                <w:rFonts w:ascii="Times New Roman" w:hAnsi="Times New Roman" w:eastAsia="宋体" w:cs="Times New Roman"/>
                <w:szCs w:val="21"/>
              </w:rPr>
            </w:pPr>
          </w:p>
        </w:tc>
        <w:tc>
          <w:tcPr>
            <w:tcW w:w="1507" w:type="pct"/>
            <w:gridSpan w:val="2"/>
            <w:vAlign w:val="center"/>
          </w:tcPr>
          <w:p w14:paraId="0D77131D">
            <w:pPr>
              <w:jc w:val="center"/>
              <w:rPr>
                <w:rFonts w:ascii="Times New Roman" w:hAnsi="Times New Roman" w:eastAsia="宋体" w:cs="Times New Roman"/>
                <w:szCs w:val="21"/>
              </w:rPr>
            </w:pPr>
            <w:r>
              <w:rPr>
                <w:rFonts w:ascii="Times New Roman" w:hAnsi="Times New Roman" w:eastAsia="宋体" w:cs="Times New Roman"/>
                <w:szCs w:val="21"/>
              </w:rPr>
              <w:t>RTCA/DO－160G第16章16.6.1.1</w:t>
            </w:r>
            <w:r>
              <w:rPr>
                <w:rFonts w:ascii="Times New Roman" w:hAnsi="Times New Roman" w:eastAsia="宋体" w:cs="Times New Roman"/>
                <w:kern w:val="0"/>
                <w:szCs w:val="21"/>
              </w:rPr>
              <w:t>条</w:t>
            </w:r>
          </w:p>
        </w:tc>
        <w:tc>
          <w:tcPr>
            <w:tcW w:w="526" w:type="pct"/>
            <w:vMerge w:val="restart"/>
            <w:vAlign w:val="center"/>
          </w:tcPr>
          <w:p w14:paraId="0C0198C7">
            <w:pPr>
              <w:jc w:val="center"/>
              <w:rPr>
                <w:rFonts w:ascii="Times New Roman" w:hAnsi="Times New Roman" w:eastAsia="宋体" w:cs="Times New Roman"/>
                <w:kern w:val="0"/>
                <w:szCs w:val="21"/>
              </w:rPr>
            </w:pPr>
            <w:r>
              <w:rPr>
                <w:rFonts w:ascii="Times New Roman" w:hAnsi="Times New Roman" w:eastAsia="宋体" w:cs="Times New Roman"/>
                <w:kern w:val="0"/>
                <w:szCs w:val="21"/>
              </w:rPr>
              <w:t>电源输入</w:t>
            </w:r>
          </w:p>
        </w:tc>
        <w:tc>
          <w:tcPr>
            <w:tcW w:w="1057" w:type="pct"/>
            <w:vAlign w:val="center"/>
          </w:tcPr>
          <w:p w14:paraId="2896C0F2">
            <w:pPr>
              <w:jc w:val="center"/>
              <w:rPr>
                <w:rFonts w:ascii="Times New Roman" w:hAnsi="Times New Roman" w:eastAsia="宋体" w:cs="Times New Roman"/>
                <w:kern w:val="0"/>
                <w:szCs w:val="21"/>
              </w:rPr>
            </w:pPr>
            <w:r>
              <w:rPr>
                <w:rFonts w:ascii="Times New Roman" w:hAnsi="Times New Roman" w:eastAsia="宋体" w:cs="Times New Roman"/>
                <w:kern w:val="0"/>
                <w:szCs w:val="21"/>
              </w:rPr>
              <w:t>电压（直流平均值）</w:t>
            </w:r>
          </w:p>
        </w:tc>
        <w:tc>
          <w:tcPr>
            <w:tcW w:w="526" w:type="pct"/>
            <w:vMerge w:val="restart"/>
            <w:vAlign w:val="center"/>
          </w:tcPr>
          <w:p w14:paraId="36539F35">
            <w:pPr>
              <w:jc w:val="center"/>
              <w:rPr>
                <w:rFonts w:ascii="Times New Roman" w:hAnsi="Times New Roman" w:eastAsia="宋体" w:cs="Times New Roman"/>
                <w:szCs w:val="21"/>
              </w:rPr>
            </w:pPr>
            <w:r>
              <w:rPr>
                <w:rFonts w:ascii="Times New Roman" w:hAnsi="Times New Roman" w:eastAsia="宋体" w:cs="Times New Roman"/>
                <w:szCs w:val="21"/>
              </w:rPr>
              <w:t>1天</w:t>
            </w:r>
          </w:p>
        </w:tc>
        <w:tc>
          <w:tcPr>
            <w:tcW w:w="602" w:type="pct"/>
            <w:vAlign w:val="center"/>
          </w:tcPr>
          <w:p w14:paraId="7CF32F25">
            <w:pPr>
              <w:jc w:val="center"/>
              <w:rPr>
                <w:rFonts w:ascii="Times New Roman" w:hAnsi="Times New Roman" w:eastAsia="宋体" w:cs="Times New Roman"/>
                <w:szCs w:val="21"/>
              </w:rPr>
            </w:pPr>
            <w:r>
              <w:rPr>
                <w:rFonts w:ascii="Times New Roman" w:hAnsi="Times New Roman" w:eastAsia="宋体" w:cs="Times New Roman"/>
                <w:szCs w:val="21"/>
              </w:rPr>
              <w:t>13.7.1章</w:t>
            </w:r>
          </w:p>
        </w:tc>
        <w:tc>
          <w:tcPr>
            <w:tcW w:w="412" w:type="pct"/>
            <w:vAlign w:val="center"/>
          </w:tcPr>
          <w:p w14:paraId="64B36ABF">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3ADFCC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087A9668">
            <w:pPr>
              <w:numPr>
                <w:ilvl w:val="0"/>
                <w:numId w:val="11"/>
              </w:numPr>
              <w:tabs>
                <w:tab w:val="left" w:pos="550"/>
              </w:tabs>
              <w:ind w:left="0" w:firstLine="0"/>
              <w:jc w:val="center"/>
              <w:rPr>
                <w:rFonts w:ascii="Times New Roman" w:hAnsi="Times New Roman" w:eastAsia="宋体" w:cs="Times New Roman"/>
                <w:szCs w:val="21"/>
              </w:rPr>
            </w:pPr>
          </w:p>
        </w:tc>
        <w:tc>
          <w:tcPr>
            <w:tcW w:w="1507" w:type="pct"/>
            <w:gridSpan w:val="2"/>
            <w:vAlign w:val="center"/>
          </w:tcPr>
          <w:p w14:paraId="6CE60035">
            <w:pPr>
              <w:jc w:val="center"/>
              <w:rPr>
                <w:rFonts w:ascii="Times New Roman" w:hAnsi="Times New Roman" w:eastAsia="宋体" w:cs="Times New Roman"/>
                <w:kern w:val="0"/>
                <w:szCs w:val="21"/>
              </w:rPr>
            </w:pPr>
            <w:r>
              <w:rPr>
                <w:rFonts w:ascii="Times New Roman" w:hAnsi="Times New Roman" w:eastAsia="宋体" w:cs="Times New Roman"/>
                <w:szCs w:val="21"/>
              </w:rPr>
              <w:t>RTCA/DO－160G第16章16.6.1.2</w:t>
            </w:r>
            <w:r>
              <w:rPr>
                <w:rFonts w:ascii="Times New Roman" w:hAnsi="Times New Roman" w:eastAsia="宋体" w:cs="Times New Roman"/>
                <w:kern w:val="0"/>
                <w:szCs w:val="21"/>
              </w:rPr>
              <w:t>条</w:t>
            </w:r>
          </w:p>
        </w:tc>
        <w:tc>
          <w:tcPr>
            <w:tcW w:w="526" w:type="pct"/>
            <w:vMerge w:val="continue"/>
            <w:vAlign w:val="center"/>
          </w:tcPr>
          <w:p w14:paraId="4D7DB4B4">
            <w:pPr>
              <w:jc w:val="center"/>
              <w:rPr>
                <w:rFonts w:ascii="Times New Roman" w:hAnsi="Times New Roman" w:eastAsia="宋体" w:cs="Times New Roman"/>
                <w:szCs w:val="21"/>
              </w:rPr>
            </w:pPr>
          </w:p>
        </w:tc>
        <w:tc>
          <w:tcPr>
            <w:tcW w:w="1057" w:type="pct"/>
            <w:vAlign w:val="center"/>
          </w:tcPr>
          <w:p w14:paraId="059EC970">
            <w:pPr>
              <w:jc w:val="center"/>
              <w:rPr>
                <w:rFonts w:ascii="Times New Roman" w:hAnsi="Times New Roman" w:eastAsia="宋体" w:cs="Times New Roman"/>
                <w:szCs w:val="21"/>
              </w:rPr>
            </w:pPr>
            <w:r>
              <w:rPr>
                <w:rFonts w:ascii="Times New Roman" w:hAnsi="Times New Roman" w:eastAsia="宋体" w:cs="Times New Roman"/>
                <w:szCs w:val="21"/>
              </w:rPr>
              <w:t>脉动电压</w:t>
            </w:r>
          </w:p>
        </w:tc>
        <w:tc>
          <w:tcPr>
            <w:tcW w:w="526" w:type="pct"/>
            <w:vMerge w:val="continue"/>
            <w:vAlign w:val="center"/>
          </w:tcPr>
          <w:p w14:paraId="6440D104">
            <w:pPr>
              <w:jc w:val="center"/>
              <w:rPr>
                <w:rFonts w:ascii="Times New Roman" w:hAnsi="Times New Roman" w:eastAsia="宋体" w:cs="Times New Roman"/>
                <w:szCs w:val="21"/>
              </w:rPr>
            </w:pPr>
          </w:p>
        </w:tc>
        <w:tc>
          <w:tcPr>
            <w:tcW w:w="602" w:type="pct"/>
            <w:vAlign w:val="center"/>
          </w:tcPr>
          <w:p w14:paraId="74B26FAC">
            <w:pPr>
              <w:jc w:val="center"/>
              <w:rPr>
                <w:rFonts w:ascii="Times New Roman" w:hAnsi="Times New Roman" w:eastAsia="宋体" w:cs="Times New Roman"/>
                <w:szCs w:val="21"/>
              </w:rPr>
            </w:pPr>
            <w:r>
              <w:rPr>
                <w:rFonts w:ascii="Times New Roman" w:hAnsi="Times New Roman" w:eastAsia="宋体" w:cs="Times New Roman"/>
                <w:szCs w:val="21"/>
              </w:rPr>
              <w:t>13.7.2章</w:t>
            </w:r>
          </w:p>
        </w:tc>
        <w:tc>
          <w:tcPr>
            <w:tcW w:w="412" w:type="pct"/>
            <w:vAlign w:val="center"/>
          </w:tcPr>
          <w:p w14:paraId="3685BD3B">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5BD3F2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3A0D01F5">
            <w:pPr>
              <w:numPr>
                <w:ilvl w:val="0"/>
                <w:numId w:val="11"/>
              </w:numPr>
              <w:tabs>
                <w:tab w:val="left" w:pos="550"/>
              </w:tabs>
              <w:ind w:left="0" w:firstLine="0"/>
              <w:jc w:val="center"/>
              <w:rPr>
                <w:rFonts w:ascii="Times New Roman" w:hAnsi="Times New Roman" w:eastAsia="宋体" w:cs="Times New Roman"/>
                <w:szCs w:val="21"/>
              </w:rPr>
            </w:pPr>
          </w:p>
        </w:tc>
        <w:tc>
          <w:tcPr>
            <w:tcW w:w="1507" w:type="pct"/>
            <w:gridSpan w:val="2"/>
            <w:vAlign w:val="center"/>
          </w:tcPr>
          <w:p w14:paraId="3A68582A">
            <w:pPr>
              <w:jc w:val="center"/>
              <w:rPr>
                <w:rFonts w:ascii="Times New Roman" w:hAnsi="Times New Roman" w:eastAsia="宋体" w:cs="Times New Roman"/>
                <w:kern w:val="0"/>
                <w:szCs w:val="21"/>
              </w:rPr>
            </w:pPr>
            <w:r>
              <w:rPr>
                <w:rFonts w:ascii="Times New Roman" w:hAnsi="Times New Roman" w:eastAsia="宋体" w:cs="Times New Roman"/>
                <w:szCs w:val="21"/>
              </w:rPr>
              <w:t>RTCA/DO－160G第16章16.6.1.3</w:t>
            </w:r>
            <w:r>
              <w:rPr>
                <w:rFonts w:ascii="Times New Roman" w:hAnsi="Times New Roman" w:eastAsia="宋体" w:cs="Times New Roman"/>
                <w:kern w:val="0"/>
                <w:szCs w:val="21"/>
              </w:rPr>
              <w:t>条</w:t>
            </w:r>
          </w:p>
        </w:tc>
        <w:tc>
          <w:tcPr>
            <w:tcW w:w="526" w:type="pct"/>
            <w:vMerge w:val="continue"/>
            <w:vAlign w:val="center"/>
          </w:tcPr>
          <w:p w14:paraId="31F84841">
            <w:pPr>
              <w:jc w:val="center"/>
              <w:rPr>
                <w:rFonts w:ascii="Times New Roman" w:hAnsi="Times New Roman" w:eastAsia="宋体" w:cs="Times New Roman"/>
                <w:szCs w:val="21"/>
              </w:rPr>
            </w:pPr>
          </w:p>
        </w:tc>
        <w:tc>
          <w:tcPr>
            <w:tcW w:w="1057" w:type="pct"/>
            <w:vAlign w:val="center"/>
          </w:tcPr>
          <w:p w14:paraId="6EEC728E">
            <w:pPr>
              <w:jc w:val="center"/>
              <w:rPr>
                <w:rFonts w:ascii="Times New Roman" w:hAnsi="Times New Roman" w:eastAsia="宋体" w:cs="Times New Roman"/>
                <w:szCs w:val="21"/>
              </w:rPr>
            </w:pPr>
            <w:r>
              <w:rPr>
                <w:rFonts w:ascii="Times New Roman" w:hAnsi="Times New Roman" w:eastAsia="宋体" w:cs="Times New Roman"/>
                <w:szCs w:val="21"/>
              </w:rPr>
              <w:t>瞬时电源中断</w:t>
            </w:r>
          </w:p>
        </w:tc>
        <w:tc>
          <w:tcPr>
            <w:tcW w:w="526" w:type="pct"/>
            <w:vMerge w:val="continue"/>
            <w:vAlign w:val="center"/>
          </w:tcPr>
          <w:p w14:paraId="06AF2EE9">
            <w:pPr>
              <w:jc w:val="center"/>
              <w:rPr>
                <w:rFonts w:ascii="Times New Roman" w:hAnsi="Times New Roman" w:eastAsia="宋体" w:cs="Times New Roman"/>
                <w:szCs w:val="21"/>
              </w:rPr>
            </w:pPr>
          </w:p>
        </w:tc>
        <w:tc>
          <w:tcPr>
            <w:tcW w:w="602" w:type="pct"/>
            <w:vAlign w:val="center"/>
          </w:tcPr>
          <w:p w14:paraId="49F1DF5E">
            <w:pPr>
              <w:jc w:val="center"/>
              <w:rPr>
                <w:rFonts w:ascii="Times New Roman" w:hAnsi="Times New Roman" w:eastAsia="宋体" w:cs="Times New Roman"/>
                <w:szCs w:val="21"/>
              </w:rPr>
            </w:pPr>
            <w:r>
              <w:rPr>
                <w:rFonts w:ascii="Times New Roman" w:hAnsi="Times New Roman" w:eastAsia="宋体" w:cs="Times New Roman"/>
                <w:szCs w:val="21"/>
              </w:rPr>
              <w:t>13.7.3章</w:t>
            </w:r>
          </w:p>
        </w:tc>
        <w:tc>
          <w:tcPr>
            <w:tcW w:w="412" w:type="pct"/>
            <w:vAlign w:val="center"/>
          </w:tcPr>
          <w:p w14:paraId="6FCCA233">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774559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247AFB30">
            <w:pPr>
              <w:numPr>
                <w:ilvl w:val="0"/>
                <w:numId w:val="11"/>
              </w:numPr>
              <w:tabs>
                <w:tab w:val="left" w:pos="550"/>
              </w:tabs>
              <w:ind w:left="0" w:firstLine="0"/>
              <w:jc w:val="center"/>
              <w:rPr>
                <w:rFonts w:ascii="Times New Roman" w:hAnsi="Times New Roman" w:eastAsia="宋体" w:cs="Times New Roman"/>
                <w:szCs w:val="21"/>
              </w:rPr>
            </w:pPr>
          </w:p>
        </w:tc>
        <w:tc>
          <w:tcPr>
            <w:tcW w:w="1507" w:type="pct"/>
            <w:gridSpan w:val="2"/>
            <w:vAlign w:val="center"/>
          </w:tcPr>
          <w:p w14:paraId="200D9420">
            <w:pPr>
              <w:jc w:val="center"/>
              <w:rPr>
                <w:rFonts w:ascii="Times New Roman" w:hAnsi="Times New Roman" w:eastAsia="宋体" w:cs="Times New Roman"/>
                <w:kern w:val="0"/>
                <w:szCs w:val="21"/>
              </w:rPr>
            </w:pPr>
            <w:r>
              <w:rPr>
                <w:rFonts w:ascii="Times New Roman" w:hAnsi="Times New Roman" w:eastAsia="宋体" w:cs="Times New Roman"/>
                <w:szCs w:val="21"/>
              </w:rPr>
              <w:t>RTCA/DO－160G第16章16.6.1.4</w:t>
            </w:r>
            <w:r>
              <w:rPr>
                <w:rFonts w:ascii="Times New Roman" w:hAnsi="Times New Roman" w:eastAsia="宋体" w:cs="Times New Roman"/>
                <w:kern w:val="0"/>
                <w:szCs w:val="21"/>
              </w:rPr>
              <w:t>条</w:t>
            </w:r>
          </w:p>
        </w:tc>
        <w:tc>
          <w:tcPr>
            <w:tcW w:w="526" w:type="pct"/>
            <w:vMerge w:val="continue"/>
            <w:vAlign w:val="center"/>
          </w:tcPr>
          <w:p w14:paraId="2578C2CD">
            <w:pPr>
              <w:jc w:val="center"/>
              <w:rPr>
                <w:rFonts w:ascii="Times New Roman" w:hAnsi="Times New Roman" w:eastAsia="宋体" w:cs="Times New Roman"/>
                <w:szCs w:val="21"/>
              </w:rPr>
            </w:pPr>
          </w:p>
        </w:tc>
        <w:tc>
          <w:tcPr>
            <w:tcW w:w="1057" w:type="pct"/>
            <w:vAlign w:val="center"/>
          </w:tcPr>
          <w:p w14:paraId="3982E919">
            <w:pPr>
              <w:jc w:val="center"/>
              <w:rPr>
                <w:rFonts w:ascii="Times New Roman" w:hAnsi="Times New Roman" w:eastAsia="宋体" w:cs="Times New Roman"/>
                <w:szCs w:val="21"/>
              </w:rPr>
            </w:pPr>
            <w:r>
              <w:rPr>
                <w:rFonts w:ascii="Times New Roman" w:hAnsi="Times New Roman" w:eastAsia="宋体" w:cs="Times New Roman"/>
                <w:szCs w:val="21"/>
              </w:rPr>
              <w:t>正常浪涌电压</w:t>
            </w:r>
          </w:p>
        </w:tc>
        <w:tc>
          <w:tcPr>
            <w:tcW w:w="526" w:type="pct"/>
            <w:vMerge w:val="continue"/>
            <w:vAlign w:val="center"/>
          </w:tcPr>
          <w:p w14:paraId="55552200">
            <w:pPr>
              <w:jc w:val="center"/>
              <w:rPr>
                <w:rFonts w:ascii="Times New Roman" w:hAnsi="Times New Roman" w:eastAsia="宋体" w:cs="Times New Roman"/>
                <w:szCs w:val="21"/>
              </w:rPr>
            </w:pPr>
          </w:p>
        </w:tc>
        <w:tc>
          <w:tcPr>
            <w:tcW w:w="602" w:type="pct"/>
            <w:vAlign w:val="center"/>
          </w:tcPr>
          <w:p w14:paraId="52047547">
            <w:pPr>
              <w:jc w:val="center"/>
              <w:rPr>
                <w:rFonts w:ascii="Times New Roman" w:hAnsi="Times New Roman" w:eastAsia="宋体" w:cs="Times New Roman"/>
                <w:szCs w:val="21"/>
              </w:rPr>
            </w:pPr>
            <w:r>
              <w:rPr>
                <w:rFonts w:ascii="Times New Roman" w:hAnsi="Times New Roman" w:eastAsia="宋体" w:cs="Times New Roman"/>
                <w:szCs w:val="21"/>
              </w:rPr>
              <w:t>13.7.4章</w:t>
            </w:r>
          </w:p>
        </w:tc>
        <w:tc>
          <w:tcPr>
            <w:tcW w:w="412" w:type="pct"/>
            <w:vAlign w:val="center"/>
          </w:tcPr>
          <w:p w14:paraId="45227F5C">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26D237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6857E8B1">
            <w:pPr>
              <w:numPr>
                <w:ilvl w:val="0"/>
                <w:numId w:val="11"/>
              </w:numPr>
              <w:tabs>
                <w:tab w:val="left" w:pos="550"/>
              </w:tabs>
              <w:ind w:left="0" w:firstLine="0"/>
              <w:jc w:val="center"/>
              <w:rPr>
                <w:rFonts w:ascii="Times New Roman" w:hAnsi="Times New Roman" w:eastAsia="宋体" w:cs="Times New Roman"/>
                <w:szCs w:val="21"/>
              </w:rPr>
            </w:pPr>
          </w:p>
        </w:tc>
        <w:tc>
          <w:tcPr>
            <w:tcW w:w="1507" w:type="pct"/>
            <w:gridSpan w:val="2"/>
            <w:vAlign w:val="center"/>
          </w:tcPr>
          <w:p w14:paraId="58871F48">
            <w:pPr>
              <w:jc w:val="center"/>
              <w:rPr>
                <w:rFonts w:ascii="Times New Roman" w:hAnsi="Times New Roman" w:eastAsia="宋体" w:cs="Times New Roman"/>
                <w:kern w:val="0"/>
                <w:szCs w:val="21"/>
              </w:rPr>
            </w:pPr>
            <w:r>
              <w:rPr>
                <w:rFonts w:ascii="Times New Roman" w:hAnsi="Times New Roman" w:eastAsia="宋体" w:cs="Times New Roman"/>
                <w:szCs w:val="21"/>
              </w:rPr>
              <w:t>RTCA/DO－160G第16章16.6.2.1</w:t>
            </w:r>
            <w:r>
              <w:rPr>
                <w:rFonts w:ascii="Times New Roman" w:hAnsi="Times New Roman" w:eastAsia="宋体" w:cs="Times New Roman"/>
                <w:kern w:val="0"/>
                <w:szCs w:val="21"/>
              </w:rPr>
              <w:t>条</w:t>
            </w:r>
          </w:p>
        </w:tc>
        <w:tc>
          <w:tcPr>
            <w:tcW w:w="526" w:type="pct"/>
            <w:vMerge w:val="continue"/>
            <w:vAlign w:val="center"/>
          </w:tcPr>
          <w:p w14:paraId="3A68E5C0">
            <w:pPr>
              <w:jc w:val="center"/>
              <w:rPr>
                <w:rFonts w:ascii="Times New Roman" w:hAnsi="Times New Roman" w:eastAsia="宋体" w:cs="Times New Roman"/>
                <w:szCs w:val="21"/>
              </w:rPr>
            </w:pPr>
          </w:p>
        </w:tc>
        <w:tc>
          <w:tcPr>
            <w:tcW w:w="1057" w:type="pct"/>
            <w:vAlign w:val="center"/>
          </w:tcPr>
          <w:p w14:paraId="5CB60ED9">
            <w:pPr>
              <w:jc w:val="center"/>
              <w:rPr>
                <w:rFonts w:ascii="Times New Roman" w:hAnsi="Times New Roman" w:eastAsia="宋体" w:cs="Times New Roman"/>
                <w:szCs w:val="21"/>
              </w:rPr>
            </w:pPr>
            <w:r>
              <w:rPr>
                <w:rFonts w:ascii="Times New Roman" w:hAnsi="Times New Roman" w:eastAsia="宋体" w:cs="Times New Roman"/>
                <w:szCs w:val="21"/>
              </w:rPr>
              <w:t>电压稳态（直流）</w:t>
            </w:r>
          </w:p>
        </w:tc>
        <w:tc>
          <w:tcPr>
            <w:tcW w:w="526" w:type="pct"/>
            <w:vMerge w:val="continue"/>
            <w:vAlign w:val="center"/>
          </w:tcPr>
          <w:p w14:paraId="29B6DBC3">
            <w:pPr>
              <w:jc w:val="center"/>
              <w:rPr>
                <w:rFonts w:ascii="Times New Roman" w:hAnsi="Times New Roman" w:eastAsia="宋体" w:cs="Times New Roman"/>
                <w:szCs w:val="21"/>
              </w:rPr>
            </w:pPr>
          </w:p>
        </w:tc>
        <w:tc>
          <w:tcPr>
            <w:tcW w:w="602" w:type="pct"/>
            <w:vAlign w:val="center"/>
          </w:tcPr>
          <w:p w14:paraId="7A64F91A">
            <w:pPr>
              <w:jc w:val="center"/>
              <w:rPr>
                <w:rFonts w:ascii="Times New Roman" w:hAnsi="Times New Roman" w:eastAsia="宋体" w:cs="Times New Roman"/>
                <w:szCs w:val="21"/>
              </w:rPr>
            </w:pPr>
            <w:r>
              <w:rPr>
                <w:rFonts w:ascii="Times New Roman" w:hAnsi="Times New Roman" w:eastAsia="宋体" w:cs="Times New Roman"/>
                <w:szCs w:val="21"/>
              </w:rPr>
              <w:t>13.7.5章</w:t>
            </w:r>
          </w:p>
        </w:tc>
        <w:tc>
          <w:tcPr>
            <w:tcW w:w="412" w:type="pct"/>
            <w:vAlign w:val="center"/>
          </w:tcPr>
          <w:p w14:paraId="3EC3A5D8">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3EE5CF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6336D713">
            <w:pPr>
              <w:numPr>
                <w:ilvl w:val="0"/>
                <w:numId w:val="11"/>
              </w:numPr>
              <w:tabs>
                <w:tab w:val="left" w:pos="550"/>
              </w:tabs>
              <w:ind w:left="0" w:firstLine="0"/>
              <w:jc w:val="center"/>
              <w:rPr>
                <w:rFonts w:ascii="Times New Roman" w:hAnsi="Times New Roman" w:eastAsia="宋体" w:cs="Times New Roman"/>
                <w:szCs w:val="21"/>
              </w:rPr>
            </w:pPr>
          </w:p>
        </w:tc>
        <w:tc>
          <w:tcPr>
            <w:tcW w:w="1507" w:type="pct"/>
            <w:gridSpan w:val="2"/>
            <w:vAlign w:val="center"/>
          </w:tcPr>
          <w:p w14:paraId="71A7A0A6">
            <w:pPr>
              <w:jc w:val="center"/>
              <w:rPr>
                <w:rFonts w:ascii="Times New Roman" w:hAnsi="Times New Roman" w:eastAsia="宋体" w:cs="Times New Roman"/>
                <w:kern w:val="0"/>
                <w:szCs w:val="21"/>
              </w:rPr>
            </w:pPr>
            <w:r>
              <w:rPr>
                <w:rFonts w:ascii="Times New Roman" w:hAnsi="Times New Roman" w:eastAsia="宋体" w:cs="Times New Roman"/>
                <w:szCs w:val="21"/>
              </w:rPr>
              <w:t>RTCA/DO－160G第16章16.6.2.3</w:t>
            </w:r>
            <w:r>
              <w:rPr>
                <w:rFonts w:ascii="Times New Roman" w:hAnsi="Times New Roman" w:eastAsia="宋体" w:cs="Times New Roman"/>
                <w:kern w:val="0"/>
                <w:szCs w:val="21"/>
              </w:rPr>
              <w:t>条</w:t>
            </w:r>
          </w:p>
        </w:tc>
        <w:tc>
          <w:tcPr>
            <w:tcW w:w="526" w:type="pct"/>
            <w:vMerge w:val="continue"/>
            <w:vAlign w:val="center"/>
          </w:tcPr>
          <w:p w14:paraId="39359F95">
            <w:pPr>
              <w:jc w:val="center"/>
              <w:rPr>
                <w:rFonts w:ascii="Times New Roman" w:hAnsi="Times New Roman" w:eastAsia="宋体" w:cs="Times New Roman"/>
                <w:szCs w:val="21"/>
              </w:rPr>
            </w:pPr>
          </w:p>
        </w:tc>
        <w:tc>
          <w:tcPr>
            <w:tcW w:w="1057" w:type="pct"/>
            <w:vAlign w:val="center"/>
          </w:tcPr>
          <w:p w14:paraId="5315EB1F">
            <w:pPr>
              <w:jc w:val="center"/>
              <w:rPr>
                <w:rFonts w:ascii="Times New Roman" w:hAnsi="Times New Roman" w:eastAsia="宋体" w:cs="Times New Roman"/>
                <w:szCs w:val="21"/>
              </w:rPr>
            </w:pPr>
            <w:r>
              <w:rPr>
                <w:rFonts w:ascii="Times New Roman" w:hAnsi="Times New Roman" w:eastAsia="宋体" w:cs="Times New Roman"/>
                <w:szCs w:val="21"/>
              </w:rPr>
              <w:t>瞬时欠压</w:t>
            </w:r>
          </w:p>
        </w:tc>
        <w:tc>
          <w:tcPr>
            <w:tcW w:w="526" w:type="pct"/>
            <w:vMerge w:val="continue"/>
            <w:vAlign w:val="center"/>
          </w:tcPr>
          <w:p w14:paraId="58A03820">
            <w:pPr>
              <w:jc w:val="center"/>
              <w:rPr>
                <w:rFonts w:ascii="Times New Roman" w:hAnsi="Times New Roman" w:eastAsia="宋体" w:cs="Times New Roman"/>
                <w:szCs w:val="21"/>
              </w:rPr>
            </w:pPr>
          </w:p>
        </w:tc>
        <w:tc>
          <w:tcPr>
            <w:tcW w:w="602" w:type="pct"/>
            <w:vAlign w:val="center"/>
          </w:tcPr>
          <w:p w14:paraId="2D67875F">
            <w:pPr>
              <w:jc w:val="center"/>
              <w:rPr>
                <w:rFonts w:ascii="Times New Roman" w:hAnsi="Times New Roman" w:eastAsia="宋体" w:cs="Times New Roman"/>
                <w:szCs w:val="21"/>
              </w:rPr>
            </w:pPr>
            <w:r>
              <w:rPr>
                <w:rFonts w:ascii="Times New Roman" w:hAnsi="Times New Roman" w:eastAsia="宋体" w:cs="Times New Roman"/>
                <w:szCs w:val="21"/>
              </w:rPr>
              <w:t>13.7.6章</w:t>
            </w:r>
          </w:p>
        </w:tc>
        <w:tc>
          <w:tcPr>
            <w:tcW w:w="412" w:type="pct"/>
            <w:vAlign w:val="center"/>
          </w:tcPr>
          <w:p w14:paraId="4420BB29">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017D0E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49" w:hRule="atLeast"/>
          <w:jc w:val="center"/>
        </w:trPr>
        <w:tc>
          <w:tcPr>
            <w:tcW w:w="371" w:type="pct"/>
            <w:vAlign w:val="center"/>
          </w:tcPr>
          <w:p w14:paraId="5107E72E">
            <w:pPr>
              <w:numPr>
                <w:ilvl w:val="0"/>
                <w:numId w:val="11"/>
              </w:numPr>
              <w:tabs>
                <w:tab w:val="left" w:pos="550"/>
              </w:tabs>
              <w:ind w:left="0" w:firstLine="0"/>
              <w:jc w:val="center"/>
              <w:rPr>
                <w:rFonts w:ascii="Times New Roman" w:hAnsi="Times New Roman" w:eastAsia="宋体" w:cs="Times New Roman"/>
                <w:szCs w:val="21"/>
              </w:rPr>
            </w:pPr>
          </w:p>
        </w:tc>
        <w:tc>
          <w:tcPr>
            <w:tcW w:w="1507" w:type="pct"/>
            <w:gridSpan w:val="2"/>
            <w:vAlign w:val="center"/>
          </w:tcPr>
          <w:p w14:paraId="73E18F92">
            <w:pPr>
              <w:jc w:val="center"/>
              <w:rPr>
                <w:rFonts w:ascii="Times New Roman" w:hAnsi="Times New Roman" w:eastAsia="宋体" w:cs="Times New Roman"/>
                <w:kern w:val="0"/>
                <w:szCs w:val="21"/>
              </w:rPr>
            </w:pPr>
            <w:r>
              <w:rPr>
                <w:rFonts w:ascii="Times New Roman" w:hAnsi="Times New Roman" w:eastAsia="宋体" w:cs="Times New Roman"/>
                <w:szCs w:val="21"/>
              </w:rPr>
              <w:t>RTCA/DO－160G第16章16.6.2.4</w:t>
            </w:r>
            <w:r>
              <w:rPr>
                <w:rFonts w:ascii="Times New Roman" w:hAnsi="Times New Roman" w:eastAsia="宋体" w:cs="Times New Roman"/>
                <w:kern w:val="0"/>
                <w:szCs w:val="21"/>
              </w:rPr>
              <w:t>条</w:t>
            </w:r>
          </w:p>
        </w:tc>
        <w:tc>
          <w:tcPr>
            <w:tcW w:w="526" w:type="pct"/>
            <w:vMerge w:val="continue"/>
            <w:vAlign w:val="center"/>
          </w:tcPr>
          <w:p w14:paraId="4E2A059A">
            <w:pPr>
              <w:jc w:val="center"/>
              <w:rPr>
                <w:rFonts w:ascii="Times New Roman" w:hAnsi="Times New Roman" w:eastAsia="宋体" w:cs="Times New Roman"/>
                <w:szCs w:val="21"/>
              </w:rPr>
            </w:pPr>
          </w:p>
        </w:tc>
        <w:tc>
          <w:tcPr>
            <w:tcW w:w="1057" w:type="pct"/>
            <w:vAlign w:val="center"/>
          </w:tcPr>
          <w:p w14:paraId="4615EEA7">
            <w:pPr>
              <w:jc w:val="center"/>
              <w:rPr>
                <w:rFonts w:ascii="Times New Roman" w:hAnsi="Times New Roman" w:eastAsia="宋体" w:cs="Times New Roman"/>
                <w:szCs w:val="21"/>
              </w:rPr>
            </w:pPr>
            <w:r>
              <w:rPr>
                <w:rFonts w:ascii="Times New Roman" w:hAnsi="Times New Roman" w:eastAsia="宋体" w:cs="Times New Roman"/>
                <w:szCs w:val="21"/>
              </w:rPr>
              <w:t>非正常浪涌电压</w:t>
            </w:r>
          </w:p>
        </w:tc>
        <w:tc>
          <w:tcPr>
            <w:tcW w:w="526" w:type="pct"/>
            <w:vMerge w:val="continue"/>
            <w:vAlign w:val="center"/>
          </w:tcPr>
          <w:p w14:paraId="3C387CAC">
            <w:pPr>
              <w:jc w:val="center"/>
              <w:rPr>
                <w:rFonts w:ascii="Times New Roman" w:hAnsi="Times New Roman" w:eastAsia="宋体" w:cs="Times New Roman"/>
                <w:szCs w:val="21"/>
              </w:rPr>
            </w:pPr>
          </w:p>
        </w:tc>
        <w:tc>
          <w:tcPr>
            <w:tcW w:w="602" w:type="pct"/>
            <w:vAlign w:val="center"/>
          </w:tcPr>
          <w:p w14:paraId="10D71118">
            <w:pPr>
              <w:jc w:val="center"/>
              <w:rPr>
                <w:rFonts w:ascii="Times New Roman" w:hAnsi="Times New Roman" w:eastAsia="宋体" w:cs="Times New Roman"/>
                <w:szCs w:val="21"/>
              </w:rPr>
            </w:pPr>
            <w:r>
              <w:rPr>
                <w:rFonts w:ascii="Times New Roman" w:hAnsi="Times New Roman" w:eastAsia="宋体" w:cs="Times New Roman"/>
                <w:szCs w:val="21"/>
              </w:rPr>
              <w:t>13.7.7章</w:t>
            </w:r>
          </w:p>
        </w:tc>
        <w:tc>
          <w:tcPr>
            <w:tcW w:w="412" w:type="pct"/>
            <w:vAlign w:val="center"/>
          </w:tcPr>
          <w:p w14:paraId="552936A4">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2CD93C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6523CDFB">
            <w:pPr>
              <w:numPr>
                <w:ilvl w:val="0"/>
                <w:numId w:val="11"/>
              </w:numPr>
              <w:tabs>
                <w:tab w:val="left" w:pos="550"/>
              </w:tabs>
              <w:ind w:left="0" w:firstLine="0"/>
              <w:jc w:val="center"/>
              <w:rPr>
                <w:rFonts w:ascii="Times New Roman" w:hAnsi="Times New Roman" w:eastAsia="宋体" w:cs="Times New Roman"/>
                <w:szCs w:val="21"/>
              </w:rPr>
            </w:pPr>
          </w:p>
        </w:tc>
        <w:tc>
          <w:tcPr>
            <w:tcW w:w="1507" w:type="pct"/>
            <w:gridSpan w:val="2"/>
            <w:vAlign w:val="center"/>
          </w:tcPr>
          <w:p w14:paraId="24BA3385">
            <w:pPr>
              <w:jc w:val="center"/>
              <w:rPr>
                <w:rFonts w:ascii="Times New Roman" w:hAnsi="Times New Roman" w:eastAsia="宋体" w:cs="Times New Roman"/>
                <w:szCs w:val="21"/>
              </w:rPr>
            </w:pPr>
            <w:r>
              <w:rPr>
                <w:rFonts w:ascii="Times New Roman" w:hAnsi="Times New Roman" w:eastAsia="宋体" w:cs="Times New Roman"/>
                <w:szCs w:val="21"/>
              </w:rPr>
              <w:t>RTCA/DO－160G第17章</w:t>
            </w:r>
            <w:r>
              <w:rPr>
                <w:rFonts w:ascii="Times New Roman" w:hAnsi="Times New Roman" w:eastAsia="宋体" w:cs="Times New Roman"/>
                <w:kern w:val="0"/>
                <w:szCs w:val="21"/>
              </w:rPr>
              <w:t>17.4条</w:t>
            </w:r>
          </w:p>
        </w:tc>
        <w:tc>
          <w:tcPr>
            <w:tcW w:w="1583" w:type="pct"/>
            <w:gridSpan w:val="2"/>
            <w:vAlign w:val="center"/>
          </w:tcPr>
          <w:p w14:paraId="55EA1CCA">
            <w:pPr>
              <w:jc w:val="center"/>
              <w:rPr>
                <w:rFonts w:ascii="Times New Roman" w:hAnsi="Times New Roman" w:eastAsia="宋体" w:cs="Times New Roman"/>
                <w:kern w:val="0"/>
                <w:szCs w:val="21"/>
              </w:rPr>
            </w:pPr>
            <w:r>
              <w:rPr>
                <w:rFonts w:ascii="Times New Roman" w:hAnsi="Times New Roman" w:eastAsia="宋体" w:cs="Times New Roman"/>
                <w:szCs w:val="21"/>
              </w:rPr>
              <w:t>电压尖峰</w:t>
            </w:r>
          </w:p>
        </w:tc>
        <w:tc>
          <w:tcPr>
            <w:tcW w:w="526" w:type="pct"/>
            <w:vAlign w:val="center"/>
          </w:tcPr>
          <w:p w14:paraId="6C4C1402">
            <w:pPr>
              <w:jc w:val="center"/>
              <w:rPr>
                <w:rFonts w:ascii="Times New Roman" w:hAnsi="Times New Roman" w:eastAsia="宋体" w:cs="Times New Roman"/>
                <w:szCs w:val="21"/>
              </w:rPr>
            </w:pPr>
            <w:r>
              <w:rPr>
                <w:rFonts w:ascii="Times New Roman" w:hAnsi="Times New Roman" w:eastAsia="宋体" w:cs="Times New Roman"/>
                <w:szCs w:val="21"/>
              </w:rPr>
              <w:t>1天</w:t>
            </w:r>
          </w:p>
        </w:tc>
        <w:tc>
          <w:tcPr>
            <w:tcW w:w="602" w:type="pct"/>
            <w:vAlign w:val="center"/>
          </w:tcPr>
          <w:p w14:paraId="562995EE">
            <w:pPr>
              <w:jc w:val="center"/>
              <w:rPr>
                <w:rFonts w:ascii="Times New Roman" w:hAnsi="Times New Roman" w:eastAsia="宋体" w:cs="Times New Roman"/>
                <w:szCs w:val="21"/>
              </w:rPr>
            </w:pPr>
            <w:r>
              <w:rPr>
                <w:rFonts w:ascii="Times New Roman" w:hAnsi="Times New Roman" w:eastAsia="宋体" w:cs="Times New Roman"/>
                <w:szCs w:val="21"/>
              </w:rPr>
              <w:t>14章</w:t>
            </w:r>
          </w:p>
        </w:tc>
        <w:tc>
          <w:tcPr>
            <w:tcW w:w="412" w:type="pct"/>
            <w:vAlign w:val="center"/>
          </w:tcPr>
          <w:p w14:paraId="21B2F9CD">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4B4B11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34052EC1">
            <w:pPr>
              <w:numPr>
                <w:ilvl w:val="0"/>
                <w:numId w:val="11"/>
              </w:numPr>
              <w:tabs>
                <w:tab w:val="left" w:pos="550"/>
              </w:tabs>
              <w:ind w:left="0" w:firstLine="0"/>
              <w:jc w:val="center"/>
              <w:rPr>
                <w:rFonts w:ascii="Times New Roman" w:hAnsi="Times New Roman" w:eastAsia="宋体" w:cs="Times New Roman"/>
                <w:szCs w:val="21"/>
              </w:rPr>
            </w:pPr>
          </w:p>
        </w:tc>
        <w:tc>
          <w:tcPr>
            <w:tcW w:w="1507" w:type="pct"/>
            <w:gridSpan w:val="2"/>
            <w:vAlign w:val="center"/>
          </w:tcPr>
          <w:p w14:paraId="34DB2EF9">
            <w:pPr>
              <w:jc w:val="center"/>
              <w:rPr>
                <w:rFonts w:ascii="Times New Roman" w:hAnsi="Times New Roman" w:eastAsia="宋体" w:cs="Times New Roman"/>
                <w:szCs w:val="21"/>
              </w:rPr>
            </w:pPr>
            <w:r>
              <w:rPr>
                <w:rFonts w:ascii="Times New Roman" w:hAnsi="Times New Roman" w:eastAsia="宋体" w:cs="Times New Roman"/>
                <w:szCs w:val="21"/>
              </w:rPr>
              <w:t>RTCA/DO－160G第18章</w:t>
            </w:r>
            <w:r>
              <w:rPr>
                <w:rFonts w:ascii="Times New Roman" w:hAnsi="Times New Roman" w:eastAsia="宋体" w:cs="Times New Roman"/>
                <w:kern w:val="0"/>
                <w:szCs w:val="21"/>
              </w:rPr>
              <w:t>18.3.1条</w:t>
            </w:r>
          </w:p>
        </w:tc>
        <w:tc>
          <w:tcPr>
            <w:tcW w:w="1583" w:type="pct"/>
            <w:gridSpan w:val="2"/>
            <w:vAlign w:val="center"/>
          </w:tcPr>
          <w:p w14:paraId="69077DB2">
            <w:pPr>
              <w:jc w:val="center"/>
              <w:rPr>
                <w:rFonts w:ascii="Times New Roman" w:hAnsi="Times New Roman" w:eastAsia="宋体" w:cs="Times New Roman"/>
                <w:kern w:val="0"/>
                <w:szCs w:val="21"/>
              </w:rPr>
            </w:pPr>
            <w:r>
              <w:rPr>
                <w:rFonts w:ascii="Times New Roman" w:hAnsi="Times New Roman" w:eastAsia="宋体" w:cs="Times New Roman"/>
                <w:szCs w:val="21"/>
              </w:rPr>
              <w:t>音频传导敏感性</w:t>
            </w:r>
          </w:p>
        </w:tc>
        <w:tc>
          <w:tcPr>
            <w:tcW w:w="526" w:type="pct"/>
            <w:vAlign w:val="center"/>
          </w:tcPr>
          <w:p w14:paraId="03DCB59C">
            <w:pPr>
              <w:jc w:val="center"/>
              <w:rPr>
                <w:rFonts w:ascii="Times New Roman" w:hAnsi="Times New Roman" w:eastAsia="宋体" w:cs="Times New Roman"/>
                <w:szCs w:val="21"/>
              </w:rPr>
            </w:pPr>
            <w:r>
              <w:rPr>
                <w:rFonts w:ascii="Times New Roman" w:hAnsi="Times New Roman" w:eastAsia="宋体" w:cs="Times New Roman"/>
                <w:szCs w:val="21"/>
              </w:rPr>
              <w:t>1天</w:t>
            </w:r>
          </w:p>
        </w:tc>
        <w:tc>
          <w:tcPr>
            <w:tcW w:w="602" w:type="pct"/>
            <w:vAlign w:val="center"/>
          </w:tcPr>
          <w:p w14:paraId="7362E6FC">
            <w:pPr>
              <w:jc w:val="center"/>
              <w:rPr>
                <w:rFonts w:ascii="Times New Roman" w:hAnsi="Times New Roman" w:eastAsia="宋体" w:cs="Times New Roman"/>
                <w:szCs w:val="21"/>
              </w:rPr>
            </w:pPr>
            <w:r>
              <w:rPr>
                <w:rFonts w:ascii="Times New Roman" w:hAnsi="Times New Roman" w:eastAsia="宋体" w:cs="Times New Roman"/>
                <w:szCs w:val="21"/>
              </w:rPr>
              <w:t>15章</w:t>
            </w:r>
          </w:p>
        </w:tc>
        <w:tc>
          <w:tcPr>
            <w:tcW w:w="412" w:type="pct"/>
            <w:vAlign w:val="center"/>
          </w:tcPr>
          <w:p w14:paraId="78052905">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6DE678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0D0FDB87">
            <w:pPr>
              <w:numPr>
                <w:ilvl w:val="0"/>
                <w:numId w:val="11"/>
              </w:numPr>
              <w:tabs>
                <w:tab w:val="left" w:pos="550"/>
              </w:tabs>
              <w:ind w:left="0" w:firstLine="0"/>
              <w:jc w:val="center"/>
              <w:rPr>
                <w:rFonts w:ascii="Times New Roman" w:hAnsi="Times New Roman" w:eastAsia="宋体" w:cs="Times New Roman"/>
                <w:szCs w:val="21"/>
              </w:rPr>
            </w:pPr>
          </w:p>
        </w:tc>
        <w:tc>
          <w:tcPr>
            <w:tcW w:w="1507" w:type="pct"/>
            <w:gridSpan w:val="2"/>
            <w:vAlign w:val="center"/>
          </w:tcPr>
          <w:p w14:paraId="0E27011A">
            <w:pPr>
              <w:jc w:val="center"/>
              <w:rPr>
                <w:rFonts w:ascii="Times New Roman" w:hAnsi="Times New Roman" w:eastAsia="宋体" w:cs="Times New Roman"/>
                <w:szCs w:val="21"/>
              </w:rPr>
            </w:pPr>
            <w:r>
              <w:rPr>
                <w:rFonts w:ascii="Times New Roman" w:hAnsi="Times New Roman" w:eastAsia="宋体" w:cs="Times New Roman"/>
                <w:szCs w:val="21"/>
              </w:rPr>
              <w:t>RTCA/DO－160G第19章19.3.1</w:t>
            </w:r>
            <w:r>
              <w:rPr>
                <w:rFonts w:ascii="Times New Roman" w:hAnsi="Times New Roman" w:eastAsia="宋体" w:cs="Times New Roman"/>
                <w:kern w:val="0"/>
                <w:szCs w:val="21"/>
              </w:rPr>
              <w:t>条</w:t>
            </w:r>
          </w:p>
        </w:tc>
        <w:tc>
          <w:tcPr>
            <w:tcW w:w="526" w:type="pct"/>
            <w:vMerge w:val="restart"/>
            <w:vAlign w:val="center"/>
          </w:tcPr>
          <w:p w14:paraId="5222C1F2">
            <w:pPr>
              <w:jc w:val="center"/>
              <w:rPr>
                <w:rFonts w:ascii="Times New Roman" w:hAnsi="Times New Roman" w:eastAsia="宋体" w:cs="Times New Roman"/>
                <w:kern w:val="0"/>
                <w:szCs w:val="21"/>
              </w:rPr>
            </w:pPr>
            <w:r>
              <w:rPr>
                <w:rFonts w:ascii="Times New Roman" w:hAnsi="Times New Roman" w:eastAsia="宋体" w:cs="Times New Roman"/>
                <w:kern w:val="0"/>
                <w:szCs w:val="21"/>
              </w:rPr>
              <w:t>感应信号敏感性</w:t>
            </w:r>
          </w:p>
        </w:tc>
        <w:tc>
          <w:tcPr>
            <w:tcW w:w="1057" w:type="pct"/>
            <w:vAlign w:val="center"/>
          </w:tcPr>
          <w:p w14:paraId="2C86A518">
            <w:pPr>
              <w:jc w:val="center"/>
              <w:rPr>
                <w:rFonts w:ascii="Times New Roman" w:hAnsi="Times New Roman" w:eastAsia="宋体" w:cs="Times New Roman"/>
                <w:kern w:val="0"/>
                <w:szCs w:val="21"/>
              </w:rPr>
            </w:pPr>
            <w:r>
              <w:rPr>
                <w:rFonts w:ascii="Times New Roman" w:hAnsi="Times New Roman" w:eastAsia="宋体" w:cs="Times New Roman"/>
                <w:kern w:val="0"/>
                <w:szCs w:val="21"/>
              </w:rPr>
              <w:t>对设备的感应磁场</w:t>
            </w:r>
          </w:p>
        </w:tc>
        <w:tc>
          <w:tcPr>
            <w:tcW w:w="526" w:type="pct"/>
            <w:vMerge w:val="restart"/>
            <w:vAlign w:val="center"/>
          </w:tcPr>
          <w:p w14:paraId="6172476F">
            <w:pPr>
              <w:jc w:val="center"/>
              <w:rPr>
                <w:rFonts w:ascii="Times New Roman" w:hAnsi="Times New Roman" w:eastAsia="宋体" w:cs="Times New Roman"/>
                <w:szCs w:val="21"/>
              </w:rPr>
            </w:pPr>
            <w:r>
              <w:rPr>
                <w:rFonts w:ascii="Times New Roman" w:hAnsi="Times New Roman" w:eastAsia="宋体" w:cs="Times New Roman"/>
                <w:szCs w:val="21"/>
              </w:rPr>
              <w:t>1天</w:t>
            </w:r>
          </w:p>
        </w:tc>
        <w:tc>
          <w:tcPr>
            <w:tcW w:w="602" w:type="pct"/>
            <w:vAlign w:val="center"/>
          </w:tcPr>
          <w:p w14:paraId="44F8E832">
            <w:pPr>
              <w:jc w:val="center"/>
              <w:rPr>
                <w:rFonts w:ascii="Times New Roman" w:hAnsi="Times New Roman" w:eastAsia="宋体" w:cs="Times New Roman"/>
                <w:szCs w:val="21"/>
              </w:rPr>
            </w:pPr>
            <w:r>
              <w:rPr>
                <w:rFonts w:ascii="Times New Roman" w:hAnsi="Times New Roman" w:eastAsia="宋体" w:cs="Times New Roman"/>
                <w:szCs w:val="21"/>
              </w:rPr>
              <w:t>16.7.1章</w:t>
            </w:r>
          </w:p>
        </w:tc>
        <w:tc>
          <w:tcPr>
            <w:tcW w:w="412" w:type="pct"/>
            <w:vAlign w:val="center"/>
          </w:tcPr>
          <w:p w14:paraId="1BCE95B0">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589CCB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2DA71246">
            <w:pPr>
              <w:numPr>
                <w:ilvl w:val="0"/>
                <w:numId w:val="11"/>
              </w:numPr>
              <w:tabs>
                <w:tab w:val="left" w:pos="550"/>
              </w:tabs>
              <w:ind w:left="0" w:firstLine="0"/>
              <w:jc w:val="center"/>
              <w:rPr>
                <w:rFonts w:ascii="Times New Roman" w:hAnsi="Times New Roman" w:eastAsia="宋体" w:cs="Times New Roman"/>
                <w:szCs w:val="21"/>
              </w:rPr>
            </w:pPr>
          </w:p>
        </w:tc>
        <w:tc>
          <w:tcPr>
            <w:tcW w:w="1507" w:type="pct"/>
            <w:gridSpan w:val="2"/>
            <w:vAlign w:val="center"/>
          </w:tcPr>
          <w:p w14:paraId="42841F87">
            <w:pPr>
              <w:jc w:val="center"/>
              <w:rPr>
                <w:rFonts w:ascii="Times New Roman" w:hAnsi="Times New Roman" w:eastAsia="宋体" w:cs="Times New Roman"/>
                <w:szCs w:val="21"/>
              </w:rPr>
            </w:pPr>
            <w:r>
              <w:rPr>
                <w:rFonts w:ascii="Times New Roman" w:hAnsi="Times New Roman" w:eastAsia="宋体" w:cs="Times New Roman"/>
                <w:szCs w:val="21"/>
              </w:rPr>
              <w:t>RTCA/DO－160G第19章19.3.3</w:t>
            </w:r>
            <w:r>
              <w:rPr>
                <w:rFonts w:ascii="Times New Roman" w:hAnsi="Times New Roman" w:eastAsia="宋体" w:cs="Times New Roman"/>
                <w:kern w:val="0"/>
                <w:szCs w:val="21"/>
              </w:rPr>
              <w:t>条</w:t>
            </w:r>
          </w:p>
        </w:tc>
        <w:tc>
          <w:tcPr>
            <w:tcW w:w="526" w:type="pct"/>
            <w:vMerge w:val="continue"/>
            <w:vAlign w:val="center"/>
          </w:tcPr>
          <w:p w14:paraId="7CEE8DB1">
            <w:pPr>
              <w:jc w:val="center"/>
              <w:rPr>
                <w:rFonts w:ascii="Times New Roman" w:hAnsi="Times New Roman" w:eastAsia="宋体" w:cs="Times New Roman"/>
                <w:szCs w:val="21"/>
              </w:rPr>
            </w:pPr>
          </w:p>
        </w:tc>
        <w:tc>
          <w:tcPr>
            <w:tcW w:w="1057" w:type="pct"/>
            <w:vAlign w:val="center"/>
          </w:tcPr>
          <w:p w14:paraId="2E984FC2">
            <w:pPr>
              <w:jc w:val="center"/>
              <w:rPr>
                <w:rFonts w:ascii="Times New Roman" w:hAnsi="Times New Roman" w:eastAsia="宋体" w:cs="Times New Roman"/>
                <w:szCs w:val="21"/>
              </w:rPr>
            </w:pPr>
            <w:r>
              <w:rPr>
                <w:rFonts w:ascii="Times New Roman" w:hAnsi="Times New Roman" w:eastAsia="宋体" w:cs="Times New Roman"/>
                <w:szCs w:val="21"/>
              </w:rPr>
              <w:t>对互连电缆的感应磁场</w:t>
            </w:r>
          </w:p>
        </w:tc>
        <w:tc>
          <w:tcPr>
            <w:tcW w:w="526" w:type="pct"/>
            <w:vMerge w:val="continue"/>
            <w:vAlign w:val="center"/>
          </w:tcPr>
          <w:p w14:paraId="6AB1AED5">
            <w:pPr>
              <w:jc w:val="center"/>
              <w:rPr>
                <w:rFonts w:ascii="Times New Roman" w:hAnsi="Times New Roman" w:eastAsia="宋体" w:cs="Times New Roman"/>
                <w:szCs w:val="21"/>
              </w:rPr>
            </w:pPr>
          </w:p>
        </w:tc>
        <w:tc>
          <w:tcPr>
            <w:tcW w:w="602" w:type="pct"/>
            <w:vAlign w:val="center"/>
          </w:tcPr>
          <w:p w14:paraId="6D30930E">
            <w:pPr>
              <w:jc w:val="center"/>
              <w:rPr>
                <w:rFonts w:ascii="Times New Roman" w:hAnsi="Times New Roman" w:eastAsia="宋体" w:cs="Times New Roman"/>
                <w:szCs w:val="21"/>
              </w:rPr>
            </w:pPr>
            <w:r>
              <w:rPr>
                <w:rFonts w:ascii="Times New Roman" w:hAnsi="Times New Roman" w:eastAsia="宋体" w:cs="Times New Roman"/>
                <w:szCs w:val="21"/>
              </w:rPr>
              <w:t>16.7.2章</w:t>
            </w:r>
          </w:p>
        </w:tc>
        <w:tc>
          <w:tcPr>
            <w:tcW w:w="412" w:type="pct"/>
            <w:vAlign w:val="center"/>
          </w:tcPr>
          <w:p w14:paraId="67483CB0">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1CA614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4A656EDB">
            <w:pPr>
              <w:numPr>
                <w:ilvl w:val="0"/>
                <w:numId w:val="11"/>
              </w:numPr>
              <w:tabs>
                <w:tab w:val="left" w:pos="550"/>
              </w:tabs>
              <w:ind w:left="0" w:firstLine="0"/>
              <w:jc w:val="center"/>
              <w:rPr>
                <w:rFonts w:ascii="Times New Roman" w:hAnsi="Times New Roman" w:eastAsia="宋体" w:cs="Times New Roman"/>
                <w:szCs w:val="21"/>
              </w:rPr>
            </w:pPr>
          </w:p>
        </w:tc>
        <w:tc>
          <w:tcPr>
            <w:tcW w:w="1507" w:type="pct"/>
            <w:gridSpan w:val="2"/>
            <w:vAlign w:val="center"/>
          </w:tcPr>
          <w:p w14:paraId="54DF5A8A">
            <w:pPr>
              <w:jc w:val="center"/>
              <w:rPr>
                <w:rFonts w:ascii="Times New Roman" w:hAnsi="Times New Roman" w:eastAsia="宋体" w:cs="Times New Roman"/>
                <w:szCs w:val="21"/>
              </w:rPr>
            </w:pPr>
            <w:r>
              <w:rPr>
                <w:rFonts w:ascii="Times New Roman" w:hAnsi="Times New Roman" w:eastAsia="宋体" w:cs="Times New Roman"/>
                <w:szCs w:val="21"/>
              </w:rPr>
              <w:t>RTCA/DO－160G第19章19.3.4</w:t>
            </w:r>
            <w:r>
              <w:rPr>
                <w:rFonts w:ascii="Times New Roman" w:hAnsi="Times New Roman" w:eastAsia="宋体" w:cs="Times New Roman"/>
                <w:kern w:val="0"/>
                <w:szCs w:val="21"/>
              </w:rPr>
              <w:t>条</w:t>
            </w:r>
          </w:p>
        </w:tc>
        <w:tc>
          <w:tcPr>
            <w:tcW w:w="526" w:type="pct"/>
            <w:vMerge w:val="continue"/>
            <w:vAlign w:val="center"/>
          </w:tcPr>
          <w:p w14:paraId="39579C57">
            <w:pPr>
              <w:jc w:val="center"/>
              <w:rPr>
                <w:rFonts w:ascii="Times New Roman" w:hAnsi="Times New Roman" w:eastAsia="宋体" w:cs="Times New Roman"/>
                <w:szCs w:val="21"/>
              </w:rPr>
            </w:pPr>
          </w:p>
        </w:tc>
        <w:tc>
          <w:tcPr>
            <w:tcW w:w="1057" w:type="pct"/>
            <w:vAlign w:val="center"/>
          </w:tcPr>
          <w:p w14:paraId="433D11A8">
            <w:pPr>
              <w:jc w:val="center"/>
              <w:rPr>
                <w:rFonts w:ascii="Times New Roman" w:hAnsi="Times New Roman" w:eastAsia="宋体" w:cs="Times New Roman"/>
                <w:szCs w:val="21"/>
              </w:rPr>
            </w:pPr>
            <w:r>
              <w:rPr>
                <w:rFonts w:ascii="Times New Roman" w:hAnsi="Times New Roman" w:eastAsia="宋体" w:cs="Times New Roman"/>
                <w:szCs w:val="21"/>
              </w:rPr>
              <w:t>对互连电缆的感应电场</w:t>
            </w:r>
          </w:p>
        </w:tc>
        <w:tc>
          <w:tcPr>
            <w:tcW w:w="526" w:type="pct"/>
            <w:vMerge w:val="continue"/>
            <w:vAlign w:val="center"/>
          </w:tcPr>
          <w:p w14:paraId="499694E8">
            <w:pPr>
              <w:jc w:val="center"/>
              <w:rPr>
                <w:rFonts w:ascii="Times New Roman" w:hAnsi="Times New Roman" w:eastAsia="宋体" w:cs="Times New Roman"/>
                <w:szCs w:val="21"/>
              </w:rPr>
            </w:pPr>
          </w:p>
        </w:tc>
        <w:tc>
          <w:tcPr>
            <w:tcW w:w="602" w:type="pct"/>
            <w:vAlign w:val="center"/>
          </w:tcPr>
          <w:p w14:paraId="1BF41711">
            <w:pPr>
              <w:jc w:val="center"/>
              <w:rPr>
                <w:rFonts w:ascii="Times New Roman" w:hAnsi="Times New Roman" w:eastAsia="宋体" w:cs="Times New Roman"/>
                <w:szCs w:val="21"/>
              </w:rPr>
            </w:pPr>
            <w:r>
              <w:rPr>
                <w:rFonts w:ascii="Times New Roman" w:hAnsi="Times New Roman" w:eastAsia="宋体" w:cs="Times New Roman"/>
                <w:szCs w:val="21"/>
              </w:rPr>
              <w:t>16.7.3章</w:t>
            </w:r>
          </w:p>
        </w:tc>
        <w:tc>
          <w:tcPr>
            <w:tcW w:w="412" w:type="pct"/>
            <w:vAlign w:val="center"/>
          </w:tcPr>
          <w:p w14:paraId="65ECDD02">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3DA33D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519EBE1E">
            <w:pPr>
              <w:numPr>
                <w:ilvl w:val="0"/>
                <w:numId w:val="11"/>
              </w:numPr>
              <w:tabs>
                <w:tab w:val="left" w:pos="550"/>
              </w:tabs>
              <w:ind w:left="0" w:firstLine="0"/>
              <w:jc w:val="center"/>
              <w:rPr>
                <w:rFonts w:ascii="Times New Roman" w:hAnsi="Times New Roman" w:eastAsia="宋体" w:cs="Times New Roman"/>
                <w:szCs w:val="21"/>
              </w:rPr>
            </w:pPr>
          </w:p>
        </w:tc>
        <w:tc>
          <w:tcPr>
            <w:tcW w:w="1507" w:type="pct"/>
            <w:gridSpan w:val="2"/>
            <w:vAlign w:val="center"/>
          </w:tcPr>
          <w:p w14:paraId="169C87FA">
            <w:pPr>
              <w:jc w:val="center"/>
              <w:rPr>
                <w:rFonts w:ascii="Times New Roman" w:hAnsi="Times New Roman" w:eastAsia="宋体" w:cs="Times New Roman"/>
                <w:szCs w:val="21"/>
              </w:rPr>
            </w:pPr>
            <w:r>
              <w:rPr>
                <w:rFonts w:ascii="Times New Roman" w:hAnsi="Times New Roman" w:eastAsia="宋体" w:cs="Times New Roman"/>
                <w:szCs w:val="21"/>
              </w:rPr>
              <w:t>RTCA/DO－160G第19章19.3.5</w:t>
            </w:r>
            <w:r>
              <w:rPr>
                <w:rFonts w:ascii="Times New Roman" w:hAnsi="Times New Roman" w:eastAsia="宋体" w:cs="Times New Roman"/>
                <w:kern w:val="0"/>
                <w:szCs w:val="21"/>
              </w:rPr>
              <w:t>条</w:t>
            </w:r>
          </w:p>
        </w:tc>
        <w:tc>
          <w:tcPr>
            <w:tcW w:w="526" w:type="pct"/>
            <w:vMerge w:val="continue"/>
            <w:vAlign w:val="center"/>
          </w:tcPr>
          <w:p w14:paraId="0E18D5A9">
            <w:pPr>
              <w:jc w:val="center"/>
              <w:rPr>
                <w:rFonts w:ascii="Times New Roman" w:hAnsi="Times New Roman" w:eastAsia="宋体" w:cs="Times New Roman"/>
                <w:szCs w:val="21"/>
              </w:rPr>
            </w:pPr>
          </w:p>
        </w:tc>
        <w:tc>
          <w:tcPr>
            <w:tcW w:w="1057" w:type="pct"/>
            <w:vAlign w:val="center"/>
          </w:tcPr>
          <w:p w14:paraId="39491450">
            <w:pPr>
              <w:jc w:val="center"/>
              <w:rPr>
                <w:rFonts w:ascii="Times New Roman" w:hAnsi="Times New Roman" w:eastAsia="宋体" w:cs="Times New Roman"/>
                <w:szCs w:val="21"/>
              </w:rPr>
            </w:pPr>
            <w:r>
              <w:rPr>
                <w:rFonts w:ascii="Times New Roman" w:hAnsi="Times New Roman" w:eastAsia="宋体" w:cs="Times New Roman"/>
                <w:szCs w:val="21"/>
              </w:rPr>
              <w:t>对互连电缆的感应尖峰</w:t>
            </w:r>
          </w:p>
        </w:tc>
        <w:tc>
          <w:tcPr>
            <w:tcW w:w="526" w:type="pct"/>
            <w:vMerge w:val="continue"/>
            <w:vAlign w:val="center"/>
          </w:tcPr>
          <w:p w14:paraId="1A5BE7B8">
            <w:pPr>
              <w:jc w:val="center"/>
              <w:rPr>
                <w:rFonts w:ascii="Times New Roman" w:hAnsi="Times New Roman" w:eastAsia="宋体" w:cs="Times New Roman"/>
                <w:szCs w:val="21"/>
              </w:rPr>
            </w:pPr>
          </w:p>
        </w:tc>
        <w:tc>
          <w:tcPr>
            <w:tcW w:w="602" w:type="pct"/>
            <w:vAlign w:val="center"/>
          </w:tcPr>
          <w:p w14:paraId="18E89C94">
            <w:pPr>
              <w:jc w:val="center"/>
              <w:rPr>
                <w:rFonts w:ascii="Times New Roman" w:hAnsi="Times New Roman" w:eastAsia="宋体" w:cs="Times New Roman"/>
                <w:szCs w:val="21"/>
              </w:rPr>
            </w:pPr>
            <w:r>
              <w:rPr>
                <w:rFonts w:ascii="Times New Roman" w:hAnsi="Times New Roman" w:eastAsia="宋体" w:cs="Times New Roman"/>
                <w:szCs w:val="21"/>
              </w:rPr>
              <w:t>16.7.4章</w:t>
            </w:r>
          </w:p>
        </w:tc>
        <w:tc>
          <w:tcPr>
            <w:tcW w:w="412" w:type="pct"/>
            <w:vAlign w:val="center"/>
          </w:tcPr>
          <w:p w14:paraId="579E9035">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1F9F85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06DA2C39">
            <w:pPr>
              <w:numPr>
                <w:ilvl w:val="0"/>
                <w:numId w:val="11"/>
              </w:numPr>
              <w:tabs>
                <w:tab w:val="left" w:pos="550"/>
              </w:tabs>
              <w:ind w:left="0" w:firstLine="0"/>
              <w:jc w:val="center"/>
              <w:rPr>
                <w:rFonts w:ascii="Times New Roman" w:hAnsi="Times New Roman" w:eastAsia="宋体" w:cs="Times New Roman"/>
                <w:szCs w:val="21"/>
              </w:rPr>
            </w:pPr>
          </w:p>
        </w:tc>
        <w:tc>
          <w:tcPr>
            <w:tcW w:w="791" w:type="pct"/>
            <w:vMerge w:val="restart"/>
            <w:vAlign w:val="center"/>
          </w:tcPr>
          <w:p w14:paraId="5B14C680">
            <w:pPr>
              <w:jc w:val="center"/>
              <w:rPr>
                <w:rFonts w:ascii="Times New Roman" w:hAnsi="Times New Roman" w:eastAsia="宋体" w:cs="Times New Roman"/>
                <w:szCs w:val="21"/>
              </w:rPr>
            </w:pPr>
            <w:r>
              <w:rPr>
                <w:rFonts w:ascii="Times New Roman" w:hAnsi="Times New Roman" w:eastAsia="宋体" w:cs="Times New Roman"/>
                <w:szCs w:val="21"/>
              </w:rPr>
              <w:t>RTCA/DO－160G第20章</w:t>
            </w:r>
          </w:p>
        </w:tc>
        <w:tc>
          <w:tcPr>
            <w:tcW w:w="716" w:type="pct"/>
            <w:vAlign w:val="center"/>
          </w:tcPr>
          <w:p w14:paraId="28BE04B3">
            <w:pPr>
              <w:jc w:val="center"/>
              <w:rPr>
                <w:rFonts w:ascii="Times New Roman" w:hAnsi="Times New Roman" w:eastAsia="宋体" w:cs="Times New Roman"/>
                <w:szCs w:val="21"/>
              </w:rPr>
            </w:pPr>
            <w:r>
              <w:rPr>
                <w:rFonts w:ascii="Times New Roman" w:hAnsi="Times New Roman" w:eastAsia="宋体" w:cs="Times New Roman"/>
                <w:szCs w:val="21"/>
              </w:rPr>
              <w:t>第20.</w:t>
            </w:r>
            <w:r>
              <w:rPr>
                <w:rFonts w:hint="eastAsia" w:ascii="Times New Roman" w:hAnsi="Times New Roman" w:eastAsia="宋体" w:cs="Times New Roman"/>
                <w:szCs w:val="21"/>
              </w:rPr>
              <w:t>4</w:t>
            </w:r>
            <w:r>
              <w:rPr>
                <w:rFonts w:ascii="Times New Roman" w:hAnsi="Times New Roman" w:eastAsia="宋体" w:cs="Times New Roman"/>
                <w:kern w:val="0"/>
                <w:szCs w:val="21"/>
              </w:rPr>
              <w:t>条</w:t>
            </w:r>
          </w:p>
        </w:tc>
        <w:tc>
          <w:tcPr>
            <w:tcW w:w="526" w:type="pct"/>
            <w:vMerge w:val="restart"/>
            <w:vAlign w:val="center"/>
          </w:tcPr>
          <w:p w14:paraId="44B14E2A">
            <w:pPr>
              <w:jc w:val="center"/>
              <w:rPr>
                <w:rFonts w:ascii="Times New Roman" w:hAnsi="Times New Roman" w:eastAsia="宋体" w:cs="Times New Roman"/>
                <w:szCs w:val="21"/>
              </w:rPr>
            </w:pPr>
            <w:r>
              <w:rPr>
                <w:rFonts w:ascii="Times New Roman" w:hAnsi="Times New Roman" w:eastAsia="宋体" w:cs="Times New Roman"/>
                <w:szCs w:val="21"/>
              </w:rPr>
              <w:t>射频敏感度</w:t>
            </w:r>
          </w:p>
        </w:tc>
        <w:tc>
          <w:tcPr>
            <w:tcW w:w="1057" w:type="pct"/>
            <w:vAlign w:val="center"/>
          </w:tcPr>
          <w:p w14:paraId="74E9F609">
            <w:pPr>
              <w:jc w:val="center"/>
              <w:rPr>
                <w:rFonts w:ascii="Times New Roman" w:hAnsi="Times New Roman" w:eastAsia="宋体" w:cs="Times New Roman"/>
                <w:szCs w:val="21"/>
              </w:rPr>
            </w:pPr>
            <w:r>
              <w:rPr>
                <w:rFonts w:hint="eastAsia" w:ascii="Times New Roman" w:hAnsi="Times New Roman" w:eastAsia="宋体" w:cs="Times New Roman"/>
                <w:szCs w:val="21"/>
              </w:rPr>
              <w:t>射频传导敏感度（</w:t>
            </w:r>
            <w:r>
              <w:rPr>
                <w:rFonts w:ascii="Times New Roman" w:hAnsi="Times New Roman" w:eastAsia="宋体" w:cs="Times New Roman"/>
                <w:szCs w:val="21"/>
              </w:rPr>
              <w:t>CS</w:t>
            </w:r>
            <w:r>
              <w:rPr>
                <w:rFonts w:hint="eastAsia" w:ascii="Times New Roman" w:hAnsi="Times New Roman" w:eastAsia="宋体" w:cs="Times New Roman"/>
                <w:szCs w:val="21"/>
              </w:rPr>
              <w:t>）</w:t>
            </w:r>
          </w:p>
        </w:tc>
        <w:tc>
          <w:tcPr>
            <w:tcW w:w="526" w:type="pct"/>
            <w:vAlign w:val="center"/>
          </w:tcPr>
          <w:p w14:paraId="31876119">
            <w:pPr>
              <w:jc w:val="center"/>
              <w:rPr>
                <w:rFonts w:ascii="Times New Roman" w:hAnsi="Times New Roman" w:eastAsia="宋体" w:cs="Times New Roman"/>
                <w:szCs w:val="21"/>
              </w:rPr>
            </w:pPr>
            <w:r>
              <w:rPr>
                <w:rFonts w:ascii="Times New Roman" w:hAnsi="Times New Roman" w:eastAsia="宋体" w:cs="Times New Roman"/>
                <w:szCs w:val="21"/>
              </w:rPr>
              <w:t>2天</w:t>
            </w:r>
          </w:p>
        </w:tc>
        <w:tc>
          <w:tcPr>
            <w:tcW w:w="602" w:type="pct"/>
            <w:vAlign w:val="center"/>
          </w:tcPr>
          <w:p w14:paraId="0157B184">
            <w:pPr>
              <w:jc w:val="center"/>
              <w:rPr>
                <w:rFonts w:ascii="Times New Roman" w:hAnsi="Times New Roman" w:eastAsia="宋体" w:cs="Times New Roman"/>
                <w:szCs w:val="21"/>
              </w:rPr>
            </w:pPr>
            <w:r>
              <w:rPr>
                <w:rFonts w:ascii="Times New Roman" w:hAnsi="Times New Roman" w:eastAsia="宋体" w:cs="Times New Roman"/>
                <w:szCs w:val="21"/>
              </w:rPr>
              <w:t>17.7.1章</w:t>
            </w:r>
          </w:p>
        </w:tc>
        <w:tc>
          <w:tcPr>
            <w:tcW w:w="412" w:type="pct"/>
            <w:vAlign w:val="center"/>
          </w:tcPr>
          <w:p w14:paraId="0E58BFF5">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7EA17D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7F1386A6">
            <w:pPr>
              <w:numPr>
                <w:ilvl w:val="0"/>
                <w:numId w:val="11"/>
              </w:numPr>
              <w:tabs>
                <w:tab w:val="left" w:pos="550"/>
              </w:tabs>
              <w:ind w:left="0" w:firstLine="0"/>
              <w:jc w:val="center"/>
              <w:rPr>
                <w:rFonts w:ascii="Times New Roman" w:hAnsi="Times New Roman" w:eastAsia="宋体" w:cs="Times New Roman"/>
                <w:szCs w:val="21"/>
              </w:rPr>
            </w:pPr>
          </w:p>
        </w:tc>
        <w:tc>
          <w:tcPr>
            <w:tcW w:w="791" w:type="pct"/>
            <w:vMerge w:val="continue"/>
            <w:vAlign w:val="center"/>
          </w:tcPr>
          <w:p w14:paraId="01004486">
            <w:pPr>
              <w:jc w:val="center"/>
              <w:rPr>
                <w:rFonts w:ascii="Times New Roman" w:hAnsi="Times New Roman" w:eastAsia="宋体" w:cs="Times New Roman"/>
                <w:szCs w:val="21"/>
              </w:rPr>
            </w:pPr>
          </w:p>
        </w:tc>
        <w:tc>
          <w:tcPr>
            <w:tcW w:w="716" w:type="pct"/>
            <w:vAlign w:val="center"/>
          </w:tcPr>
          <w:p w14:paraId="767501E8">
            <w:pPr>
              <w:jc w:val="center"/>
              <w:rPr>
                <w:rFonts w:ascii="Times New Roman" w:hAnsi="Times New Roman" w:eastAsia="宋体" w:cs="Times New Roman"/>
                <w:szCs w:val="21"/>
              </w:rPr>
            </w:pPr>
            <w:r>
              <w:rPr>
                <w:rFonts w:ascii="Times New Roman" w:hAnsi="Times New Roman" w:eastAsia="宋体" w:cs="Times New Roman"/>
                <w:szCs w:val="21"/>
              </w:rPr>
              <w:t>第20.</w:t>
            </w:r>
            <w:r>
              <w:rPr>
                <w:rFonts w:hint="eastAsia" w:ascii="Times New Roman" w:hAnsi="Times New Roman" w:eastAsia="宋体" w:cs="Times New Roman"/>
                <w:szCs w:val="21"/>
              </w:rPr>
              <w:t>6</w:t>
            </w:r>
            <w:r>
              <w:rPr>
                <w:rFonts w:ascii="Times New Roman" w:hAnsi="Times New Roman" w:eastAsia="宋体" w:cs="Times New Roman"/>
                <w:kern w:val="0"/>
                <w:szCs w:val="21"/>
              </w:rPr>
              <w:t>条</w:t>
            </w:r>
          </w:p>
        </w:tc>
        <w:tc>
          <w:tcPr>
            <w:tcW w:w="526" w:type="pct"/>
            <w:vMerge w:val="continue"/>
            <w:vAlign w:val="center"/>
          </w:tcPr>
          <w:p w14:paraId="7E98B83A">
            <w:pPr>
              <w:jc w:val="center"/>
              <w:rPr>
                <w:rFonts w:ascii="Times New Roman" w:hAnsi="Times New Roman" w:eastAsia="宋体" w:cs="Times New Roman"/>
                <w:szCs w:val="21"/>
              </w:rPr>
            </w:pPr>
          </w:p>
        </w:tc>
        <w:tc>
          <w:tcPr>
            <w:tcW w:w="1057" w:type="pct"/>
            <w:vAlign w:val="center"/>
          </w:tcPr>
          <w:p w14:paraId="436CC637">
            <w:pPr>
              <w:jc w:val="center"/>
              <w:rPr>
                <w:rFonts w:ascii="Times New Roman" w:hAnsi="Times New Roman" w:eastAsia="宋体" w:cs="Times New Roman"/>
                <w:szCs w:val="21"/>
              </w:rPr>
            </w:pPr>
            <w:r>
              <w:rPr>
                <w:rFonts w:hint="eastAsia" w:ascii="Times New Roman" w:hAnsi="Times New Roman" w:eastAsia="宋体" w:cs="Times New Roman"/>
                <w:szCs w:val="21"/>
              </w:rPr>
              <w:t>射频辐射敏感度（</w:t>
            </w:r>
            <w:r>
              <w:rPr>
                <w:rFonts w:ascii="Times New Roman" w:hAnsi="Times New Roman" w:eastAsia="宋体" w:cs="Times New Roman"/>
                <w:szCs w:val="21"/>
              </w:rPr>
              <w:t>RS</w:t>
            </w:r>
            <w:r>
              <w:rPr>
                <w:rFonts w:hint="eastAsia" w:ascii="Times New Roman" w:hAnsi="Times New Roman" w:eastAsia="宋体" w:cs="Times New Roman"/>
                <w:szCs w:val="21"/>
              </w:rPr>
              <w:t>）</w:t>
            </w:r>
            <w:r>
              <w:rPr>
                <w:rFonts w:ascii="Times New Roman" w:hAnsi="Times New Roman" w:eastAsia="宋体" w:cs="Times New Roman"/>
                <w:szCs w:val="21"/>
              </w:rPr>
              <w:t>-</w:t>
            </w:r>
            <w:r>
              <w:rPr>
                <w:rFonts w:hint="eastAsia" w:ascii="Times New Roman" w:hAnsi="Times New Roman" w:eastAsia="宋体" w:cs="Times New Roman"/>
                <w:szCs w:val="21"/>
              </w:rPr>
              <w:t>混响室法</w:t>
            </w:r>
          </w:p>
        </w:tc>
        <w:tc>
          <w:tcPr>
            <w:tcW w:w="526" w:type="pct"/>
            <w:vAlign w:val="center"/>
          </w:tcPr>
          <w:p w14:paraId="6D666D88">
            <w:pPr>
              <w:jc w:val="center"/>
              <w:rPr>
                <w:rFonts w:ascii="Times New Roman" w:hAnsi="Times New Roman" w:eastAsia="宋体" w:cs="Times New Roman"/>
                <w:szCs w:val="21"/>
              </w:rPr>
            </w:pPr>
            <w:r>
              <w:rPr>
                <w:rFonts w:ascii="Times New Roman" w:hAnsi="Times New Roman" w:eastAsia="宋体" w:cs="Times New Roman"/>
                <w:szCs w:val="21"/>
              </w:rPr>
              <w:t>1天</w:t>
            </w:r>
          </w:p>
        </w:tc>
        <w:tc>
          <w:tcPr>
            <w:tcW w:w="602" w:type="pct"/>
            <w:vAlign w:val="center"/>
          </w:tcPr>
          <w:p w14:paraId="4F98A772">
            <w:pPr>
              <w:jc w:val="center"/>
              <w:rPr>
                <w:rFonts w:ascii="Times New Roman" w:hAnsi="Times New Roman" w:eastAsia="宋体" w:cs="Times New Roman"/>
                <w:szCs w:val="21"/>
              </w:rPr>
            </w:pPr>
            <w:r>
              <w:rPr>
                <w:rFonts w:ascii="Times New Roman" w:hAnsi="Times New Roman" w:eastAsia="宋体" w:cs="Times New Roman"/>
                <w:szCs w:val="21"/>
              </w:rPr>
              <w:t>17.7.2章</w:t>
            </w:r>
          </w:p>
        </w:tc>
        <w:tc>
          <w:tcPr>
            <w:tcW w:w="412" w:type="pct"/>
            <w:vAlign w:val="center"/>
          </w:tcPr>
          <w:p w14:paraId="222DB71B">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642066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56E2CB19">
            <w:pPr>
              <w:numPr>
                <w:ilvl w:val="0"/>
                <w:numId w:val="11"/>
              </w:numPr>
              <w:tabs>
                <w:tab w:val="left" w:pos="550"/>
              </w:tabs>
              <w:ind w:left="0" w:firstLine="0"/>
              <w:jc w:val="center"/>
              <w:rPr>
                <w:rFonts w:ascii="Times New Roman" w:hAnsi="Times New Roman" w:eastAsia="宋体" w:cs="Times New Roman"/>
                <w:szCs w:val="21"/>
              </w:rPr>
            </w:pPr>
          </w:p>
        </w:tc>
        <w:tc>
          <w:tcPr>
            <w:tcW w:w="791" w:type="pct"/>
            <w:vMerge w:val="restart"/>
            <w:vAlign w:val="center"/>
          </w:tcPr>
          <w:p w14:paraId="341E36B2">
            <w:pPr>
              <w:jc w:val="center"/>
              <w:rPr>
                <w:rFonts w:ascii="Times New Roman" w:hAnsi="Times New Roman" w:eastAsia="宋体" w:cs="Times New Roman"/>
                <w:szCs w:val="21"/>
              </w:rPr>
            </w:pPr>
            <w:r>
              <w:rPr>
                <w:rFonts w:ascii="Times New Roman" w:hAnsi="Times New Roman" w:eastAsia="宋体" w:cs="Times New Roman"/>
                <w:szCs w:val="21"/>
              </w:rPr>
              <w:t>RTCA/DO－160G第21章</w:t>
            </w:r>
          </w:p>
        </w:tc>
        <w:tc>
          <w:tcPr>
            <w:tcW w:w="716" w:type="pct"/>
            <w:vAlign w:val="center"/>
          </w:tcPr>
          <w:p w14:paraId="14486D84">
            <w:pPr>
              <w:jc w:val="center"/>
              <w:rPr>
                <w:rFonts w:ascii="Times New Roman" w:hAnsi="Times New Roman" w:eastAsia="宋体" w:cs="Times New Roman"/>
                <w:szCs w:val="21"/>
              </w:rPr>
            </w:pPr>
            <w:r>
              <w:rPr>
                <w:rFonts w:ascii="Times New Roman" w:hAnsi="Times New Roman" w:eastAsia="宋体" w:cs="Times New Roman"/>
                <w:szCs w:val="21"/>
              </w:rPr>
              <w:t>第21.</w:t>
            </w:r>
            <w:r>
              <w:rPr>
                <w:rFonts w:hint="eastAsia" w:ascii="Times New Roman" w:hAnsi="Times New Roman" w:eastAsia="宋体" w:cs="Times New Roman"/>
                <w:szCs w:val="21"/>
              </w:rPr>
              <w:t>4</w:t>
            </w:r>
            <w:r>
              <w:rPr>
                <w:rFonts w:ascii="Times New Roman" w:hAnsi="Times New Roman" w:eastAsia="宋体" w:cs="Times New Roman"/>
                <w:kern w:val="0"/>
                <w:szCs w:val="21"/>
              </w:rPr>
              <w:t>条</w:t>
            </w:r>
          </w:p>
        </w:tc>
        <w:tc>
          <w:tcPr>
            <w:tcW w:w="526" w:type="pct"/>
            <w:vMerge w:val="restart"/>
            <w:vAlign w:val="center"/>
          </w:tcPr>
          <w:p w14:paraId="23EC705D">
            <w:pPr>
              <w:jc w:val="center"/>
              <w:rPr>
                <w:rFonts w:ascii="Times New Roman" w:hAnsi="Times New Roman" w:eastAsia="宋体" w:cs="Times New Roman"/>
                <w:szCs w:val="21"/>
              </w:rPr>
            </w:pPr>
            <w:r>
              <w:rPr>
                <w:rFonts w:ascii="Times New Roman" w:hAnsi="Times New Roman" w:eastAsia="宋体" w:cs="Times New Roman"/>
                <w:szCs w:val="21"/>
              </w:rPr>
              <w:t>射频能量发射</w:t>
            </w:r>
          </w:p>
        </w:tc>
        <w:tc>
          <w:tcPr>
            <w:tcW w:w="1057" w:type="pct"/>
            <w:vAlign w:val="center"/>
          </w:tcPr>
          <w:p w14:paraId="129D0361">
            <w:pPr>
              <w:jc w:val="center"/>
              <w:rPr>
                <w:rFonts w:ascii="Times New Roman" w:hAnsi="Times New Roman" w:eastAsia="宋体" w:cs="Times New Roman"/>
                <w:szCs w:val="21"/>
              </w:rPr>
            </w:pPr>
            <w:r>
              <w:rPr>
                <w:rFonts w:hint="eastAsia" w:ascii="Times New Roman" w:hAnsi="Times New Roman" w:eastAsia="宋体" w:cs="Times New Roman"/>
                <w:szCs w:val="21"/>
              </w:rPr>
              <w:t>射频传导发射（</w:t>
            </w:r>
            <w:r>
              <w:rPr>
                <w:rFonts w:ascii="Times New Roman" w:hAnsi="Times New Roman" w:eastAsia="宋体" w:cs="Times New Roman"/>
                <w:szCs w:val="21"/>
              </w:rPr>
              <w:t>CE</w:t>
            </w:r>
            <w:r>
              <w:rPr>
                <w:rFonts w:hint="eastAsia" w:ascii="Times New Roman" w:hAnsi="Times New Roman" w:eastAsia="宋体" w:cs="Times New Roman"/>
                <w:szCs w:val="21"/>
              </w:rPr>
              <w:t>）</w:t>
            </w:r>
          </w:p>
        </w:tc>
        <w:tc>
          <w:tcPr>
            <w:tcW w:w="526" w:type="pct"/>
            <w:vAlign w:val="center"/>
          </w:tcPr>
          <w:p w14:paraId="6088B046">
            <w:pPr>
              <w:jc w:val="center"/>
              <w:rPr>
                <w:rFonts w:ascii="Times New Roman" w:hAnsi="Times New Roman" w:eastAsia="宋体" w:cs="Times New Roman"/>
                <w:szCs w:val="21"/>
              </w:rPr>
            </w:pPr>
            <w:r>
              <w:rPr>
                <w:rFonts w:ascii="Times New Roman" w:hAnsi="Times New Roman" w:eastAsia="宋体" w:cs="Times New Roman"/>
                <w:szCs w:val="21"/>
              </w:rPr>
              <w:t>1天</w:t>
            </w:r>
          </w:p>
        </w:tc>
        <w:tc>
          <w:tcPr>
            <w:tcW w:w="602" w:type="pct"/>
            <w:vAlign w:val="center"/>
          </w:tcPr>
          <w:p w14:paraId="27F1BBCD">
            <w:pPr>
              <w:jc w:val="center"/>
              <w:rPr>
                <w:rFonts w:ascii="Times New Roman" w:hAnsi="Times New Roman" w:eastAsia="宋体" w:cs="Times New Roman"/>
                <w:szCs w:val="21"/>
              </w:rPr>
            </w:pPr>
            <w:r>
              <w:rPr>
                <w:rFonts w:ascii="Times New Roman" w:hAnsi="Times New Roman" w:eastAsia="宋体" w:cs="Times New Roman"/>
                <w:szCs w:val="21"/>
              </w:rPr>
              <w:t>18.7.1章</w:t>
            </w:r>
          </w:p>
        </w:tc>
        <w:tc>
          <w:tcPr>
            <w:tcW w:w="412" w:type="pct"/>
            <w:vAlign w:val="center"/>
          </w:tcPr>
          <w:p w14:paraId="5C1B54F2">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0A937A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213D92F5">
            <w:pPr>
              <w:numPr>
                <w:ilvl w:val="0"/>
                <w:numId w:val="11"/>
              </w:numPr>
              <w:tabs>
                <w:tab w:val="left" w:pos="550"/>
              </w:tabs>
              <w:ind w:left="0" w:firstLine="0"/>
              <w:jc w:val="center"/>
              <w:rPr>
                <w:rFonts w:ascii="Times New Roman" w:hAnsi="Times New Roman" w:eastAsia="宋体" w:cs="Times New Roman"/>
                <w:szCs w:val="21"/>
              </w:rPr>
            </w:pPr>
          </w:p>
        </w:tc>
        <w:tc>
          <w:tcPr>
            <w:tcW w:w="791" w:type="pct"/>
            <w:vMerge w:val="continue"/>
            <w:vAlign w:val="center"/>
          </w:tcPr>
          <w:p w14:paraId="1A5221C6">
            <w:pPr>
              <w:jc w:val="center"/>
              <w:rPr>
                <w:rFonts w:ascii="Times New Roman" w:hAnsi="Times New Roman" w:eastAsia="宋体" w:cs="Times New Roman"/>
                <w:szCs w:val="21"/>
              </w:rPr>
            </w:pPr>
          </w:p>
        </w:tc>
        <w:tc>
          <w:tcPr>
            <w:tcW w:w="716" w:type="pct"/>
            <w:vAlign w:val="center"/>
          </w:tcPr>
          <w:p w14:paraId="15125DE7">
            <w:pPr>
              <w:jc w:val="center"/>
              <w:rPr>
                <w:rFonts w:ascii="Times New Roman" w:hAnsi="Times New Roman" w:eastAsia="宋体" w:cs="Times New Roman"/>
                <w:szCs w:val="21"/>
              </w:rPr>
            </w:pPr>
            <w:r>
              <w:rPr>
                <w:rFonts w:ascii="Times New Roman" w:hAnsi="Times New Roman" w:eastAsia="宋体" w:cs="Times New Roman"/>
                <w:szCs w:val="21"/>
              </w:rPr>
              <w:t>第21.</w:t>
            </w:r>
            <w:r>
              <w:rPr>
                <w:rFonts w:hint="eastAsia" w:ascii="Times New Roman" w:hAnsi="Times New Roman" w:eastAsia="宋体" w:cs="Times New Roman"/>
                <w:szCs w:val="21"/>
              </w:rPr>
              <w:t>5</w:t>
            </w:r>
            <w:r>
              <w:rPr>
                <w:rFonts w:ascii="Times New Roman" w:hAnsi="Times New Roman" w:eastAsia="宋体" w:cs="Times New Roman"/>
                <w:kern w:val="0"/>
                <w:szCs w:val="21"/>
              </w:rPr>
              <w:t>条</w:t>
            </w:r>
          </w:p>
        </w:tc>
        <w:tc>
          <w:tcPr>
            <w:tcW w:w="526" w:type="pct"/>
            <w:vMerge w:val="continue"/>
            <w:vAlign w:val="center"/>
          </w:tcPr>
          <w:p w14:paraId="7E4A987F">
            <w:pPr>
              <w:jc w:val="center"/>
              <w:rPr>
                <w:rFonts w:ascii="Times New Roman" w:hAnsi="Times New Roman" w:eastAsia="宋体" w:cs="Times New Roman"/>
                <w:szCs w:val="21"/>
              </w:rPr>
            </w:pPr>
          </w:p>
        </w:tc>
        <w:tc>
          <w:tcPr>
            <w:tcW w:w="1057" w:type="pct"/>
            <w:vAlign w:val="center"/>
          </w:tcPr>
          <w:p w14:paraId="6DB8BAA3">
            <w:pPr>
              <w:jc w:val="center"/>
              <w:rPr>
                <w:rFonts w:ascii="Times New Roman" w:hAnsi="Times New Roman" w:eastAsia="宋体" w:cs="Times New Roman"/>
                <w:szCs w:val="21"/>
              </w:rPr>
            </w:pPr>
            <w:r>
              <w:rPr>
                <w:rFonts w:hint="eastAsia" w:ascii="Times New Roman" w:hAnsi="Times New Roman" w:eastAsia="宋体" w:cs="Times New Roman"/>
                <w:szCs w:val="21"/>
              </w:rPr>
              <w:t>射频辐射发射（</w:t>
            </w:r>
            <w:r>
              <w:rPr>
                <w:rFonts w:ascii="Times New Roman" w:hAnsi="Times New Roman" w:eastAsia="宋体" w:cs="Times New Roman"/>
                <w:szCs w:val="21"/>
              </w:rPr>
              <w:t>RE</w:t>
            </w:r>
            <w:r>
              <w:rPr>
                <w:rFonts w:hint="eastAsia" w:ascii="Times New Roman" w:hAnsi="Times New Roman" w:eastAsia="宋体" w:cs="Times New Roman"/>
                <w:szCs w:val="21"/>
              </w:rPr>
              <w:t>）</w:t>
            </w:r>
          </w:p>
        </w:tc>
        <w:tc>
          <w:tcPr>
            <w:tcW w:w="526" w:type="pct"/>
            <w:vAlign w:val="center"/>
          </w:tcPr>
          <w:p w14:paraId="644BB17C">
            <w:pPr>
              <w:jc w:val="center"/>
              <w:rPr>
                <w:rFonts w:ascii="Times New Roman" w:hAnsi="Times New Roman" w:eastAsia="宋体" w:cs="Times New Roman"/>
                <w:szCs w:val="21"/>
              </w:rPr>
            </w:pPr>
            <w:r>
              <w:rPr>
                <w:rFonts w:ascii="Times New Roman" w:hAnsi="Times New Roman" w:eastAsia="宋体" w:cs="Times New Roman"/>
                <w:szCs w:val="21"/>
              </w:rPr>
              <w:t>1天</w:t>
            </w:r>
          </w:p>
        </w:tc>
        <w:tc>
          <w:tcPr>
            <w:tcW w:w="602" w:type="pct"/>
            <w:vAlign w:val="center"/>
          </w:tcPr>
          <w:p w14:paraId="225B25FE">
            <w:pPr>
              <w:jc w:val="center"/>
              <w:rPr>
                <w:rFonts w:ascii="Times New Roman" w:hAnsi="Times New Roman" w:eastAsia="宋体" w:cs="Times New Roman"/>
                <w:szCs w:val="21"/>
              </w:rPr>
            </w:pPr>
            <w:r>
              <w:rPr>
                <w:rFonts w:ascii="Times New Roman" w:hAnsi="Times New Roman" w:eastAsia="宋体" w:cs="Times New Roman"/>
                <w:szCs w:val="21"/>
              </w:rPr>
              <w:t>18.7.</w:t>
            </w:r>
            <w:r>
              <w:rPr>
                <w:rFonts w:hint="eastAsia" w:ascii="Times New Roman" w:hAnsi="Times New Roman" w:eastAsia="宋体" w:cs="Times New Roman"/>
                <w:szCs w:val="21"/>
              </w:rPr>
              <w:t>2</w:t>
            </w:r>
            <w:r>
              <w:rPr>
                <w:rFonts w:ascii="Times New Roman" w:hAnsi="Times New Roman" w:eastAsia="宋体" w:cs="Times New Roman"/>
                <w:szCs w:val="21"/>
              </w:rPr>
              <w:t>章</w:t>
            </w:r>
          </w:p>
        </w:tc>
        <w:tc>
          <w:tcPr>
            <w:tcW w:w="412" w:type="pct"/>
            <w:vAlign w:val="center"/>
          </w:tcPr>
          <w:p w14:paraId="4628526A">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26999E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14:paraId="3DC235D3">
            <w:pPr>
              <w:numPr>
                <w:ilvl w:val="0"/>
                <w:numId w:val="11"/>
              </w:numPr>
              <w:tabs>
                <w:tab w:val="left" w:pos="550"/>
              </w:tabs>
              <w:ind w:left="0" w:firstLine="0"/>
              <w:jc w:val="center"/>
              <w:rPr>
                <w:rFonts w:ascii="Times New Roman" w:hAnsi="Times New Roman" w:eastAsia="宋体" w:cs="Times New Roman"/>
                <w:szCs w:val="21"/>
              </w:rPr>
            </w:pPr>
          </w:p>
        </w:tc>
        <w:tc>
          <w:tcPr>
            <w:tcW w:w="1507" w:type="pct"/>
            <w:gridSpan w:val="2"/>
            <w:vAlign w:val="center"/>
          </w:tcPr>
          <w:p w14:paraId="4E99AFFC">
            <w:pPr>
              <w:jc w:val="center"/>
              <w:rPr>
                <w:rFonts w:ascii="Times New Roman" w:hAnsi="Times New Roman" w:eastAsia="宋体" w:cs="Times New Roman"/>
                <w:szCs w:val="21"/>
              </w:rPr>
            </w:pPr>
            <w:r>
              <w:rPr>
                <w:rFonts w:ascii="Times New Roman" w:hAnsi="Times New Roman" w:eastAsia="宋体" w:cs="Times New Roman"/>
                <w:szCs w:val="21"/>
              </w:rPr>
              <w:t>RTCA/DO－160G第22章</w:t>
            </w:r>
          </w:p>
        </w:tc>
        <w:tc>
          <w:tcPr>
            <w:tcW w:w="1583" w:type="pct"/>
            <w:gridSpan w:val="2"/>
            <w:vAlign w:val="center"/>
          </w:tcPr>
          <w:p w14:paraId="76114A98">
            <w:pPr>
              <w:jc w:val="center"/>
              <w:rPr>
                <w:rFonts w:ascii="Times New Roman" w:hAnsi="Times New Roman" w:eastAsia="宋体" w:cs="Times New Roman"/>
                <w:kern w:val="0"/>
                <w:szCs w:val="21"/>
              </w:rPr>
            </w:pPr>
            <w:r>
              <w:rPr>
                <w:rFonts w:ascii="Times New Roman" w:hAnsi="Times New Roman" w:eastAsia="宋体" w:cs="Times New Roman"/>
                <w:szCs w:val="21"/>
              </w:rPr>
              <w:t>雷电感应瞬态敏感性</w:t>
            </w:r>
          </w:p>
        </w:tc>
        <w:tc>
          <w:tcPr>
            <w:tcW w:w="526" w:type="pct"/>
            <w:vAlign w:val="center"/>
          </w:tcPr>
          <w:p w14:paraId="7406B310">
            <w:pPr>
              <w:jc w:val="center"/>
              <w:rPr>
                <w:rFonts w:ascii="Times New Roman" w:hAnsi="Times New Roman" w:eastAsia="宋体" w:cs="Times New Roman"/>
                <w:szCs w:val="21"/>
              </w:rPr>
            </w:pPr>
            <w:r>
              <w:rPr>
                <w:rFonts w:ascii="Times New Roman" w:hAnsi="Times New Roman" w:eastAsia="宋体" w:cs="Times New Roman"/>
                <w:szCs w:val="21"/>
              </w:rPr>
              <w:t>5天</w:t>
            </w:r>
          </w:p>
        </w:tc>
        <w:tc>
          <w:tcPr>
            <w:tcW w:w="602" w:type="pct"/>
            <w:vAlign w:val="center"/>
          </w:tcPr>
          <w:p w14:paraId="2BA316F8">
            <w:pPr>
              <w:jc w:val="center"/>
              <w:rPr>
                <w:rFonts w:ascii="Times New Roman" w:hAnsi="Times New Roman" w:eastAsia="宋体" w:cs="Times New Roman"/>
                <w:szCs w:val="21"/>
              </w:rPr>
            </w:pPr>
            <w:r>
              <w:rPr>
                <w:rFonts w:ascii="Times New Roman" w:hAnsi="Times New Roman" w:eastAsia="宋体" w:cs="Times New Roman"/>
                <w:szCs w:val="21"/>
              </w:rPr>
              <w:t>19章</w:t>
            </w:r>
          </w:p>
        </w:tc>
        <w:tc>
          <w:tcPr>
            <w:tcW w:w="412" w:type="pct"/>
            <w:vAlign w:val="center"/>
          </w:tcPr>
          <w:p w14:paraId="3211AC32">
            <w:pPr>
              <w:jc w:val="center"/>
              <w:rPr>
                <w:rFonts w:ascii="Times New Roman" w:hAnsi="Times New Roman" w:eastAsia="宋体" w:cs="Times New Roman"/>
                <w:szCs w:val="21"/>
              </w:rPr>
            </w:pPr>
            <w:r>
              <w:rPr>
                <w:rFonts w:ascii="Times New Roman" w:hAnsi="Times New Roman" w:eastAsia="宋体" w:cs="Times New Roman"/>
                <w:szCs w:val="21"/>
              </w:rPr>
              <w:t>/</w:t>
            </w:r>
          </w:p>
        </w:tc>
      </w:tr>
    </w:tbl>
    <w:p w14:paraId="5BA8BA10">
      <w:pPr>
        <w:pStyle w:val="19"/>
        <w:numPr>
          <w:ilvl w:val="0"/>
          <w:numId w:val="8"/>
        </w:numPr>
        <w:spacing w:beforeLines="0" w:afterLines="0" w:line="420" w:lineRule="exact"/>
        <w:rPr>
          <w:rFonts w:ascii="Times New Roman" w:hAnsi="Times New Roman"/>
          <w:kern w:val="0"/>
          <w:sz w:val="30"/>
          <w:szCs w:val="30"/>
        </w:rPr>
      </w:pPr>
      <w:bookmarkStart w:id="28" w:name="_Toc11799891"/>
      <w:bookmarkStart w:id="29" w:name="_Toc159852548"/>
      <w:r>
        <w:rPr>
          <w:rFonts w:ascii="Times New Roman" w:hAnsi="Times New Roman"/>
          <w:kern w:val="0"/>
          <w:sz w:val="30"/>
          <w:szCs w:val="30"/>
        </w:rPr>
        <w:t>试验通用要求</w:t>
      </w:r>
      <w:bookmarkEnd w:id="28"/>
      <w:bookmarkEnd w:id="29"/>
    </w:p>
    <w:p w14:paraId="4870E643">
      <w:pPr>
        <w:pStyle w:val="23"/>
        <w:numPr>
          <w:ilvl w:val="1"/>
          <w:numId w:val="8"/>
        </w:numPr>
        <w:spacing w:line="420" w:lineRule="exact"/>
        <w:rPr>
          <w:rFonts w:ascii="Times New Roman" w:hAnsi="Times New Roman"/>
          <w:sz w:val="28"/>
          <w:szCs w:val="28"/>
          <w:lang w:val="zh-CN"/>
        </w:rPr>
      </w:pPr>
      <w:bookmarkStart w:id="30" w:name="_Toc11799892"/>
      <w:bookmarkStart w:id="31" w:name="_Toc159852549"/>
      <w:r>
        <w:rPr>
          <w:rFonts w:ascii="Times New Roman" w:hAnsi="Times New Roman"/>
          <w:sz w:val="28"/>
          <w:szCs w:val="28"/>
          <w:lang w:val="zh-CN"/>
        </w:rPr>
        <w:t>试验环境条件</w:t>
      </w:r>
      <w:bookmarkEnd w:id="30"/>
      <w:bookmarkEnd w:id="31"/>
    </w:p>
    <w:p w14:paraId="739C58CF">
      <w:pPr>
        <w:pStyle w:val="18"/>
        <w:spacing w:line="420" w:lineRule="exact"/>
        <w:ind w:firstLine="480"/>
      </w:pPr>
      <w:r>
        <w:t>除非另有规定，所有试验应在下列环境条件下进行：</w:t>
      </w:r>
    </w:p>
    <w:p w14:paraId="24581A4D">
      <w:pPr>
        <w:pStyle w:val="18"/>
        <w:spacing w:line="420" w:lineRule="exact"/>
        <w:ind w:firstLine="480"/>
      </w:pPr>
      <w:r>
        <w:t>a)温度：15℃～35℃；</w:t>
      </w:r>
    </w:p>
    <w:p w14:paraId="2D15A7AF">
      <w:pPr>
        <w:pStyle w:val="18"/>
        <w:spacing w:line="420" w:lineRule="exact"/>
        <w:ind w:firstLine="480"/>
      </w:pPr>
      <w:r>
        <w:t>b)相对湿度(RH)：≤85%；</w:t>
      </w:r>
    </w:p>
    <w:p w14:paraId="6C03334E">
      <w:pPr>
        <w:pStyle w:val="18"/>
        <w:spacing w:line="420" w:lineRule="exact"/>
        <w:ind w:firstLine="480"/>
      </w:pPr>
      <w:r>
        <w:t>c)环境压力：84kPa～107kPa,等效高度＋1525m～－460m。</w:t>
      </w:r>
    </w:p>
    <w:p w14:paraId="4A403DA7">
      <w:pPr>
        <w:pStyle w:val="18"/>
        <w:spacing w:line="420" w:lineRule="exact"/>
        <w:ind w:firstLine="480"/>
      </w:pPr>
      <w:r>
        <w:t>当在不同于上述数值的环境条件下进行测试时，应记录实际环境条件。</w:t>
      </w:r>
    </w:p>
    <w:p w14:paraId="67E7F062">
      <w:pPr>
        <w:pStyle w:val="23"/>
        <w:numPr>
          <w:ilvl w:val="1"/>
          <w:numId w:val="8"/>
        </w:numPr>
        <w:spacing w:line="420" w:lineRule="exact"/>
        <w:rPr>
          <w:rFonts w:ascii="Times New Roman" w:hAnsi="Times New Roman"/>
          <w:sz w:val="28"/>
          <w:szCs w:val="28"/>
          <w:lang w:val="zh-CN"/>
        </w:rPr>
      </w:pPr>
      <w:bookmarkStart w:id="32" w:name="_Toc159852550"/>
      <w:bookmarkStart w:id="33" w:name="_Toc11799893"/>
      <w:r>
        <w:rPr>
          <w:rFonts w:ascii="Times New Roman" w:hAnsi="Times New Roman"/>
          <w:sz w:val="28"/>
          <w:szCs w:val="28"/>
          <w:lang w:val="zh-CN"/>
        </w:rPr>
        <w:t>试验条件允许误差</w:t>
      </w:r>
      <w:bookmarkEnd w:id="32"/>
      <w:bookmarkEnd w:id="33"/>
    </w:p>
    <w:p w14:paraId="0A9CD6DF">
      <w:pPr>
        <w:pStyle w:val="18"/>
        <w:spacing w:line="420" w:lineRule="exact"/>
        <w:ind w:firstLine="480"/>
      </w:pPr>
      <w:r>
        <w:t>除非另有规定，在不同于上述规定的环境条件下进行的试验时，应满足下列的容差规定：</w:t>
      </w:r>
    </w:p>
    <w:p w14:paraId="41E7D73A">
      <w:pPr>
        <w:pStyle w:val="18"/>
        <w:spacing w:line="420" w:lineRule="exact"/>
        <w:ind w:firstLine="480"/>
      </w:pPr>
      <w:r>
        <w:t>a)温度：±3</w:t>
      </w:r>
      <w:r>
        <w:rPr>
          <w:lang w:eastAsia="ja-JP"/>
        </w:rPr>
        <w:t>℃；</w:t>
      </w:r>
    </w:p>
    <w:p w14:paraId="25E0412B">
      <w:pPr>
        <w:pStyle w:val="18"/>
        <w:spacing w:line="420" w:lineRule="exact"/>
        <w:ind w:firstLine="480"/>
      </w:pPr>
      <w:r>
        <w:rPr>
          <w:rFonts w:hint="eastAsia"/>
        </w:rPr>
        <w:t>b</w:t>
      </w:r>
      <w:r>
        <w:t>)</w:t>
      </w:r>
      <w:r>
        <w:rPr>
          <w:rFonts w:hint="eastAsia"/>
        </w:rPr>
        <w:t>湿</w:t>
      </w:r>
      <w:r>
        <w:t>度：±</w:t>
      </w:r>
      <w:r>
        <w:rPr>
          <w:rFonts w:hint="eastAsia"/>
        </w:rPr>
        <w:t>5%</w:t>
      </w:r>
      <w:r>
        <w:rPr>
          <w:lang w:eastAsia="ja-JP"/>
        </w:rPr>
        <w:t>；</w:t>
      </w:r>
    </w:p>
    <w:p w14:paraId="491C15E8">
      <w:pPr>
        <w:pStyle w:val="18"/>
        <w:spacing w:line="420" w:lineRule="exact"/>
        <w:ind w:firstLine="480"/>
      </w:pPr>
      <w:r>
        <w:rPr>
          <w:rFonts w:hint="eastAsia"/>
        </w:rPr>
        <w:t>c</w:t>
      </w:r>
      <w:r>
        <w:t>)压力：规定压力的±5%。</w:t>
      </w:r>
    </w:p>
    <w:p w14:paraId="139372DE">
      <w:pPr>
        <w:pStyle w:val="23"/>
        <w:numPr>
          <w:ilvl w:val="1"/>
          <w:numId w:val="8"/>
        </w:numPr>
        <w:spacing w:line="420" w:lineRule="exact"/>
        <w:rPr>
          <w:rFonts w:ascii="Times New Roman" w:hAnsi="Times New Roman"/>
          <w:sz w:val="28"/>
          <w:szCs w:val="28"/>
          <w:lang w:val="zh-CN"/>
        </w:rPr>
      </w:pPr>
      <w:bookmarkStart w:id="34" w:name="_Toc11799894"/>
      <w:bookmarkStart w:id="35" w:name="_Toc159852551"/>
      <w:r>
        <w:rPr>
          <w:rFonts w:ascii="Times New Roman" w:hAnsi="Times New Roman"/>
          <w:sz w:val="28"/>
          <w:szCs w:val="28"/>
          <w:lang w:val="zh-CN"/>
        </w:rPr>
        <w:t>试验夹具要求</w:t>
      </w:r>
      <w:bookmarkEnd w:id="34"/>
      <w:bookmarkEnd w:id="35"/>
    </w:p>
    <w:p w14:paraId="10BBA86E">
      <w:pPr>
        <w:pStyle w:val="18"/>
        <w:spacing w:line="420" w:lineRule="exact"/>
        <w:ind w:firstLine="480"/>
      </w:pPr>
      <w:r>
        <w:rPr>
          <w:rFonts w:hint="eastAsia"/>
        </w:rPr>
        <w:t>试验</w:t>
      </w:r>
      <w:r>
        <w:t>夹具除了满足受试</w:t>
      </w:r>
      <w:r>
        <w:rPr>
          <w:rFonts w:hint="eastAsia"/>
        </w:rPr>
        <w:t>设备</w:t>
      </w:r>
      <w:r>
        <w:t>安装要求外，还应保证在试验频率范围内具有良好</w:t>
      </w:r>
      <w:r>
        <w:rPr>
          <w:rFonts w:hint="eastAsia"/>
        </w:rPr>
        <w:t>的传递特</w:t>
      </w:r>
      <w:r>
        <w:t>性。</w:t>
      </w:r>
    </w:p>
    <w:p w14:paraId="24868ABD">
      <w:pPr>
        <w:pStyle w:val="23"/>
        <w:numPr>
          <w:ilvl w:val="1"/>
          <w:numId w:val="8"/>
        </w:numPr>
        <w:spacing w:line="420" w:lineRule="exact"/>
        <w:rPr>
          <w:rFonts w:ascii="Times New Roman" w:hAnsi="Times New Roman"/>
          <w:sz w:val="28"/>
          <w:szCs w:val="28"/>
          <w:lang w:val="zh-CN"/>
        </w:rPr>
      </w:pPr>
      <w:bookmarkStart w:id="36" w:name="_Toc159852552"/>
      <w:bookmarkStart w:id="37" w:name="_Toc11799895"/>
      <w:r>
        <w:rPr>
          <w:rFonts w:ascii="Times New Roman" w:hAnsi="Times New Roman"/>
          <w:sz w:val="28"/>
          <w:szCs w:val="28"/>
          <w:lang w:val="zh-CN"/>
        </w:rPr>
        <w:t>试验装置要求</w:t>
      </w:r>
      <w:bookmarkEnd w:id="36"/>
      <w:bookmarkEnd w:id="37"/>
    </w:p>
    <w:p w14:paraId="0E0E6776">
      <w:pPr>
        <w:pStyle w:val="18"/>
        <w:spacing w:line="420" w:lineRule="exact"/>
        <w:ind w:firstLine="480"/>
      </w:pPr>
      <w:r>
        <w:rPr>
          <w:rFonts w:hint="eastAsia"/>
        </w:rPr>
        <w:t>所有</w:t>
      </w:r>
      <w:r>
        <w:t>试验装置</w:t>
      </w:r>
      <w:r>
        <w:rPr>
          <w:rFonts w:hint="eastAsia"/>
        </w:rPr>
        <w:t>（如接收机、天线等）</w:t>
      </w:r>
      <w:r>
        <w:t>应定期进行校</w:t>
      </w:r>
      <w:r>
        <w:rPr>
          <w:rFonts w:hint="eastAsia"/>
        </w:rPr>
        <w:t>验，</w:t>
      </w:r>
      <w:r>
        <w:t>确保处于有效期内。</w:t>
      </w:r>
    </w:p>
    <w:p w14:paraId="36E8D55A">
      <w:pPr>
        <w:pStyle w:val="19"/>
        <w:numPr>
          <w:ilvl w:val="0"/>
          <w:numId w:val="8"/>
        </w:numPr>
        <w:spacing w:before="156" w:after="156" w:line="420" w:lineRule="exact"/>
        <w:rPr>
          <w:rFonts w:ascii="Times New Roman" w:hAnsi="Times New Roman"/>
          <w:kern w:val="0"/>
          <w:sz w:val="30"/>
          <w:szCs w:val="30"/>
        </w:rPr>
      </w:pPr>
      <w:bookmarkStart w:id="38" w:name="_Toc159852541"/>
      <w:bookmarkStart w:id="39" w:name="_Toc11799884"/>
      <w:r>
        <w:rPr>
          <w:rFonts w:ascii="Times New Roman" w:hAnsi="Times New Roman"/>
          <w:kern w:val="0"/>
          <w:sz w:val="30"/>
          <w:szCs w:val="30"/>
        </w:rPr>
        <w:t>试验承研单位</w:t>
      </w:r>
      <w:bookmarkEnd w:id="38"/>
      <w:bookmarkEnd w:id="39"/>
    </w:p>
    <w:p w14:paraId="6F9958C5">
      <w:pPr>
        <w:pStyle w:val="18"/>
        <w:spacing w:line="420" w:lineRule="exact"/>
        <w:ind w:firstLine="480"/>
      </w:pPr>
      <w:r>
        <w:t>受试设备的鉴定试验的承试单位承担具体信息见</w:t>
      </w:r>
      <w:r>
        <w:fldChar w:fldCharType="begin"/>
      </w:r>
      <w:r>
        <w:instrText xml:space="preserve"> REF _Ref11858635 \r \h </w:instrText>
      </w:r>
      <w:r>
        <w:fldChar w:fldCharType="separate"/>
      </w:r>
      <w:r>
        <w:t>表6</w:t>
      </w:r>
      <w:r>
        <w:fldChar w:fldCharType="end"/>
      </w:r>
      <w:r>
        <w:t>。</w:t>
      </w:r>
      <w:bookmarkStart w:id="40" w:name="_Ref11858635"/>
    </w:p>
    <w:p w14:paraId="5EC150BD">
      <w:pPr>
        <w:pStyle w:val="4"/>
      </w:pPr>
      <w:r>
        <w:t>鉴定试验承试单位</w:t>
      </w:r>
      <w:bookmarkEnd w:id="40"/>
    </w:p>
    <w:tbl>
      <w:tblPr>
        <w:tblStyle w:val="12"/>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859"/>
        <w:gridCol w:w="1640"/>
        <w:gridCol w:w="1641"/>
        <w:gridCol w:w="1641"/>
        <w:gridCol w:w="1768"/>
        <w:gridCol w:w="808"/>
      </w:tblGrid>
      <w:tr w14:paraId="738C27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tcBorders>
              <w:top w:val="single" w:color="auto" w:sz="12" w:space="0"/>
              <w:bottom w:val="single" w:color="auto" w:sz="12" w:space="0"/>
              <w:right w:val="single" w:color="auto" w:sz="2" w:space="0"/>
            </w:tcBorders>
            <w:vAlign w:val="center"/>
          </w:tcPr>
          <w:p w14:paraId="721EF6A0">
            <w:pPr>
              <w:jc w:val="center"/>
              <w:rPr>
                <w:rFonts w:ascii="Times New Roman" w:hAnsi="Times New Roman" w:eastAsia="宋体" w:cs="Times New Roman"/>
                <w:szCs w:val="21"/>
              </w:rPr>
            </w:pPr>
            <w:r>
              <w:rPr>
                <w:rFonts w:ascii="Times New Roman" w:hAnsi="Times New Roman" w:eastAsia="宋体" w:cs="Times New Roman"/>
                <w:szCs w:val="21"/>
              </w:rPr>
              <w:t>序号</w:t>
            </w:r>
          </w:p>
        </w:tc>
        <w:tc>
          <w:tcPr>
            <w:tcW w:w="981" w:type="pct"/>
            <w:tcBorders>
              <w:top w:val="single" w:color="auto" w:sz="12" w:space="0"/>
              <w:left w:val="single" w:color="auto" w:sz="2" w:space="0"/>
              <w:bottom w:val="single" w:color="auto" w:sz="12" w:space="0"/>
              <w:right w:val="single" w:color="auto" w:sz="2" w:space="0"/>
            </w:tcBorders>
            <w:vAlign w:val="center"/>
          </w:tcPr>
          <w:p w14:paraId="13B6F5F0">
            <w:pPr>
              <w:jc w:val="center"/>
              <w:rPr>
                <w:rFonts w:ascii="Times New Roman" w:hAnsi="Times New Roman" w:eastAsia="宋体" w:cs="Times New Roman"/>
                <w:szCs w:val="21"/>
              </w:rPr>
            </w:pPr>
            <w:r>
              <w:rPr>
                <w:rFonts w:ascii="Times New Roman" w:hAnsi="Times New Roman" w:eastAsia="宋体" w:cs="Times New Roman"/>
                <w:szCs w:val="21"/>
              </w:rPr>
              <w:t>试验项目名称</w:t>
            </w:r>
          </w:p>
        </w:tc>
        <w:tc>
          <w:tcPr>
            <w:tcW w:w="981" w:type="pct"/>
            <w:tcBorders>
              <w:top w:val="single" w:color="auto" w:sz="12" w:space="0"/>
              <w:left w:val="single" w:color="auto" w:sz="2" w:space="0"/>
              <w:bottom w:val="single" w:color="auto" w:sz="12" w:space="0"/>
              <w:right w:val="single" w:color="auto" w:sz="2" w:space="0"/>
            </w:tcBorders>
            <w:vAlign w:val="center"/>
          </w:tcPr>
          <w:p w14:paraId="5D034BA8">
            <w:pPr>
              <w:ind w:left="-105" w:leftChars="-50" w:right="-105" w:rightChars="-50"/>
              <w:jc w:val="center"/>
              <w:rPr>
                <w:rFonts w:ascii="Times New Roman" w:hAnsi="Times New Roman" w:eastAsia="宋体" w:cs="Times New Roman"/>
                <w:szCs w:val="21"/>
              </w:rPr>
            </w:pPr>
            <w:r>
              <w:rPr>
                <w:rFonts w:ascii="Times New Roman" w:hAnsi="Times New Roman" w:eastAsia="宋体" w:cs="Times New Roman"/>
                <w:szCs w:val="21"/>
              </w:rPr>
              <w:t>承试单位</w:t>
            </w:r>
          </w:p>
        </w:tc>
        <w:tc>
          <w:tcPr>
            <w:tcW w:w="981" w:type="pct"/>
            <w:tcBorders>
              <w:top w:val="single" w:color="auto" w:sz="12" w:space="0"/>
              <w:left w:val="single" w:color="auto" w:sz="2" w:space="0"/>
              <w:bottom w:val="single" w:color="auto" w:sz="12" w:space="0"/>
              <w:right w:val="single" w:color="auto" w:sz="2" w:space="0"/>
            </w:tcBorders>
            <w:vAlign w:val="center"/>
          </w:tcPr>
          <w:p w14:paraId="02C2442E">
            <w:pPr>
              <w:jc w:val="center"/>
              <w:rPr>
                <w:rFonts w:ascii="Times New Roman" w:hAnsi="Times New Roman" w:eastAsia="宋体" w:cs="Times New Roman"/>
                <w:szCs w:val="21"/>
              </w:rPr>
            </w:pPr>
            <w:r>
              <w:rPr>
                <w:rFonts w:ascii="Times New Roman" w:hAnsi="Times New Roman" w:eastAsia="宋体" w:cs="Times New Roman"/>
                <w:szCs w:val="21"/>
              </w:rPr>
              <w:t>地址</w:t>
            </w:r>
          </w:p>
        </w:tc>
        <w:tc>
          <w:tcPr>
            <w:tcW w:w="1057" w:type="pct"/>
            <w:tcBorders>
              <w:top w:val="single" w:color="auto" w:sz="12" w:space="0"/>
              <w:left w:val="single" w:color="auto" w:sz="2" w:space="0"/>
              <w:bottom w:val="single" w:color="auto" w:sz="12" w:space="0"/>
              <w:right w:val="single" w:color="auto" w:sz="2" w:space="0"/>
            </w:tcBorders>
            <w:vAlign w:val="center"/>
          </w:tcPr>
          <w:p w14:paraId="768466E6">
            <w:pPr>
              <w:jc w:val="center"/>
              <w:rPr>
                <w:rFonts w:ascii="Times New Roman" w:hAnsi="Times New Roman" w:eastAsia="宋体" w:cs="Times New Roman"/>
                <w:szCs w:val="21"/>
              </w:rPr>
            </w:pPr>
            <w:r>
              <w:rPr>
                <w:rFonts w:ascii="Times New Roman" w:hAnsi="Times New Roman" w:eastAsia="宋体" w:cs="Times New Roman"/>
                <w:szCs w:val="21"/>
              </w:rPr>
              <w:t>承试单位联系人</w:t>
            </w:r>
          </w:p>
        </w:tc>
        <w:tc>
          <w:tcPr>
            <w:tcW w:w="483" w:type="pct"/>
            <w:tcBorders>
              <w:top w:val="single" w:color="auto" w:sz="12" w:space="0"/>
              <w:left w:val="single" w:color="auto" w:sz="2" w:space="0"/>
              <w:bottom w:val="single" w:color="auto" w:sz="12" w:space="0"/>
            </w:tcBorders>
            <w:vAlign w:val="center"/>
          </w:tcPr>
          <w:p w14:paraId="1BF30334">
            <w:pPr>
              <w:jc w:val="center"/>
              <w:rPr>
                <w:rFonts w:ascii="Times New Roman" w:hAnsi="Times New Roman" w:eastAsia="宋体" w:cs="Times New Roman"/>
                <w:szCs w:val="21"/>
              </w:rPr>
            </w:pPr>
            <w:r>
              <w:rPr>
                <w:rFonts w:ascii="Times New Roman" w:hAnsi="Times New Roman" w:eastAsia="宋体" w:cs="Times New Roman"/>
                <w:szCs w:val="21"/>
              </w:rPr>
              <w:t>备注</w:t>
            </w:r>
          </w:p>
        </w:tc>
      </w:tr>
      <w:tr w14:paraId="62C3AF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tcBorders>
              <w:top w:val="single" w:color="auto" w:sz="12" w:space="0"/>
            </w:tcBorders>
            <w:vAlign w:val="center"/>
          </w:tcPr>
          <w:p w14:paraId="083A8B92">
            <w:pPr>
              <w:jc w:val="center"/>
              <w:rPr>
                <w:rFonts w:ascii="Times New Roman" w:hAnsi="Times New Roman" w:eastAsia="宋体" w:cs="Times New Roman"/>
                <w:szCs w:val="21"/>
              </w:rPr>
            </w:pPr>
            <w:r>
              <w:rPr>
                <w:rFonts w:ascii="Times New Roman" w:hAnsi="Times New Roman" w:eastAsia="宋体" w:cs="Times New Roman"/>
                <w:szCs w:val="21"/>
              </w:rPr>
              <w:t>1</w:t>
            </w:r>
          </w:p>
        </w:tc>
        <w:tc>
          <w:tcPr>
            <w:tcW w:w="981" w:type="pct"/>
            <w:tcBorders>
              <w:top w:val="single" w:color="auto" w:sz="12" w:space="0"/>
            </w:tcBorders>
            <w:vAlign w:val="center"/>
          </w:tcPr>
          <w:p w14:paraId="56353EFA">
            <w:pPr>
              <w:jc w:val="center"/>
              <w:rPr>
                <w:rFonts w:ascii="Times New Roman" w:hAnsi="Times New Roman" w:eastAsia="宋体" w:cs="Times New Roman"/>
                <w:szCs w:val="21"/>
              </w:rPr>
            </w:pPr>
            <w:r>
              <w:rPr>
                <w:rFonts w:ascii="Times New Roman" w:hAnsi="Times New Roman" w:eastAsia="宋体" w:cs="Times New Roman"/>
                <w:szCs w:val="21"/>
              </w:rPr>
              <w:t>磁影响</w:t>
            </w:r>
          </w:p>
        </w:tc>
        <w:tc>
          <w:tcPr>
            <w:tcW w:w="981" w:type="pct"/>
            <w:vMerge w:val="restart"/>
            <w:tcBorders>
              <w:top w:val="single" w:color="auto" w:sz="12" w:space="0"/>
            </w:tcBorders>
            <w:vAlign w:val="center"/>
          </w:tcPr>
          <w:p w14:paraId="46438A52">
            <w:pPr>
              <w:jc w:val="center"/>
              <w:rPr>
                <w:rFonts w:ascii="Times New Roman" w:hAnsi="Times New Roman" w:eastAsia="宋体" w:cs="Times New Roman"/>
                <w:szCs w:val="21"/>
              </w:rPr>
            </w:pPr>
            <w:r>
              <w:rPr>
                <w:rFonts w:ascii="Times New Roman" w:hAnsi="Times New Roman" w:eastAsia="宋体" w:cs="Times New Roman"/>
                <w:szCs w:val="21"/>
              </w:rPr>
              <w:t>广电计量（无锡）有限公司</w:t>
            </w:r>
          </w:p>
        </w:tc>
        <w:tc>
          <w:tcPr>
            <w:tcW w:w="981" w:type="pct"/>
            <w:vMerge w:val="restart"/>
            <w:tcBorders>
              <w:top w:val="single" w:color="auto" w:sz="12" w:space="0"/>
            </w:tcBorders>
            <w:vAlign w:val="center"/>
          </w:tcPr>
          <w:p w14:paraId="7FB3BB29">
            <w:pPr>
              <w:jc w:val="center"/>
              <w:rPr>
                <w:rFonts w:ascii="Times New Roman" w:hAnsi="Times New Roman" w:eastAsia="宋体" w:cs="Times New Roman"/>
                <w:szCs w:val="21"/>
              </w:rPr>
            </w:pPr>
            <w:r>
              <w:rPr>
                <w:rFonts w:ascii="Times New Roman" w:hAnsi="Times New Roman" w:eastAsia="宋体" w:cs="Times New Roman"/>
                <w:szCs w:val="21"/>
              </w:rPr>
              <w:t>无锡市新吴区菱湖大道200号</w:t>
            </w:r>
          </w:p>
        </w:tc>
        <w:tc>
          <w:tcPr>
            <w:tcW w:w="1057" w:type="pct"/>
            <w:vMerge w:val="restart"/>
            <w:tcBorders>
              <w:top w:val="single" w:color="auto" w:sz="12" w:space="0"/>
            </w:tcBorders>
            <w:vAlign w:val="center"/>
          </w:tcPr>
          <w:p w14:paraId="0220E883">
            <w:pPr>
              <w:jc w:val="center"/>
              <w:rPr>
                <w:rFonts w:ascii="Times New Roman" w:hAnsi="Times New Roman" w:eastAsia="宋体" w:cs="Times New Roman"/>
                <w:szCs w:val="21"/>
              </w:rPr>
            </w:pPr>
            <w:r>
              <w:rPr>
                <w:rFonts w:ascii="Times New Roman" w:hAnsi="Times New Roman" w:eastAsia="宋体" w:cs="Times New Roman"/>
                <w:szCs w:val="21"/>
              </w:rPr>
              <w:t>宋波</w:t>
            </w:r>
          </w:p>
          <w:p w14:paraId="30573621">
            <w:pPr>
              <w:jc w:val="center"/>
              <w:rPr>
                <w:rFonts w:ascii="Times New Roman" w:hAnsi="Times New Roman" w:eastAsia="宋体" w:cs="Times New Roman"/>
                <w:szCs w:val="21"/>
              </w:rPr>
            </w:pPr>
            <w:r>
              <w:rPr>
                <w:rFonts w:ascii="Times New Roman" w:hAnsi="Times New Roman" w:eastAsia="宋体" w:cs="Times New Roman"/>
                <w:szCs w:val="21"/>
              </w:rPr>
              <w:t>15716187983</w:t>
            </w:r>
          </w:p>
        </w:tc>
        <w:tc>
          <w:tcPr>
            <w:tcW w:w="483" w:type="pct"/>
            <w:vMerge w:val="restart"/>
            <w:tcBorders>
              <w:top w:val="single" w:color="auto" w:sz="12" w:space="0"/>
            </w:tcBorders>
            <w:vAlign w:val="center"/>
          </w:tcPr>
          <w:p w14:paraId="72FE3990">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42787C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vAlign w:val="center"/>
          </w:tcPr>
          <w:p w14:paraId="4BA901DE">
            <w:pPr>
              <w:jc w:val="center"/>
              <w:rPr>
                <w:rFonts w:ascii="Times New Roman" w:hAnsi="Times New Roman" w:eastAsia="宋体" w:cs="Times New Roman"/>
                <w:szCs w:val="21"/>
              </w:rPr>
            </w:pPr>
            <w:r>
              <w:rPr>
                <w:rFonts w:ascii="Times New Roman" w:hAnsi="Times New Roman" w:eastAsia="宋体" w:cs="Times New Roman"/>
                <w:szCs w:val="21"/>
              </w:rPr>
              <w:t>2</w:t>
            </w:r>
          </w:p>
        </w:tc>
        <w:tc>
          <w:tcPr>
            <w:tcW w:w="981" w:type="pct"/>
            <w:vAlign w:val="center"/>
          </w:tcPr>
          <w:p w14:paraId="54C21822">
            <w:pPr>
              <w:jc w:val="center"/>
              <w:rPr>
                <w:rFonts w:ascii="Times New Roman" w:hAnsi="Times New Roman" w:eastAsia="宋体" w:cs="Times New Roman"/>
                <w:szCs w:val="21"/>
              </w:rPr>
            </w:pPr>
            <w:r>
              <w:rPr>
                <w:rFonts w:ascii="Times New Roman" w:hAnsi="Times New Roman" w:eastAsia="宋体" w:cs="Times New Roman"/>
                <w:szCs w:val="21"/>
              </w:rPr>
              <w:t>电源输入</w:t>
            </w:r>
          </w:p>
        </w:tc>
        <w:tc>
          <w:tcPr>
            <w:tcW w:w="981" w:type="pct"/>
            <w:vMerge w:val="continue"/>
            <w:vAlign w:val="center"/>
          </w:tcPr>
          <w:p w14:paraId="219164D2">
            <w:pPr>
              <w:jc w:val="center"/>
              <w:rPr>
                <w:rFonts w:ascii="Times New Roman" w:hAnsi="Times New Roman" w:eastAsia="宋体" w:cs="Times New Roman"/>
                <w:szCs w:val="21"/>
              </w:rPr>
            </w:pPr>
          </w:p>
        </w:tc>
        <w:tc>
          <w:tcPr>
            <w:tcW w:w="981" w:type="pct"/>
            <w:vMerge w:val="continue"/>
            <w:vAlign w:val="center"/>
          </w:tcPr>
          <w:p w14:paraId="00AE03CE">
            <w:pPr>
              <w:jc w:val="center"/>
              <w:rPr>
                <w:rFonts w:ascii="Times New Roman" w:hAnsi="Times New Roman" w:eastAsia="宋体" w:cs="Times New Roman"/>
                <w:szCs w:val="21"/>
              </w:rPr>
            </w:pPr>
          </w:p>
        </w:tc>
        <w:tc>
          <w:tcPr>
            <w:tcW w:w="1057" w:type="pct"/>
            <w:vMerge w:val="continue"/>
            <w:vAlign w:val="center"/>
          </w:tcPr>
          <w:p w14:paraId="1D899C4A">
            <w:pPr>
              <w:jc w:val="center"/>
              <w:rPr>
                <w:rFonts w:ascii="Times New Roman" w:hAnsi="Times New Roman" w:eastAsia="宋体" w:cs="Times New Roman"/>
                <w:szCs w:val="21"/>
              </w:rPr>
            </w:pPr>
          </w:p>
        </w:tc>
        <w:tc>
          <w:tcPr>
            <w:tcW w:w="483" w:type="pct"/>
            <w:vMerge w:val="continue"/>
          </w:tcPr>
          <w:p w14:paraId="1AD7268C">
            <w:pPr>
              <w:jc w:val="center"/>
              <w:rPr>
                <w:rFonts w:ascii="Times New Roman" w:hAnsi="Times New Roman" w:eastAsia="宋体" w:cs="Times New Roman"/>
                <w:szCs w:val="21"/>
              </w:rPr>
            </w:pPr>
          </w:p>
        </w:tc>
      </w:tr>
      <w:tr w14:paraId="13FBCF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vAlign w:val="center"/>
          </w:tcPr>
          <w:p w14:paraId="3AED4574">
            <w:pPr>
              <w:jc w:val="center"/>
              <w:rPr>
                <w:rFonts w:ascii="Times New Roman" w:hAnsi="Times New Roman" w:eastAsia="宋体" w:cs="Times New Roman"/>
                <w:szCs w:val="21"/>
              </w:rPr>
            </w:pPr>
            <w:r>
              <w:rPr>
                <w:rFonts w:ascii="Times New Roman" w:hAnsi="Times New Roman" w:eastAsia="宋体" w:cs="Times New Roman"/>
                <w:szCs w:val="21"/>
              </w:rPr>
              <w:t>3</w:t>
            </w:r>
          </w:p>
        </w:tc>
        <w:tc>
          <w:tcPr>
            <w:tcW w:w="981" w:type="pct"/>
            <w:vAlign w:val="center"/>
          </w:tcPr>
          <w:p w14:paraId="02DE2031">
            <w:pPr>
              <w:jc w:val="center"/>
              <w:rPr>
                <w:rFonts w:ascii="Times New Roman" w:hAnsi="Times New Roman" w:eastAsia="宋体" w:cs="Times New Roman"/>
                <w:szCs w:val="21"/>
              </w:rPr>
            </w:pPr>
            <w:r>
              <w:rPr>
                <w:rFonts w:ascii="Times New Roman" w:hAnsi="Times New Roman" w:eastAsia="宋体" w:cs="Times New Roman"/>
                <w:szCs w:val="21"/>
              </w:rPr>
              <w:t>电压尖峰</w:t>
            </w:r>
          </w:p>
        </w:tc>
        <w:tc>
          <w:tcPr>
            <w:tcW w:w="981" w:type="pct"/>
            <w:vMerge w:val="continue"/>
            <w:vAlign w:val="center"/>
          </w:tcPr>
          <w:p w14:paraId="7BE7600A">
            <w:pPr>
              <w:jc w:val="center"/>
              <w:rPr>
                <w:rFonts w:ascii="Times New Roman" w:hAnsi="Times New Roman" w:eastAsia="宋体" w:cs="Times New Roman"/>
                <w:szCs w:val="21"/>
              </w:rPr>
            </w:pPr>
          </w:p>
        </w:tc>
        <w:tc>
          <w:tcPr>
            <w:tcW w:w="981" w:type="pct"/>
            <w:vMerge w:val="continue"/>
            <w:vAlign w:val="center"/>
          </w:tcPr>
          <w:p w14:paraId="65E4E0F8">
            <w:pPr>
              <w:jc w:val="center"/>
              <w:rPr>
                <w:rFonts w:ascii="Times New Roman" w:hAnsi="Times New Roman" w:eastAsia="宋体" w:cs="Times New Roman"/>
                <w:szCs w:val="21"/>
              </w:rPr>
            </w:pPr>
          </w:p>
        </w:tc>
        <w:tc>
          <w:tcPr>
            <w:tcW w:w="1057" w:type="pct"/>
            <w:vMerge w:val="continue"/>
            <w:vAlign w:val="center"/>
          </w:tcPr>
          <w:p w14:paraId="205B99EB">
            <w:pPr>
              <w:jc w:val="center"/>
              <w:rPr>
                <w:rFonts w:ascii="Times New Roman" w:hAnsi="Times New Roman" w:eastAsia="宋体" w:cs="Times New Roman"/>
                <w:szCs w:val="21"/>
              </w:rPr>
            </w:pPr>
          </w:p>
        </w:tc>
        <w:tc>
          <w:tcPr>
            <w:tcW w:w="483" w:type="pct"/>
            <w:vMerge w:val="continue"/>
          </w:tcPr>
          <w:p w14:paraId="0809814E">
            <w:pPr>
              <w:jc w:val="center"/>
              <w:rPr>
                <w:rFonts w:ascii="Times New Roman" w:hAnsi="Times New Roman" w:eastAsia="宋体" w:cs="Times New Roman"/>
                <w:szCs w:val="21"/>
              </w:rPr>
            </w:pPr>
          </w:p>
        </w:tc>
      </w:tr>
      <w:tr w14:paraId="163EAE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vAlign w:val="center"/>
          </w:tcPr>
          <w:p w14:paraId="30CB0B0F">
            <w:pPr>
              <w:jc w:val="center"/>
              <w:rPr>
                <w:rFonts w:ascii="Times New Roman" w:hAnsi="Times New Roman" w:eastAsia="宋体" w:cs="Times New Roman"/>
                <w:szCs w:val="21"/>
              </w:rPr>
            </w:pPr>
            <w:r>
              <w:rPr>
                <w:rFonts w:ascii="Times New Roman" w:hAnsi="Times New Roman" w:eastAsia="宋体" w:cs="Times New Roman"/>
                <w:szCs w:val="21"/>
              </w:rPr>
              <w:t>4</w:t>
            </w:r>
          </w:p>
        </w:tc>
        <w:tc>
          <w:tcPr>
            <w:tcW w:w="981" w:type="pct"/>
            <w:vAlign w:val="center"/>
          </w:tcPr>
          <w:p w14:paraId="32961490">
            <w:pPr>
              <w:jc w:val="center"/>
              <w:rPr>
                <w:rFonts w:ascii="Times New Roman" w:hAnsi="Times New Roman" w:eastAsia="宋体" w:cs="Times New Roman"/>
                <w:szCs w:val="21"/>
              </w:rPr>
            </w:pPr>
            <w:r>
              <w:rPr>
                <w:rFonts w:ascii="Times New Roman" w:hAnsi="Times New Roman" w:eastAsia="宋体" w:cs="Times New Roman"/>
                <w:szCs w:val="21"/>
              </w:rPr>
              <w:t>音频传导敏感性</w:t>
            </w:r>
          </w:p>
        </w:tc>
        <w:tc>
          <w:tcPr>
            <w:tcW w:w="981" w:type="pct"/>
            <w:vMerge w:val="continue"/>
            <w:vAlign w:val="center"/>
          </w:tcPr>
          <w:p w14:paraId="0D77B5AB">
            <w:pPr>
              <w:jc w:val="center"/>
              <w:rPr>
                <w:rFonts w:ascii="Times New Roman" w:hAnsi="Times New Roman" w:eastAsia="宋体" w:cs="Times New Roman"/>
                <w:szCs w:val="21"/>
              </w:rPr>
            </w:pPr>
          </w:p>
        </w:tc>
        <w:tc>
          <w:tcPr>
            <w:tcW w:w="981" w:type="pct"/>
            <w:vMerge w:val="continue"/>
            <w:vAlign w:val="center"/>
          </w:tcPr>
          <w:p w14:paraId="492934BA">
            <w:pPr>
              <w:jc w:val="center"/>
              <w:rPr>
                <w:rFonts w:ascii="Times New Roman" w:hAnsi="Times New Roman" w:eastAsia="宋体" w:cs="Times New Roman"/>
                <w:szCs w:val="21"/>
              </w:rPr>
            </w:pPr>
          </w:p>
        </w:tc>
        <w:tc>
          <w:tcPr>
            <w:tcW w:w="1057" w:type="pct"/>
            <w:vMerge w:val="continue"/>
            <w:vAlign w:val="center"/>
          </w:tcPr>
          <w:p w14:paraId="4529D1FA">
            <w:pPr>
              <w:jc w:val="center"/>
              <w:rPr>
                <w:rFonts w:ascii="Times New Roman" w:hAnsi="Times New Roman" w:eastAsia="宋体" w:cs="Times New Roman"/>
                <w:szCs w:val="21"/>
              </w:rPr>
            </w:pPr>
          </w:p>
        </w:tc>
        <w:tc>
          <w:tcPr>
            <w:tcW w:w="483" w:type="pct"/>
            <w:vMerge w:val="continue"/>
          </w:tcPr>
          <w:p w14:paraId="16F61C6D">
            <w:pPr>
              <w:jc w:val="center"/>
              <w:rPr>
                <w:rFonts w:ascii="Times New Roman" w:hAnsi="Times New Roman" w:eastAsia="宋体" w:cs="Times New Roman"/>
                <w:szCs w:val="21"/>
              </w:rPr>
            </w:pPr>
          </w:p>
        </w:tc>
      </w:tr>
      <w:tr w14:paraId="611C0A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vAlign w:val="center"/>
          </w:tcPr>
          <w:p w14:paraId="5A97D610">
            <w:pPr>
              <w:jc w:val="center"/>
              <w:rPr>
                <w:rFonts w:ascii="Times New Roman" w:hAnsi="Times New Roman" w:eastAsia="宋体" w:cs="Times New Roman"/>
                <w:szCs w:val="21"/>
              </w:rPr>
            </w:pPr>
            <w:r>
              <w:rPr>
                <w:rFonts w:ascii="Times New Roman" w:hAnsi="Times New Roman" w:eastAsia="宋体" w:cs="Times New Roman"/>
                <w:szCs w:val="21"/>
              </w:rPr>
              <w:t>5</w:t>
            </w:r>
          </w:p>
        </w:tc>
        <w:tc>
          <w:tcPr>
            <w:tcW w:w="981" w:type="pct"/>
            <w:vAlign w:val="center"/>
          </w:tcPr>
          <w:p w14:paraId="43E43A0D">
            <w:pPr>
              <w:jc w:val="center"/>
              <w:rPr>
                <w:rFonts w:ascii="Times New Roman" w:hAnsi="Times New Roman" w:eastAsia="宋体" w:cs="Times New Roman"/>
                <w:szCs w:val="21"/>
              </w:rPr>
            </w:pPr>
            <w:r>
              <w:rPr>
                <w:rFonts w:ascii="Times New Roman" w:hAnsi="Times New Roman" w:eastAsia="宋体" w:cs="Times New Roman"/>
                <w:szCs w:val="21"/>
              </w:rPr>
              <w:t>感应信号敏感性</w:t>
            </w:r>
          </w:p>
        </w:tc>
        <w:tc>
          <w:tcPr>
            <w:tcW w:w="981" w:type="pct"/>
            <w:vMerge w:val="continue"/>
            <w:vAlign w:val="center"/>
          </w:tcPr>
          <w:p w14:paraId="5DE7E9ED">
            <w:pPr>
              <w:jc w:val="center"/>
              <w:rPr>
                <w:rFonts w:ascii="Times New Roman" w:hAnsi="Times New Roman" w:eastAsia="宋体" w:cs="Times New Roman"/>
                <w:szCs w:val="21"/>
              </w:rPr>
            </w:pPr>
          </w:p>
        </w:tc>
        <w:tc>
          <w:tcPr>
            <w:tcW w:w="981" w:type="pct"/>
            <w:vMerge w:val="continue"/>
            <w:vAlign w:val="center"/>
          </w:tcPr>
          <w:p w14:paraId="0C77E807">
            <w:pPr>
              <w:jc w:val="center"/>
              <w:rPr>
                <w:rFonts w:ascii="Times New Roman" w:hAnsi="Times New Roman" w:eastAsia="宋体" w:cs="Times New Roman"/>
                <w:szCs w:val="21"/>
              </w:rPr>
            </w:pPr>
          </w:p>
        </w:tc>
        <w:tc>
          <w:tcPr>
            <w:tcW w:w="1057" w:type="pct"/>
            <w:vMerge w:val="continue"/>
            <w:vAlign w:val="center"/>
          </w:tcPr>
          <w:p w14:paraId="1EA078CA">
            <w:pPr>
              <w:jc w:val="center"/>
              <w:rPr>
                <w:rFonts w:ascii="Times New Roman" w:hAnsi="Times New Roman" w:eastAsia="宋体" w:cs="Times New Roman"/>
                <w:szCs w:val="21"/>
              </w:rPr>
            </w:pPr>
          </w:p>
        </w:tc>
        <w:tc>
          <w:tcPr>
            <w:tcW w:w="483" w:type="pct"/>
            <w:vMerge w:val="continue"/>
          </w:tcPr>
          <w:p w14:paraId="088E4E5B">
            <w:pPr>
              <w:jc w:val="center"/>
              <w:rPr>
                <w:rFonts w:ascii="Times New Roman" w:hAnsi="Times New Roman" w:eastAsia="宋体" w:cs="Times New Roman"/>
                <w:szCs w:val="21"/>
              </w:rPr>
            </w:pPr>
          </w:p>
        </w:tc>
      </w:tr>
      <w:tr w14:paraId="18E0A1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vAlign w:val="center"/>
          </w:tcPr>
          <w:p w14:paraId="3D2171AD">
            <w:pPr>
              <w:jc w:val="center"/>
              <w:rPr>
                <w:rFonts w:ascii="Times New Roman" w:hAnsi="Times New Roman" w:eastAsia="宋体" w:cs="Times New Roman"/>
                <w:szCs w:val="21"/>
              </w:rPr>
            </w:pPr>
            <w:r>
              <w:rPr>
                <w:rFonts w:ascii="Times New Roman" w:hAnsi="Times New Roman" w:eastAsia="宋体" w:cs="Times New Roman"/>
                <w:szCs w:val="21"/>
              </w:rPr>
              <w:t>6</w:t>
            </w:r>
          </w:p>
        </w:tc>
        <w:tc>
          <w:tcPr>
            <w:tcW w:w="981" w:type="pct"/>
            <w:vAlign w:val="center"/>
          </w:tcPr>
          <w:p w14:paraId="3984A5F4">
            <w:pPr>
              <w:jc w:val="center"/>
              <w:rPr>
                <w:rFonts w:ascii="Times New Roman" w:hAnsi="Times New Roman" w:eastAsia="宋体" w:cs="Times New Roman"/>
                <w:szCs w:val="21"/>
              </w:rPr>
            </w:pPr>
            <w:r>
              <w:rPr>
                <w:rFonts w:ascii="Times New Roman" w:hAnsi="Times New Roman" w:eastAsia="宋体" w:cs="Times New Roman"/>
                <w:szCs w:val="21"/>
              </w:rPr>
              <w:t>射频敏感度</w:t>
            </w:r>
          </w:p>
        </w:tc>
        <w:tc>
          <w:tcPr>
            <w:tcW w:w="981" w:type="pct"/>
            <w:vMerge w:val="continue"/>
            <w:vAlign w:val="center"/>
          </w:tcPr>
          <w:p w14:paraId="25C6BC45">
            <w:pPr>
              <w:jc w:val="center"/>
              <w:rPr>
                <w:rFonts w:ascii="Times New Roman" w:hAnsi="Times New Roman" w:eastAsia="宋体" w:cs="Times New Roman"/>
                <w:szCs w:val="21"/>
              </w:rPr>
            </w:pPr>
          </w:p>
        </w:tc>
        <w:tc>
          <w:tcPr>
            <w:tcW w:w="981" w:type="pct"/>
            <w:vMerge w:val="continue"/>
            <w:vAlign w:val="center"/>
          </w:tcPr>
          <w:p w14:paraId="67862F74">
            <w:pPr>
              <w:jc w:val="center"/>
              <w:rPr>
                <w:rFonts w:ascii="Times New Roman" w:hAnsi="Times New Roman" w:eastAsia="宋体" w:cs="Times New Roman"/>
                <w:szCs w:val="21"/>
              </w:rPr>
            </w:pPr>
          </w:p>
        </w:tc>
        <w:tc>
          <w:tcPr>
            <w:tcW w:w="1057" w:type="pct"/>
            <w:vMerge w:val="continue"/>
            <w:vAlign w:val="center"/>
          </w:tcPr>
          <w:p w14:paraId="098280B1">
            <w:pPr>
              <w:jc w:val="center"/>
              <w:rPr>
                <w:rFonts w:ascii="Times New Roman" w:hAnsi="Times New Roman" w:eastAsia="宋体" w:cs="Times New Roman"/>
                <w:szCs w:val="21"/>
              </w:rPr>
            </w:pPr>
          </w:p>
        </w:tc>
        <w:tc>
          <w:tcPr>
            <w:tcW w:w="483" w:type="pct"/>
            <w:vMerge w:val="continue"/>
          </w:tcPr>
          <w:p w14:paraId="69904D74">
            <w:pPr>
              <w:jc w:val="center"/>
              <w:rPr>
                <w:rFonts w:ascii="Times New Roman" w:hAnsi="Times New Roman" w:eastAsia="宋体" w:cs="Times New Roman"/>
                <w:szCs w:val="21"/>
              </w:rPr>
            </w:pPr>
          </w:p>
        </w:tc>
      </w:tr>
      <w:tr w14:paraId="242210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vAlign w:val="center"/>
          </w:tcPr>
          <w:p w14:paraId="5508D61D">
            <w:pPr>
              <w:jc w:val="center"/>
              <w:rPr>
                <w:rFonts w:ascii="Times New Roman" w:hAnsi="Times New Roman" w:eastAsia="宋体" w:cs="Times New Roman"/>
                <w:szCs w:val="21"/>
              </w:rPr>
            </w:pPr>
            <w:r>
              <w:rPr>
                <w:rFonts w:ascii="Times New Roman" w:hAnsi="Times New Roman" w:eastAsia="宋体" w:cs="Times New Roman"/>
                <w:szCs w:val="21"/>
              </w:rPr>
              <w:t>7</w:t>
            </w:r>
          </w:p>
        </w:tc>
        <w:tc>
          <w:tcPr>
            <w:tcW w:w="981" w:type="pct"/>
            <w:vAlign w:val="center"/>
          </w:tcPr>
          <w:p w14:paraId="2987E581">
            <w:pPr>
              <w:jc w:val="center"/>
              <w:rPr>
                <w:rFonts w:ascii="Times New Roman" w:hAnsi="Times New Roman" w:eastAsia="宋体" w:cs="Times New Roman"/>
                <w:szCs w:val="21"/>
              </w:rPr>
            </w:pPr>
            <w:r>
              <w:rPr>
                <w:rFonts w:ascii="Times New Roman" w:hAnsi="Times New Roman" w:eastAsia="宋体" w:cs="Times New Roman"/>
                <w:szCs w:val="21"/>
              </w:rPr>
              <w:t>射频能量发射</w:t>
            </w:r>
          </w:p>
        </w:tc>
        <w:tc>
          <w:tcPr>
            <w:tcW w:w="981" w:type="pct"/>
            <w:vMerge w:val="continue"/>
            <w:vAlign w:val="center"/>
          </w:tcPr>
          <w:p w14:paraId="28604F59">
            <w:pPr>
              <w:jc w:val="center"/>
              <w:rPr>
                <w:rFonts w:ascii="Times New Roman" w:hAnsi="Times New Roman" w:eastAsia="宋体" w:cs="Times New Roman"/>
                <w:szCs w:val="21"/>
              </w:rPr>
            </w:pPr>
          </w:p>
        </w:tc>
        <w:tc>
          <w:tcPr>
            <w:tcW w:w="981" w:type="pct"/>
            <w:vMerge w:val="continue"/>
            <w:vAlign w:val="center"/>
          </w:tcPr>
          <w:p w14:paraId="02AC0554">
            <w:pPr>
              <w:jc w:val="center"/>
              <w:rPr>
                <w:rFonts w:ascii="Times New Roman" w:hAnsi="Times New Roman" w:eastAsia="宋体" w:cs="Times New Roman"/>
                <w:szCs w:val="21"/>
              </w:rPr>
            </w:pPr>
          </w:p>
        </w:tc>
        <w:tc>
          <w:tcPr>
            <w:tcW w:w="1057" w:type="pct"/>
            <w:vMerge w:val="continue"/>
            <w:vAlign w:val="center"/>
          </w:tcPr>
          <w:p w14:paraId="1491504A">
            <w:pPr>
              <w:jc w:val="center"/>
              <w:rPr>
                <w:rFonts w:ascii="Times New Roman" w:hAnsi="Times New Roman" w:eastAsia="宋体" w:cs="Times New Roman"/>
                <w:szCs w:val="21"/>
              </w:rPr>
            </w:pPr>
          </w:p>
        </w:tc>
        <w:tc>
          <w:tcPr>
            <w:tcW w:w="483" w:type="pct"/>
            <w:vMerge w:val="continue"/>
          </w:tcPr>
          <w:p w14:paraId="15D28AD0">
            <w:pPr>
              <w:jc w:val="center"/>
              <w:rPr>
                <w:rFonts w:ascii="Times New Roman" w:hAnsi="Times New Roman" w:eastAsia="宋体" w:cs="Times New Roman"/>
                <w:szCs w:val="21"/>
              </w:rPr>
            </w:pPr>
          </w:p>
        </w:tc>
      </w:tr>
      <w:tr w14:paraId="60831C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vAlign w:val="center"/>
          </w:tcPr>
          <w:p w14:paraId="3B4ECC27">
            <w:pPr>
              <w:jc w:val="center"/>
              <w:rPr>
                <w:rFonts w:ascii="Times New Roman" w:hAnsi="Times New Roman" w:eastAsia="宋体" w:cs="Times New Roman"/>
                <w:szCs w:val="21"/>
              </w:rPr>
            </w:pPr>
            <w:r>
              <w:rPr>
                <w:rFonts w:ascii="Times New Roman" w:hAnsi="Times New Roman" w:eastAsia="宋体" w:cs="Times New Roman"/>
                <w:szCs w:val="21"/>
              </w:rPr>
              <w:t>8</w:t>
            </w:r>
          </w:p>
        </w:tc>
        <w:tc>
          <w:tcPr>
            <w:tcW w:w="981" w:type="pct"/>
            <w:vAlign w:val="center"/>
          </w:tcPr>
          <w:p w14:paraId="31297AAF">
            <w:pPr>
              <w:jc w:val="center"/>
              <w:rPr>
                <w:rFonts w:ascii="Times New Roman" w:hAnsi="Times New Roman" w:eastAsia="宋体" w:cs="Times New Roman"/>
                <w:szCs w:val="21"/>
              </w:rPr>
            </w:pPr>
            <w:r>
              <w:rPr>
                <w:rFonts w:ascii="Times New Roman" w:hAnsi="Times New Roman" w:eastAsia="宋体" w:cs="Times New Roman"/>
                <w:szCs w:val="21"/>
              </w:rPr>
              <w:t>雷电感应瞬态敏感性</w:t>
            </w:r>
          </w:p>
        </w:tc>
        <w:tc>
          <w:tcPr>
            <w:tcW w:w="981" w:type="pct"/>
            <w:vMerge w:val="continue"/>
            <w:vAlign w:val="center"/>
          </w:tcPr>
          <w:p w14:paraId="5B9F74BF">
            <w:pPr>
              <w:jc w:val="center"/>
              <w:rPr>
                <w:rFonts w:ascii="Times New Roman" w:hAnsi="Times New Roman" w:eastAsia="宋体" w:cs="Times New Roman"/>
                <w:szCs w:val="21"/>
              </w:rPr>
            </w:pPr>
          </w:p>
        </w:tc>
        <w:tc>
          <w:tcPr>
            <w:tcW w:w="981" w:type="pct"/>
            <w:vMerge w:val="continue"/>
            <w:vAlign w:val="center"/>
          </w:tcPr>
          <w:p w14:paraId="73BF95FE">
            <w:pPr>
              <w:jc w:val="center"/>
              <w:rPr>
                <w:rFonts w:ascii="Times New Roman" w:hAnsi="Times New Roman" w:eastAsia="宋体" w:cs="Times New Roman"/>
                <w:szCs w:val="21"/>
              </w:rPr>
            </w:pPr>
          </w:p>
        </w:tc>
        <w:tc>
          <w:tcPr>
            <w:tcW w:w="1057" w:type="pct"/>
            <w:vMerge w:val="continue"/>
            <w:vAlign w:val="center"/>
          </w:tcPr>
          <w:p w14:paraId="192C4FB7">
            <w:pPr>
              <w:jc w:val="center"/>
              <w:rPr>
                <w:rFonts w:ascii="Times New Roman" w:hAnsi="Times New Roman" w:eastAsia="宋体" w:cs="Times New Roman"/>
                <w:szCs w:val="21"/>
              </w:rPr>
            </w:pPr>
          </w:p>
        </w:tc>
        <w:tc>
          <w:tcPr>
            <w:tcW w:w="483" w:type="pct"/>
            <w:vMerge w:val="continue"/>
          </w:tcPr>
          <w:p w14:paraId="2DDFB571">
            <w:pPr>
              <w:jc w:val="center"/>
              <w:rPr>
                <w:rFonts w:ascii="Times New Roman" w:hAnsi="Times New Roman" w:eastAsia="宋体" w:cs="Times New Roman"/>
                <w:szCs w:val="21"/>
              </w:rPr>
            </w:pPr>
          </w:p>
        </w:tc>
      </w:tr>
    </w:tbl>
    <w:p w14:paraId="381434A1">
      <w:pPr>
        <w:pStyle w:val="19"/>
        <w:numPr>
          <w:ilvl w:val="0"/>
          <w:numId w:val="8"/>
        </w:numPr>
        <w:spacing w:before="156" w:after="156" w:line="420" w:lineRule="exact"/>
        <w:rPr>
          <w:rFonts w:ascii="Times New Roman" w:hAnsi="Times New Roman"/>
          <w:kern w:val="0"/>
          <w:sz w:val="30"/>
          <w:szCs w:val="30"/>
        </w:rPr>
      </w:pPr>
      <w:r>
        <w:rPr>
          <w:rFonts w:ascii="Times New Roman" w:hAnsi="Times New Roman"/>
          <w:kern w:val="0"/>
          <w:sz w:val="30"/>
          <w:szCs w:val="30"/>
        </w:rPr>
        <w:t>试验人员</w:t>
      </w:r>
    </w:p>
    <w:p w14:paraId="0768B669">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试验工程师：需经培训，考核，并得到委托方/试验单位授权；了解受试设备试验原理，了解试验标准及步骤，能够准确搭建试验平台等；</w:t>
      </w:r>
    </w:p>
    <w:p w14:paraId="5A3E5E08">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质量人员：对产品经受鉴定试验后的质量作出权威鉴定，负责试验提供方资质审核、以及对设备计量日期和计量编号等进行确认，负责组织处理试验中出现的各类质量问题以及监督纠正预防措施的落实，对试验过程中的FRACAS系统有效运行的质量和进度进行控制。</w:t>
      </w:r>
    </w:p>
    <w:p w14:paraId="44DE37DF">
      <w:pPr>
        <w:pStyle w:val="19"/>
        <w:numPr>
          <w:ilvl w:val="0"/>
          <w:numId w:val="8"/>
        </w:numPr>
        <w:spacing w:before="156" w:after="156" w:line="420" w:lineRule="exact"/>
        <w:rPr>
          <w:rFonts w:ascii="Times New Roman" w:hAnsi="Times New Roman"/>
          <w:kern w:val="0"/>
          <w:sz w:val="30"/>
          <w:szCs w:val="30"/>
        </w:rPr>
      </w:pPr>
      <w:r>
        <w:rPr>
          <w:rFonts w:ascii="Times New Roman" w:hAnsi="Times New Roman"/>
          <w:kern w:val="0"/>
          <w:sz w:val="30"/>
          <w:szCs w:val="30"/>
        </w:rPr>
        <w:t>试验现场组织</w:t>
      </w:r>
    </w:p>
    <w:p w14:paraId="3548374D">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受试设备的鉴定试验由设备承制单位组织实施，试验承研单位配合试验实施，用户单位和局方代表审核并批准试验大纲以及试验计划安排，参与并监督试验各过程，对试验结果作最终评估并给予结论。</w:t>
      </w:r>
    </w:p>
    <w:p w14:paraId="3BB0ACE5">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设备承制单位的主要职责：</w:t>
      </w:r>
    </w:p>
    <w:p w14:paraId="4A14D9E2">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a)负责受试设备、陪试设备、专用测试设备的准备；</w:t>
      </w:r>
    </w:p>
    <w:p w14:paraId="606CFA65">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b)负责开展试验前的制造符合性自查，以及配合用户单位和局方代表开展制造符合性检查工作；</w:t>
      </w:r>
    </w:p>
    <w:p w14:paraId="7DACA8A6">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c)负责在鉴定试验前对承研单位试验环境的符合性检查；</w:t>
      </w:r>
    </w:p>
    <w:p w14:paraId="61BE0544">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d)负责受试设备的正常操作；</w:t>
      </w:r>
    </w:p>
    <w:p w14:paraId="6090B75E">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e)负责受试设备技术状态确认，参加设备性能检测及功能检查，并签署试验记录；</w:t>
      </w:r>
    </w:p>
    <w:p w14:paraId="46ABF4EF">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f)负责故障分析、处理及整改工作；</w:t>
      </w:r>
    </w:p>
    <w:p w14:paraId="0B368E06">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g)提供对受试设备的技术支持。</w:t>
      </w:r>
    </w:p>
    <w:p w14:paraId="5F5274A1">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试验承</w:t>
      </w:r>
      <w:del w:id="0" w:author="_悟空。" w:date="2024-09-04T09:52:00Z">
        <w:r>
          <w:rPr>
            <w:rFonts w:hint="default" w:ascii="Times New Roman" w:hAnsi="Times New Roman"/>
            <w:sz w:val="28"/>
            <w:szCs w:val="28"/>
            <w:lang w:val="en-US"/>
          </w:rPr>
          <w:delText>研</w:delText>
        </w:r>
      </w:del>
      <w:ins w:id="1" w:author="_悟空。" w:date="2024-09-04T09:52:02Z">
        <w:r>
          <w:rPr>
            <w:rFonts w:hint="eastAsia" w:ascii="Times New Roman" w:hAnsi="Times New Roman"/>
            <w:sz w:val="28"/>
            <w:szCs w:val="28"/>
            <w:lang w:val="en-US" w:eastAsia="zh-CN"/>
          </w:rPr>
          <w:t>试</w:t>
        </w:r>
      </w:ins>
      <w:r>
        <w:rPr>
          <w:rFonts w:ascii="Times New Roman" w:hAnsi="Times New Roman"/>
          <w:sz w:val="28"/>
          <w:szCs w:val="28"/>
          <w:lang w:val="zh-CN"/>
        </w:rPr>
        <w:t>单位的主要职责：</w:t>
      </w:r>
    </w:p>
    <w:p w14:paraId="140DC304">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a)负责试验的全面组织实施，包括制定有关规章制度，安排试验计划；</w:t>
      </w:r>
    </w:p>
    <w:p w14:paraId="17D18001">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b)负责试验测试设备、实施以及通用测试设备的准备；</w:t>
      </w:r>
    </w:p>
    <w:p w14:paraId="287E7AC6">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c)负责鉴定试验的试验环境搭建；</w:t>
      </w:r>
    </w:p>
    <w:p w14:paraId="02FD7561">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d)负责受试设备性能检测、功能检查以及记录的签署；</w:t>
      </w:r>
    </w:p>
    <w:p w14:paraId="4C559F3C">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e)负责试验数据的整理、分析及处理工作；</w:t>
      </w:r>
    </w:p>
    <w:p w14:paraId="0AF4EF40">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f)负责出具鉴定试验报告。</w:t>
      </w:r>
    </w:p>
    <w:p w14:paraId="77C5AD01">
      <w:pPr>
        <w:pStyle w:val="19"/>
        <w:numPr>
          <w:ilvl w:val="0"/>
          <w:numId w:val="8"/>
        </w:numPr>
        <w:spacing w:before="156" w:after="156" w:line="420" w:lineRule="exact"/>
        <w:rPr>
          <w:rFonts w:ascii="Times New Roman" w:hAnsi="Times New Roman"/>
          <w:kern w:val="0"/>
          <w:sz w:val="30"/>
          <w:szCs w:val="30"/>
        </w:rPr>
      </w:pPr>
      <w:r>
        <w:rPr>
          <w:rFonts w:ascii="Times New Roman" w:hAnsi="Times New Roman"/>
          <w:kern w:val="0"/>
          <w:sz w:val="30"/>
          <w:szCs w:val="30"/>
        </w:rPr>
        <w:t>设备功能检查</w:t>
      </w:r>
    </w:p>
    <w:p w14:paraId="1089F2B1">
      <w:pPr>
        <w:pStyle w:val="23"/>
        <w:numPr>
          <w:ilvl w:val="1"/>
          <w:numId w:val="8"/>
        </w:numPr>
        <w:spacing w:line="420" w:lineRule="exact"/>
        <w:rPr>
          <w:rFonts w:ascii="Times New Roman" w:hAnsi="Times New Roman"/>
          <w:sz w:val="28"/>
          <w:szCs w:val="28"/>
          <w:lang w:val="zh-CN"/>
        </w:rPr>
      </w:pPr>
      <w:bookmarkStart w:id="41" w:name="_Ref397018107"/>
      <w:r>
        <w:rPr>
          <w:rFonts w:ascii="Times New Roman" w:hAnsi="Times New Roman"/>
          <w:sz w:val="28"/>
          <w:szCs w:val="28"/>
          <w:lang w:val="zh-CN"/>
        </w:rPr>
        <w:t>产品验收测试</w:t>
      </w:r>
      <w:bookmarkEnd w:id="41"/>
      <w:r>
        <w:rPr>
          <w:rFonts w:ascii="Times New Roman" w:hAnsi="Times New Roman"/>
          <w:sz w:val="28"/>
          <w:szCs w:val="28"/>
          <w:lang w:val="zh-CN"/>
        </w:rPr>
        <w:t>（ATP）</w:t>
      </w:r>
    </w:p>
    <w:p w14:paraId="24B1751F">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对于开展鉴定试验项目试验的所有受试设备，均需随产品提供验收试验记录和合格证明文件。</w:t>
      </w:r>
    </w:p>
    <w:p w14:paraId="0B79FC1D">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受试设备所有试验完成后质量人员需按照</w:t>
      </w:r>
      <w:r>
        <w:rPr>
          <w:rFonts w:ascii="Times New Roman" w:hAnsi="Times New Roman" w:eastAsia="宋体" w:cs="Times New Roman"/>
          <w:sz w:val="24"/>
          <w:szCs w:val="21"/>
          <w:highlight w:val="yellow"/>
        </w:rPr>
        <w:t>《CH04001FSECU襟缝翼控制计算机设备验收试验程序》（TBC）中“第X章节功能测试程序”测试</w:t>
      </w:r>
      <w:r>
        <w:rPr>
          <w:rFonts w:ascii="Times New Roman" w:hAnsi="Times New Roman" w:eastAsia="宋体" w:cs="Times New Roman"/>
          <w:sz w:val="24"/>
          <w:szCs w:val="21"/>
        </w:rPr>
        <w:t>，并按要求进行记录。</w:t>
      </w:r>
    </w:p>
    <w:p w14:paraId="6C70FADE">
      <w:pPr>
        <w:pStyle w:val="23"/>
        <w:numPr>
          <w:ilvl w:val="1"/>
          <w:numId w:val="8"/>
        </w:numPr>
        <w:spacing w:line="420" w:lineRule="exact"/>
        <w:rPr>
          <w:rFonts w:ascii="Times New Roman" w:hAnsi="Times New Roman"/>
          <w:sz w:val="28"/>
          <w:szCs w:val="28"/>
          <w:highlight w:val="yellow"/>
          <w:lang w:val="zh-CN"/>
        </w:rPr>
      </w:pPr>
      <w:bookmarkStart w:id="42" w:name="_Ref397018305"/>
      <w:bookmarkStart w:id="43" w:name="OLE_LINK105"/>
      <w:r>
        <w:rPr>
          <w:rFonts w:ascii="Times New Roman" w:hAnsi="Times New Roman"/>
          <w:sz w:val="28"/>
          <w:szCs w:val="28"/>
          <w:highlight w:val="yellow"/>
          <w:lang w:val="zh-CN"/>
        </w:rPr>
        <w:t>鉴定性能接收试验</w:t>
      </w:r>
      <w:bookmarkEnd w:id="42"/>
      <w:bookmarkEnd w:id="43"/>
      <w:r>
        <w:rPr>
          <w:rFonts w:ascii="Times New Roman" w:hAnsi="Times New Roman"/>
          <w:sz w:val="28"/>
          <w:szCs w:val="28"/>
          <w:highlight w:val="yellow"/>
          <w:lang w:val="zh-CN"/>
        </w:rPr>
        <w:t>（QPAT）</w:t>
      </w:r>
    </w:p>
    <w:p w14:paraId="144C01FA">
      <w:pPr>
        <w:pStyle w:val="31"/>
        <w:spacing w:line="420" w:lineRule="exact"/>
        <w:ind w:firstLine="360" w:firstLineChars="150"/>
        <w:rPr>
          <w:rFonts w:ascii="Times New Roman" w:hAnsi="Times New Roman" w:cs="Times New Roman"/>
        </w:rPr>
      </w:pPr>
      <w:r>
        <w:rPr>
          <w:rFonts w:ascii="Times New Roman" w:hAnsi="Times New Roman" w:eastAsia="宋体" w:cs="Times New Roman"/>
          <w:sz w:val="24"/>
          <w:szCs w:val="21"/>
        </w:rPr>
        <w:t>鉴定性能接收试验（QPAT）是一种为确定鉴定试验是否合格而执行的检查和测试，其包括多个子测试项，不同试验项目根据要求选择其中部分或者所有项目进行测试，如表7所示。</w:t>
      </w:r>
    </w:p>
    <w:p w14:paraId="14116056">
      <w:pPr>
        <w:spacing w:line="420" w:lineRule="exact"/>
        <w:rPr>
          <w:rFonts w:ascii="Times New Roman" w:hAnsi="Times New Roman" w:eastAsia="宋体" w:cs="Times New Roman"/>
          <w:sz w:val="28"/>
          <w:szCs w:val="28"/>
        </w:rPr>
        <w:sectPr>
          <w:pgSz w:w="11906" w:h="16838"/>
          <w:pgMar w:top="1440" w:right="1800" w:bottom="1440" w:left="1800" w:header="851" w:footer="992" w:gutter="0"/>
          <w:cols w:space="425" w:num="1"/>
          <w:docGrid w:type="lines" w:linePitch="312" w:charSpace="0"/>
        </w:sectPr>
      </w:pPr>
    </w:p>
    <w:p w14:paraId="1B94F75F">
      <w:pPr>
        <w:pStyle w:val="4"/>
        <w:rPr>
          <w:sz w:val="28"/>
          <w:szCs w:val="28"/>
        </w:rPr>
      </w:pPr>
      <w:r>
        <w:t>QPAT检查</w:t>
      </w:r>
    </w:p>
    <w:tbl>
      <w:tblPr>
        <w:tblStyle w:val="37"/>
        <w:tblW w:w="4051"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23"/>
        <w:gridCol w:w="992"/>
        <w:gridCol w:w="1904"/>
        <w:gridCol w:w="1254"/>
        <w:gridCol w:w="6611"/>
      </w:tblGrid>
      <w:tr w14:paraId="26CBE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5" w:type="pct"/>
            <w:vAlign w:val="center"/>
          </w:tcPr>
          <w:p w14:paraId="381C62ED">
            <w:pPr>
              <w:spacing w:line="420" w:lineRule="exact"/>
              <w:jc w:val="center"/>
              <w:textAlignment w:val="center"/>
              <w:rPr>
                <w:rFonts w:ascii="Times New Roman" w:hAnsi="Times New Roman" w:eastAsia="黑体" w:cs="Times New Roman"/>
                <w:b/>
                <w:kern w:val="0"/>
                <w:szCs w:val="21"/>
                <w:highlight w:val="yellow"/>
              </w:rPr>
            </w:pPr>
            <w:r>
              <w:rPr>
                <w:rFonts w:ascii="Times New Roman" w:hAnsi="Times New Roman" w:eastAsia="宋体" w:cs="Times New Roman"/>
                <w:szCs w:val="21"/>
                <w:highlight w:val="yellow"/>
              </w:rPr>
              <w:t>编号</w:t>
            </w:r>
          </w:p>
        </w:tc>
        <w:tc>
          <w:tcPr>
            <w:tcW w:w="432" w:type="pct"/>
          </w:tcPr>
          <w:p w14:paraId="48B06C28">
            <w:pPr>
              <w:spacing w:line="420" w:lineRule="exact"/>
              <w:jc w:val="center"/>
              <w:textAlignment w:val="center"/>
              <w:rPr>
                <w:rFonts w:ascii="Times New Roman" w:hAnsi="Times New Roman" w:eastAsia="宋体" w:cs="Times New Roman"/>
                <w:szCs w:val="21"/>
                <w:highlight w:val="yellow"/>
              </w:rPr>
            </w:pPr>
            <w:r>
              <w:rPr>
                <w:rFonts w:hint="eastAsia" w:ascii="Times New Roman" w:hAnsi="Times New Roman" w:eastAsia="宋体" w:cs="Times New Roman"/>
                <w:szCs w:val="21"/>
                <w:highlight w:val="yellow"/>
              </w:rPr>
              <w:t>工作状态</w:t>
            </w:r>
          </w:p>
        </w:tc>
        <w:tc>
          <w:tcPr>
            <w:tcW w:w="1375" w:type="pct"/>
            <w:gridSpan w:val="2"/>
            <w:vAlign w:val="center"/>
          </w:tcPr>
          <w:p w14:paraId="75EB5EAD">
            <w:pPr>
              <w:spacing w:line="420" w:lineRule="exact"/>
              <w:jc w:val="center"/>
              <w:textAlignment w:val="center"/>
              <w:rPr>
                <w:rFonts w:ascii="Times New Roman" w:hAnsi="Times New Roman" w:eastAsia="黑体" w:cs="Times New Roman"/>
                <w:b/>
                <w:kern w:val="0"/>
                <w:szCs w:val="21"/>
                <w:highlight w:val="yellow"/>
              </w:rPr>
            </w:pPr>
            <w:r>
              <w:rPr>
                <w:rFonts w:ascii="Times New Roman" w:hAnsi="Times New Roman" w:eastAsia="宋体" w:cs="Times New Roman"/>
                <w:szCs w:val="21"/>
                <w:highlight w:val="yellow"/>
              </w:rPr>
              <w:t>试验项目</w:t>
            </w:r>
          </w:p>
        </w:tc>
        <w:tc>
          <w:tcPr>
            <w:tcW w:w="2878" w:type="pct"/>
            <w:vAlign w:val="center"/>
          </w:tcPr>
          <w:p w14:paraId="57F22986">
            <w:pPr>
              <w:spacing w:line="420" w:lineRule="exact"/>
              <w:jc w:val="center"/>
              <w:textAlignment w:val="center"/>
              <w:rPr>
                <w:rFonts w:ascii="Times New Roman" w:hAnsi="Times New Roman" w:eastAsia="黑体" w:cs="Times New Roman"/>
                <w:b/>
                <w:kern w:val="0"/>
                <w:szCs w:val="21"/>
                <w:highlight w:val="yellow"/>
              </w:rPr>
            </w:pPr>
            <w:r>
              <w:rPr>
                <w:rFonts w:ascii="Times New Roman" w:hAnsi="Times New Roman" w:eastAsia="宋体" w:cs="Times New Roman"/>
                <w:szCs w:val="21"/>
                <w:highlight w:val="yellow"/>
              </w:rPr>
              <w:t>操作要求及判据</w:t>
            </w:r>
          </w:p>
        </w:tc>
      </w:tr>
      <w:tr w14:paraId="51AFF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5" w:type="pct"/>
            <w:vAlign w:val="center"/>
          </w:tcPr>
          <w:p w14:paraId="6DE6CAE9">
            <w:pPr>
              <w:spacing w:line="420" w:lineRule="exact"/>
              <w:ind w:left="-193" w:leftChars="-92" w:right="-176" w:rightChars="-84"/>
              <w:jc w:val="center"/>
              <w:textAlignment w:val="center"/>
              <w:rPr>
                <w:rFonts w:ascii="Times New Roman" w:hAnsi="Times New Roman" w:eastAsia="宋体" w:cs="Times New Roman"/>
                <w:szCs w:val="21"/>
              </w:rPr>
            </w:pPr>
            <w:r>
              <w:rPr>
                <w:rFonts w:ascii="Times New Roman" w:hAnsi="Times New Roman" w:eastAsia="宋体" w:cs="Times New Roman"/>
                <w:szCs w:val="21"/>
              </w:rPr>
              <w:t>QPAT1</w:t>
            </w:r>
          </w:p>
        </w:tc>
        <w:tc>
          <w:tcPr>
            <w:tcW w:w="432" w:type="pct"/>
            <w:vAlign w:val="center"/>
          </w:tcPr>
          <w:p w14:paraId="77F1F068">
            <w:pPr>
              <w:spacing w:line="420" w:lineRule="exact"/>
              <w:jc w:val="center"/>
              <w:rPr>
                <w:rFonts w:ascii="Times New Roman" w:hAnsi="Times New Roman" w:eastAsia="宋体" w:cs="Times New Roman"/>
                <w:szCs w:val="21"/>
              </w:rPr>
            </w:pPr>
          </w:p>
        </w:tc>
        <w:tc>
          <w:tcPr>
            <w:tcW w:w="1375" w:type="pct"/>
            <w:gridSpan w:val="2"/>
            <w:vAlign w:val="center"/>
          </w:tcPr>
          <w:p w14:paraId="7855A5A2">
            <w:pPr>
              <w:spacing w:before="120" w:line="420" w:lineRule="exact"/>
              <w:ind w:left="318"/>
              <w:jc w:val="center"/>
              <w:rPr>
                <w:rFonts w:ascii="Times New Roman" w:hAnsi="Times New Roman" w:eastAsia="宋体" w:cs="Times New Roman"/>
                <w:b/>
                <w:kern w:val="0"/>
                <w:sz w:val="28"/>
                <w:szCs w:val="21"/>
              </w:rPr>
            </w:pPr>
            <w:r>
              <w:rPr>
                <w:rFonts w:ascii="Times New Roman" w:hAnsi="Times New Roman" w:eastAsia="宋体" w:cs="Times New Roman"/>
                <w:szCs w:val="21"/>
              </w:rPr>
              <w:t>外观检查</w:t>
            </w:r>
          </w:p>
        </w:tc>
        <w:tc>
          <w:tcPr>
            <w:tcW w:w="2878" w:type="pct"/>
            <w:vAlign w:val="center"/>
          </w:tcPr>
          <w:p w14:paraId="63FF8171">
            <w:pPr>
              <w:spacing w:line="420" w:lineRule="exact"/>
              <w:jc w:val="left"/>
              <w:textAlignment w:val="center"/>
              <w:rPr>
                <w:rFonts w:ascii="Times New Roman" w:hAnsi="Times New Roman" w:eastAsia="宋体" w:cs="Times New Roman"/>
                <w:szCs w:val="21"/>
              </w:rPr>
            </w:pPr>
            <w:r>
              <w:rPr>
                <w:rFonts w:ascii="Times New Roman" w:hAnsi="Times New Roman" w:eastAsia="宋体" w:cs="Times New Roman"/>
                <w:szCs w:val="21"/>
              </w:rPr>
              <w:t>目视检查产品表面无明显划伤痕迹、压伤、裂纹、划伤、毛刺、漆层脱落或鼓泡；产品的标识清晰明显；产品表面颜色：灰色；产品外形结构无明显变形、损伤痕迹；产品紧固件齐全，无松动，螺钉头无错位。</w:t>
            </w:r>
          </w:p>
        </w:tc>
      </w:tr>
      <w:tr w14:paraId="489AB8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5" w:type="pct"/>
            <w:vMerge w:val="restart"/>
            <w:vAlign w:val="center"/>
          </w:tcPr>
          <w:p w14:paraId="66CB11CB">
            <w:pPr>
              <w:spacing w:line="420" w:lineRule="exact"/>
              <w:ind w:left="-193" w:leftChars="-92" w:right="-176" w:rightChars="-84"/>
              <w:jc w:val="center"/>
              <w:textAlignment w:val="center"/>
              <w:rPr>
                <w:rFonts w:ascii="Times New Roman" w:hAnsi="Times New Roman" w:eastAsia="宋体" w:cs="Times New Roman"/>
                <w:szCs w:val="21"/>
              </w:rPr>
            </w:pPr>
            <w:r>
              <w:rPr>
                <w:rFonts w:ascii="Times New Roman" w:hAnsi="Times New Roman" w:eastAsia="宋体" w:cs="Times New Roman"/>
                <w:szCs w:val="21"/>
              </w:rPr>
              <w:t>QPAT2</w:t>
            </w:r>
          </w:p>
        </w:tc>
        <w:tc>
          <w:tcPr>
            <w:tcW w:w="432" w:type="pct"/>
            <w:vAlign w:val="center"/>
          </w:tcPr>
          <w:p w14:paraId="71FC8D5B">
            <w:pPr>
              <w:spacing w:line="420" w:lineRule="exact"/>
              <w:jc w:val="center"/>
              <w:textAlignment w:val="center"/>
              <w:rPr>
                <w:rFonts w:ascii="Times New Roman" w:hAnsi="Times New Roman" w:eastAsia="宋体" w:cs="Times New Roman"/>
                <w:szCs w:val="21"/>
              </w:rPr>
            </w:pPr>
          </w:p>
        </w:tc>
        <w:tc>
          <w:tcPr>
            <w:tcW w:w="829" w:type="pct"/>
            <w:vAlign w:val="center"/>
          </w:tcPr>
          <w:p w14:paraId="2819C8FE">
            <w:pPr>
              <w:spacing w:line="420" w:lineRule="exact"/>
              <w:jc w:val="center"/>
              <w:textAlignment w:val="center"/>
              <w:rPr>
                <w:rFonts w:hint="eastAsia" w:ascii="Times New Roman" w:hAnsi="Times New Roman" w:eastAsia="宋体" w:cs="Times New Roman"/>
                <w:szCs w:val="21"/>
              </w:rPr>
            </w:pPr>
            <w:r>
              <w:rPr>
                <w:rFonts w:hint="eastAsia" w:ascii="Times New Roman" w:hAnsi="Times New Roman" w:eastAsia="宋体" w:cs="Times New Roman"/>
                <w:szCs w:val="21"/>
              </w:rPr>
              <w:t>功能</w:t>
            </w:r>
            <w:r>
              <w:rPr>
                <w:rFonts w:ascii="Times New Roman" w:hAnsi="Times New Roman" w:eastAsia="宋体" w:cs="Times New Roman"/>
                <w:szCs w:val="21"/>
              </w:rPr>
              <w:t>一</w:t>
            </w:r>
          </w:p>
        </w:tc>
        <w:tc>
          <w:tcPr>
            <w:tcW w:w="546" w:type="pct"/>
            <w:vAlign w:val="center"/>
          </w:tcPr>
          <w:p w14:paraId="5B7ECC7F">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QPAT2-1</w:t>
            </w:r>
          </w:p>
        </w:tc>
        <w:tc>
          <w:tcPr>
            <w:tcW w:w="2878" w:type="pct"/>
            <w:vAlign w:val="center"/>
          </w:tcPr>
          <w:p w14:paraId="5FD87767">
            <w:pPr>
              <w:spacing w:line="420" w:lineRule="exact"/>
              <w:textAlignment w:val="center"/>
              <w:rPr>
                <w:rFonts w:ascii="Times New Roman" w:hAnsi="Times New Roman" w:eastAsia="宋体" w:cs="Times New Roman"/>
                <w:b/>
                <w:szCs w:val="21"/>
              </w:rPr>
            </w:pPr>
          </w:p>
        </w:tc>
      </w:tr>
      <w:tr w14:paraId="511E6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5" w:type="pct"/>
            <w:vMerge w:val="continue"/>
            <w:vAlign w:val="center"/>
          </w:tcPr>
          <w:p w14:paraId="73E99F6E">
            <w:pPr>
              <w:spacing w:line="420" w:lineRule="exact"/>
              <w:ind w:left="-193" w:leftChars="-92" w:right="-176" w:rightChars="-84"/>
              <w:jc w:val="center"/>
              <w:textAlignment w:val="center"/>
              <w:rPr>
                <w:rFonts w:ascii="Times New Roman" w:hAnsi="Times New Roman" w:eastAsia="宋体" w:cs="Times New Roman"/>
                <w:szCs w:val="21"/>
              </w:rPr>
            </w:pPr>
          </w:p>
        </w:tc>
        <w:tc>
          <w:tcPr>
            <w:tcW w:w="432" w:type="pct"/>
            <w:vAlign w:val="center"/>
          </w:tcPr>
          <w:p w14:paraId="7335E0B6">
            <w:pPr>
              <w:spacing w:line="420" w:lineRule="exact"/>
              <w:jc w:val="center"/>
              <w:textAlignment w:val="center"/>
              <w:rPr>
                <w:rFonts w:ascii="Times New Roman" w:hAnsi="Times New Roman" w:eastAsia="宋体" w:cs="Times New Roman"/>
                <w:szCs w:val="21"/>
              </w:rPr>
            </w:pPr>
          </w:p>
        </w:tc>
        <w:tc>
          <w:tcPr>
            <w:tcW w:w="829" w:type="pct"/>
            <w:vAlign w:val="center"/>
          </w:tcPr>
          <w:p w14:paraId="4DC8A342">
            <w:pPr>
              <w:spacing w:line="420" w:lineRule="exact"/>
              <w:jc w:val="center"/>
              <w:textAlignment w:val="center"/>
              <w:rPr>
                <w:rFonts w:hint="eastAsia" w:ascii="Times New Roman" w:hAnsi="Times New Roman" w:eastAsia="宋体" w:cs="Times New Roman"/>
                <w:szCs w:val="21"/>
              </w:rPr>
            </w:pPr>
            <w:r>
              <w:rPr>
                <w:rFonts w:hint="eastAsia" w:ascii="Times New Roman" w:hAnsi="Times New Roman" w:eastAsia="宋体" w:cs="Times New Roman"/>
                <w:szCs w:val="21"/>
              </w:rPr>
              <w:t>功能二</w:t>
            </w:r>
          </w:p>
        </w:tc>
        <w:tc>
          <w:tcPr>
            <w:tcW w:w="546" w:type="pct"/>
            <w:vAlign w:val="center"/>
          </w:tcPr>
          <w:p w14:paraId="656B31C7">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QPAT2-2</w:t>
            </w:r>
          </w:p>
        </w:tc>
        <w:tc>
          <w:tcPr>
            <w:tcW w:w="2878" w:type="pct"/>
            <w:vAlign w:val="center"/>
          </w:tcPr>
          <w:p w14:paraId="1155A95B">
            <w:pPr>
              <w:spacing w:line="420" w:lineRule="exact"/>
              <w:textAlignment w:val="center"/>
              <w:rPr>
                <w:rFonts w:ascii="Times New Roman" w:hAnsi="Times New Roman" w:eastAsia="宋体" w:cs="Times New Roman"/>
                <w:szCs w:val="21"/>
              </w:rPr>
            </w:pPr>
          </w:p>
        </w:tc>
      </w:tr>
      <w:tr w14:paraId="57DBE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5" w:type="pct"/>
            <w:vMerge w:val="continue"/>
            <w:vAlign w:val="center"/>
          </w:tcPr>
          <w:p w14:paraId="1EF94EB1">
            <w:pPr>
              <w:spacing w:line="420" w:lineRule="exact"/>
              <w:ind w:left="-193" w:leftChars="-92" w:right="-176" w:rightChars="-84"/>
              <w:jc w:val="center"/>
              <w:textAlignment w:val="center"/>
              <w:rPr>
                <w:rFonts w:ascii="Times New Roman" w:hAnsi="Times New Roman" w:eastAsia="宋体" w:cs="Times New Roman"/>
                <w:szCs w:val="21"/>
              </w:rPr>
            </w:pPr>
          </w:p>
        </w:tc>
        <w:tc>
          <w:tcPr>
            <w:tcW w:w="432" w:type="pct"/>
            <w:vAlign w:val="center"/>
          </w:tcPr>
          <w:p w14:paraId="1CE12C80">
            <w:pPr>
              <w:spacing w:line="420" w:lineRule="exact"/>
              <w:jc w:val="center"/>
              <w:textAlignment w:val="center"/>
              <w:rPr>
                <w:rFonts w:ascii="Times New Roman" w:hAnsi="Times New Roman" w:eastAsia="宋体" w:cs="Times New Roman"/>
                <w:szCs w:val="21"/>
              </w:rPr>
            </w:pPr>
          </w:p>
        </w:tc>
        <w:tc>
          <w:tcPr>
            <w:tcW w:w="829" w:type="pct"/>
            <w:vAlign w:val="center"/>
          </w:tcPr>
          <w:p w14:paraId="7FEF93B3">
            <w:pPr>
              <w:spacing w:line="420" w:lineRule="exact"/>
              <w:jc w:val="center"/>
              <w:textAlignment w:val="center"/>
              <w:rPr>
                <w:rFonts w:hint="eastAsia" w:ascii="Times New Roman" w:hAnsi="Times New Roman" w:eastAsia="宋体" w:cs="Times New Roman"/>
                <w:szCs w:val="21"/>
              </w:rPr>
            </w:pPr>
            <w:r>
              <w:rPr>
                <w:rFonts w:hint="eastAsia" w:ascii="Times New Roman" w:hAnsi="Times New Roman" w:eastAsia="宋体" w:cs="Times New Roman"/>
                <w:szCs w:val="21"/>
              </w:rPr>
              <w:t>功能三</w:t>
            </w:r>
          </w:p>
        </w:tc>
        <w:tc>
          <w:tcPr>
            <w:tcW w:w="546" w:type="pct"/>
            <w:vAlign w:val="center"/>
          </w:tcPr>
          <w:p w14:paraId="3B38DC65">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QPAT2-3</w:t>
            </w:r>
          </w:p>
        </w:tc>
        <w:tc>
          <w:tcPr>
            <w:tcW w:w="2878" w:type="pct"/>
            <w:vAlign w:val="center"/>
          </w:tcPr>
          <w:p w14:paraId="0305DDB6">
            <w:pPr>
              <w:spacing w:line="420" w:lineRule="exact"/>
              <w:textAlignment w:val="center"/>
              <w:rPr>
                <w:rFonts w:ascii="Times New Roman" w:hAnsi="Times New Roman" w:eastAsia="宋体" w:cs="Times New Roman"/>
                <w:szCs w:val="21"/>
              </w:rPr>
            </w:pPr>
          </w:p>
        </w:tc>
      </w:tr>
      <w:tr w14:paraId="333F6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5" w:type="pct"/>
            <w:vMerge w:val="continue"/>
            <w:vAlign w:val="center"/>
          </w:tcPr>
          <w:p w14:paraId="011D24C2">
            <w:pPr>
              <w:spacing w:line="420" w:lineRule="exact"/>
              <w:ind w:left="-193" w:leftChars="-92" w:right="-176" w:rightChars="-84"/>
              <w:jc w:val="center"/>
              <w:textAlignment w:val="center"/>
              <w:rPr>
                <w:rFonts w:ascii="Times New Roman" w:hAnsi="Times New Roman" w:eastAsia="宋体" w:cs="Times New Roman"/>
                <w:szCs w:val="21"/>
              </w:rPr>
            </w:pPr>
          </w:p>
        </w:tc>
        <w:tc>
          <w:tcPr>
            <w:tcW w:w="432" w:type="pct"/>
            <w:vAlign w:val="center"/>
          </w:tcPr>
          <w:p w14:paraId="34AB24C5">
            <w:pPr>
              <w:spacing w:line="420" w:lineRule="exact"/>
              <w:jc w:val="center"/>
              <w:textAlignment w:val="center"/>
              <w:rPr>
                <w:rFonts w:ascii="Times New Roman" w:hAnsi="Times New Roman" w:eastAsia="宋体" w:cs="Times New Roman"/>
                <w:szCs w:val="21"/>
              </w:rPr>
            </w:pPr>
          </w:p>
        </w:tc>
        <w:tc>
          <w:tcPr>
            <w:tcW w:w="829" w:type="pct"/>
            <w:vAlign w:val="center"/>
          </w:tcPr>
          <w:p w14:paraId="3B71EFA2">
            <w:pPr>
              <w:spacing w:line="420" w:lineRule="exact"/>
              <w:jc w:val="center"/>
              <w:textAlignment w:val="center"/>
              <w:rPr>
                <w:rFonts w:hint="eastAsia" w:ascii="Times New Roman" w:hAnsi="Times New Roman" w:eastAsia="宋体" w:cs="Times New Roman"/>
                <w:szCs w:val="21"/>
              </w:rPr>
            </w:pPr>
            <w:r>
              <w:rPr>
                <w:rFonts w:hint="eastAsia" w:ascii="Times New Roman" w:hAnsi="Times New Roman" w:eastAsia="宋体" w:cs="Times New Roman"/>
                <w:szCs w:val="21"/>
              </w:rPr>
              <w:t>功能四</w:t>
            </w:r>
          </w:p>
        </w:tc>
        <w:tc>
          <w:tcPr>
            <w:tcW w:w="546" w:type="pct"/>
            <w:vAlign w:val="center"/>
          </w:tcPr>
          <w:p w14:paraId="5FEEAA72">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QPAT2-4</w:t>
            </w:r>
          </w:p>
        </w:tc>
        <w:tc>
          <w:tcPr>
            <w:tcW w:w="2878" w:type="pct"/>
            <w:vAlign w:val="center"/>
          </w:tcPr>
          <w:p w14:paraId="1FCBB78A">
            <w:pPr>
              <w:spacing w:line="420" w:lineRule="exact"/>
              <w:textAlignment w:val="center"/>
              <w:rPr>
                <w:rFonts w:ascii="Times New Roman" w:hAnsi="Times New Roman" w:eastAsia="宋体" w:cs="Times New Roman"/>
                <w:szCs w:val="21"/>
              </w:rPr>
            </w:pPr>
          </w:p>
        </w:tc>
      </w:tr>
      <w:tr w14:paraId="5DCD71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5" w:type="pct"/>
            <w:vMerge w:val="continue"/>
            <w:vAlign w:val="center"/>
          </w:tcPr>
          <w:p w14:paraId="5E0D3178">
            <w:pPr>
              <w:spacing w:line="420" w:lineRule="exact"/>
              <w:ind w:left="-193" w:leftChars="-92" w:right="-176" w:rightChars="-84"/>
              <w:jc w:val="center"/>
              <w:textAlignment w:val="center"/>
              <w:rPr>
                <w:rFonts w:ascii="Times New Roman" w:hAnsi="Times New Roman" w:eastAsia="宋体" w:cs="Times New Roman"/>
                <w:szCs w:val="21"/>
              </w:rPr>
            </w:pPr>
          </w:p>
        </w:tc>
        <w:tc>
          <w:tcPr>
            <w:tcW w:w="432" w:type="pct"/>
            <w:vAlign w:val="center"/>
          </w:tcPr>
          <w:p w14:paraId="6BF2B6F6">
            <w:pPr>
              <w:spacing w:line="420" w:lineRule="exact"/>
              <w:jc w:val="center"/>
              <w:textAlignment w:val="center"/>
              <w:rPr>
                <w:rFonts w:ascii="Times New Roman" w:hAnsi="Times New Roman" w:eastAsia="宋体" w:cs="Times New Roman"/>
                <w:szCs w:val="21"/>
              </w:rPr>
            </w:pPr>
          </w:p>
        </w:tc>
        <w:tc>
          <w:tcPr>
            <w:tcW w:w="829" w:type="pct"/>
            <w:vAlign w:val="center"/>
          </w:tcPr>
          <w:p w14:paraId="6DFC1C80">
            <w:pPr>
              <w:spacing w:line="420" w:lineRule="exact"/>
              <w:jc w:val="center"/>
              <w:textAlignment w:val="center"/>
              <w:rPr>
                <w:rFonts w:hint="eastAsia" w:ascii="Times New Roman" w:hAnsi="Times New Roman" w:eastAsia="宋体" w:cs="Times New Roman"/>
                <w:szCs w:val="21"/>
              </w:rPr>
            </w:pPr>
            <w:r>
              <w:rPr>
                <w:rFonts w:hint="eastAsia" w:ascii="Times New Roman" w:hAnsi="Times New Roman" w:eastAsia="宋体" w:cs="Times New Roman"/>
                <w:szCs w:val="21"/>
              </w:rPr>
              <w:t>功能五</w:t>
            </w:r>
          </w:p>
        </w:tc>
        <w:tc>
          <w:tcPr>
            <w:tcW w:w="546" w:type="pct"/>
            <w:vAlign w:val="center"/>
          </w:tcPr>
          <w:p w14:paraId="1F8FD99B">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QPAT2-5</w:t>
            </w:r>
          </w:p>
        </w:tc>
        <w:tc>
          <w:tcPr>
            <w:tcW w:w="2878" w:type="pct"/>
            <w:vAlign w:val="center"/>
          </w:tcPr>
          <w:p w14:paraId="4E63E786">
            <w:pPr>
              <w:spacing w:line="420" w:lineRule="exact"/>
              <w:textAlignment w:val="center"/>
              <w:rPr>
                <w:rFonts w:ascii="Times New Roman" w:hAnsi="Times New Roman" w:eastAsia="宋体" w:cs="Times New Roman"/>
                <w:szCs w:val="21"/>
              </w:rPr>
            </w:pPr>
          </w:p>
        </w:tc>
      </w:tr>
      <w:tr w14:paraId="626A3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5" w:type="pct"/>
            <w:vAlign w:val="center"/>
          </w:tcPr>
          <w:p w14:paraId="7FA42545">
            <w:pPr>
              <w:spacing w:line="420" w:lineRule="exact"/>
              <w:ind w:left="-193" w:leftChars="-92" w:right="-176" w:rightChars="-84"/>
              <w:jc w:val="center"/>
              <w:textAlignment w:val="center"/>
              <w:rPr>
                <w:rFonts w:ascii="Times New Roman" w:hAnsi="Times New Roman" w:eastAsia="宋体" w:cs="Times New Roman"/>
                <w:szCs w:val="21"/>
              </w:rPr>
            </w:pPr>
            <w:r>
              <w:rPr>
                <w:rFonts w:ascii="Times New Roman" w:hAnsi="Times New Roman" w:eastAsia="宋体" w:cs="Times New Roman"/>
                <w:szCs w:val="21"/>
              </w:rPr>
              <w:t>QPAT3</w:t>
            </w:r>
          </w:p>
        </w:tc>
        <w:tc>
          <w:tcPr>
            <w:tcW w:w="432" w:type="pct"/>
            <w:vAlign w:val="center"/>
          </w:tcPr>
          <w:p w14:paraId="6D0F0844">
            <w:pPr>
              <w:spacing w:line="420" w:lineRule="exact"/>
              <w:jc w:val="center"/>
              <w:textAlignment w:val="center"/>
              <w:rPr>
                <w:rFonts w:ascii="Times New Roman" w:hAnsi="Times New Roman" w:eastAsia="宋体" w:cs="Times New Roman"/>
                <w:szCs w:val="21"/>
              </w:rPr>
            </w:pPr>
          </w:p>
        </w:tc>
        <w:tc>
          <w:tcPr>
            <w:tcW w:w="1375" w:type="pct"/>
            <w:gridSpan w:val="2"/>
            <w:vAlign w:val="center"/>
          </w:tcPr>
          <w:p w14:paraId="71B1792D">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结构检查</w:t>
            </w:r>
          </w:p>
        </w:tc>
        <w:tc>
          <w:tcPr>
            <w:tcW w:w="2878" w:type="pct"/>
            <w:vAlign w:val="center"/>
          </w:tcPr>
          <w:p w14:paraId="386D2A60">
            <w:pPr>
              <w:spacing w:line="420" w:lineRule="exact"/>
              <w:textAlignment w:val="center"/>
              <w:rPr>
                <w:rFonts w:ascii="Times New Roman" w:hAnsi="Times New Roman" w:eastAsia="宋体" w:cs="Times New Roman"/>
                <w:szCs w:val="21"/>
              </w:rPr>
            </w:pPr>
            <w:r>
              <w:rPr>
                <w:rFonts w:ascii="Times New Roman" w:hAnsi="Times New Roman" w:eastAsia="宋体" w:cs="Times New Roman"/>
                <w:szCs w:val="21"/>
              </w:rPr>
              <w:t>受试设备结构不出现损失，无异常。</w:t>
            </w:r>
          </w:p>
        </w:tc>
      </w:tr>
    </w:tbl>
    <w:p w14:paraId="7A9C8433">
      <w:pPr>
        <w:spacing w:line="420" w:lineRule="exact"/>
        <w:ind w:firstLine="420" w:firstLineChars="150"/>
        <w:rPr>
          <w:rFonts w:ascii="Times New Roman" w:hAnsi="Times New Roman" w:eastAsia="宋体" w:cs="Times New Roman"/>
          <w:sz w:val="28"/>
          <w:szCs w:val="28"/>
        </w:rPr>
      </w:pPr>
    </w:p>
    <w:p w14:paraId="22C29098">
      <w:pPr>
        <w:spacing w:line="420" w:lineRule="exact"/>
        <w:ind w:firstLine="420" w:firstLineChars="150"/>
        <w:rPr>
          <w:rFonts w:ascii="Times New Roman" w:hAnsi="Times New Roman" w:eastAsia="宋体" w:cs="Times New Roman"/>
          <w:sz w:val="28"/>
          <w:szCs w:val="28"/>
        </w:rPr>
        <w:sectPr>
          <w:pgSz w:w="16838" w:h="11906" w:orient="landscape"/>
          <w:pgMar w:top="1800" w:right="1440" w:bottom="1800" w:left="1440" w:header="851" w:footer="992" w:gutter="0"/>
          <w:cols w:space="425" w:num="1"/>
          <w:docGrid w:type="lines" w:linePitch="312" w:charSpace="0"/>
        </w:sectPr>
      </w:pPr>
    </w:p>
    <w:p w14:paraId="59C4DD02">
      <w:pPr>
        <w:pStyle w:val="19"/>
        <w:numPr>
          <w:ilvl w:val="0"/>
          <w:numId w:val="8"/>
        </w:numPr>
        <w:spacing w:before="156" w:after="156" w:line="420" w:lineRule="exact"/>
        <w:rPr>
          <w:rFonts w:ascii="Times New Roman" w:hAnsi="Times New Roman"/>
          <w:kern w:val="0"/>
          <w:sz w:val="30"/>
          <w:szCs w:val="30"/>
        </w:rPr>
      </w:pPr>
      <w:r>
        <w:rPr>
          <w:rFonts w:ascii="Times New Roman" w:hAnsi="Times New Roman"/>
          <w:kern w:val="0"/>
          <w:sz w:val="30"/>
          <w:szCs w:val="30"/>
        </w:rPr>
        <w:t>磁影响</w:t>
      </w:r>
    </w:p>
    <w:p w14:paraId="010BE0F2">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试验目的</w:t>
      </w:r>
    </w:p>
    <w:p w14:paraId="4840B255">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确定允许安装的设备与罗盘或罗盘传感器的最近距离是否符合相关要求。</w:t>
      </w:r>
    </w:p>
    <w:p w14:paraId="78FC2BBD">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试验要求</w:t>
      </w:r>
    </w:p>
    <w:p w14:paraId="3841EAE7">
      <w:pPr>
        <w:pStyle w:val="31"/>
        <w:spacing w:line="420" w:lineRule="exact"/>
        <w:ind w:firstLine="480"/>
        <w:rPr>
          <w:rFonts w:ascii="Times New Roman" w:hAnsi="Times New Roman" w:eastAsia="宋体" w:cs="Times New Roman"/>
          <w:sz w:val="24"/>
          <w:szCs w:val="21"/>
        </w:rPr>
      </w:pPr>
      <w:r>
        <w:rPr>
          <w:rFonts w:hint="eastAsia" w:ascii="Times New Roman" w:hAnsi="Times New Roman" w:eastAsia="宋体" w:cs="Times New Roman"/>
          <w:sz w:val="24"/>
          <w:szCs w:val="21"/>
        </w:rPr>
        <w:t>FSECU</w:t>
      </w:r>
      <w:r>
        <w:rPr>
          <w:rFonts w:ascii="Times New Roman" w:hAnsi="Times New Roman" w:eastAsia="宋体" w:cs="Times New Roman"/>
          <w:sz w:val="24"/>
          <w:szCs w:val="21"/>
        </w:rPr>
        <w:t>安装于飞机</w:t>
      </w:r>
      <w:r>
        <w:rPr>
          <w:rFonts w:hint="eastAsia" w:ascii="Times New Roman" w:hAnsi="Times New Roman" w:eastAsia="宋体" w:cs="Times New Roman"/>
          <w:sz w:val="24"/>
          <w:szCs w:val="21"/>
        </w:rPr>
        <w:t>的</w:t>
      </w:r>
      <w:r>
        <w:rPr>
          <w:rFonts w:ascii="Times New Roman" w:hAnsi="Times New Roman" w:eastAsia="宋体" w:cs="Times New Roman"/>
          <w:sz w:val="24"/>
          <w:szCs w:val="21"/>
          <w:highlight w:val="yellow"/>
        </w:rPr>
        <w:t>电子设备舱</w:t>
      </w:r>
      <w:r>
        <w:rPr>
          <w:rFonts w:ascii="Times New Roman" w:hAnsi="Times New Roman" w:eastAsia="宋体" w:cs="Times New Roman"/>
          <w:sz w:val="24"/>
          <w:szCs w:val="21"/>
        </w:rPr>
        <w:t>，应通过DO－160G第15章，</w:t>
      </w:r>
      <w:r>
        <w:rPr>
          <w:rFonts w:ascii="Times New Roman" w:hAnsi="Times New Roman" w:eastAsia="宋体" w:cs="Times New Roman"/>
          <w:sz w:val="24"/>
          <w:szCs w:val="21"/>
          <w:highlight w:val="yellow"/>
        </w:rPr>
        <w:t>A</w:t>
      </w:r>
      <w:r>
        <w:rPr>
          <w:rFonts w:ascii="Times New Roman" w:hAnsi="Times New Roman" w:eastAsia="宋体" w:cs="Times New Roman"/>
          <w:sz w:val="24"/>
          <w:szCs w:val="21"/>
        </w:rPr>
        <w:t>类设备规定的要求。此类试验考核</w:t>
      </w:r>
      <w:r>
        <w:rPr>
          <w:rFonts w:hint="eastAsia" w:ascii="Times New Roman" w:hAnsi="Times New Roman" w:eastAsia="宋体" w:cs="Times New Roman"/>
          <w:sz w:val="24"/>
          <w:szCs w:val="21"/>
        </w:rPr>
        <w:t>FSECU</w:t>
      </w:r>
      <w:r>
        <w:rPr>
          <w:rFonts w:ascii="Times New Roman" w:hAnsi="Times New Roman" w:eastAsia="宋体" w:cs="Times New Roman"/>
          <w:sz w:val="24"/>
          <w:szCs w:val="21"/>
        </w:rPr>
        <w:t>的</w:t>
      </w:r>
      <w:bookmarkStart w:id="44" w:name="_Hlk166577724"/>
      <w:r>
        <w:rPr>
          <w:rFonts w:ascii="Times New Roman" w:hAnsi="Times New Roman" w:eastAsia="宋体" w:cs="Times New Roman"/>
          <w:sz w:val="24"/>
          <w:szCs w:val="21"/>
        </w:rPr>
        <w:t>等效偏转角Dc能否满足表8中的距离要求</w:t>
      </w:r>
      <w:bookmarkEnd w:id="44"/>
      <w:r>
        <w:rPr>
          <w:rFonts w:ascii="Times New Roman" w:hAnsi="Times New Roman" w:eastAsia="宋体" w:cs="Times New Roman"/>
          <w:sz w:val="24"/>
          <w:szCs w:val="21"/>
        </w:rPr>
        <w:t>。</w:t>
      </w:r>
    </w:p>
    <w:p w14:paraId="1D04B78C">
      <w:pPr>
        <w:pStyle w:val="4"/>
      </w:pPr>
      <w:bookmarkStart w:id="45" w:name="_Ref529281074"/>
      <w:bookmarkStart w:id="46" w:name="_Ref8925261"/>
      <w:r>
        <w:t>磁影响要求</w:t>
      </w:r>
      <w:bookmarkEnd w:id="45"/>
    </w:p>
    <w:tbl>
      <w:tblPr>
        <w:tblStyle w:val="12"/>
        <w:tblW w:w="4999"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4239"/>
        <w:gridCol w:w="4523"/>
      </w:tblGrid>
      <w:tr w14:paraId="010E639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2419" w:type="pct"/>
            <w:tcBorders>
              <w:top w:val="single" w:color="000000" w:sz="12" w:space="0"/>
              <w:bottom w:val="single" w:color="000000" w:sz="12" w:space="0"/>
            </w:tcBorders>
            <w:shd w:val="clear" w:color="auto" w:fill="auto"/>
            <w:vAlign w:val="center"/>
          </w:tcPr>
          <w:p w14:paraId="7AD8AD0C">
            <w:pPr>
              <w:jc w:val="center"/>
              <w:rPr>
                <w:rFonts w:ascii="宋体" w:hAnsi="宋体" w:eastAsia="宋体" w:cs="Times New Roman"/>
                <w:szCs w:val="21"/>
              </w:rPr>
            </w:pPr>
            <w:r>
              <w:rPr>
                <w:rFonts w:hint="eastAsia" w:ascii="宋体" w:hAnsi="宋体" w:eastAsia="宋体" w:cs="Times New Roman"/>
                <w:szCs w:val="21"/>
              </w:rPr>
              <w:t>设备类别</w:t>
            </w:r>
          </w:p>
        </w:tc>
        <w:tc>
          <w:tcPr>
            <w:tcW w:w="2581" w:type="pct"/>
            <w:tcBorders>
              <w:top w:val="single" w:color="000000" w:sz="12" w:space="0"/>
              <w:bottom w:val="single" w:color="000000" w:sz="12" w:space="0"/>
            </w:tcBorders>
            <w:shd w:val="clear" w:color="auto" w:fill="auto"/>
            <w:vAlign w:val="center"/>
          </w:tcPr>
          <w:p w14:paraId="59E99724">
            <w:pPr>
              <w:jc w:val="center"/>
              <w:rPr>
                <w:rFonts w:ascii="宋体" w:hAnsi="宋体" w:eastAsia="宋体" w:cs="Times New Roman"/>
                <w:szCs w:val="21"/>
              </w:rPr>
            </w:pPr>
            <w:r>
              <w:rPr>
                <w:rFonts w:hint="eastAsia" w:ascii="宋体" w:hAnsi="宋体" w:eastAsia="宋体" w:cs="Times New Roman"/>
                <w:szCs w:val="21"/>
              </w:rPr>
              <w:t>偏转</w:t>
            </w:r>
            <w:r>
              <w:rPr>
                <w:rFonts w:ascii="宋体" w:hAnsi="宋体" w:eastAsia="宋体" w:cs="Times New Roman"/>
                <w:szCs w:val="21"/>
              </w:rPr>
              <w:t>Dc</w:t>
            </w:r>
            <w:r>
              <w:rPr>
                <w:rFonts w:hint="eastAsia" w:ascii="宋体" w:hAnsi="宋体" w:eastAsia="宋体" w:cs="Times New Roman"/>
                <w:szCs w:val="21"/>
              </w:rPr>
              <w:t>对应的测量距离</w:t>
            </w:r>
          </w:p>
        </w:tc>
      </w:tr>
      <w:tr w14:paraId="45F901C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2419" w:type="pct"/>
            <w:tcBorders>
              <w:top w:val="single" w:color="000000" w:sz="12" w:space="0"/>
              <w:bottom w:val="single" w:color="000000" w:sz="12" w:space="0"/>
            </w:tcBorders>
            <w:shd w:val="clear" w:color="auto" w:fill="auto"/>
          </w:tcPr>
          <w:p w14:paraId="61CF8DEB">
            <w:pPr>
              <w:jc w:val="center"/>
              <w:rPr>
                <w:rFonts w:ascii="Times New Roman" w:hAnsi="Times New Roman" w:eastAsia="宋体" w:cs="Times New Roman"/>
                <w:szCs w:val="21"/>
                <w:highlight w:val="yellow"/>
              </w:rPr>
            </w:pPr>
            <w:r>
              <w:rPr>
                <w:rFonts w:ascii="Times New Roman" w:hAnsi="Times New Roman" w:cs="Times New Roman"/>
                <w:highlight w:val="yellow"/>
              </w:rPr>
              <w:t>A</w:t>
            </w:r>
          </w:p>
        </w:tc>
        <w:tc>
          <w:tcPr>
            <w:tcW w:w="2581" w:type="pct"/>
            <w:tcBorders>
              <w:top w:val="single" w:color="000000" w:sz="12" w:space="0"/>
              <w:bottom w:val="single" w:color="000000" w:sz="12" w:space="0"/>
            </w:tcBorders>
            <w:shd w:val="clear" w:color="auto" w:fill="auto"/>
          </w:tcPr>
          <w:p w14:paraId="13692C0B">
            <w:pPr>
              <w:jc w:val="center"/>
              <w:rPr>
                <w:rFonts w:ascii="Times New Roman" w:hAnsi="Times New Roman" w:eastAsia="宋体" w:cs="Times New Roman"/>
                <w:szCs w:val="21"/>
                <w:highlight w:val="yellow"/>
              </w:rPr>
            </w:pPr>
            <w:r>
              <w:rPr>
                <w:rFonts w:ascii="Times New Roman" w:hAnsi="Times New Roman" w:cs="Times New Roman"/>
                <w:highlight w:val="yellow"/>
              </w:rPr>
              <w:t>0.3＜D≤1.0m</w:t>
            </w:r>
          </w:p>
        </w:tc>
      </w:tr>
      <w:bookmarkEnd w:id="46"/>
    </w:tbl>
    <w:p w14:paraId="2F3B573F">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受试设备</w:t>
      </w:r>
    </w:p>
    <w:p w14:paraId="359B96EA">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受试设备：</w:t>
      </w:r>
      <w:r>
        <w:rPr>
          <w:rFonts w:hint="eastAsia" w:ascii="Times New Roman" w:hAnsi="Times New Roman" w:eastAsia="宋体" w:cs="Times New Roman"/>
          <w:sz w:val="24"/>
          <w:szCs w:val="21"/>
        </w:rPr>
        <w:t>FSECU</w:t>
      </w:r>
      <w:r>
        <w:rPr>
          <w:rFonts w:ascii="Times New Roman" w:hAnsi="Times New Roman" w:eastAsia="宋体" w:cs="Times New Roman"/>
          <w:sz w:val="24"/>
          <w:szCs w:val="21"/>
        </w:rPr>
        <w:t>，详细构型见5.1受试设备构型状态</w:t>
      </w:r>
    </w:p>
    <w:p w14:paraId="36A48433">
      <w:pPr>
        <w:pStyle w:val="31"/>
        <w:spacing w:line="420" w:lineRule="exact"/>
        <w:ind w:firstLine="480"/>
        <w:rPr>
          <w:rFonts w:ascii="Times New Roman" w:hAnsi="Times New Roman" w:eastAsia="宋体" w:cs="Times New Roman"/>
          <w:sz w:val="24"/>
          <w:szCs w:val="21"/>
        </w:rPr>
      </w:pPr>
      <w:r>
        <w:rPr>
          <w:rFonts w:hint="eastAsia" w:ascii="Times New Roman" w:hAnsi="Times New Roman" w:eastAsia="宋体" w:cs="Times New Roman"/>
          <w:sz w:val="24"/>
          <w:szCs w:val="21"/>
          <w:highlight w:val="yellow"/>
        </w:rPr>
        <w:t>受试设备工作状态：</w:t>
      </w:r>
      <w:r>
        <w:rPr>
          <w:rFonts w:hint="eastAsia" w:ascii="Times New Roman" w:hAnsi="Times New Roman" w:eastAsia="宋体" w:cs="Times New Roman"/>
          <w:sz w:val="24"/>
          <w:szCs w:val="21"/>
        </w:rPr>
        <w:t>试验件</w:t>
      </w:r>
      <w:r>
        <w:rPr>
          <w:rFonts w:ascii="Times New Roman" w:hAnsi="Times New Roman" w:eastAsia="宋体" w:cs="Times New Roman"/>
          <w:sz w:val="24"/>
          <w:szCs w:val="21"/>
        </w:rPr>
        <w:t>通电</w:t>
      </w:r>
      <w:r>
        <w:rPr>
          <w:rFonts w:hint="eastAsia" w:ascii="Times New Roman" w:hAnsi="Times New Roman" w:eastAsia="宋体" w:cs="Times New Roman"/>
          <w:sz w:val="24"/>
          <w:szCs w:val="21"/>
        </w:rPr>
        <w:t>。</w:t>
      </w:r>
    </w:p>
    <w:p w14:paraId="7AE451BB">
      <w:pPr>
        <w:pStyle w:val="31"/>
        <w:spacing w:line="420" w:lineRule="exact"/>
        <w:ind w:firstLine="480"/>
        <w:rPr>
          <w:rFonts w:ascii="Times New Roman" w:hAnsi="Times New Roman" w:eastAsia="宋体" w:cs="Times New Roman"/>
          <w:sz w:val="24"/>
          <w:szCs w:val="24"/>
        </w:rPr>
      </w:pPr>
      <w:r>
        <w:rPr>
          <w:rFonts w:ascii="Times New Roman" w:hAnsi="Times New Roman" w:eastAsia="宋体" w:cs="Times New Roman"/>
          <w:sz w:val="24"/>
          <w:szCs w:val="24"/>
        </w:rPr>
        <w:t>搭接要求：无。</w:t>
      </w:r>
    </w:p>
    <w:p w14:paraId="3F19F92E">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陪试设备</w:t>
      </w:r>
    </w:p>
    <w:p w14:paraId="6AB457FC">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陪试设备：</w:t>
      </w:r>
      <w:r>
        <w:rPr>
          <w:rFonts w:hint="eastAsia" w:ascii="Times New Roman" w:hAnsi="Times New Roman" w:eastAsia="宋体" w:cs="Times New Roman"/>
          <w:sz w:val="24"/>
          <w:szCs w:val="21"/>
        </w:rPr>
        <w:t>无</w:t>
      </w:r>
    </w:p>
    <w:p w14:paraId="486A00B9">
      <w:pPr>
        <w:pStyle w:val="4"/>
      </w:pPr>
      <w:r>
        <w:t>陪试设备清单</w:t>
      </w:r>
    </w:p>
    <w:tbl>
      <w:tblPr>
        <w:tblStyle w:val="13"/>
        <w:tblW w:w="4997"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40"/>
        <w:gridCol w:w="1020"/>
        <w:gridCol w:w="1799"/>
        <w:gridCol w:w="575"/>
        <w:gridCol w:w="582"/>
        <w:gridCol w:w="1445"/>
        <w:gridCol w:w="426"/>
        <w:gridCol w:w="747"/>
        <w:gridCol w:w="857"/>
        <w:gridCol w:w="568"/>
      </w:tblGrid>
      <w:tr w14:paraId="7B4D14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22" w:type="pct"/>
            <w:tcBorders>
              <w:tl2br w:val="nil"/>
              <w:tr2bl w:val="nil"/>
            </w:tcBorders>
            <w:vAlign w:val="center"/>
          </w:tcPr>
          <w:p w14:paraId="05A968CA">
            <w:pPr>
              <w:pStyle w:val="29"/>
              <w:widowControl w:val="0"/>
              <w:spacing w:line="240" w:lineRule="auto"/>
              <w:ind w:firstLine="0" w:firstLineChars="0"/>
              <w:jc w:val="center"/>
              <w:rPr>
                <w:rFonts w:ascii="宋体" w:hAnsi="宋体" w:cs="Times New Roman"/>
                <w:bCs/>
                <w:kern w:val="28"/>
                <w:sz w:val="21"/>
                <w:szCs w:val="21"/>
                <w:highlight w:val="yellow"/>
              </w:rPr>
            </w:pPr>
            <w:r>
              <w:rPr>
                <w:rFonts w:hint="eastAsia" w:ascii="宋体" w:hAnsi="宋体" w:cs="Times New Roman"/>
                <w:bCs/>
                <w:kern w:val="28"/>
                <w:sz w:val="21"/>
                <w:szCs w:val="21"/>
                <w:highlight w:val="yellow"/>
              </w:rPr>
              <w:t>序号</w:t>
            </w:r>
          </w:p>
        </w:tc>
        <w:tc>
          <w:tcPr>
            <w:tcW w:w="582" w:type="pct"/>
            <w:tcBorders>
              <w:tl2br w:val="nil"/>
              <w:tr2bl w:val="nil"/>
            </w:tcBorders>
            <w:vAlign w:val="center"/>
          </w:tcPr>
          <w:p w14:paraId="739BBE69">
            <w:pPr>
              <w:pStyle w:val="29"/>
              <w:widowControl w:val="0"/>
              <w:spacing w:line="240" w:lineRule="auto"/>
              <w:ind w:firstLine="0" w:firstLineChars="0"/>
              <w:jc w:val="center"/>
              <w:rPr>
                <w:rFonts w:ascii="宋体" w:hAnsi="宋体" w:cs="Times New Roman"/>
                <w:bCs/>
                <w:kern w:val="28"/>
                <w:sz w:val="21"/>
                <w:szCs w:val="21"/>
                <w:highlight w:val="yellow"/>
              </w:rPr>
            </w:pPr>
            <w:r>
              <w:rPr>
                <w:rFonts w:hint="eastAsia" w:ascii="宋体" w:hAnsi="宋体" w:cs="Times New Roman"/>
                <w:bCs/>
                <w:kern w:val="28"/>
                <w:sz w:val="21"/>
                <w:szCs w:val="21"/>
                <w:highlight w:val="yellow"/>
              </w:rPr>
              <w:t>名称</w:t>
            </w:r>
          </w:p>
        </w:tc>
        <w:tc>
          <w:tcPr>
            <w:tcW w:w="1026" w:type="pct"/>
            <w:tcBorders>
              <w:tl2br w:val="nil"/>
              <w:tr2bl w:val="nil"/>
            </w:tcBorders>
            <w:vAlign w:val="center"/>
          </w:tcPr>
          <w:p w14:paraId="5179922E">
            <w:pPr>
              <w:pStyle w:val="29"/>
              <w:widowControl w:val="0"/>
              <w:spacing w:line="240" w:lineRule="auto"/>
              <w:ind w:firstLine="0" w:firstLineChars="0"/>
              <w:jc w:val="center"/>
              <w:rPr>
                <w:rFonts w:ascii="宋体" w:hAnsi="宋体" w:cs="Times New Roman"/>
                <w:bCs/>
                <w:kern w:val="28"/>
                <w:sz w:val="21"/>
                <w:szCs w:val="21"/>
                <w:highlight w:val="yellow"/>
              </w:rPr>
            </w:pPr>
            <w:r>
              <w:rPr>
                <w:rFonts w:hint="eastAsia" w:ascii="宋体" w:hAnsi="宋体" w:cs="Times New Roman"/>
                <w:bCs/>
                <w:kern w:val="28"/>
                <w:sz w:val="21"/>
                <w:szCs w:val="21"/>
                <w:highlight w:val="yellow"/>
              </w:rPr>
              <w:t>件号（含主机件号、机载件号）</w:t>
            </w:r>
          </w:p>
        </w:tc>
        <w:tc>
          <w:tcPr>
            <w:tcW w:w="328" w:type="pct"/>
            <w:tcBorders>
              <w:tl2br w:val="nil"/>
              <w:tr2bl w:val="nil"/>
            </w:tcBorders>
            <w:vAlign w:val="center"/>
          </w:tcPr>
          <w:p w14:paraId="70B87478">
            <w:pPr>
              <w:pStyle w:val="29"/>
              <w:widowControl w:val="0"/>
              <w:spacing w:line="240" w:lineRule="auto"/>
              <w:ind w:firstLine="0" w:firstLineChars="0"/>
              <w:jc w:val="center"/>
              <w:rPr>
                <w:rFonts w:ascii="宋体" w:hAnsi="宋体" w:cs="Times New Roman"/>
                <w:bCs/>
                <w:kern w:val="28"/>
                <w:sz w:val="21"/>
                <w:szCs w:val="21"/>
                <w:highlight w:val="yellow"/>
              </w:rPr>
            </w:pPr>
            <w:r>
              <w:rPr>
                <w:rFonts w:ascii="宋体" w:hAnsi="宋体" w:cs="Times New Roman"/>
                <w:bCs/>
                <w:kern w:val="28"/>
                <w:sz w:val="21"/>
                <w:szCs w:val="21"/>
                <w:highlight w:val="yellow"/>
              </w:rPr>
              <w:t>MOD</w:t>
            </w:r>
            <w:r>
              <w:rPr>
                <w:rFonts w:hint="eastAsia" w:ascii="宋体" w:hAnsi="宋体" w:cs="Times New Roman"/>
                <w:bCs/>
                <w:kern w:val="28"/>
                <w:sz w:val="21"/>
                <w:szCs w:val="21"/>
                <w:highlight w:val="yellow"/>
              </w:rPr>
              <w:t>号</w:t>
            </w:r>
          </w:p>
        </w:tc>
        <w:tc>
          <w:tcPr>
            <w:tcW w:w="332" w:type="pct"/>
            <w:tcBorders>
              <w:tl2br w:val="nil"/>
              <w:tr2bl w:val="nil"/>
            </w:tcBorders>
            <w:vAlign w:val="center"/>
          </w:tcPr>
          <w:p w14:paraId="14FAADA5">
            <w:pPr>
              <w:pStyle w:val="29"/>
              <w:widowControl w:val="0"/>
              <w:spacing w:line="240" w:lineRule="auto"/>
              <w:ind w:firstLine="0" w:firstLineChars="0"/>
              <w:jc w:val="center"/>
              <w:rPr>
                <w:rFonts w:ascii="宋体" w:hAnsi="宋体" w:cs="Times New Roman"/>
                <w:bCs/>
                <w:kern w:val="28"/>
                <w:sz w:val="21"/>
                <w:szCs w:val="21"/>
                <w:highlight w:val="yellow"/>
              </w:rPr>
            </w:pPr>
            <w:r>
              <w:rPr>
                <w:rFonts w:hint="eastAsia" w:ascii="宋体" w:hAnsi="宋体" w:cs="Times New Roman"/>
                <w:bCs/>
                <w:kern w:val="28"/>
                <w:sz w:val="21"/>
                <w:szCs w:val="21"/>
                <w:highlight w:val="yellow"/>
              </w:rPr>
              <w:t>图号</w:t>
            </w:r>
          </w:p>
        </w:tc>
        <w:tc>
          <w:tcPr>
            <w:tcW w:w="824" w:type="pct"/>
            <w:tcBorders>
              <w:tl2br w:val="nil"/>
              <w:tr2bl w:val="nil"/>
            </w:tcBorders>
            <w:vAlign w:val="center"/>
          </w:tcPr>
          <w:p w14:paraId="2992A167">
            <w:pPr>
              <w:pStyle w:val="29"/>
              <w:widowControl w:val="0"/>
              <w:spacing w:line="240" w:lineRule="auto"/>
              <w:ind w:firstLine="0" w:firstLineChars="0"/>
              <w:jc w:val="center"/>
              <w:rPr>
                <w:rFonts w:ascii="宋体" w:hAnsi="宋体" w:cs="Times New Roman"/>
                <w:bCs/>
                <w:kern w:val="28"/>
                <w:sz w:val="21"/>
                <w:szCs w:val="21"/>
                <w:highlight w:val="yellow"/>
              </w:rPr>
            </w:pPr>
            <w:r>
              <w:rPr>
                <w:rFonts w:hint="eastAsia" w:ascii="宋体" w:hAnsi="宋体" w:cs="Times New Roman"/>
                <w:bCs/>
                <w:kern w:val="28"/>
                <w:sz w:val="21"/>
                <w:szCs w:val="21"/>
                <w:highlight w:val="yellow"/>
              </w:rPr>
              <w:t>序列号</w:t>
            </w:r>
          </w:p>
        </w:tc>
        <w:tc>
          <w:tcPr>
            <w:tcW w:w="243" w:type="pct"/>
            <w:tcBorders>
              <w:tl2br w:val="nil"/>
              <w:tr2bl w:val="nil"/>
            </w:tcBorders>
            <w:vAlign w:val="center"/>
          </w:tcPr>
          <w:p w14:paraId="334DDFCE">
            <w:pPr>
              <w:pStyle w:val="29"/>
              <w:widowControl w:val="0"/>
              <w:spacing w:line="240" w:lineRule="auto"/>
              <w:ind w:firstLine="0" w:firstLineChars="0"/>
              <w:jc w:val="center"/>
              <w:rPr>
                <w:rFonts w:ascii="宋体" w:hAnsi="宋体" w:cs="Times New Roman"/>
                <w:bCs/>
                <w:kern w:val="28"/>
                <w:sz w:val="21"/>
                <w:szCs w:val="21"/>
                <w:highlight w:val="yellow"/>
              </w:rPr>
            </w:pPr>
            <w:r>
              <w:rPr>
                <w:rFonts w:hint="eastAsia" w:ascii="宋体" w:hAnsi="宋体" w:cs="Times New Roman"/>
                <w:bCs/>
                <w:kern w:val="28"/>
                <w:sz w:val="21"/>
                <w:szCs w:val="21"/>
                <w:highlight w:val="yellow"/>
              </w:rPr>
              <w:t>数量</w:t>
            </w:r>
          </w:p>
        </w:tc>
        <w:tc>
          <w:tcPr>
            <w:tcW w:w="426" w:type="pct"/>
            <w:tcBorders>
              <w:tl2br w:val="nil"/>
              <w:tr2bl w:val="nil"/>
            </w:tcBorders>
            <w:vAlign w:val="center"/>
          </w:tcPr>
          <w:p w14:paraId="77A55B94">
            <w:pPr>
              <w:pStyle w:val="29"/>
              <w:widowControl w:val="0"/>
              <w:spacing w:line="240" w:lineRule="auto"/>
              <w:ind w:firstLine="0" w:firstLineChars="0"/>
              <w:jc w:val="center"/>
              <w:rPr>
                <w:rFonts w:ascii="宋体" w:hAnsi="宋体" w:cs="Times New Roman"/>
                <w:bCs/>
                <w:kern w:val="28"/>
                <w:sz w:val="21"/>
                <w:szCs w:val="21"/>
                <w:highlight w:val="yellow"/>
              </w:rPr>
            </w:pPr>
            <w:r>
              <w:rPr>
                <w:rFonts w:hint="eastAsia" w:ascii="宋体" w:hAnsi="宋体" w:cs="Times New Roman"/>
                <w:bCs/>
                <w:kern w:val="28"/>
                <w:sz w:val="21"/>
                <w:szCs w:val="21"/>
                <w:highlight w:val="yellow"/>
              </w:rPr>
              <w:t>软件件号</w:t>
            </w:r>
          </w:p>
        </w:tc>
        <w:tc>
          <w:tcPr>
            <w:tcW w:w="489" w:type="pct"/>
            <w:tcBorders>
              <w:tl2br w:val="nil"/>
              <w:tr2bl w:val="nil"/>
            </w:tcBorders>
            <w:vAlign w:val="center"/>
          </w:tcPr>
          <w:p w14:paraId="60E52A38">
            <w:pPr>
              <w:pStyle w:val="29"/>
              <w:widowControl w:val="0"/>
              <w:spacing w:line="240" w:lineRule="auto"/>
              <w:ind w:firstLine="0" w:firstLineChars="0"/>
              <w:jc w:val="center"/>
              <w:rPr>
                <w:rFonts w:ascii="宋体" w:hAnsi="宋体" w:cs="Times New Roman"/>
                <w:bCs/>
                <w:kern w:val="28"/>
                <w:sz w:val="21"/>
                <w:szCs w:val="21"/>
                <w:highlight w:val="yellow"/>
              </w:rPr>
            </w:pPr>
            <w:r>
              <w:rPr>
                <w:rFonts w:hint="eastAsia" w:ascii="宋体" w:hAnsi="宋体" w:cs="Times New Roman"/>
                <w:bCs/>
                <w:kern w:val="28"/>
                <w:sz w:val="21"/>
                <w:szCs w:val="21"/>
                <w:highlight w:val="yellow"/>
              </w:rPr>
              <w:t>软件版本</w:t>
            </w:r>
          </w:p>
        </w:tc>
        <w:tc>
          <w:tcPr>
            <w:tcW w:w="324" w:type="pct"/>
            <w:tcBorders>
              <w:tl2br w:val="nil"/>
              <w:tr2bl w:val="nil"/>
            </w:tcBorders>
            <w:vAlign w:val="center"/>
          </w:tcPr>
          <w:p w14:paraId="430FDF34">
            <w:pPr>
              <w:pStyle w:val="29"/>
              <w:widowControl w:val="0"/>
              <w:spacing w:line="240" w:lineRule="auto"/>
              <w:ind w:firstLine="0" w:firstLineChars="0"/>
              <w:jc w:val="center"/>
              <w:rPr>
                <w:rFonts w:ascii="宋体" w:hAnsi="宋体" w:cs="Times New Roman"/>
                <w:bCs/>
                <w:kern w:val="28"/>
                <w:sz w:val="21"/>
                <w:szCs w:val="21"/>
                <w:highlight w:val="yellow"/>
              </w:rPr>
            </w:pPr>
            <w:r>
              <w:rPr>
                <w:rFonts w:hint="eastAsia" w:ascii="宋体" w:hAnsi="宋体" w:cs="Times New Roman"/>
                <w:bCs/>
                <w:kern w:val="28"/>
                <w:sz w:val="21"/>
                <w:szCs w:val="21"/>
                <w:highlight w:val="yellow"/>
              </w:rPr>
              <w:t>备注</w:t>
            </w:r>
          </w:p>
        </w:tc>
      </w:tr>
      <w:tr w14:paraId="7E303F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22" w:type="pct"/>
            <w:tcBorders>
              <w:tl2br w:val="nil"/>
              <w:tr2bl w:val="nil"/>
            </w:tcBorders>
            <w:vAlign w:val="center"/>
          </w:tcPr>
          <w:p w14:paraId="075BEE63">
            <w:pPr>
              <w:pStyle w:val="29"/>
              <w:widowControl w:val="0"/>
              <w:spacing w:line="240" w:lineRule="auto"/>
              <w:ind w:firstLine="0" w:firstLineChars="0"/>
              <w:jc w:val="center"/>
              <w:rPr>
                <w:rFonts w:ascii="Times New Roman" w:hAnsi="Times New Roman" w:cs="Times New Roman"/>
                <w:bCs/>
                <w:kern w:val="28"/>
                <w:sz w:val="21"/>
                <w:szCs w:val="21"/>
                <w:highlight w:val="yellow"/>
              </w:rPr>
            </w:pPr>
          </w:p>
        </w:tc>
        <w:tc>
          <w:tcPr>
            <w:tcW w:w="582" w:type="pct"/>
            <w:tcBorders>
              <w:tl2br w:val="nil"/>
              <w:tr2bl w:val="nil"/>
            </w:tcBorders>
            <w:vAlign w:val="center"/>
          </w:tcPr>
          <w:p w14:paraId="652023D5">
            <w:pPr>
              <w:pStyle w:val="29"/>
              <w:widowControl w:val="0"/>
              <w:spacing w:line="240" w:lineRule="auto"/>
              <w:ind w:firstLine="0" w:firstLineChars="0"/>
              <w:jc w:val="center"/>
              <w:rPr>
                <w:rFonts w:ascii="Times New Roman" w:hAnsi="Times New Roman" w:cs="Times New Roman"/>
                <w:bCs/>
                <w:kern w:val="28"/>
                <w:sz w:val="21"/>
                <w:szCs w:val="21"/>
                <w:highlight w:val="yellow"/>
              </w:rPr>
            </w:pPr>
          </w:p>
        </w:tc>
        <w:tc>
          <w:tcPr>
            <w:tcW w:w="1026" w:type="pct"/>
            <w:tcBorders>
              <w:tl2br w:val="nil"/>
              <w:tr2bl w:val="nil"/>
            </w:tcBorders>
            <w:vAlign w:val="center"/>
          </w:tcPr>
          <w:p w14:paraId="7B1DEEED">
            <w:pPr>
              <w:pStyle w:val="29"/>
              <w:widowControl w:val="0"/>
              <w:spacing w:line="240" w:lineRule="auto"/>
              <w:ind w:firstLine="0" w:firstLineChars="0"/>
              <w:jc w:val="center"/>
              <w:rPr>
                <w:rFonts w:ascii="Times New Roman" w:hAnsi="Times New Roman" w:cs="Times New Roman"/>
                <w:bCs/>
                <w:kern w:val="28"/>
                <w:sz w:val="21"/>
                <w:szCs w:val="21"/>
                <w:highlight w:val="yellow"/>
              </w:rPr>
            </w:pPr>
          </w:p>
        </w:tc>
        <w:tc>
          <w:tcPr>
            <w:tcW w:w="328" w:type="pct"/>
            <w:tcBorders>
              <w:tl2br w:val="nil"/>
              <w:tr2bl w:val="nil"/>
            </w:tcBorders>
            <w:vAlign w:val="center"/>
          </w:tcPr>
          <w:p w14:paraId="14E256DE">
            <w:pPr>
              <w:pStyle w:val="29"/>
              <w:widowControl w:val="0"/>
              <w:spacing w:line="240" w:lineRule="auto"/>
              <w:ind w:firstLine="0" w:firstLineChars="0"/>
              <w:jc w:val="center"/>
              <w:rPr>
                <w:rFonts w:ascii="Times New Roman" w:hAnsi="Times New Roman" w:cs="Times New Roman"/>
                <w:bCs/>
                <w:kern w:val="28"/>
                <w:sz w:val="21"/>
                <w:szCs w:val="21"/>
                <w:highlight w:val="yellow"/>
              </w:rPr>
            </w:pPr>
          </w:p>
        </w:tc>
        <w:tc>
          <w:tcPr>
            <w:tcW w:w="332" w:type="pct"/>
            <w:tcBorders>
              <w:tl2br w:val="nil"/>
              <w:tr2bl w:val="nil"/>
            </w:tcBorders>
            <w:vAlign w:val="center"/>
          </w:tcPr>
          <w:p w14:paraId="1F6E367B">
            <w:pPr>
              <w:pStyle w:val="29"/>
              <w:widowControl w:val="0"/>
              <w:spacing w:line="240" w:lineRule="auto"/>
              <w:ind w:firstLine="0" w:firstLineChars="0"/>
              <w:jc w:val="center"/>
              <w:rPr>
                <w:rFonts w:ascii="Times New Roman" w:hAnsi="Times New Roman" w:cs="Times New Roman"/>
                <w:bCs/>
                <w:kern w:val="28"/>
                <w:sz w:val="21"/>
                <w:szCs w:val="21"/>
                <w:highlight w:val="yellow"/>
              </w:rPr>
            </w:pPr>
          </w:p>
        </w:tc>
        <w:tc>
          <w:tcPr>
            <w:tcW w:w="824" w:type="pct"/>
            <w:tcBorders>
              <w:tl2br w:val="nil"/>
              <w:tr2bl w:val="nil"/>
            </w:tcBorders>
            <w:vAlign w:val="center"/>
          </w:tcPr>
          <w:p w14:paraId="1D1235D2">
            <w:pPr>
              <w:pStyle w:val="29"/>
              <w:widowControl w:val="0"/>
              <w:spacing w:line="240" w:lineRule="auto"/>
              <w:ind w:firstLine="0" w:firstLineChars="0"/>
              <w:jc w:val="center"/>
              <w:rPr>
                <w:rFonts w:ascii="Times New Roman" w:hAnsi="Times New Roman" w:cs="Times New Roman"/>
                <w:bCs/>
                <w:kern w:val="28"/>
                <w:sz w:val="21"/>
                <w:szCs w:val="21"/>
                <w:highlight w:val="yellow"/>
              </w:rPr>
            </w:pPr>
          </w:p>
        </w:tc>
        <w:tc>
          <w:tcPr>
            <w:tcW w:w="243" w:type="pct"/>
            <w:tcBorders>
              <w:tl2br w:val="nil"/>
              <w:tr2bl w:val="nil"/>
            </w:tcBorders>
            <w:vAlign w:val="center"/>
          </w:tcPr>
          <w:p w14:paraId="2D5FDC96">
            <w:pPr>
              <w:pStyle w:val="29"/>
              <w:widowControl w:val="0"/>
              <w:spacing w:line="240" w:lineRule="auto"/>
              <w:ind w:firstLine="0" w:firstLineChars="0"/>
              <w:jc w:val="center"/>
              <w:rPr>
                <w:rFonts w:ascii="Times New Roman" w:hAnsi="Times New Roman" w:cs="Times New Roman"/>
                <w:bCs/>
                <w:kern w:val="28"/>
                <w:sz w:val="21"/>
                <w:szCs w:val="21"/>
              </w:rPr>
            </w:pPr>
          </w:p>
        </w:tc>
        <w:tc>
          <w:tcPr>
            <w:tcW w:w="426" w:type="pct"/>
            <w:tcBorders>
              <w:tl2br w:val="nil"/>
              <w:tr2bl w:val="nil"/>
            </w:tcBorders>
            <w:vAlign w:val="center"/>
          </w:tcPr>
          <w:p w14:paraId="43CF008E">
            <w:pPr>
              <w:pStyle w:val="29"/>
              <w:widowControl w:val="0"/>
              <w:spacing w:line="240" w:lineRule="auto"/>
              <w:ind w:firstLine="0" w:firstLineChars="0"/>
              <w:jc w:val="center"/>
              <w:rPr>
                <w:rFonts w:ascii="Times New Roman" w:hAnsi="Times New Roman" w:eastAsia="黑体" w:cs="Times New Roman"/>
                <w:bCs/>
                <w:kern w:val="28"/>
                <w:sz w:val="21"/>
                <w:szCs w:val="21"/>
              </w:rPr>
            </w:pPr>
          </w:p>
        </w:tc>
        <w:tc>
          <w:tcPr>
            <w:tcW w:w="489" w:type="pct"/>
            <w:tcBorders>
              <w:tl2br w:val="nil"/>
              <w:tr2bl w:val="nil"/>
            </w:tcBorders>
            <w:vAlign w:val="center"/>
          </w:tcPr>
          <w:p w14:paraId="0CD31416">
            <w:pPr>
              <w:pStyle w:val="29"/>
              <w:widowControl w:val="0"/>
              <w:spacing w:line="240" w:lineRule="auto"/>
              <w:ind w:firstLine="0" w:firstLineChars="0"/>
              <w:jc w:val="center"/>
              <w:rPr>
                <w:rFonts w:ascii="Times New Roman" w:hAnsi="Times New Roman" w:eastAsia="黑体" w:cs="Times New Roman"/>
                <w:bCs/>
                <w:kern w:val="28"/>
                <w:sz w:val="21"/>
                <w:szCs w:val="21"/>
              </w:rPr>
            </w:pPr>
          </w:p>
        </w:tc>
        <w:tc>
          <w:tcPr>
            <w:tcW w:w="324" w:type="pct"/>
            <w:tcBorders>
              <w:tl2br w:val="nil"/>
              <w:tr2bl w:val="nil"/>
            </w:tcBorders>
            <w:vAlign w:val="center"/>
          </w:tcPr>
          <w:p w14:paraId="64431897">
            <w:pPr>
              <w:pStyle w:val="29"/>
              <w:widowControl w:val="0"/>
              <w:spacing w:line="240" w:lineRule="auto"/>
              <w:ind w:firstLine="0" w:firstLineChars="0"/>
              <w:jc w:val="center"/>
              <w:rPr>
                <w:rFonts w:ascii="Times New Roman" w:hAnsi="Times New Roman" w:eastAsia="黑体" w:cs="Times New Roman"/>
                <w:bCs/>
                <w:kern w:val="28"/>
                <w:sz w:val="21"/>
                <w:szCs w:val="21"/>
              </w:rPr>
            </w:pPr>
          </w:p>
        </w:tc>
      </w:tr>
    </w:tbl>
    <w:p w14:paraId="5D4F8413">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试验设备、测试设备及要求</w:t>
      </w:r>
    </w:p>
    <w:p w14:paraId="2794B91C">
      <w:pPr>
        <w:pStyle w:val="4"/>
      </w:pPr>
      <w:bookmarkStart w:id="47" w:name="_Toc50109965"/>
      <w:bookmarkStart w:id="48" w:name="_Toc525815786"/>
      <w:bookmarkStart w:id="49" w:name="_Toc528601892"/>
      <w:r>
        <w:rPr>
          <w:rFonts w:hint="eastAsia"/>
        </w:rPr>
        <w:t>试验、测试</w:t>
      </w:r>
      <w:r>
        <w:t>设备</w:t>
      </w:r>
      <w:commentRangeStart w:id="2"/>
      <w:r>
        <w:t>信息表</w:t>
      </w:r>
      <w:bookmarkEnd w:id="47"/>
      <w:bookmarkEnd w:id="48"/>
      <w:bookmarkEnd w:id="49"/>
      <w:commentRangeEnd w:id="2"/>
      <w:r>
        <w:rPr>
          <w:rStyle w:val="15"/>
          <w:rFonts w:ascii="Times New Roman" w:hAnsi="Times New Roman" w:eastAsia="宋体"/>
          <w:kern w:val="2"/>
        </w:rPr>
        <w:commentReference w:id="2"/>
      </w:r>
    </w:p>
    <w:tbl>
      <w:tblPr>
        <w:tblStyle w:val="12"/>
        <w:tblW w:w="505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7"/>
        <w:gridCol w:w="1607"/>
        <w:gridCol w:w="1449"/>
        <w:gridCol w:w="2545"/>
        <w:gridCol w:w="1774"/>
        <w:gridCol w:w="806"/>
      </w:tblGrid>
      <w:tr w14:paraId="256F6C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8" w:type="pct"/>
            <w:vAlign w:val="center"/>
          </w:tcPr>
          <w:p w14:paraId="07297DC2">
            <w:pPr>
              <w:snapToGrid w:val="0"/>
              <w:rPr>
                <w:rFonts w:cs="宋体" w:asciiTheme="minorEastAsia" w:hAnsiTheme="minorEastAsia"/>
                <w:szCs w:val="21"/>
              </w:rPr>
            </w:pPr>
            <w:r>
              <w:rPr>
                <w:rFonts w:hint="eastAsia" w:cs="宋体" w:asciiTheme="minorEastAsia" w:hAnsiTheme="minorEastAsia"/>
                <w:szCs w:val="21"/>
              </w:rPr>
              <w:t>序号</w:t>
            </w:r>
          </w:p>
        </w:tc>
        <w:tc>
          <w:tcPr>
            <w:tcW w:w="906" w:type="pct"/>
            <w:vAlign w:val="center"/>
          </w:tcPr>
          <w:p w14:paraId="38196DC2">
            <w:pPr>
              <w:snapToGrid w:val="0"/>
              <w:jc w:val="center"/>
              <w:rPr>
                <w:rFonts w:cs="宋体" w:asciiTheme="minorEastAsia" w:hAnsiTheme="minorEastAsia"/>
                <w:szCs w:val="21"/>
              </w:rPr>
            </w:pPr>
            <w:r>
              <w:rPr>
                <w:rFonts w:hint="eastAsia" w:cs="宋体" w:asciiTheme="minorEastAsia" w:hAnsiTheme="minorEastAsia"/>
                <w:szCs w:val="21"/>
              </w:rPr>
              <w:t>设备名称</w:t>
            </w:r>
          </w:p>
        </w:tc>
        <w:tc>
          <w:tcPr>
            <w:tcW w:w="817" w:type="pct"/>
            <w:tcBorders>
              <w:right w:val="single" w:color="auto" w:sz="4" w:space="0"/>
            </w:tcBorders>
            <w:vAlign w:val="center"/>
          </w:tcPr>
          <w:p w14:paraId="0D1B7DB4">
            <w:pPr>
              <w:snapToGrid w:val="0"/>
              <w:jc w:val="center"/>
              <w:rPr>
                <w:rFonts w:cs="宋体" w:asciiTheme="minorEastAsia" w:hAnsiTheme="minorEastAsia"/>
                <w:szCs w:val="21"/>
              </w:rPr>
            </w:pPr>
            <w:r>
              <w:rPr>
                <w:rFonts w:hint="eastAsia" w:cs="宋体" w:asciiTheme="minorEastAsia" w:hAnsiTheme="minorEastAsia"/>
                <w:szCs w:val="21"/>
              </w:rPr>
              <w:t>设备型号</w:t>
            </w:r>
          </w:p>
        </w:tc>
        <w:tc>
          <w:tcPr>
            <w:tcW w:w="1435" w:type="pct"/>
            <w:tcBorders>
              <w:left w:val="single" w:color="auto" w:sz="4" w:space="0"/>
            </w:tcBorders>
            <w:vAlign w:val="center"/>
          </w:tcPr>
          <w:p w14:paraId="60060E02">
            <w:pPr>
              <w:snapToGrid w:val="0"/>
              <w:jc w:val="center"/>
              <w:rPr>
                <w:rFonts w:cs="宋体" w:asciiTheme="minorEastAsia" w:hAnsiTheme="minorEastAsia"/>
                <w:szCs w:val="21"/>
              </w:rPr>
            </w:pPr>
            <w:r>
              <w:rPr>
                <w:rFonts w:hint="eastAsia" w:cs="宋体" w:asciiTheme="minorEastAsia" w:hAnsiTheme="minorEastAsia"/>
                <w:szCs w:val="21"/>
              </w:rPr>
              <w:t>主要技术指标</w:t>
            </w:r>
          </w:p>
        </w:tc>
        <w:tc>
          <w:tcPr>
            <w:tcW w:w="1000" w:type="pct"/>
            <w:vAlign w:val="center"/>
          </w:tcPr>
          <w:p w14:paraId="7CEBB35A">
            <w:pPr>
              <w:snapToGrid w:val="0"/>
              <w:jc w:val="center"/>
              <w:rPr>
                <w:rFonts w:cs="宋体" w:asciiTheme="minorEastAsia" w:hAnsiTheme="minorEastAsia"/>
                <w:szCs w:val="21"/>
              </w:rPr>
            </w:pPr>
            <w:r>
              <w:rPr>
                <w:rFonts w:hint="eastAsia" w:cs="宋体" w:asciiTheme="minorEastAsia" w:hAnsiTheme="minorEastAsia"/>
                <w:szCs w:val="21"/>
              </w:rPr>
              <w:t>设备精度</w:t>
            </w:r>
          </w:p>
        </w:tc>
        <w:tc>
          <w:tcPr>
            <w:tcW w:w="454" w:type="pct"/>
            <w:vAlign w:val="center"/>
          </w:tcPr>
          <w:p w14:paraId="564708E7">
            <w:pPr>
              <w:snapToGrid w:val="0"/>
              <w:jc w:val="center"/>
              <w:rPr>
                <w:rFonts w:cs="宋体" w:asciiTheme="minorEastAsia" w:hAnsiTheme="minorEastAsia"/>
                <w:szCs w:val="21"/>
              </w:rPr>
            </w:pPr>
            <w:r>
              <w:rPr>
                <w:rFonts w:hint="eastAsia" w:cs="宋体" w:asciiTheme="minorEastAsia" w:hAnsiTheme="minorEastAsia"/>
                <w:szCs w:val="21"/>
              </w:rPr>
              <w:t>校准周期</w:t>
            </w:r>
          </w:p>
        </w:tc>
      </w:tr>
      <w:tr w14:paraId="19D1C2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8" w:type="pct"/>
            <w:vAlign w:val="center"/>
          </w:tcPr>
          <w:p w14:paraId="17426B8A">
            <w:pPr>
              <w:pStyle w:val="73"/>
              <w:widowControl w:val="0"/>
              <w:numPr>
                <w:ilvl w:val="0"/>
                <w:numId w:val="12"/>
              </w:numPr>
              <w:adjustRightInd w:val="0"/>
              <w:snapToGrid w:val="0"/>
              <w:ind w:left="0" w:firstLine="0"/>
              <w:jc w:val="center"/>
              <w:rPr>
                <w:rFonts w:cs="宋体" w:asciiTheme="minorEastAsia" w:hAnsiTheme="minorEastAsia" w:eastAsiaTheme="minorEastAsia"/>
                <w:szCs w:val="21"/>
              </w:rPr>
            </w:pPr>
          </w:p>
        </w:tc>
        <w:tc>
          <w:tcPr>
            <w:tcW w:w="906" w:type="pct"/>
            <w:vAlign w:val="center"/>
          </w:tcPr>
          <w:p w14:paraId="1EA81D38">
            <w:pPr>
              <w:jc w:val="center"/>
              <w:rPr>
                <w:rFonts w:asciiTheme="minorEastAsia" w:hAnsiTheme="minorEastAsia"/>
                <w:szCs w:val="21"/>
              </w:rPr>
            </w:pPr>
            <w:r>
              <w:rPr>
                <w:rFonts w:hint="eastAsia" w:asciiTheme="minorEastAsia" w:hAnsiTheme="minorEastAsia"/>
                <w:szCs w:val="21"/>
              </w:rPr>
              <w:t>试验台</w:t>
            </w:r>
          </w:p>
        </w:tc>
        <w:tc>
          <w:tcPr>
            <w:tcW w:w="817" w:type="pct"/>
            <w:tcBorders>
              <w:right w:val="single" w:color="auto" w:sz="4" w:space="0"/>
            </w:tcBorders>
            <w:vAlign w:val="center"/>
          </w:tcPr>
          <w:p w14:paraId="24549EA0">
            <w:pPr>
              <w:snapToGrid w:val="0"/>
              <w:jc w:val="center"/>
              <w:rPr>
                <w:rFonts w:cs="宋体" w:asciiTheme="minorEastAsia" w:hAnsiTheme="minorEastAsia"/>
                <w:szCs w:val="21"/>
              </w:rPr>
            </w:pPr>
            <w:r>
              <w:rPr>
                <w:rFonts w:hint="eastAsia" w:asciiTheme="minorEastAsia" w:hAnsiTheme="minorEastAsia"/>
                <w:szCs w:val="21"/>
              </w:rPr>
              <w:t>XXXX</w:t>
            </w:r>
          </w:p>
        </w:tc>
        <w:tc>
          <w:tcPr>
            <w:tcW w:w="1435" w:type="pct"/>
            <w:tcBorders>
              <w:left w:val="single" w:color="auto" w:sz="4" w:space="0"/>
            </w:tcBorders>
            <w:vAlign w:val="center"/>
          </w:tcPr>
          <w:p w14:paraId="7FDC1BD1">
            <w:pPr>
              <w:jc w:val="left"/>
              <w:rPr>
                <w:rFonts w:hint="eastAsia" w:asciiTheme="minorEastAsia" w:hAnsiTheme="minorEastAsia"/>
                <w:szCs w:val="21"/>
              </w:rPr>
            </w:pPr>
            <w:r>
              <w:rPr>
                <w:rFonts w:hint="eastAsia" w:asciiTheme="minorEastAsia" w:hAnsiTheme="minorEastAsia"/>
                <w:szCs w:val="21"/>
              </w:rPr>
              <w:t>/</w:t>
            </w:r>
          </w:p>
        </w:tc>
        <w:tc>
          <w:tcPr>
            <w:tcW w:w="1000" w:type="pct"/>
            <w:vAlign w:val="center"/>
          </w:tcPr>
          <w:p w14:paraId="770D4D3A">
            <w:pPr>
              <w:snapToGrid w:val="0"/>
              <w:jc w:val="left"/>
              <w:rPr>
                <w:rFonts w:hint="eastAsia" w:asciiTheme="minorEastAsia" w:hAnsiTheme="minorEastAsia"/>
                <w:szCs w:val="21"/>
              </w:rPr>
            </w:pPr>
            <w:r>
              <w:rPr>
                <w:rFonts w:hint="eastAsia" w:asciiTheme="minorEastAsia" w:hAnsiTheme="minorEastAsia"/>
                <w:szCs w:val="21"/>
              </w:rPr>
              <w:t>/</w:t>
            </w:r>
          </w:p>
        </w:tc>
        <w:tc>
          <w:tcPr>
            <w:tcW w:w="454" w:type="pct"/>
            <w:vAlign w:val="center"/>
          </w:tcPr>
          <w:p w14:paraId="5A1474DD">
            <w:pPr>
              <w:jc w:val="center"/>
              <w:rPr>
                <w:rFonts w:cs="宋体" w:asciiTheme="minorEastAsia" w:hAnsiTheme="minorEastAsia"/>
                <w:szCs w:val="21"/>
              </w:rPr>
            </w:pPr>
            <w:r>
              <w:rPr>
                <w:rFonts w:hint="eastAsia" w:cs="宋体" w:asciiTheme="minorEastAsia" w:hAnsiTheme="minorEastAsia"/>
                <w:szCs w:val="21"/>
              </w:rPr>
              <w:t>1年</w:t>
            </w:r>
          </w:p>
        </w:tc>
      </w:tr>
      <w:tr w14:paraId="4D2468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8" w:type="pct"/>
            <w:vAlign w:val="center"/>
          </w:tcPr>
          <w:p w14:paraId="11072615">
            <w:pPr>
              <w:pStyle w:val="73"/>
              <w:widowControl w:val="0"/>
              <w:numPr>
                <w:ilvl w:val="0"/>
                <w:numId w:val="12"/>
              </w:numPr>
              <w:adjustRightInd w:val="0"/>
              <w:snapToGrid w:val="0"/>
              <w:ind w:left="0" w:firstLine="0"/>
              <w:jc w:val="center"/>
              <w:rPr>
                <w:rFonts w:cs="宋体" w:asciiTheme="minorEastAsia" w:hAnsiTheme="minorEastAsia" w:eastAsiaTheme="minorEastAsia"/>
                <w:szCs w:val="21"/>
              </w:rPr>
            </w:pPr>
          </w:p>
        </w:tc>
        <w:tc>
          <w:tcPr>
            <w:tcW w:w="906" w:type="pct"/>
            <w:vAlign w:val="center"/>
          </w:tcPr>
          <w:p w14:paraId="6580AB41">
            <w:pPr>
              <w:jc w:val="center"/>
              <w:rPr>
                <w:rFonts w:asciiTheme="minorEastAsia" w:hAnsiTheme="minorEastAsia"/>
                <w:szCs w:val="21"/>
              </w:rPr>
            </w:pPr>
            <w:r>
              <w:rPr>
                <w:rFonts w:hint="eastAsia" w:asciiTheme="minorEastAsia" w:hAnsiTheme="minorEastAsia"/>
                <w:szCs w:val="21"/>
              </w:rPr>
              <w:t>电磁兼容电缆</w:t>
            </w:r>
          </w:p>
        </w:tc>
        <w:tc>
          <w:tcPr>
            <w:tcW w:w="817" w:type="pct"/>
            <w:tcBorders>
              <w:right w:val="single" w:color="auto" w:sz="4" w:space="0"/>
            </w:tcBorders>
            <w:vAlign w:val="center"/>
          </w:tcPr>
          <w:p w14:paraId="678FCFD1">
            <w:pPr>
              <w:snapToGrid w:val="0"/>
              <w:jc w:val="center"/>
              <w:rPr>
                <w:rFonts w:hint="eastAsia" w:asciiTheme="minorEastAsia" w:hAnsiTheme="minorEastAsia" w:eastAsiaTheme="minorEastAsia"/>
                <w:szCs w:val="21"/>
                <w:lang w:eastAsia="zh-CN"/>
              </w:rPr>
            </w:pPr>
            <w:r>
              <w:rPr>
                <w:rFonts w:hint="eastAsia" w:asciiTheme="minorEastAsia" w:hAnsiTheme="minorEastAsia"/>
                <w:szCs w:val="21"/>
                <w:lang w:eastAsia="zh-CN"/>
              </w:rPr>
              <w:t>XXX-DL1</w:t>
            </w:r>
          </w:p>
        </w:tc>
        <w:tc>
          <w:tcPr>
            <w:tcW w:w="1435" w:type="pct"/>
            <w:tcBorders>
              <w:left w:val="single" w:color="auto" w:sz="4" w:space="0"/>
            </w:tcBorders>
            <w:vAlign w:val="center"/>
          </w:tcPr>
          <w:p w14:paraId="06F561B0">
            <w:pPr>
              <w:jc w:val="left"/>
              <w:rPr>
                <w:rFonts w:asciiTheme="minorEastAsia" w:hAnsiTheme="minorEastAsia"/>
                <w:szCs w:val="21"/>
              </w:rPr>
            </w:pPr>
            <w:r>
              <w:rPr>
                <w:rFonts w:hint="eastAsia" w:asciiTheme="minorEastAsia" w:hAnsiTheme="minorEastAsia"/>
                <w:szCs w:val="21"/>
              </w:rPr>
              <w:t>试验电缆的屏蔽层处理方式及电缆连接方式与机上保持一致，不允许增加额外的屏蔽措施。具体导线规格详见附录A</w:t>
            </w:r>
          </w:p>
        </w:tc>
        <w:tc>
          <w:tcPr>
            <w:tcW w:w="1000" w:type="pct"/>
            <w:vAlign w:val="center"/>
          </w:tcPr>
          <w:p w14:paraId="33CD5E39">
            <w:pPr>
              <w:snapToGrid w:val="0"/>
              <w:jc w:val="left"/>
              <w:rPr>
                <w:rFonts w:asciiTheme="minorEastAsia" w:hAnsiTheme="minorEastAsia"/>
                <w:szCs w:val="21"/>
              </w:rPr>
            </w:pPr>
            <w:r>
              <w:rPr>
                <w:rFonts w:hint="eastAsia" w:cs="宋体" w:asciiTheme="minorEastAsia" w:hAnsiTheme="minorEastAsia"/>
                <w:szCs w:val="21"/>
              </w:rPr>
              <w:t>/</w:t>
            </w:r>
          </w:p>
        </w:tc>
        <w:tc>
          <w:tcPr>
            <w:tcW w:w="454" w:type="pct"/>
            <w:vAlign w:val="center"/>
          </w:tcPr>
          <w:p w14:paraId="5266EC3F">
            <w:pPr>
              <w:jc w:val="center"/>
              <w:rPr>
                <w:rFonts w:cs="宋体" w:asciiTheme="minorEastAsia" w:hAnsiTheme="minorEastAsia"/>
                <w:szCs w:val="21"/>
              </w:rPr>
            </w:pPr>
            <w:r>
              <w:rPr>
                <w:rFonts w:hint="eastAsia" w:cs="宋体" w:asciiTheme="minorEastAsia" w:hAnsiTheme="minorEastAsia"/>
                <w:szCs w:val="21"/>
              </w:rPr>
              <w:t>/</w:t>
            </w:r>
          </w:p>
        </w:tc>
      </w:tr>
      <w:tr w14:paraId="6BE1B7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8" w:type="pct"/>
            <w:vAlign w:val="center"/>
          </w:tcPr>
          <w:p w14:paraId="54D119E3">
            <w:pPr>
              <w:pStyle w:val="73"/>
              <w:widowControl w:val="0"/>
              <w:numPr>
                <w:ilvl w:val="0"/>
                <w:numId w:val="12"/>
              </w:numPr>
              <w:adjustRightInd w:val="0"/>
              <w:snapToGrid w:val="0"/>
              <w:ind w:left="0" w:firstLine="0"/>
              <w:jc w:val="center"/>
              <w:rPr>
                <w:rFonts w:cs="宋体" w:asciiTheme="minorEastAsia" w:hAnsiTheme="minorEastAsia" w:eastAsiaTheme="minorEastAsia"/>
                <w:szCs w:val="21"/>
              </w:rPr>
            </w:pPr>
          </w:p>
        </w:tc>
        <w:tc>
          <w:tcPr>
            <w:tcW w:w="906" w:type="pct"/>
            <w:vAlign w:val="center"/>
          </w:tcPr>
          <w:p w14:paraId="3839F36D">
            <w:pPr>
              <w:snapToGrid w:val="0"/>
              <w:jc w:val="center"/>
              <w:rPr>
                <w:rFonts w:asciiTheme="minorEastAsia" w:hAnsiTheme="minorEastAsia"/>
                <w:szCs w:val="21"/>
              </w:rPr>
            </w:pPr>
            <w:r>
              <w:rPr>
                <w:rFonts w:hint="eastAsia" w:cs="宋体" w:asciiTheme="minorEastAsia" w:hAnsiTheme="minorEastAsia"/>
                <w:snapToGrid w:val="0"/>
                <w:kern w:val="0"/>
                <w:szCs w:val="21"/>
              </w:rPr>
              <w:t>温湿度表</w:t>
            </w:r>
          </w:p>
        </w:tc>
        <w:tc>
          <w:tcPr>
            <w:tcW w:w="817" w:type="pct"/>
            <w:tcBorders>
              <w:right w:val="single" w:color="auto" w:sz="4" w:space="0"/>
            </w:tcBorders>
            <w:vAlign w:val="center"/>
          </w:tcPr>
          <w:p w14:paraId="6B8E8D6C">
            <w:pPr>
              <w:pStyle w:val="73"/>
              <w:widowControl w:val="0"/>
              <w:adjustRightInd w:val="0"/>
              <w:snapToGrid w:val="0"/>
              <w:ind w:firstLine="0"/>
              <w:jc w:val="center"/>
              <w:rPr>
                <w:rFonts w:asciiTheme="minorEastAsia" w:hAnsiTheme="minorEastAsia" w:eastAsiaTheme="minorEastAsia"/>
                <w:szCs w:val="21"/>
              </w:rPr>
            </w:pPr>
            <w:r>
              <w:rPr>
                <w:rFonts w:hint="eastAsia" w:cs="宋体" w:asciiTheme="minorEastAsia" w:hAnsiTheme="minorEastAsia" w:eastAsiaTheme="minorEastAsia"/>
                <w:snapToGrid w:val="0"/>
                <w:szCs w:val="21"/>
              </w:rPr>
              <w:t>TH-101B</w:t>
            </w:r>
          </w:p>
        </w:tc>
        <w:tc>
          <w:tcPr>
            <w:tcW w:w="1435" w:type="pct"/>
            <w:tcBorders>
              <w:left w:val="single" w:color="auto" w:sz="4" w:space="0"/>
            </w:tcBorders>
            <w:vAlign w:val="center"/>
          </w:tcPr>
          <w:p w14:paraId="55266DFA">
            <w:pPr>
              <w:snapToGrid w:val="0"/>
              <w:jc w:val="left"/>
              <w:rPr>
                <w:rFonts w:cs="宋体" w:asciiTheme="minorEastAsia" w:hAnsiTheme="minorEastAsia"/>
                <w:szCs w:val="21"/>
              </w:rPr>
            </w:pPr>
            <w:r>
              <w:rPr>
                <w:rFonts w:hint="eastAsia" w:cs="宋体" w:asciiTheme="minorEastAsia" w:hAnsiTheme="minorEastAsia"/>
                <w:szCs w:val="21"/>
              </w:rPr>
              <w:t>温度：0℃～ 50℃</w:t>
            </w:r>
          </w:p>
          <w:p w14:paraId="22AB5E17">
            <w:pPr>
              <w:snapToGrid w:val="0"/>
              <w:jc w:val="left"/>
              <w:rPr>
                <w:rFonts w:cs="宋体" w:asciiTheme="minorEastAsia" w:hAnsiTheme="minorEastAsia"/>
                <w:szCs w:val="21"/>
              </w:rPr>
            </w:pPr>
            <w:r>
              <w:rPr>
                <w:rFonts w:hint="eastAsia" w:cs="宋体" w:asciiTheme="minorEastAsia" w:hAnsiTheme="minorEastAsia"/>
                <w:szCs w:val="21"/>
              </w:rPr>
              <w:t>湿度：10 ～ 95%</w:t>
            </w:r>
          </w:p>
        </w:tc>
        <w:tc>
          <w:tcPr>
            <w:tcW w:w="1000" w:type="pct"/>
            <w:vAlign w:val="center"/>
          </w:tcPr>
          <w:p w14:paraId="38D4E711">
            <w:pPr>
              <w:jc w:val="left"/>
              <w:rPr>
                <w:rFonts w:cs="宋体" w:asciiTheme="minorEastAsia" w:hAnsiTheme="minorEastAsia"/>
                <w:szCs w:val="21"/>
              </w:rPr>
            </w:pPr>
            <w:r>
              <w:rPr>
                <w:rFonts w:hint="eastAsia" w:cs="宋体" w:asciiTheme="minorEastAsia" w:hAnsiTheme="minorEastAsia"/>
                <w:szCs w:val="21"/>
              </w:rPr>
              <w:t>温度：1℃</w:t>
            </w:r>
          </w:p>
          <w:p w14:paraId="5751EA64">
            <w:pPr>
              <w:jc w:val="left"/>
              <w:rPr>
                <w:rFonts w:cs="宋体" w:asciiTheme="minorEastAsia" w:hAnsiTheme="minorEastAsia"/>
                <w:szCs w:val="21"/>
              </w:rPr>
            </w:pPr>
            <w:r>
              <w:rPr>
                <w:rFonts w:hint="eastAsia" w:cs="宋体" w:asciiTheme="minorEastAsia" w:hAnsiTheme="minorEastAsia"/>
                <w:szCs w:val="21"/>
              </w:rPr>
              <w:t>湿度：1%RH</w:t>
            </w:r>
          </w:p>
        </w:tc>
        <w:tc>
          <w:tcPr>
            <w:tcW w:w="454" w:type="pct"/>
            <w:vAlign w:val="center"/>
          </w:tcPr>
          <w:p w14:paraId="5D352549">
            <w:pPr>
              <w:snapToGrid w:val="0"/>
              <w:jc w:val="center"/>
              <w:rPr>
                <w:rFonts w:cs="宋体" w:asciiTheme="minorEastAsia" w:hAnsiTheme="minorEastAsia"/>
                <w:szCs w:val="21"/>
              </w:rPr>
            </w:pPr>
            <w:r>
              <w:rPr>
                <w:rFonts w:hint="eastAsia" w:cs="宋体" w:asciiTheme="minorEastAsia" w:hAnsiTheme="minorEastAsia"/>
                <w:szCs w:val="21"/>
              </w:rPr>
              <w:t>1年</w:t>
            </w:r>
          </w:p>
        </w:tc>
      </w:tr>
      <w:tr w14:paraId="287340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8" w:type="pct"/>
            <w:vAlign w:val="center"/>
          </w:tcPr>
          <w:p w14:paraId="761DBE15">
            <w:pPr>
              <w:pStyle w:val="73"/>
              <w:widowControl w:val="0"/>
              <w:numPr>
                <w:ilvl w:val="0"/>
                <w:numId w:val="12"/>
              </w:numPr>
              <w:adjustRightInd w:val="0"/>
              <w:snapToGrid w:val="0"/>
              <w:ind w:left="0" w:firstLine="0"/>
              <w:jc w:val="center"/>
              <w:rPr>
                <w:rFonts w:cs="宋体" w:asciiTheme="minorEastAsia" w:hAnsiTheme="minorEastAsia" w:eastAsiaTheme="minorEastAsia"/>
                <w:szCs w:val="21"/>
              </w:rPr>
            </w:pPr>
          </w:p>
        </w:tc>
        <w:tc>
          <w:tcPr>
            <w:tcW w:w="906" w:type="pct"/>
            <w:vAlign w:val="center"/>
          </w:tcPr>
          <w:p w14:paraId="228A9C70">
            <w:pPr>
              <w:snapToGrid w:val="0"/>
              <w:jc w:val="center"/>
              <w:rPr>
                <w:rFonts w:cs="宋体" w:asciiTheme="minorEastAsia" w:hAnsiTheme="minorEastAsia"/>
                <w:snapToGrid w:val="0"/>
                <w:kern w:val="0"/>
                <w:szCs w:val="21"/>
              </w:rPr>
            </w:pPr>
            <w:r>
              <w:rPr>
                <w:rFonts w:hint="eastAsia" w:cs="宋体" w:asciiTheme="minorEastAsia" w:hAnsiTheme="minorEastAsia"/>
                <w:snapToGrid w:val="0"/>
                <w:kern w:val="0"/>
                <w:szCs w:val="21"/>
              </w:rPr>
              <w:t>大气压计</w:t>
            </w:r>
          </w:p>
        </w:tc>
        <w:tc>
          <w:tcPr>
            <w:tcW w:w="817" w:type="pct"/>
            <w:tcBorders>
              <w:right w:val="single" w:color="auto" w:sz="4" w:space="0"/>
            </w:tcBorders>
            <w:vAlign w:val="center"/>
          </w:tcPr>
          <w:p w14:paraId="0A396C84">
            <w:pPr>
              <w:pStyle w:val="73"/>
              <w:widowControl w:val="0"/>
              <w:adjustRightInd w:val="0"/>
              <w:snapToGrid w:val="0"/>
              <w:ind w:firstLine="0"/>
              <w:jc w:val="center"/>
              <w:rPr>
                <w:rFonts w:cs="宋体" w:asciiTheme="minorEastAsia" w:hAnsiTheme="minorEastAsia" w:eastAsiaTheme="minorEastAsia"/>
                <w:szCs w:val="21"/>
              </w:rPr>
            </w:pPr>
            <w:r>
              <w:rPr>
                <w:rFonts w:hint="eastAsia" w:cs="宋体" w:asciiTheme="minorEastAsia" w:hAnsiTheme="minorEastAsia" w:eastAsiaTheme="minorEastAsia"/>
                <w:snapToGrid w:val="0"/>
                <w:szCs w:val="21"/>
              </w:rPr>
              <w:t>DYM3</w:t>
            </w:r>
          </w:p>
        </w:tc>
        <w:tc>
          <w:tcPr>
            <w:tcW w:w="1435" w:type="pct"/>
            <w:tcBorders>
              <w:left w:val="single" w:color="auto" w:sz="4" w:space="0"/>
            </w:tcBorders>
            <w:vAlign w:val="center"/>
          </w:tcPr>
          <w:p w14:paraId="25164B3F">
            <w:pPr>
              <w:snapToGrid w:val="0"/>
              <w:jc w:val="left"/>
              <w:rPr>
                <w:rFonts w:cs="宋体" w:asciiTheme="minorEastAsia" w:hAnsiTheme="minorEastAsia"/>
                <w:snapToGrid w:val="0"/>
                <w:kern w:val="0"/>
                <w:szCs w:val="21"/>
              </w:rPr>
            </w:pPr>
            <w:r>
              <w:rPr>
                <w:rFonts w:hint="eastAsia" w:cs="宋体" w:asciiTheme="minorEastAsia" w:hAnsiTheme="minorEastAsia"/>
                <w:szCs w:val="21"/>
              </w:rPr>
              <w:t>80～106kPa</w:t>
            </w:r>
          </w:p>
        </w:tc>
        <w:tc>
          <w:tcPr>
            <w:tcW w:w="1000" w:type="pct"/>
            <w:vAlign w:val="center"/>
          </w:tcPr>
          <w:p w14:paraId="2E48C10C">
            <w:pPr>
              <w:jc w:val="left"/>
              <w:rPr>
                <w:rFonts w:cs="宋体" w:asciiTheme="minorEastAsia" w:hAnsiTheme="minorEastAsia"/>
                <w:szCs w:val="21"/>
              </w:rPr>
            </w:pPr>
            <w:r>
              <w:rPr>
                <w:rFonts w:hint="eastAsia" w:cs="宋体" w:asciiTheme="minorEastAsia" w:hAnsiTheme="minorEastAsia"/>
                <w:szCs w:val="21"/>
              </w:rPr>
              <w:t>0.1 kPa</w:t>
            </w:r>
          </w:p>
        </w:tc>
        <w:tc>
          <w:tcPr>
            <w:tcW w:w="454" w:type="pct"/>
            <w:vAlign w:val="center"/>
          </w:tcPr>
          <w:p w14:paraId="79B00831">
            <w:pPr>
              <w:snapToGrid w:val="0"/>
              <w:jc w:val="center"/>
              <w:rPr>
                <w:rFonts w:cs="宋体" w:asciiTheme="minorEastAsia" w:hAnsiTheme="minorEastAsia"/>
                <w:szCs w:val="21"/>
              </w:rPr>
            </w:pPr>
            <w:r>
              <w:rPr>
                <w:rFonts w:hint="eastAsia" w:cs="宋体" w:asciiTheme="minorEastAsia" w:hAnsiTheme="minorEastAsia"/>
                <w:szCs w:val="21"/>
              </w:rPr>
              <w:t>1年</w:t>
            </w:r>
          </w:p>
        </w:tc>
      </w:tr>
      <w:tr w14:paraId="018A67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8" w:type="pct"/>
            <w:vAlign w:val="center"/>
          </w:tcPr>
          <w:p w14:paraId="0D483C89">
            <w:pPr>
              <w:pStyle w:val="73"/>
              <w:widowControl w:val="0"/>
              <w:numPr>
                <w:ilvl w:val="0"/>
                <w:numId w:val="12"/>
              </w:numPr>
              <w:adjustRightInd w:val="0"/>
              <w:snapToGrid w:val="0"/>
              <w:ind w:left="0" w:firstLine="0"/>
              <w:jc w:val="center"/>
              <w:rPr>
                <w:rFonts w:cs="宋体" w:asciiTheme="minorEastAsia" w:hAnsiTheme="minorEastAsia" w:eastAsiaTheme="minorEastAsia"/>
                <w:szCs w:val="21"/>
              </w:rPr>
            </w:pPr>
          </w:p>
        </w:tc>
        <w:tc>
          <w:tcPr>
            <w:tcW w:w="906" w:type="pct"/>
            <w:vAlign w:val="center"/>
          </w:tcPr>
          <w:p w14:paraId="023635CC">
            <w:pPr>
              <w:jc w:val="center"/>
              <w:rPr>
                <w:rFonts w:asciiTheme="minorEastAsia" w:hAnsiTheme="minorEastAsia"/>
                <w:szCs w:val="21"/>
              </w:rPr>
            </w:pPr>
            <w:r>
              <w:rPr>
                <w:rFonts w:hint="eastAsia" w:asciiTheme="minorEastAsia" w:hAnsiTheme="minorEastAsia"/>
                <w:szCs w:val="21"/>
              </w:rPr>
              <w:t>磁强计</w:t>
            </w:r>
          </w:p>
        </w:tc>
        <w:tc>
          <w:tcPr>
            <w:tcW w:w="817" w:type="pct"/>
            <w:tcBorders>
              <w:right w:val="single" w:color="auto" w:sz="4" w:space="0"/>
            </w:tcBorders>
            <w:vAlign w:val="center"/>
          </w:tcPr>
          <w:p w14:paraId="37F78E63">
            <w:pPr>
              <w:pStyle w:val="73"/>
              <w:widowControl w:val="0"/>
              <w:adjustRightInd w:val="0"/>
              <w:snapToGrid w:val="0"/>
              <w:ind w:firstLine="0"/>
              <w:jc w:val="center"/>
              <w:rPr>
                <w:rFonts w:cs="宋体" w:asciiTheme="minorEastAsia" w:hAnsiTheme="minorEastAsia" w:eastAsiaTheme="minorEastAsia"/>
                <w:szCs w:val="21"/>
              </w:rPr>
            </w:pPr>
            <w:r>
              <w:rPr>
                <w:rFonts w:asciiTheme="minorEastAsia" w:hAnsiTheme="minorEastAsia" w:eastAsiaTheme="minorEastAsia"/>
                <w:szCs w:val="21"/>
              </w:rPr>
              <w:t>GM9200D</w:t>
            </w:r>
          </w:p>
        </w:tc>
        <w:tc>
          <w:tcPr>
            <w:tcW w:w="1435" w:type="pct"/>
            <w:tcBorders>
              <w:left w:val="single" w:color="auto" w:sz="4" w:space="0"/>
            </w:tcBorders>
            <w:vAlign w:val="center"/>
          </w:tcPr>
          <w:p w14:paraId="40FC23DC">
            <w:pPr>
              <w:jc w:val="left"/>
              <w:rPr>
                <w:rFonts w:asciiTheme="minorEastAsia" w:hAnsiTheme="minorEastAsia"/>
                <w:szCs w:val="21"/>
              </w:rPr>
            </w:pPr>
            <w:r>
              <w:rPr>
                <w:rFonts w:hint="eastAsia" w:asciiTheme="minorEastAsia" w:hAnsiTheme="minorEastAsia"/>
                <w:szCs w:val="21"/>
              </w:rPr>
              <w:t>0～99999nT</w:t>
            </w:r>
          </w:p>
        </w:tc>
        <w:tc>
          <w:tcPr>
            <w:tcW w:w="1000" w:type="pct"/>
            <w:vAlign w:val="center"/>
          </w:tcPr>
          <w:p w14:paraId="4E9E5A47">
            <w:pPr>
              <w:jc w:val="left"/>
              <w:rPr>
                <w:rFonts w:cs="宋体" w:asciiTheme="minorEastAsia" w:hAnsiTheme="minorEastAsia"/>
                <w:szCs w:val="21"/>
              </w:rPr>
            </w:pPr>
            <w:r>
              <w:rPr>
                <w:rFonts w:hint="eastAsia" w:asciiTheme="minorEastAsia" w:hAnsiTheme="minorEastAsia"/>
                <w:color w:val="000000"/>
                <w:szCs w:val="21"/>
              </w:rPr>
              <w:t>10nT</w:t>
            </w:r>
          </w:p>
        </w:tc>
        <w:tc>
          <w:tcPr>
            <w:tcW w:w="454" w:type="pct"/>
            <w:vAlign w:val="center"/>
          </w:tcPr>
          <w:p w14:paraId="17313354">
            <w:pPr>
              <w:snapToGrid w:val="0"/>
              <w:jc w:val="center"/>
              <w:rPr>
                <w:rFonts w:cs="宋体" w:asciiTheme="minorEastAsia" w:hAnsiTheme="minorEastAsia"/>
                <w:szCs w:val="21"/>
              </w:rPr>
            </w:pPr>
            <w:r>
              <w:rPr>
                <w:rFonts w:hint="eastAsia" w:cs="宋体" w:asciiTheme="minorEastAsia" w:hAnsiTheme="minorEastAsia"/>
                <w:szCs w:val="21"/>
              </w:rPr>
              <w:t>1年</w:t>
            </w:r>
          </w:p>
        </w:tc>
      </w:tr>
      <w:tr w14:paraId="582863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8" w:type="pct"/>
            <w:vAlign w:val="center"/>
          </w:tcPr>
          <w:p w14:paraId="4F84E1D1">
            <w:pPr>
              <w:pStyle w:val="73"/>
              <w:widowControl w:val="0"/>
              <w:numPr>
                <w:ilvl w:val="0"/>
                <w:numId w:val="12"/>
              </w:numPr>
              <w:adjustRightInd w:val="0"/>
              <w:snapToGrid w:val="0"/>
              <w:ind w:left="0" w:firstLine="0"/>
              <w:jc w:val="center"/>
              <w:rPr>
                <w:rFonts w:cs="宋体" w:asciiTheme="minorEastAsia" w:hAnsiTheme="minorEastAsia" w:eastAsiaTheme="minorEastAsia"/>
                <w:szCs w:val="21"/>
              </w:rPr>
            </w:pPr>
          </w:p>
        </w:tc>
        <w:tc>
          <w:tcPr>
            <w:tcW w:w="906" w:type="pct"/>
            <w:vAlign w:val="center"/>
          </w:tcPr>
          <w:p w14:paraId="69D07FD6">
            <w:pPr>
              <w:jc w:val="center"/>
              <w:rPr>
                <w:rFonts w:asciiTheme="minorEastAsia" w:hAnsiTheme="minorEastAsia"/>
                <w:szCs w:val="21"/>
              </w:rPr>
            </w:pPr>
            <w:r>
              <w:rPr>
                <w:rFonts w:hint="eastAsia" w:asciiTheme="minorEastAsia" w:hAnsiTheme="minorEastAsia"/>
                <w:szCs w:val="21"/>
              </w:rPr>
              <w:t>微欧计</w:t>
            </w:r>
          </w:p>
        </w:tc>
        <w:tc>
          <w:tcPr>
            <w:tcW w:w="817" w:type="pct"/>
            <w:tcBorders>
              <w:right w:val="single" w:color="auto" w:sz="4" w:space="0"/>
            </w:tcBorders>
            <w:vAlign w:val="center"/>
          </w:tcPr>
          <w:p w14:paraId="31C6AEA3">
            <w:pPr>
              <w:pStyle w:val="73"/>
              <w:widowControl w:val="0"/>
              <w:adjustRightInd w:val="0"/>
              <w:snapToGrid w:val="0"/>
              <w:ind w:firstLine="0"/>
              <w:jc w:val="center"/>
              <w:rPr>
                <w:rFonts w:asciiTheme="minorEastAsia" w:hAnsiTheme="minorEastAsia" w:eastAsiaTheme="minorEastAsia"/>
                <w:szCs w:val="21"/>
              </w:rPr>
            </w:pPr>
            <w:r>
              <w:rPr>
                <w:rFonts w:hint="eastAsia" w:asciiTheme="minorEastAsia" w:hAnsiTheme="minorEastAsia" w:eastAsiaTheme="minorEastAsia"/>
                <w:szCs w:val="21"/>
              </w:rPr>
              <w:t>ZY</w:t>
            </w:r>
            <w:r>
              <w:rPr>
                <w:rFonts w:asciiTheme="minorEastAsia" w:hAnsiTheme="minorEastAsia" w:eastAsiaTheme="minorEastAsia"/>
                <w:szCs w:val="21"/>
              </w:rPr>
              <w:t>-9858</w:t>
            </w:r>
          </w:p>
        </w:tc>
        <w:tc>
          <w:tcPr>
            <w:tcW w:w="1435" w:type="pct"/>
            <w:tcBorders>
              <w:left w:val="single" w:color="auto" w:sz="4" w:space="0"/>
            </w:tcBorders>
            <w:vAlign w:val="center"/>
          </w:tcPr>
          <w:p w14:paraId="4E35A988">
            <w:pPr>
              <w:jc w:val="left"/>
              <w:rPr>
                <w:rFonts w:asciiTheme="minorEastAsia" w:hAnsiTheme="minorEastAsia"/>
                <w:szCs w:val="21"/>
              </w:rPr>
            </w:pPr>
            <w:r>
              <w:rPr>
                <w:rFonts w:hint="eastAsia" w:asciiTheme="minorEastAsia" w:hAnsiTheme="minorEastAsia"/>
                <w:szCs w:val="21"/>
              </w:rPr>
              <w:t>2mΩ</w:t>
            </w:r>
            <w:r>
              <w:rPr>
                <w:rFonts w:asciiTheme="minorEastAsia" w:hAnsiTheme="minorEastAsia"/>
                <w:szCs w:val="21"/>
              </w:rPr>
              <w:t>~2</w:t>
            </w:r>
            <w:r>
              <w:rPr>
                <w:rFonts w:hint="eastAsia" w:asciiTheme="minorEastAsia" w:hAnsiTheme="minorEastAsia"/>
                <w:szCs w:val="21"/>
              </w:rPr>
              <w:t>kΩ</w:t>
            </w:r>
          </w:p>
        </w:tc>
        <w:tc>
          <w:tcPr>
            <w:tcW w:w="1000" w:type="pct"/>
            <w:vAlign w:val="center"/>
          </w:tcPr>
          <w:p w14:paraId="7B5551DF">
            <w:pPr>
              <w:jc w:val="left"/>
              <w:rPr>
                <w:rFonts w:asciiTheme="minorEastAsia" w:hAnsiTheme="minorEastAsia"/>
                <w:szCs w:val="21"/>
              </w:rPr>
            </w:pPr>
            <w:r>
              <w:rPr>
                <w:rFonts w:hint="eastAsia" w:asciiTheme="minorEastAsia" w:hAnsiTheme="minorEastAsia"/>
                <w:szCs w:val="21"/>
              </w:rPr>
              <w:t>≤5</w:t>
            </w:r>
            <w:r>
              <w:rPr>
                <w:rFonts w:asciiTheme="minorEastAsia" w:hAnsiTheme="minorEastAsia"/>
                <w:szCs w:val="21"/>
              </w:rPr>
              <w:t>%</w:t>
            </w:r>
          </w:p>
        </w:tc>
        <w:tc>
          <w:tcPr>
            <w:tcW w:w="454" w:type="pct"/>
            <w:vAlign w:val="center"/>
          </w:tcPr>
          <w:p w14:paraId="177D92B1">
            <w:pPr>
              <w:snapToGrid w:val="0"/>
              <w:jc w:val="center"/>
              <w:rPr>
                <w:rFonts w:cs="宋体" w:asciiTheme="minorEastAsia" w:hAnsiTheme="minorEastAsia"/>
                <w:szCs w:val="21"/>
              </w:rPr>
            </w:pPr>
            <w:r>
              <w:rPr>
                <w:rFonts w:hint="eastAsia" w:cs="宋体" w:asciiTheme="minorEastAsia" w:hAnsiTheme="minorEastAsia"/>
                <w:szCs w:val="21"/>
              </w:rPr>
              <w:t>1年</w:t>
            </w:r>
          </w:p>
        </w:tc>
      </w:tr>
      <w:tr w14:paraId="054C15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8" w:type="pct"/>
            <w:vAlign w:val="center"/>
          </w:tcPr>
          <w:p w14:paraId="3F2C00D6">
            <w:pPr>
              <w:pStyle w:val="73"/>
              <w:widowControl w:val="0"/>
              <w:numPr>
                <w:ilvl w:val="0"/>
                <w:numId w:val="12"/>
              </w:numPr>
              <w:adjustRightInd w:val="0"/>
              <w:snapToGrid w:val="0"/>
              <w:ind w:left="0" w:firstLine="0"/>
              <w:jc w:val="center"/>
              <w:rPr>
                <w:rFonts w:cs="宋体" w:asciiTheme="minorEastAsia" w:hAnsiTheme="minorEastAsia" w:eastAsiaTheme="minorEastAsia"/>
                <w:szCs w:val="21"/>
              </w:rPr>
            </w:pPr>
          </w:p>
        </w:tc>
        <w:tc>
          <w:tcPr>
            <w:tcW w:w="906" w:type="pct"/>
            <w:tcBorders>
              <w:top w:val="single" w:color="auto" w:sz="4" w:space="0"/>
            </w:tcBorders>
            <w:vAlign w:val="center"/>
          </w:tcPr>
          <w:p w14:paraId="6FABF089">
            <w:pPr>
              <w:jc w:val="center"/>
              <w:rPr>
                <w:rFonts w:asciiTheme="minorEastAsia" w:hAnsiTheme="minorEastAsia"/>
                <w:color w:val="000000"/>
                <w:szCs w:val="21"/>
              </w:rPr>
            </w:pPr>
            <w:r>
              <w:rPr>
                <w:rFonts w:hint="eastAsia" w:asciiTheme="minorEastAsia" w:hAnsiTheme="minorEastAsia"/>
                <w:color w:val="000000"/>
                <w:szCs w:val="21"/>
              </w:rPr>
              <w:t>皮卷尺</w:t>
            </w:r>
          </w:p>
        </w:tc>
        <w:tc>
          <w:tcPr>
            <w:tcW w:w="817" w:type="pct"/>
            <w:tcBorders>
              <w:top w:val="single" w:color="auto" w:sz="4" w:space="0"/>
              <w:right w:val="single" w:color="auto" w:sz="4" w:space="0"/>
            </w:tcBorders>
            <w:vAlign w:val="center"/>
          </w:tcPr>
          <w:p w14:paraId="2EABF548">
            <w:pPr>
              <w:jc w:val="center"/>
              <w:rPr>
                <w:rFonts w:asciiTheme="minorEastAsia" w:hAnsiTheme="minorEastAsia"/>
                <w:color w:val="000000"/>
                <w:szCs w:val="21"/>
              </w:rPr>
            </w:pPr>
            <w:r>
              <w:rPr>
                <w:rFonts w:hint="eastAsia" w:asciiTheme="minorEastAsia" w:hAnsiTheme="minorEastAsia"/>
                <w:color w:val="000000"/>
                <w:szCs w:val="21"/>
              </w:rPr>
              <w:t>得力</w:t>
            </w:r>
          </w:p>
        </w:tc>
        <w:tc>
          <w:tcPr>
            <w:tcW w:w="1435" w:type="pct"/>
            <w:tcBorders>
              <w:top w:val="single" w:color="auto" w:sz="4" w:space="0"/>
              <w:left w:val="single" w:color="auto" w:sz="4" w:space="0"/>
            </w:tcBorders>
            <w:vAlign w:val="center"/>
          </w:tcPr>
          <w:p w14:paraId="468D1A52">
            <w:pPr>
              <w:jc w:val="left"/>
              <w:rPr>
                <w:rFonts w:asciiTheme="minorEastAsia" w:hAnsiTheme="minorEastAsia"/>
                <w:color w:val="000000"/>
                <w:szCs w:val="21"/>
              </w:rPr>
            </w:pPr>
            <w:r>
              <w:rPr>
                <w:rFonts w:asciiTheme="minorEastAsia" w:hAnsiTheme="minorEastAsia"/>
                <w:color w:val="000000"/>
                <w:szCs w:val="21"/>
              </w:rPr>
              <w:t>0~30m</w:t>
            </w:r>
          </w:p>
        </w:tc>
        <w:tc>
          <w:tcPr>
            <w:tcW w:w="1000" w:type="pct"/>
            <w:tcBorders>
              <w:top w:val="single" w:color="auto" w:sz="4" w:space="0"/>
            </w:tcBorders>
            <w:vAlign w:val="center"/>
          </w:tcPr>
          <w:p w14:paraId="2BD6CB2A">
            <w:pPr>
              <w:spacing w:line="276" w:lineRule="auto"/>
              <w:jc w:val="left"/>
              <w:rPr>
                <w:rFonts w:asciiTheme="minorEastAsia" w:hAnsiTheme="minorEastAsia"/>
                <w:color w:val="000000"/>
                <w:szCs w:val="21"/>
              </w:rPr>
            </w:pPr>
            <w:r>
              <w:rPr>
                <w:rFonts w:hint="eastAsia" w:asciiTheme="minorEastAsia" w:hAnsiTheme="minorEastAsia"/>
                <w:color w:val="000000"/>
                <w:szCs w:val="21"/>
              </w:rPr>
              <w:t>1mm</w:t>
            </w:r>
          </w:p>
        </w:tc>
        <w:tc>
          <w:tcPr>
            <w:tcW w:w="454" w:type="pct"/>
            <w:vAlign w:val="center"/>
          </w:tcPr>
          <w:p w14:paraId="263788FD">
            <w:pPr>
              <w:spacing w:line="280" w:lineRule="exact"/>
              <w:jc w:val="center"/>
              <w:rPr>
                <w:rFonts w:asciiTheme="minorEastAsia" w:hAnsiTheme="minorEastAsia"/>
                <w:color w:val="000000"/>
                <w:szCs w:val="21"/>
              </w:rPr>
            </w:pPr>
            <w:r>
              <w:rPr>
                <w:rFonts w:hint="eastAsia" w:asciiTheme="minorEastAsia" w:hAnsiTheme="minorEastAsia"/>
                <w:color w:val="000000"/>
                <w:szCs w:val="21"/>
              </w:rPr>
              <w:t>1年</w:t>
            </w:r>
          </w:p>
        </w:tc>
      </w:tr>
      <w:tr w14:paraId="3C3C6F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8" w:type="pct"/>
            <w:vAlign w:val="center"/>
          </w:tcPr>
          <w:p w14:paraId="546DE3E3">
            <w:pPr>
              <w:pStyle w:val="73"/>
              <w:widowControl w:val="0"/>
              <w:numPr>
                <w:ilvl w:val="0"/>
                <w:numId w:val="12"/>
              </w:numPr>
              <w:adjustRightInd w:val="0"/>
              <w:snapToGrid w:val="0"/>
              <w:ind w:left="0" w:firstLine="0"/>
              <w:jc w:val="center"/>
              <w:rPr>
                <w:rFonts w:cs="宋体" w:asciiTheme="minorEastAsia" w:hAnsiTheme="minorEastAsia" w:eastAsiaTheme="minorEastAsia"/>
                <w:szCs w:val="21"/>
              </w:rPr>
            </w:pPr>
          </w:p>
        </w:tc>
        <w:tc>
          <w:tcPr>
            <w:tcW w:w="906" w:type="pct"/>
            <w:tcBorders>
              <w:top w:val="single" w:color="auto" w:sz="4" w:space="0"/>
            </w:tcBorders>
            <w:vAlign w:val="center"/>
          </w:tcPr>
          <w:p w14:paraId="4B619868">
            <w:pPr>
              <w:snapToGrid w:val="0"/>
              <w:jc w:val="center"/>
              <w:rPr>
                <w:rFonts w:asciiTheme="minorEastAsia" w:hAnsiTheme="minorEastAsia"/>
                <w:szCs w:val="21"/>
              </w:rPr>
            </w:pPr>
            <w:r>
              <w:rPr>
                <w:rFonts w:asciiTheme="minorEastAsia" w:hAnsiTheme="minorEastAsia"/>
                <w:szCs w:val="21"/>
              </w:rPr>
              <w:t>管状接头搭接线</w:t>
            </w:r>
          </w:p>
        </w:tc>
        <w:tc>
          <w:tcPr>
            <w:tcW w:w="817" w:type="pct"/>
            <w:tcBorders>
              <w:top w:val="single" w:color="auto" w:sz="4" w:space="0"/>
              <w:right w:val="single" w:color="auto" w:sz="4" w:space="0"/>
            </w:tcBorders>
            <w:vAlign w:val="center"/>
          </w:tcPr>
          <w:p w14:paraId="293EEC1A">
            <w:pPr>
              <w:pStyle w:val="73"/>
              <w:widowControl w:val="0"/>
              <w:adjustRightInd w:val="0"/>
              <w:snapToGrid w:val="0"/>
              <w:ind w:firstLine="0"/>
              <w:jc w:val="center"/>
              <w:rPr>
                <w:rFonts w:asciiTheme="minorEastAsia" w:hAnsiTheme="minorEastAsia" w:eastAsiaTheme="minorEastAsia"/>
                <w:szCs w:val="21"/>
              </w:rPr>
            </w:pPr>
            <w:r>
              <w:rPr>
                <w:rFonts w:asciiTheme="minorEastAsia" w:hAnsiTheme="minorEastAsia" w:eastAsiaTheme="minorEastAsia"/>
                <w:szCs w:val="21"/>
              </w:rPr>
              <w:t>HB8111-3x120</w:t>
            </w:r>
          </w:p>
        </w:tc>
        <w:tc>
          <w:tcPr>
            <w:tcW w:w="1435" w:type="pct"/>
            <w:tcBorders>
              <w:top w:val="single" w:color="auto" w:sz="4" w:space="0"/>
              <w:left w:val="single" w:color="auto" w:sz="4" w:space="0"/>
            </w:tcBorders>
            <w:vAlign w:val="center"/>
          </w:tcPr>
          <w:p w14:paraId="7D1CFF2F">
            <w:pPr>
              <w:jc w:val="left"/>
              <w:rPr>
                <w:rFonts w:asciiTheme="minorEastAsia" w:hAnsiTheme="minorEastAsia"/>
                <w:szCs w:val="21"/>
              </w:rPr>
            </w:pPr>
            <w:r>
              <w:rPr>
                <w:rFonts w:hint="eastAsia" w:asciiTheme="minorEastAsia" w:hAnsiTheme="minorEastAsia"/>
                <w:szCs w:val="21"/>
              </w:rPr>
              <w:t>/</w:t>
            </w:r>
          </w:p>
        </w:tc>
        <w:tc>
          <w:tcPr>
            <w:tcW w:w="1000" w:type="pct"/>
            <w:tcBorders>
              <w:top w:val="single" w:color="auto" w:sz="4" w:space="0"/>
            </w:tcBorders>
            <w:vAlign w:val="center"/>
          </w:tcPr>
          <w:p w14:paraId="7703AF6C">
            <w:pPr>
              <w:jc w:val="left"/>
              <w:rPr>
                <w:rFonts w:asciiTheme="minorEastAsia" w:hAnsiTheme="minorEastAsia"/>
                <w:szCs w:val="21"/>
              </w:rPr>
            </w:pPr>
            <w:r>
              <w:rPr>
                <w:rFonts w:hint="eastAsia" w:asciiTheme="minorEastAsia" w:hAnsiTheme="minorEastAsia"/>
                <w:szCs w:val="21"/>
              </w:rPr>
              <w:t>/</w:t>
            </w:r>
          </w:p>
        </w:tc>
        <w:tc>
          <w:tcPr>
            <w:tcW w:w="454" w:type="pct"/>
            <w:vAlign w:val="center"/>
          </w:tcPr>
          <w:p w14:paraId="25F9A164">
            <w:pPr>
              <w:jc w:val="center"/>
              <w:rPr>
                <w:rFonts w:cs="宋体" w:asciiTheme="minorEastAsia" w:hAnsiTheme="minorEastAsia"/>
                <w:szCs w:val="21"/>
              </w:rPr>
            </w:pPr>
            <w:r>
              <w:rPr>
                <w:rFonts w:hint="eastAsia" w:cs="宋体" w:asciiTheme="minorEastAsia" w:hAnsiTheme="minorEastAsia"/>
                <w:szCs w:val="21"/>
              </w:rPr>
              <w:t>/</w:t>
            </w:r>
          </w:p>
        </w:tc>
      </w:tr>
      <w:tr w14:paraId="547317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14:paraId="11932D6F">
            <w:pPr>
              <w:jc w:val="left"/>
              <w:rPr>
                <w:rFonts w:cs="宋体" w:asciiTheme="minorEastAsia" w:hAnsiTheme="minorEastAsia"/>
                <w:color w:val="000000"/>
                <w:kern w:val="0"/>
                <w:szCs w:val="21"/>
              </w:rPr>
            </w:pPr>
            <w:r>
              <w:rPr>
                <w:rFonts w:hint="eastAsia" w:cs="宋体" w:asciiTheme="minorEastAsia" w:hAnsiTheme="minorEastAsia"/>
                <w:color w:val="000000"/>
                <w:kern w:val="0"/>
                <w:szCs w:val="21"/>
              </w:rPr>
              <w:t>注：设备信息以实际使用为准，若没有相同设备，则选用满足技术参数和精度且在有效期内的同类设备进行试验。</w:t>
            </w:r>
          </w:p>
        </w:tc>
      </w:tr>
    </w:tbl>
    <w:p w14:paraId="14DC335A"/>
    <w:p w14:paraId="3C75BD8A">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试验布置和连接</w:t>
      </w:r>
    </w:p>
    <w:p w14:paraId="5386EA57">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将</w:t>
      </w:r>
      <w:r>
        <w:rPr>
          <w:rFonts w:hint="eastAsia" w:ascii="Times New Roman" w:hAnsi="Times New Roman" w:eastAsia="宋体" w:cs="Times New Roman"/>
          <w:sz w:val="24"/>
          <w:szCs w:val="21"/>
        </w:rPr>
        <w:t>FSECU</w:t>
      </w:r>
      <w:r>
        <w:rPr>
          <w:rFonts w:ascii="Times New Roman" w:hAnsi="Times New Roman" w:eastAsia="宋体" w:cs="Times New Roman"/>
          <w:sz w:val="24"/>
          <w:szCs w:val="21"/>
        </w:rPr>
        <w:t>安装在非磁性试验台上，按图2将受试设备与测试设备进行连接布置。</w:t>
      </w:r>
    </w:p>
    <w:p w14:paraId="3308AE67">
      <w:pPr>
        <w:pStyle w:val="31"/>
        <w:ind w:firstLine="0" w:firstLineChars="0"/>
        <w:jc w:val="center"/>
        <w:rPr>
          <w:rFonts w:ascii="Times New Roman" w:hAnsi="Times New Roman" w:eastAsia="黑体" w:cs="Times New Roman"/>
        </w:rPr>
      </w:pPr>
      <w:r>
        <w:rPr>
          <w:rFonts w:ascii="Times New Roman" w:hAnsi="Times New Roman" w:cs="Times New Roman"/>
        </w:rPr>
        <w:object>
          <v:shape id="_x0000_i1025" o:spt="75" type="#_x0000_t75" style="height:210pt;width:453.75pt;" o:ole="t" filled="f" o:preferrelative="t" stroked="f" coordsize="21600,21600">
            <v:path/>
            <v:fill on="f" focussize="0,0"/>
            <v:stroke on="f" joinstyle="miter"/>
            <v:imagedata r:id="rId8" o:title=""/>
            <o:lock v:ext="edit" aspectratio="t"/>
            <w10:wrap type="none"/>
            <w10:anchorlock/>
          </v:shape>
          <o:OLEObject Type="Embed" ProgID="Visio.Drawing.11" ShapeID="_x0000_i1025" DrawAspect="Content" ObjectID="_1468075725" r:id="rId7">
            <o:LockedField>false</o:LockedField>
          </o:OLEObject>
        </w:object>
      </w:r>
    </w:p>
    <w:p w14:paraId="0FDA1BC2">
      <w:pPr>
        <w:numPr>
          <w:ilvl w:val="0"/>
          <w:numId w:val="13"/>
        </w:numPr>
        <w:spacing w:line="420" w:lineRule="exact"/>
        <w:jc w:val="center"/>
        <w:rPr>
          <w:rFonts w:ascii="Times New Roman" w:hAnsi="Times New Roman" w:eastAsia="黑体" w:cs="Times New Roman"/>
        </w:rPr>
      </w:pPr>
      <w:r>
        <w:rPr>
          <w:rFonts w:ascii="Times New Roman" w:hAnsi="Times New Roman" w:eastAsia="黑体" w:cs="Times New Roman"/>
        </w:rPr>
        <w:t>磁影响试验连接示意图</w:t>
      </w:r>
    </w:p>
    <w:p w14:paraId="25AB9048">
      <w:pPr>
        <w:pStyle w:val="31"/>
        <w:ind w:firstLine="0" w:firstLineChars="0"/>
        <w:jc w:val="center"/>
        <w:rPr>
          <w:rFonts w:ascii="Times New Roman" w:hAnsi="Times New Roman" w:eastAsia="黑体" w:cs="Times New Roman"/>
          <w:szCs w:val="21"/>
        </w:rPr>
      </w:pPr>
    </w:p>
    <w:p w14:paraId="56FACC60">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受试设备、试验装置（试验前）的制造符合性要求</w:t>
      </w:r>
    </w:p>
    <w:p w14:paraId="396DEA1A">
      <w:pPr>
        <w:pStyle w:val="31"/>
        <w:spacing w:line="420" w:lineRule="exact"/>
        <w:ind w:firstLine="563" w:firstLineChars="0"/>
        <w:rPr>
          <w:rFonts w:ascii="Times New Roman" w:hAnsi="Times New Roman" w:eastAsia="宋体" w:cs="Times New Roman"/>
          <w:sz w:val="24"/>
          <w:szCs w:val="21"/>
        </w:rPr>
      </w:pPr>
      <w:r>
        <w:rPr>
          <w:rFonts w:ascii="Times New Roman" w:hAnsi="Times New Roman" w:eastAsia="宋体" w:cs="Times New Roman"/>
          <w:sz w:val="24"/>
          <w:szCs w:val="21"/>
        </w:rPr>
        <w:t>受试设备状态应满足“5.试验产品/设备说明”构型和产品状态要求，确定受试设备按照11.1要求完成了产品验收测试。</w:t>
      </w:r>
    </w:p>
    <w:p w14:paraId="1344B1DE">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确保受试设备、陪试件、试验装置，在试验前按照12.3-12.5的要求，进行了相应的安装和连接。</w:t>
      </w:r>
    </w:p>
    <w:p w14:paraId="4C512A58">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确保试验人员资质符合“9试验人员”的要求。</w:t>
      </w:r>
    </w:p>
    <w:p w14:paraId="7EB744BB">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试验程序</w:t>
      </w:r>
    </w:p>
    <w:p w14:paraId="6618A5F2">
      <w:pPr>
        <w:pStyle w:val="18"/>
        <w:spacing w:line="420" w:lineRule="exact"/>
        <w:ind w:firstLine="480"/>
      </w:pPr>
      <w:r>
        <w:rPr>
          <w:rFonts w:hint="eastAsia"/>
        </w:rPr>
        <w:t>试验</w:t>
      </w:r>
      <w:r>
        <w:t>人员应在</w:t>
      </w:r>
      <w:r>
        <w:rPr>
          <w:rFonts w:hint="eastAsia"/>
        </w:rPr>
        <w:t>试验</w:t>
      </w:r>
      <w:r>
        <w:t>环境搭建完成后</w:t>
      </w:r>
      <w:r>
        <w:rPr>
          <w:rFonts w:hint="eastAsia"/>
        </w:rPr>
        <w:t>予以</w:t>
      </w:r>
      <w:r>
        <w:t>确认试验参数配置，并拍照取证开始试验，试验详细操作步骤如下：</w:t>
      </w:r>
    </w:p>
    <w:p w14:paraId="5072D69A">
      <w:pPr>
        <w:pStyle w:val="60"/>
        <w:numPr>
          <w:ilvl w:val="0"/>
          <w:numId w:val="14"/>
        </w:numPr>
        <w:ind w:firstLine="480"/>
        <w:rPr>
          <w:rFonts w:ascii="Times New Roman" w:hAnsi="Times New Roman" w:cs="Times New Roman"/>
        </w:rPr>
      </w:pPr>
      <w:r>
        <w:rPr>
          <w:rFonts w:ascii="Times New Roman" w:hAnsi="Times New Roman" w:cs="Times New Roman"/>
        </w:rPr>
        <w:t>在标准大气条件下，按</w:t>
      </w:r>
      <w:bookmarkStart w:id="50" w:name="_Hlk166576549"/>
      <w:r>
        <w:rPr>
          <w:rFonts w:ascii="Times New Roman" w:hAnsi="Times New Roman" w:cs="Times New Roman"/>
        </w:rPr>
        <w:t>表</w:t>
      </w:r>
      <w:r>
        <w:rPr>
          <w:rFonts w:ascii="Times New Roman" w:hAnsi="Times New Roman" w:cs="Times New Roman"/>
          <w:highlight w:val="yellow"/>
        </w:rPr>
        <w:t>8</w:t>
      </w:r>
      <w:r>
        <w:rPr>
          <w:rFonts w:ascii="Times New Roman" w:hAnsi="Times New Roman" w:cs="Times New Roman"/>
        </w:rPr>
        <w:t>要求进行</w:t>
      </w:r>
      <w:r>
        <w:rPr>
          <w:rFonts w:ascii="Times New Roman" w:hAnsi="Times New Roman" w:cs="Times New Roman"/>
          <w:highlight w:val="yellow"/>
        </w:rPr>
        <w:t>QPAT2</w:t>
      </w:r>
      <w:bookmarkEnd w:id="50"/>
      <w:r>
        <w:rPr>
          <w:rFonts w:ascii="Times New Roman" w:hAnsi="Times New Roman" w:cs="Times New Roman"/>
          <w:highlight w:val="yellow"/>
        </w:rPr>
        <w:t>检查</w:t>
      </w:r>
      <w:r>
        <w:rPr>
          <w:rFonts w:ascii="Times New Roman" w:hAnsi="Times New Roman" w:cs="Times New Roman"/>
        </w:rPr>
        <w:t>，并记录检测结果；</w:t>
      </w:r>
    </w:p>
    <w:p w14:paraId="6D938B45">
      <w:pPr>
        <w:pStyle w:val="60"/>
        <w:numPr>
          <w:ilvl w:val="0"/>
          <w:numId w:val="14"/>
        </w:numPr>
        <w:ind w:firstLine="480"/>
        <w:rPr>
          <w:rFonts w:ascii="Times New Roman" w:hAnsi="Times New Roman" w:cs="Times New Roman"/>
        </w:rPr>
      </w:pPr>
      <w:r>
        <w:rPr>
          <w:rFonts w:ascii="Times New Roman" w:hAnsi="Times New Roman" w:cs="Times New Roman"/>
        </w:rPr>
        <w:t>测量试验室试验位置的HCAFS值，计算出修正的等效偏转角Dc(当试验室所处的地磁水平分量H在14.4A/m±10%范围内，Dc=1°，当超出该范围时，Dc=(14.4A/m)/环境场强的水平分量)，并记录；</w:t>
      </w:r>
    </w:p>
    <w:p w14:paraId="3D7C4BBF">
      <w:pPr>
        <w:pStyle w:val="60"/>
        <w:numPr>
          <w:ilvl w:val="0"/>
          <w:numId w:val="14"/>
        </w:numPr>
        <w:ind w:firstLine="480"/>
        <w:rPr>
          <w:rFonts w:ascii="Times New Roman" w:hAnsi="Times New Roman" w:cs="Times New Roman"/>
          <w:highlight w:val="yellow"/>
        </w:rPr>
      </w:pPr>
      <w:r>
        <w:rPr>
          <w:rFonts w:ascii="Times New Roman" w:hAnsi="Times New Roman" w:cs="Times New Roman"/>
        </w:rPr>
        <w:t>受试设备按</w:t>
      </w:r>
      <w:r>
        <w:rPr>
          <w:rFonts w:ascii="Times New Roman" w:hAnsi="Times New Roman"/>
        </w:rPr>
        <w:t>照</w:t>
      </w:r>
      <w:r>
        <w:rPr>
          <w:rFonts w:ascii="Times New Roman" w:hAnsi="Times New Roman" w:cs="Times New Roman"/>
        </w:rPr>
        <w:t>图2要求搭建试验平台。将受试设备的所有电缆捆成一束，使该电缆束沿着磁强计的东-西轴线放置，</w:t>
      </w:r>
      <w:r>
        <w:rPr>
          <w:rFonts w:hint="eastAsia" w:ascii="Times New Roman" w:hAnsi="Times New Roman" w:cs="Times New Roman"/>
          <w:highlight w:val="yellow"/>
        </w:rPr>
        <w:t>选择产生最大磁偏转的被试品稳态工作模式；</w:t>
      </w:r>
    </w:p>
    <w:p w14:paraId="12BC2009">
      <w:pPr>
        <w:pStyle w:val="60"/>
        <w:numPr>
          <w:ilvl w:val="0"/>
          <w:numId w:val="14"/>
        </w:numPr>
        <w:ind w:firstLine="480"/>
        <w:rPr>
          <w:rFonts w:ascii="Times New Roman" w:hAnsi="Times New Roman" w:cs="Times New Roman"/>
        </w:rPr>
      </w:pPr>
      <w:r>
        <w:rPr>
          <w:rFonts w:ascii="Times New Roman" w:hAnsi="Times New Roman" w:cs="Times New Roman"/>
        </w:rPr>
        <w:t>对试验布置及试验设备进行确认检查；</w:t>
      </w:r>
    </w:p>
    <w:p w14:paraId="61EBF0DB">
      <w:pPr>
        <w:pStyle w:val="60"/>
        <w:numPr>
          <w:ilvl w:val="0"/>
          <w:numId w:val="14"/>
        </w:numPr>
        <w:ind w:firstLine="480"/>
        <w:rPr>
          <w:rFonts w:ascii="Times New Roman" w:hAnsi="Times New Roman" w:cs="Times New Roman"/>
        </w:rPr>
      </w:pPr>
      <w:r>
        <w:rPr>
          <w:rFonts w:ascii="Times New Roman" w:hAnsi="Times New Roman" w:cs="Times New Roman"/>
        </w:rPr>
        <w:t>使受试设备保持在通过磁体中心轴的东－西方向，通过移动受试设备所在的测试桌，减小受试设备和磁强计之间的距离，直到达到Dc的要求，</w:t>
      </w:r>
      <w:r>
        <w:rPr>
          <w:rFonts w:ascii="Times New Roman" w:hAnsi="Times New Roman"/>
        </w:rPr>
        <w:t>对应的磁强计显示磁场强度HC=H×tgDC，记录距离D，</w:t>
      </w:r>
      <w:r>
        <w:rPr>
          <w:rFonts w:ascii="Times New Roman" w:hAnsi="Times New Roman" w:cs="Times New Roman"/>
        </w:rPr>
        <w:t>如果无法达到要求的DC，则记录磁体中心与设备距离为0时的等效偏转角DC；</w:t>
      </w:r>
    </w:p>
    <w:p w14:paraId="5AEBFE95">
      <w:pPr>
        <w:pStyle w:val="60"/>
        <w:numPr>
          <w:ilvl w:val="0"/>
          <w:numId w:val="14"/>
        </w:numPr>
        <w:ind w:firstLine="480"/>
        <w:rPr>
          <w:rFonts w:ascii="Times New Roman" w:hAnsi="Times New Roman" w:cs="Times New Roman"/>
        </w:rPr>
      </w:pPr>
      <w:r>
        <w:rPr>
          <w:rFonts w:ascii="Times New Roman" w:hAnsi="Times New Roman" w:cs="Times New Roman"/>
        </w:rPr>
        <w:t>移开受试设备，直至磁强计显示的磁场强度为（0±50）nT；</w:t>
      </w:r>
    </w:p>
    <w:p w14:paraId="12B3050A">
      <w:pPr>
        <w:pStyle w:val="60"/>
        <w:numPr>
          <w:ilvl w:val="0"/>
          <w:numId w:val="14"/>
        </w:numPr>
        <w:ind w:firstLine="480"/>
        <w:rPr>
          <w:rFonts w:ascii="Times New Roman" w:hAnsi="Times New Roman" w:cs="Times New Roman"/>
        </w:rPr>
      </w:pPr>
      <w:r>
        <w:rPr>
          <w:rFonts w:ascii="Times New Roman" w:hAnsi="Times New Roman" w:cs="Times New Roman"/>
        </w:rPr>
        <w:t>对受试设备的每个方向面进行步骤d)～步骤e)；</w:t>
      </w:r>
    </w:p>
    <w:p w14:paraId="4ED1669E">
      <w:pPr>
        <w:pStyle w:val="60"/>
        <w:numPr>
          <w:ilvl w:val="0"/>
          <w:numId w:val="14"/>
        </w:numPr>
        <w:ind w:firstLine="480"/>
        <w:rPr>
          <w:rFonts w:ascii="Times New Roman" w:hAnsi="Times New Roman" w:cs="Times New Roman"/>
        </w:rPr>
      </w:pPr>
      <w:r>
        <w:rPr>
          <w:rFonts w:ascii="Times New Roman" w:hAnsi="Times New Roman" w:cs="Times New Roman"/>
        </w:rPr>
        <w:t>试验结束后在标准大气条件下，按表7的要求对受试设备进行</w:t>
      </w:r>
      <w:r>
        <w:rPr>
          <w:rFonts w:ascii="Times New Roman" w:hAnsi="Times New Roman" w:cs="Times New Roman"/>
          <w:highlight w:val="yellow"/>
        </w:rPr>
        <w:t>QPAT2</w:t>
      </w:r>
      <w:r>
        <w:rPr>
          <w:rFonts w:ascii="Times New Roman" w:hAnsi="Times New Roman" w:cs="Times New Roman"/>
        </w:rPr>
        <w:t>检查，并记录检测结果。</w:t>
      </w:r>
    </w:p>
    <w:p w14:paraId="7AAD5653">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试验判据</w:t>
      </w:r>
    </w:p>
    <w:p w14:paraId="44832CFB">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试验中，等效偏转角Dc能满足表8中的距离要求；</w:t>
      </w:r>
    </w:p>
    <w:p w14:paraId="310FB008">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试验后，按11.2章节中要求进行</w:t>
      </w:r>
      <w:r>
        <w:rPr>
          <w:rFonts w:ascii="Times New Roman" w:hAnsi="Times New Roman" w:eastAsia="宋体" w:cs="Times New Roman"/>
          <w:sz w:val="24"/>
          <w:szCs w:val="21"/>
          <w:highlight w:val="yellow"/>
        </w:rPr>
        <w:t>QPAT1-1、QPAT2和QPAT3</w:t>
      </w:r>
      <w:r>
        <w:rPr>
          <w:rFonts w:ascii="Times New Roman" w:hAnsi="Times New Roman" w:eastAsia="宋体" w:cs="Times New Roman"/>
          <w:sz w:val="24"/>
          <w:szCs w:val="21"/>
        </w:rPr>
        <w:t>检查，确认通过并记录检测数据。</w:t>
      </w:r>
    </w:p>
    <w:p w14:paraId="3285B7B2">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满足以上两条要求，则判定结论为Pass，否则为Fail。</w:t>
      </w:r>
    </w:p>
    <w:p w14:paraId="73617746">
      <w:pPr>
        <w:pStyle w:val="19"/>
        <w:numPr>
          <w:ilvl w:val="0"/>
          <w:numId w:val="8"/>
        </w:numPr>
        <w:spacing w:before="156" w:after="156" w:line="420" w:lineRule="exact"/>
        <w:rPr>
          <w:rFonts w:ascii="Times New Roman" w:hAnsi="Times New Roman"/>
          <w:kern w:val="0"/>
          <w:sz w:val="30"/>
          <w:szCs w:val="30"/>
        </w:rPr>
      </w:pPr>
      <w:r>
        <w:rPr>
          <w:rFonts w:ascii="Times New Roman" w:hAnsi="Times New Roman"/>
          <w:kern w:val="0"/>
          <w:sz w:val="30"/>
          <w:szCs w:val="30"/>
        </w:rPr>
        <w:t>电源输入</w:t>
      </w:r>
    </w:p>
    <w:p w14:paraId="531B5791">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试验目的</w:t>
      </w:r>
    </w:p>
    <w:p w14:paraId="5E98203D">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确定受试设备在承受规定的电源瞬变过程中的性能特性是否符合要求。</w:t>
      </w:r>
    </w:p>
    <w:p w14:paraId="10B6A5AD">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试验要求</w:t>
      </w:r>
    </w:p>
    <w:p w14:paraId="6063C8CA">
      <w:pPr>
        <w:pStyle w:val="31"/>
        <w:spacing w:line="420" w:lineRule="exact"/>
        <w:ind w:firstLine="480"/>
        <w:rPr>
          <w:rFonts w:ascii="Times New Roman" w:hAnsi="Times New Roman" w:eastAsia="宋体" w:cs="Times New Roman"/>
          <w:sz w:val="24"/>
          <w:szCs w:val="21"/>
        </w:rPr>
      </w:pPr>
      <w:r>
        <w:rPr>
          <w:rFonts w:hint="eastAsia" w:ascii="Times New Roman" w:hAnsi="Times New Roman" w:eastAsia="宋体" w:cs="Times New Roman"/>
          <w:sz w:val="24"/>
          <w:szCs w:val="21"/>
        </w:rPr>
        <w:t>FSECU</w:t>
      </w:r>
      <w:r>
        <w:rPr>
          <w:rFonts w:ascii="Times New Roman" w:hAnsi="Times New Roman" w:eastAsia="宋体" w:cs="Times New Roman"/>
          <w:sz w:val="24"/>
          <w:szCs w:val="21"/>
        </w:rPr>
        <w:t>安装于飞机</w:t>
      </w:r>
      <w:r>
        <w:rPr>
          <w:rFonts w:hint="eastAsia" w:ascii="Times New Roman" w:hAnsi="Times New Roman" w:eastAsia="宋体" w:cs="Times New Roman"/>
          <w:sz w:val="24"/>
          <w:szCs w:val="21"/>
          <w:highlight w:val="yellow"/>
        </w:rPr>
        <w:t>驾驶舱</w:t>
      </w:r>
      <w:r>
        <w:rPr>
          <w:rFonts w:ascii="Times New Roman" w:hAnsi="Times New Roman" w:eastAsia="宋体" w:cs="Times New Roman"/>
          <w:sz w:val="24"/>
          <w:szCs w:val="21"/>
        </w:rPr>
        <w:t>，</w:t>
      </w:r>
      <w:r>
        <w:rPr>
          <w:rFonts w:hint="eastAsia" w:ascii="Times New Roman" w:hAnsi="Times New Roman" w:eastAsia="宋体" w:cs="Times New Roman"/>
          <w:sz w:val="24"/>
          <w:szCs w:val="21"/>
        </w:rPr>
        <w:t>除正常浪涌电压试验和非正常浪涌电压试验</w:t>
      </w:r>
      <w:r>
        <w:rPr>
          <w:rFonts w:ascii="Times New Roman" w:hAnsi="Times New Roman" w:eastAsia="宋体" w:cs="Times New Roman"/>
          <w:sz w:val="24"/>
          <w:szCs w:val="21"/>
        </w:rPr>
        <w:t>要求</w:t>
      </w:r>
      <w:r>
        <w:rPr>
          <w:rFonts w:hint="eastAsia" w:ascii="Times New Roman" w:hAnsi="Times New Roman" w:eastAsia="宋体" w:cs="Times New Roman"/>
          <w:sz w:val="24"/>
          <w:szCs w:val="21"/>
        </w:rPr>
        <w:t>通过</w:t>
      </w:r>
      <w:r>
        <w:rPr>
          <w:rFonts w:ascii="Times New Roman" w:hAnsi="Times New Roman" w:eastAsia="宋体" w:cs="Times New Roman"/>
          <w:sz w:val="24"/>
          <w:szCs w:val="21"/>
        </w:rPr>
        <w:t>DO－160G</w:t>
      </w:r>
      <w:r>
        <w:rPr>
          <w:rFonts w:hint="eastAsia" w:ascii="Times New Roman" w:hAnsi="Times New Roman" w:eastAsia="宋体" w:cs="Times New Roman"/>
          <w:sz w:val="24"/>
          <w:szCs w:val="21"/>
        </w:rPr>
        <w:t>第16章，</w:t>
      </w:r>
      <w:r>
        <w:rPr>
          <w:rFonts w:ascii="Times New Roman" w:hAnsi="Times New Roman" w:eastAsia="宋体" w:cs="Times New Roman"/>
          <w:sz w:val="24"/>
          <w:szCs w:val="21"/>
        </w:rPr>
        <w:t>A</w:t>
      </w:r>
      <w:r>
        <w:rPr>
          <w:rFonts w:hint="eastAsia" w:ascii="Times New Roman" w:hAnsi="Times New Roman" w:eastAsia="宋体" w:cs="Times New Roman"/>
          <w:sz w:val="24"/>
          <w:szCs w:val="21"/>
        </w:rPr>
        <w:t>类</w:t>
      </w:r>
      <w:r>
        <w:rPr>
          <w:rFonts w:ascii="Times New Roman" w:hAnsi="Times New Roman" w:eastAsia="宋体" w:cs="Times New Roman"/>
          <w:sz w:val="24"/>
          <w:szCs w:val="21"/>
        </w:rPr>
        <w:t>设备规定的要求以外,其余电源输入试验</w:t>
      </w:r>
      <w:r>
        <w:rPr>
          <w:rFonts w:hint="eastAsia" w:ascii="Times New Roman" w:hAnsi="Times New Roman" w:eastAsia="宋体" w:cs="Times New Roman"/>
          <w:sz w:val="24"/>
          <w:szCs w:val="21"/>
        </w:rPr>
        <w:t>按照Z</w:t>
      </w:r>
      <w:r>
        <w:rPr>
          <w:rFonts w:ascii="Times New Roman" w:hAnsi="Times New Roman" w:eastAsia="宋体" w:cs="Times New Roman"/>
          <w:sz w:val="24"/>
          <w:szCs w:val="21"/>
        </w:rPr>
        <w:t>类设备</w:t>
      </w:r>
      <w:r>
        <w:rPr>
          <w:rFonts w:hint="eastAsia" w:ascii="Times New Roman" w:hAnsi="Times New Roman" w:eastAsia="宋体" w:cs="Times New Roman"/>
          <w:sz w:val="24"/>
          <w:szCs w:val="21"/>
        </w:rPr>
        <w:t>的</w:t>
      </w:r>
      <w:r>
        <w:rPr>
          <w:rFonts w:ascii="Times New Roman" w:hAnsi="Times New Roman" w:eastAsia="宋体" w:cs="Times New Roman"/>
          <w:sz w:val="24"/>
          <w:szCs w:val="21"/>
        </w:rPr>
        <w:t>规定</w:t>
      </w:r>
      <w:r>
        <w:rPr>
          <w:rFonts w:hint="eastAsia" w:ascii="Times New Roman" w:hAnsi="Times New Roman" w:eastAsia="宋体" w:cs="Times New Roman"/>
          <w:sz w:val="24"/>
          <w:szCs w:val="21"/>
        </w:rPr>
        <w:t>要求</w:t>
      </w:r>
      <w:r>
        <w:rPr>
          <w:rFonts w:ascii="Times New Roman" w:hAnsi="Times New Roman" w:eastAsia="宋体" w:cs="Times New Roman"/>
          <w:sz w:val="24"/>
          <w:szCs w:val="21"/>
        </w:rPr>
        <w:t>。此类试验考核</w:t>
      </w:r>
      <w:r>
        <w:rPr>
          <w:rFonts w:hint="eastAsia" w:ascii="Times New Roman" w:hAnsi="Times New Roman" w:eastAsia="宋体" w:cs="Times New Roman"/>
          <w:sz w:val="24"/>
          <w:szCs w:val="21"/>
        </w:rPr>
        <w:t>FSECU</w:t>
      </w:r>
      <w:r>
        <w:rPr>
          <w:rFonts w:ascii="Times New Roman" w:hAnsi="Times New Roman" w:eastAsia="宋体" w:cs="Times New Roman"/>
          <w:sz w:val="24"/>
          <w:szCs w:val="21"/>
        </w:rPr>
        <w:t>在表</w:t>
      </w:r>
      <w:r>
        <w:rPr>
          <w:rFonts w:hint="eastAsia" w:ascii="Times New Roman" w:hAnsi="Times New Roman" w:eastAsia="宋体" w:cs="Times New Roman"/>
          <w:sz w:val="24"/>
          <w:szCs w:val="21"/>
        </w:rPr>
        <w:t>11</w:t>
      </w:r>
      <w:r>
        <w:rPr>
          <w:rFonts w:ascii="Times New Roman" w:hAnsi="Times New Roman" w:eastAsia="宋体" w:cs="Times New Roman"/>
          <w:sz w:val="24"/>
          <w:szCs w:val="21"/>
        </w:rPr>
        <w:t>中规定的电源输入下的性能特征。</w:t>
      </w:r>
    </w:p>
    <w:p w14:paraId="230A7101">
      <w:pPr>
        <w:pStyle w:val="4"/>
      </w:pPr>
      <w:r>
        <w:t>电源输入条件</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060"/>
        <w:gridCol w:w="2617"/>
        <w:gridCol w:w="1189"/>
        <w:gridCol w:w="2965"/>
        <w:gridCol w:w="770"/>
      </w:tblGrid>
      <w:tr w14:paraId="258A3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12" w:space="0"/>
              <w:left w:val="single" w:color="auto" w:sz="12" w:space="0"/>
              <w:bottom w:val="single" w:color="auto" w:sz="12" w:space="0"/>
            </w:tcBorders>
            <w:vAlign w:val="center"/>
          </w:tcPr>
          <w:p w14:paraId="1F8BCDFD">
            <w:pPr>
              <w:tabs>
                <w:tab w:val="left" w:pos="550"/>
              </w:tabs>
              <w:jc w:val="center"/>
              <w:rPr>
                <w:rFonts w:ascii="宋体" w:hAnsi="宋体" w:eastAsia="宋体" w:cs="Times New Roman"/>
                <w:szCs w:val="21"/>
              </w:rPr>
            </w:pPr>
            <w:r>
              <w:rPr>
                <w:rFonts w:hint="eastAsia" w:ascii="宋体" w:hAnsi="宋体" w:eastAsia="宋体" w:cs="Times New Roman"/>
                <w:szCs w:val="21"/>
              </w:rPr>
              <w:t>序号</w:t>
            </w:r>
          </w:p>
        </w:tc>
        <w:tc>
          <w:tcPr>
            <w:tcW w:w="1521" w:type="pct"/>
            <w:tcBorders>
              <w:top w:val="single" w:color="auto" w:sz="12" w:space="0"/>
              <w:bottom w:val="single" w:color="auto" w:sz="12" w:space="0"/>
            </w:tcBorders>
            <w:vAlign w:val="center"/>
          </w:tcPr>
          <w:p w14:paraId="13040898">
            <w:pPr>
              <w:tabs>
                <w:tab w:val="left" w:pos="550"/>
              </w:tabs>
              <w:jc w:val="center"/>
              <w:rPr>
                <w:rFonts w:ascii="宋体" w:hAnsi="宋体" w:eastAsia="宋体" w:cs="Times New Roman"/>
                <w:szCs w:val="21"/>
              </w:rPr>
            </w:pPr>
            <w:r>
              <w:rPr>
                <w:rFonts w:hint="eastAsia" w:ascii="宋体" w:hAnsi="宋体" w:eastAsia="宋体" w:cs="Times New Roman"/>
                <w:szCs w:val="21"/>
              </w:rPr>
              <w:t>试验项目</w:t>
            </w:r>
          </w:p>
        </w:tc>
        <w:tc>
          <w:tcPr>
            <w:tcW w:w="691" w:type="pct"/>
            <w:tcBorders>
              <w:top w:val="single" w:color="auto" w:sz="12" w:space="0"/>
              <w:bottom w:val="single" w:color="auto" w:sz="12" w:space="0"/>
            </w:tcBorders>
            <w:vAlign w:val="center"/>
          </w:tcPr>
          <w:p w14:paraId="31836E30">
            <w:pPr>
              <w:tabs>
                <w:tab w:val="left" w:pos="550"/>
              </w:tabs>
              <w:jc w:val="center"/>
              <w:rPr>
                <w:rFonts w:ascii="宋体" w:hAnsi="宋体" w:eastAsia="宋体" w:cs="Times New Roman"/>
                <w:szCs w:val="21"/>
              </w:rPr>
            </w:pPr>
            <w:r>
              <w:rPr>
                <w:rFonts w:hint="eastAsia" w:ascii="宋体" w:hAnsi="宋体" w:eastAsia="宋体" w:cs="Times New Roman"/>
                <w:szCs w:val="21"/>
              </w:rPr>
              <w:t>类别</w:t>
            </w:r>
          </w:p>
        </w:tc>
        <w:tc>
          <w:tcPr>
            <w:tcW w:w="1723" w:type="pct"/>
            <w:tcBorders>
              <w:top w:val="single" w:color="auto" w:sz="12" w:space="0"/>
              <w:bottom w:val="single" w:color="auto" w:sz="12" w:space="0"/>
            </w:tcBorders>
            <w:vAlign w:val="center"/>
          </w:tcPr>
          <w:p w14:paraId="230F3A77">
            <w:pPr>
              <w:tabs>
                <w:tab w:val="left" w:pos="550"/>
              </w:tabs>
              <w:jc w:val="center"/>
              <w:rPr>
                <w:rFonts w:ascii="宋体" w:hAnsi="宋体" w:eastAsia="宋体" w:cs="Times New Roman"/>
                <w:szCs w:val="21"/>
              </w:rPr>
            </w:pPr>
            <w:r>
              <w:rPr>
                <w:rFonts w:hint="eastAsia" w:ascii="宋体" w:hAnsi="宋体" w:eastAsia="宋体" w:cs="Times New Roman"/>
                <w:szCs w:val="21"/>
              </w:rPr>
              <w:t>试验条件</w:t>
            </w:r>
          </w:p>
        </w:tc>
        <w:tc>
          <w:tcPr>
            <w:tcW w:w="447" w:type="pct"/>
            <w:tcBorders>
              <w:top w:val="single" w:color="auto" w:sz="12" w:space="0"/>
              <w:bottom w:val="single" w:color="auto" w:sz="12" w:space="0"/>
              <w:right w:val="single" w:color="auto" w:sz="12" w:space="0"/>
            </w:tcBorders>
            <w:vAlign w:val="center"/>
          </w:tcPr>
          <w:p w14:paraId="29501C75">
            <w:pPr>
              <w:tabs>
                <w:tab w:val="left" w:pos="550"/>
              </w:tabs>
              <w:jc w:val="center"/>
              <w:rPr>
                <w:rFonts w:ascii="宋体" w:hAnsi="宋体" w:eastAsia="宋体" w:cs="Times New Roman"/>
                <w:szCs w:val="21"/>
              </w:rPr>
            </w:pPr>
            <w:r>
              <w:rPr>
                <w:rFonts w:hint="eastAsia" w:ascii="宋体" w:hAnsi="宋体" w:eastAsia="宋体" w:cs="Times New Roman"/>
                <w:szCs w:val="21"/>
              </w:rPr>
              <w:t>备注</w:t>
            </w:r>
          </w:p>
        </w:tc>
      </w:tr>
      <w:tr w14:paraId="5F73C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12" w:space="0"/>
              <w:left w:val="single" w:color="auto" w:sz="12" w:space="0"/>
              <w:bottom w:val="single" w:color="auto" w:sz="4" w:space="0"/>
            </w:tcBorders>
            <w:vAlign w:val="center"/>
          </w:tcPr>
          <w:p w14:paraId="059C0168">
            <w:pPr>
              <w:numPr>
                <w:ilvl w:val="0"/>
                <w:numId w:val="15"/>
              </w:numPr>
              <w:tabs>
                <w:tab w:val="left" w:pos="550"/>
              </w:tabs>
              <w:jc w:val="center"/>
              <w:rPr>
                <w:rFonts w:ascii="Times New Roman" w:hAnsi="Times New Roman" w:eastAsia="宋体" w:cs="Times New Roman"/>
                <w:szCs w:val="21"/>
              </w:rPr>
            </w:pPr>
          </w:p>
        </w:tc>
        <w:tc>
          <w:tcPr>
            <w:tcW w:w="1521" w:type="pct"/>
            <w:tcBorders>
              <w:top w:val="single" w:color="auto" w:sz="12" w:space="0"/>
              <w:bottom w:val="single" w:color="auto" w:sz="4" w:space="0"/>
            </w:tcBorders>
            <w:vAlign w:val="center"/>
          </w:tcPr>
          <w:p w14:paraId="2CCA1753">
            <w:pPr>
              <w:jc w:val="center"/>
              <w:rPr>
                <w:rFonts w:ascii="Times New Roman" w:hAnsi="Times New Roman" w:eastAsia="宋体" w:cs="Times New Roman"/>
                <w:szCs w:val="21"/>
              </w:rPr>
            </w:pPr>
            <w:r>
              <w:rPr>
                <w:rFonts w:ascii="Times New Roman" w:hAnsi="Times New Roman" w:eastAsia="宋体" w:cs="Times New Roman"/>
                <w:kern w:val="0"/>
                <w:szCs w:val="21"/>
              </w:rPr>
              <w:t>电压（直流平均值）试验</w:t>
            </w:r>
          </w:p>
        </w:tc>
        <w:tc>
          <w:tcPr>
            <w:tcW w:w="691" w:type="pct"/>
            <w:tcBorders>
              <w:top w:val="single" w:color="auto" w:sz="12" w:space="0"/>
              <w:bottom w:val="single" w:color="auto" w:sz="4" w:space="0"/>
            </w:tcBorders>
            <w:vAlign w:val="center"/>
          </w:tcPr>
          <w:p w14:paraId="3F281EA4">
            <w:pPr>
              <w:jc w:val="center"/>
              <w:rPr>
                <w:rFonts w:ascii="Times New Roman" w:hAnsi="Times New Roman" w:eastAsia="宋体" w:cs="Times New Roman"/>
                <w:szCs w:val="21"/>
                <w:lang w:eastAsia="ja-JP"/>
              </w:rPr>
            </w:pPr>
            <w:r>
              <w:rPr>
                <w:rFonts w:hint="eastAsia" w:ascii="Times New Roman" w:hAnsi="Times New Roman" w:eastAsia="宋体" w:cs="Times New Roman"/>
                <w:szCs w:val="21"/>
              </w:rPr>
              <w:t>Z</w:t>
            </w:r>
          </w:p>
        </w:tc>
        <w:tc>
          <w:tcPr>
            <w:tcW w:w="1723" w:type="pct"/>
            <w:tcBorders>
              <w:top w:val="single" w:color="auto" w:sz="12" w:space="0"/>
              <w:bottom w:val="single" w:color="auto" w:sz="4" w:space="0"/>
            </w:tcBorders>
          </w:tcPr>
          <w:p w14:paraId="0A46A9B3">
            <w:pPr>
              <w:jc w:val="center"/>
              <w:rPr>
                <w:rFonts w:ascii="Times New Roman" w:hAnsi="Times New Roman" w:eastAsia="宋体" w:cs="Times New Roman"/>
                <w:szCs w:val="21"/>
                <w:lang w:eastAsia="ja-JP"/>
              </w:rPr>
            </w:pPr>
            <w:r>
              <w:rPr>
                <w:rFonts w:ascii="Times New Roman" w:hAnsi="Times New Roman" w:eastAsia="宋体" w:cs="Times New Roman"/>
                <w:bCs/>
                <w:kern w:val="28"/>
                <w:szCs w:val="21"/>
              </w:rPr>
              <w:t>30.3V，22.0V，18.0V</w:t>
            </w:r>
          </w:p>
        </w:tc>
        <w:tc>
          <w:tcPr>
            <w:tcW w:w="447" w:type="pct"/>
            <w:tcBorders>
              <w:top w:val="single" w:color="auto" w:sz="12" w:space="0"/>
              <w:bottom w:val="single" w:color="auto" w:sz="4" w:space="0"/>
              <w:right w:val="single" w:color="auto" w:sz="12" w:space="0"/>
            </w:tcBorders>
            <w:vAlign w:val="center"/>
          </w:tcPr>
          <w:p w14:paraId="6D9079F3">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0A031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14:paraId="7928DF5A">
            <w:pPr>
              <w:numPr>
                <w:ilvl w:val="0"/>
                <w:numId w:val="15"/>
              </w:numPr>
              <w:tabs>
                <w:tab w:val="left" w:pos="550"/>
              </w:tabs>
              <w:jc w:val="center"/>
              <w:rPr>
                <w:rFonts w:ascii="Times New Roman" w:hAnsi="Times New Roman" w:eastAsia="宋体" w:cs="Times New Roman"/>
                <w:szCs w:val="21"/>
              </w:rPr>
            </w:pPr>
          </w:p>
        </w:tc>
        <w:tc>
          <w:tcPr>
            <w:tcW w:w="1521" w:type="pct"/>
            <w:tcBorders>
              <w:top w:val="single" w:color="auto" w:sz="4" w:space="0"/>
              <w:bottom w:val="single" w:color="auto" w:sz="4" w:space="0"/>
            </w:tcBorders>
            <w:vAlign w:val="center"/>
          </w:tcPr>
          <w:p w14:paraId="25FEE881">
            <w:pPr>
              <w:jc w:val="center"/>
              <w:rPr>
                <w:rFonts w:ascii="Times New Roman" w:hAnsi="Times New Roman" w:eastAsia="宋体" w:cs="Times New Roman"/>
                <w:szCs w:val="21"/>
              </w:rPr>
            </w:pPr>
            <w:r>
              <w:rPr>
                <w:rFonts w:ascii="Times New Roman" w:hAnsi="Times New Roman" w:eastAsia="宋体" w:cs="Times New Roman"/>
                <w:szCs w:val="21"/>
              </w:rPr>
              <w:t>脉动电压试验</w:t>
            </w:r>
          </w:p>
        </w:tc>
        <w:tc>
          <w:tcPr>
            <w:tcW w:w="691" w:type="pct"/>
            <w:tcBorders>
              <w:top w:val="single" w:color="auto" w:sz="4" w:space="0"/>
              <w:bottom w:val="single" w:color="auto" w:sz="4" w:space="0"/>
            </w:tcBorders>
          </w:tcPr>
          <w:p w14:paraId="0CB72C05">
            <w:pPr>
              <w:jc w:val="center"/>
              <w:rPr>
                <w:rFonts w:ascii="Times New Roman" w:hAnsi="Times New Roman" w:eastAsia="宋体" w:cs="Times New Roman"/>
                <w:szCs w:val="21"/>
                <w:lang w:eastAsia="ja-JP"/>
              </w:rPr>
            </w:pPr>
            <w:r>
              <w:rPr>
                <w:rFonts w:hint="eastAsia" w:ascii="Times New Roman" w:hAnsi="Times New Roman" w:eastAsia="宋体" w:cs="Times New Roman"/>
                <w:szCs w:val="21"/>
              </w:rPr>
              <w:t>Z</w:t>
            </w:r>
          </w:p>
        </w:tc>
        <w:tc>
          <w:tcPr>
            <w:tcW w:w="1723" w:type="pct"/>
            <w:tcBorders>
              <w:top w:val="single" w:color="auto" w:sz="4" w:space="0"/>
              <w:bottom w:val="single" w:color="auto" w:sz="4" w:space="0"/>
            </w:tcBorders>
          </w:tcPr>
          <w:p w14:paraId="6F09CCBA">
            <w:pPr>
              <w:jc w:val="center"/>
              <w:rPr>
                <w:rFonts w:ascii="Times New Roman" w:hAnsi="Times New Roman" w:eastAsia="宋体" w:cs="Times New Roman"/>
                <w:szCs w:val="21"/>
              </w:rPr>
            </w:pPr>
            <w:r>
              <w:rPr>
                <w:rFonts w:ascii="Times New Roman" w:hAnsi="Times New Roman" w:eastAsia="宋体" w:cs="Times New Roman"/>
                <w:szCs w:val="21"/>
                <w:lang w:eastAsia="ja-JP"/>
              </w:rPr>
              <w:t>Vp-p</w:t>
            </w:r>
            <w:r>
              <w:rPr>
                <w:rFonts w:ascii="Times New Roman" w:hAnsi="Times New Roman" w:eastAsia="宋体" w:cs="Times New Roman"/>
                <w:szCs w:val="21"/>
              </w:rPr>
              <w:t>：4V</w:t>
            </w:r>
          </w:p>
        </w:tc>
        <w:tc>
          <w:tcPr>
            <w:tcW w:w="447" w:type="pct"/>
            <w:tcBorders>
              <w:top w:val="single" w:color="auto" w:sz="4" w:space="0"/>
              <w:bottom w:val="single" w:color="auto" w:sz="4" w:space="0"/>
              <w:right w:val="single" w:color="auto" w:sz="12" w:space="0"/>
            </w:tcBorders>
            <w:vAlign w:val="center"/>
          </w:tcPr>
          <w:p w14:paraId="11AD6426">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79F99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14:paraId="28AF2823">
            <w:pPr>
              <w:numPr>
                <w:ilvl w:val="0"/>
                <w:numId w:val="15"/>
              </w:numPr>
              <w:tabs>
                <w:tab w:val="left" w:pos="550"/>
              </w:tabs>
              <w:jc w:val="center"/>
              <w:rPr>
                <w:rFonts w:ascii="Times New Roman" w:hAnsi="Times New Roman" w:eastAsia="宋体" w:cs="Times New Roman"/>
                <w:szCs w:val="21"/>
              </w:rPr>
            </w:pPr>
          </w:p>
        </w:tc>
        <w:tc>
          <w:tcPr>
            <w:tcW w:w="1521" w:type="pct"/>
            <w:tcBorders>
              <w:top w:val="single" w:color="auto" w:sz="4" w:space="0"/>
              <w:bottom w:val="single" w:color="auto" w:sz="4" w:space="0"/>
            </w:tcBorders>
            <w:vAlign w:val="center"/>
          </w:tcPr>
          <w:p w14:paraId="089BF491">
            <w:pPr>
              <w:jc w:val="center"/>
              <w:rPr>
                <w:rFonts w:ascii="Times New Roman" w:hAnsi="Times New Roman" w:eastAsia="宋体" w:cs="Times New Roman"/>
                <w:szCs w:val="21"/>
              </w:rPr>
            </w:pPr>
            <w:r>
              <w:rPr>
                <w:rFonts w:ascii="Times New Roman" w:hAnsi="Times New Roman" w:eastAsia="宋体" w:cs="Times New Roman"/>
                <w:szCs w:val="21"/>
              </w:rPr>
              <w:t>瞬时电源中断试验</w:t>
            </w:r>
          </w:p>
        </w:tc>
        <w:tc>
          <w:tcPr>
            <w:tcW w:w="691" w:type="pct"/>
            <w:tcBorders>
              <w:top w:val="single" w:color="auto" w:sz="4" w:space="0"/>
              <w:bottom w:val="single" w:color="auto" w:sz="4" w:space="0"/>
            </w:tcBorders>
          </w:tcPr>
          <w:p w14:paraId="68C80946">
            <w:pPr>
              <w:jc w:val="center"/>
              <w:rPr>
                <w:rFonts w:ascii="Times New Roman" w:hAnsi="Times New Roman" w:eastAsia="宋体" w:cs="Times New Roman"/>
                <w:szCs w:val="21"/>
              </w:rPr>
            </w:pPr>
            <w:r>
              <w:rPr>
                <w:rFonts w:hint="eastAsia" w:ascii="Times New Roman" w:hAnsi="Times New Roman" w:eastAsia="宋体" w:cs="Times New Roman"/>
                <w:szCs w:val="21"/>
              </w:rPr>
              <w:t>Z</w:t>
            </w:r>
          </w:p>
        </w:tc>
        <w:tc>
          <w:tcPr>
            <w:tcW w:w="1723" w:type="pct"/>
            <w:tcBorders>
              <w:top w:val="single" w:color="auto" w:sz="4" w:space="0"/>
              <w:bottom w:val="single" w:color="auto" w:sz="4" w:space="0"/>
            </w:tcBorders>
          </w:tcPr>
          <w:p w14:paraId="130428E9">
            <w:pPr>
              <w:jc w:val="center"/>
              <w:rPr>
                <w:rFonts w:ascii="Times New Roman" w:hAnsi="Times New Roman" w:eastAsia="宋体" w:cs="Times New Roman"/>
                <w:szCs w:val="21"/>
              </w:rPr>
            </w:pPr>
            <w:r>
              <w:rPr>
                <w:rFonts w:ascii="Times New Roman" w:hAnsi="Times New Roman" w:eastAsia="宋体" w:cs="Times New Roman"/>
                <w:szCs w:val="21"/>
              </w:rPr>
              <w:t>/</w:t>
            </w:r>
          </w:p>
        </w:tc>
        <w:tc>
          <w:tcPr>
            <w:tcW w:w="447" w:type="pct"/>
            <w:tcBorders>
              <w:top w:val="single" w:color="auto" w:sz="4" w:space="0"/>
              <w:bottom w:val="single" w:color="auto" w:sz="4" w:space="0"/>
              <w:right w:val="single" w:color="auto" w:sz="12" w:space="0"/>
            </w:tcBorders>
            <w:vAlign w:val="center"/>
          </w:tcPr>
          <w:p w14:paraId="4C616516">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5E7B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14:paraId="6612BDF6">
            <w:pPr>
              <w:numPr>
                <w:ilvl w:val="0"/>
                <w:numId w:val="15"/>
              </w:numPr>
              <w:tabs>
                <w:tab w:val="left" w:pos="550"/>
              </w:tabs>
              <w:jc w:val="center"/>
              <w:rPr>
                <w:rFonts w:ascii="Times New Roman" w:hAnsi="Times New Roman" w:eastAsia="宋体" w:cs="Times New Roman"/>
                <w:szCs w:val="21"/>
              </w:rPr>
            </w:pPr>
          </w:p>
        </w:tc>
        <w:tc>
          <w:tcPr>
            <w:tcW w:w="1521" w:type="pct"/>
            <w:tcBorders>
              <w:top w:val="single" w:color="auto" w:sz="4" w:space="0"/>
              <w:bottom w:val="single" w:color="auto" w:sz="4" w:space="0"/>
            </w:tcBorders>
            <w:vAlign w:val="center"/>
          </w:tcPr>
          <w:p w14:paraId="4B660328">
            <w:pPr>
              <w:jc w:val="center"/>
              <w:rPr>
                <w:rFonts w:ascii="Times New Roman" w:hAnsi="Times New Roman" w:eastAsia="宋体" w:cs="Times New Roman"/>
                <w:szCs w:val="21"/>
              </w:rPr>
            </w:pPr>
            <w:r>
              <w:rPr>
                <w:rFonts w:ascii="Times New Roman" w:hAnsi="Times New Roman" w:eastAsia="宋体" w:cs="Times New Roman"/>
                <w:szCs w:val="21"/>
              </w:rPr>
              <w:t>正常浪涌电压试验</w:t>
            </w:r>
          </w:p>
        </w:tc>
        <w:tc>
          <w:tcPr>
            <w:tcW w:w="691" w:type="pct"/>
            <w:tcBorders>
              <w:top w:val="single" w:color="auto" w:sz="4" w:space="0"/>
              <w:bottom w:val="single" w:color="auto" w:sz="4" w:space="0"/>
            </w:tcBorders>
          </w:tcPr>
          <w:p w14:paraId="19951AD8">
            <w:pPr>
              <w:jc w:val="center"/>
              <w:rPr>
                <w:rFonts w:ascii="Times New Roman" w:hAnsi="Times New Roman" w:eastAsia="宋体" w:cs="Times New Roman"/>
                <w:szCs w:val="21"/>
              </w:rPr>
            </w:pPr>
            <w:r>
              <w:rPr>
                <w:rFonts w:ascii="Times New Roman" w:hAnsi="Times New Roman" w:eastAsia="宋体" w:cs="Times New Roman"/>
                <w:szCs w:val="21"/>
              </w:rPr>
              <w:t>A</w:t>
            </w:r>
          </w:p>
        </w:tc>
        <w:tc>
          <w:tcPr>
            <w:tcW w:w="1723" w:type="pct"/>
            <w:tcBorders>
              <w:top w:val="single" w:color="auto" w:sz="4" w:space="0"/>
              <w:bottom w:val="single" w:color="auto" w:sz="4" w:space="0"/>
            </w:tcBorders>
            <w:vAlign w:val="center"/>
          </w:tcPr>
          <w:p w14:paraId="425018B7">
            <w:pPr>
              <w:jc w:val="center"/>
              <w:rPr>
                <w:rFonts w:ascii="Times New Roman" w:hAnsi="Times New Roman" w:eastAsia="宋体" w:cs="Times New Roman"/>
                <w:szCs w:val="21"/>
              </w:rPr>
            </w:pPr>
            <w:r>
              <w:rPr>
                <w:rFonts w:ascii="Times New Roman" w:hAnsi="Times New Roman" w:eastAsia="宋体" w:cs="Times New Roman"/>
                <w:szCs w:val="21"/>
              </w:rPr>
              <w:t>47V，17V</w:t>
            </w:r>
          </w:p>
        </w:tc>
        <w:tc>
          <w:tcPr>
            <w:tcW w:w="447" w:type="pct"/>
            <w:tcBorders>
              <w:top w:val="single" w:color="auto" w:sz="4" w:space="0"/>
              <w:bottom w:val="single" w:color="auto" w:sz="4" w:space="0"/>
              <w:right w:val="single" w:color="auto" w:sz="12" w:space="0"/>
            </w:tcBorders>
            <w:vAlign w:val="center"/>
          </w:tcPr>
          <w:p w14:paraId="1E7EE770">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2B5F3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14:paraId="5E578074">
            <w:pPr>
              <w:numPr>
                <w:ilvl w:val="0"/>
                <w:numId w:val="15"/>
              </w:numPr>
              <w:tabs>
                <w:tab w:val="left" w:pos="550"/>
              </w:tabs>
              <w:jc w:val="center"/>
              <w:rPr>
                <w:rFonts w:ascii="Times New Roman" w:hAnsi="Times New Roman" w:eastAsia="宋体" w:cs="Times New Roman"/>
                <w:szCs w:val="21"/>
              </w:rPr>
            </w:pPr>
          </w:p>
        </w:tc>
        <w:tc>
          <w:tcPr>
            <w:tcW w:w="1521" w:type="pct"/>
            <w:tcBorders>
              <w:top w:val="single" w:color="auto" w:sz="4" w:space="0"/>
              <w:bottom w:val="single" w:color="auto" w:sz="4" w:space="0"/>
            </w:tcBorders>
            <w:vAlign w:val="center"/>
          </w:tcPr>
          <w:p w14:paraId="4B73AD21">
            <w:pPr>
              <w:jc w:val="center"/>
              <w:rPr>
                <w:rFonts w:ascii="Times New Roman" w:hAnsi="Times New Roman" w:eastAsia="宋体" w:cs="Times New Roman"/>
                <w:szCs w:val="21"/>
              </w:rPr>
            </w:pPr>
            <w:r>
              <w:rPr>
                <w:rFonts w:ascii="Times New Roman" w:hAnsi="Times New Roman" w:eastAsia="宋体" w:cs="Times New Roman"/>
                <w:szCs w:val="21"/>
              </w:rPr>
              <w:t>电压稳态（直流）试验</w:t>
            </w:r>
          </w:p>
        </w:tc>
        <w:tc>
          <w:tcPr>
            <w:tcW w:w="691" w:type="pct"/>
            <w:tcBorders>
              <w:top w:val="single" w:color="auto" w:sz="4" w:space="0"/>
              <w:bottom w:val="single" w:color="auto" w:sz="4" w:space="0"/>
            </w:tcBorders>
          </w:tcPr>
          <w:p w14:paraId="6052B6B6">
            <w:pPr>
              <w:jc w:val="center"/>
              <w:rPr>
                <w:rFonts w:ascii="Times New Roman" w:hAnsi="Times New Roman" w:eastAsia="宋体" w:cs="Times New Roman"/>
                <w:szCs w:val="21"/>
              </w:rPr>
            </w:pPr>
            <w:r>
              <w:rPr>
                <w:rFonts w:hint="eastAsia" w:ascii="Times New Roman" w:hAnsi="Times New Roman" w:eastAsia="宋体" w:cs="Times New Roman"/>
                <w:szCs w:val="21"/>
              </w:rPr>
              <w:t>Z</w:t>
            </w:r>
          </w:p>
        </w:tc>
        <w:tc>
          <w:tcPr>
            <w:tcW w:w="1723" w:type="pct"/>
            <w:tcBorders>
              <w:top w:val="single" w:color="auto" w:sz="4" w:space="0"/>
              <w:bottom w:val="single" w:color="auto" w:sz="4" w:space="0"/>
            </w:tcBorders>
            <w:vAlign w:val="center"/>
          </w:tcPr>
          <w:p w14:paraId="09A9D1CB">
            <w:pPr>
              <w:jc w:val="center"/>
              <w:rPr>
                <w:rFonts w:ascii="Times New Roman" w:hAnsi="Times New Roman" w:eastAsia="宋体" w:cs="Times New Roman"/>
                <w:szCs w:val="21"/>
              </w:rPr>
            </w:pPr>
            <w:r>
              <w:rPr>
                <w:rFonts w:ascii="Times New Roman" w:hAnsi="Times New Roman" w:eastAsia="宋体" w:cs="Times New Roman"/>
                <w:szCs w:val="21"/>
              </w:rPr>
              <w:t>32.2V，20.5V</w:t>
            </w:r>
          </w:p>
        </w:tc>
        <w:tc>
          <w:tcPr>
            <w:tcW w:w="447" w:type="pct"/>
            <w:tcBorders>
              <w:top w:val="single" w:color="auto" w:sz="4" w:space="0"/>
              <w:bottom w:val="single" w:color="auto" w:sz="4" w:space="0"/>
              <w:right w:val="single" w:color="auto" w:sz="12" w:space="0"/>
            </w:tcBorders>
            <w:vAlign w:val="center"/>
          </w:tcPr>
          <w:p w14:paraId="1283FBDF">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34A4C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14:paraId="1C17390B">
            <w:pPr>
              <w:numPr>
                <w:ilvl w:val="0"/>
                <w:numId w:val="15"/>
              </w:numPr>
              <w:tabs>
                <w:tab w:val="left" w:pos="550"/>
              </w:tabs>
              <w:jc w:val="center"/>
              <w:rPr>
                <w:rFonts w:ascii="Times New Roman" w:hAnsi="Times New Roman" w:eastAsia="宋体" w:cs="Times New Roman"/>
                <w:szCs w:val="21"/>
              </w:rPr>
            </w:pPr>
          </w:p>
        </w:tc>
        <w:tc>
          <w:tcPr>
            <w:tcW w:w="1521" w:type="pct"/>
            <w:tcBorders>
              <w:top w:val="single" w:color="auto" w:sz="4" w:space="0"/>
              <w:bottom w:val="single" w:color="auto" w:sz="4" w:space="0"/>
            </w:tcBorders>
            <w:vAlign w:val="center"/>
          </w:tcPr>
          <w:p w14:paraId="20477055">
            <w:pPr>
              <w:jc w:val="center"/>
              <w:rPr>
                <w:rFonts w:ascii="Times New Roman" w:hAnsi="Times New Roman" w:eastAsia="宋体" w:cs="Times New Roman"/>
                <w:szCs w:val="21"/>
              </w:rPr>
            </w:pPr>
            <w:r>
              <w:rPr>
                <w:rFonts w:ascii="Times New Roman" w:hAnsi="Times New Roman" w:eastAsia="宋体" w:cs="Times New Roman"/>
                <w:szCs w:val="21"/>
              </w:rPr>
              <w:t>瞬时欠压试验</w:t>
            </w:r>
          </w:p>
        </w:tc>
        <w:tc>
          <w:tcPr>
            <w:tcW w:w="691" w:type="pct"/>
            <w:tcBorders>
              <w:top w:val="single" w:color="auto" w:sz="4" w:space="0"/>
              <w:bottom w:val="single" w:color="auto" w:sz="4" w:space="0"/>
            </w:tcBorders>
          </w:tcPr>
          <w:p w14:paraId="2F9F0B35">
            <w:pPr>
              <w:jc w:val="center"/>
              <w:rPr>
                <w:rFonts w:ascii="Times New Roman" w:hAnsi="Times New Roman" w:eastAsia="宋体" w:cs="Times New Roman"/>
                <w:szCs w:val="21"/>
              </w:rPr>
            </w:pPr>
            <w:r>
              <w:rPr>
                <w:rFonts w:hint="eastAsia" w:ascii="Times New Roman" w:hAnsi="Times New Roman" w:eastAsia="宋体" w:cs="Times New Roman"/>
                <w:szCs w:val="21"/>
              </w:rPr>
              <w:t>Z</w:t>
            </w:r>
          </w:p>
        </w:tc>
        <w:tc>
          <w:tcPr>
            <w:tcW w:w="1723" w:type="pct"/>
            <w:tcBorders>
              <w:top w:val="single" w:color="auto" w:sz="4" w:space="0"/>
              <w:bottom w:val="single" w:color="auto" w:sz="4" w:space="0"/>
            </w:tcBorders>
            <w:vAlign w:val="center"/>
          </w:tcPr>
          <w:p w14:paraId="69846B37">
            <w:pPr>
              <w:jc w:val="center"/>
              <w:rPr>
                <w:rFonts w:ascii="Times New Roman" w:hAnsi="Times New Roman" w:eastAsia="宋体" w:cs="Times New Roman"/>
                <w:szCs w:val="21"/>
              </w:rPr>
            </w:pPr>
            <w:r>
              <w:rPr>
                <w:rFonts w:ascii="Times New Roman" w:hAnsi="Times New Roman" w:eastAsia="宋体" w:cs="Times New Roman"/>
                <w:szCs w:val="21"/>
              </w:rPr>
              <w:t>12V,7s</w:t>
            </w:r>
          </w:p>
        </w:tc>
        <w:tc>
          <w:tcPr>
            <w:tcW w:w="447" w:type="pct"/>
            <w:tcBorders>
              <w:top w:val="single" w:color="auto" w:sz="4" w:space="0"/>
              <w:bottom w:val="single" w:color="auto" w:sz="4" w:space="0"/>
              <w:right w:val="single" w:color="auto" w:sz="12" w:space="0"/>
            </w:tcBorders>
            <w:vAlign w:val="center"/>
          </w:tcPr>
          <w:p w14:paraId="5805E864">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64B5B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14:paraId="0934D4E9">
            <w:pPr>
              <w:numPr>
                <w:ilvl w:val="0"/>
                <w:numId w:val="15"/>
              </w:numPr>
              <w:tabs>
                <w:tab w:val="left" w:pos="550"/>
              </w:tabs>
              <w:jc w:val="center"/>
              <w:rPr>
                <w:rFonts w:ascii="Times New Roman" w:hAnsi="Times New Roman" w:eastAsia="宋体" w:cs="Times New Roman"/>
                <w:szCs w:val="21"/>
              </w:rPr>
            </w:pPr>
          </w:p>
        </w:tc>
        <w:tc>
          <w:tcPr>
            <w:tcW w:w="1521" w:type="pct"/>
            <w:tcBorders>
              <w:top w:val="single" w:color="auto" w:sz="4" w:space="0"/>
              <w:bottom w:val="single" w:color="auto" w:sz="4" w:space="0"/>
            </w:tcBorders>
            <w:vAlign w:val="center"/>
          </w:tcPr>
          <w:p w14:paraId="578A6E9E">
            <w:pPr>
              <w:jc w:val="center"/>
              <w:rPr>
                <w:rFonts w:ascii="Times New Roman" w:hAnsi="Times New Roman" w:eastAsia="宋体" w:cs="Times New Roman"/>
                <w:szCs w:val="21"/>
              </w:rPr>
            </w:pPr>
            <w:r>
              <w:rPr>
                <w:rFonts w:ascii="Times New Roman" w:hAnsi="Times New Roman" w:eastAsia="宋体" w:cs="Times New Roman"/>
                <w:szCs w:val="21"/>
              </w:rPr>
              <w:t>非正常浪涌电压试验</w:t>
            </w:r>
          </w:p>
        </w:tc>
        <w:tc>
          <w:tcPr>
            <w:tcW w:w="691" w:type="pct"/>
            <w:tcBorders>
              <w:top w:val="single" w:color="auto" w:sz="4" w:space="0"/>
              <w:bottom w:val="single" w:color="auto" w:sz="4" w:space="0"/>
            </w:tcBorders>
            <w:vAlign w:val="center"/>
          </w:tcPr>
          <w:p w14:paraId="579B64A7">
            <w:pPr>
              <w:jc w:val="center"/>
              <w:rPr>
                <w:rFonts w:ascii="Times New Roman" w:hAnsi="Times New Roman" w:eastAsia="宋体" w:cs="Times New Roman"/>
                <w:szCs w:val="21"/>
              </w:rPr>
            </w:pPr>
            <w:r>
              <w:rPr>
                <w:rFonts w:ascii="Times New Roman" w:hAnsi="Times New Roman" w:eastAsia="宋体" w:cs="Times New Roman"/>
                <w:szCs w:val="21"/>
              </w:rPr>
              <w:t>A</w:t>
            </w:r>
          </w:p>
        </w:tc>
        <w:tc>
          <w:tcPr>
            <w:tcW w:w="1723" w:type="pct"/>
            <w:tcBorders>
              <w:top w:val="single" w:color="auto" w:sz="4" w:space="0"/>
              <w:bottom w:val="single" w:color="auto" w:sz="4" w:space="0"/>
            </w:tcBorders>
            <w:vAlign w:val="center"/>
          </w:tcPr>
          <w:p w14:paraId="190CEFEF">
            <w:pPr>
              <w:jc w:val="center"/>
              <w:rPr>
                <w:rFonts w:ascii="Times New Roman" w:hAnsi="Times New Roman" w:eastAsia="宋体" w:cs="Times New Roman"/>
                <w:szCs w:val="21"/>
              </w:rPr>
            </w:pPr>
            <w:r>
              <w:rPr>
                <w:rFonts w:ascii="Times New Roman" w:hAnsi="Times New Roman" w:eastAsia="宋体" w:cs="Times New Roman"/>
                <w:szCs w:val="21"/>
              </w:rPr>
              <w:t>46.3V,100ms</w:t>
            </w:r>
          </w:p>
          <w:p w14:paraId="4D69B380">
            <w:pPr>
              <w:jc w:val="center"/>
              <w:rPr>
                <w:rFonts w:ascii="Times New Roman" w:hAnsi="Times New Roman" w:eastAsia="宋体" w:cs="Times New Roman"/>
                <w:szCs w:val="21"/>
              </w:rPr>
            </w:pPr>
            <w:r>
              <w:rPr>
                <w:rFonts w:ascii="Times New Roman" w:hAnsi="Times New Roman" w:eastAsia="宋体" w:cs="Times New Roman"/>
                <w:szCs w:val="21"/>
              </w:rPr>
              <w:t>37.8V,1s</w:t>
            </w:r>
          </w:p>
        </w:tc>
        <w:tc>
          <w:tcPr>
            <w:tcW w:w="447" w:type="pct"/>
            <w:tcBorders>
              <w:top w:val="single" w:color="auto" w:sz="4" w:space="0"/>
              <w:bottom w:val="single" w:color="auto" w:sz="4" w:space="0"/>
              <w:right w:val="single" w:color="auto" w:sz="12" w:space="0"/>
            </w:tcBorders>
            <w:vAlign w:val="center"/>
          </w:tcPr>
          <w:p w14:paraId="64E1A72E">
            <w:pPr>
              <w:jc w:val="center"/>
              <w:rPr>
                <w:rFonts w:ascii="Times New Roman" w:hAnsi="Times New Roman" w:eastAsia="宋体" w:cs="Times New Roman"/>
                <w:szCs w:val="21"/>
              </w:rPr>
            </w:pPr>
            <w:r>
              <w:rPr>
                <w:rFonts w:ascii="Times New Roman" w:hAnsi="Times New Roman" w:eastAsia="宋体" w:cs="Times New Roman"/>
                <w:szCs w:val="21"/>
              </w:rPr>
              <w:t>/</w:t>
            </w:r>
          </w:p>
        </w:tc>
      </w:tr>
    </w:tbl>
    <w:p w14:paraId="5A1F095E">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受试设备</w:t>
      </w:r>
    </w:p>
    <w:p w14:paraId="59D3A5F5">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受试设备：FSECU，详细构型见5.1受试设备构型状态</w:t>
      </w:r>
    </w:p>
    <w:p w14:paraId="439ECDD8">
      <w:pPr>
        <w:pStyle w:val="31"/>
        <w:spacing w:line="420" w:lineRule="exact"/>
        <w:ind w:firstLine="480"/>
        <w:rPr>
          <w:rFonts w:ascii="Times New Roman" w:hAnsi="Times New Roman" w:eastAsia="宋体" w:cs="Times New Roman"/>
          <w:sz w:val="24"/>
          <w:szCs w:val="21"/>
        </w:rPr>
      </w:pPr>
      <w:r>
        <w:rPr>
          <w:rFonts w:hint="eastAsia" w:ascii="Times New Roman" w:hAnsi="Times New Roman" w:eastAsia="宋体" w:cs="Times New Roman"/>
          <w:sz w:val="24"/>
          <w:szCs w:val="21"/>
          <w:highlight w:val="yellow"/>
        </w:rPr>
        <w:t>受试设备工作状态：</w:t>
      </w:r>
    </w:p>
    <w:p w14:paraId="4F7DCAAE">
      <w:pPr>
        <w:pStyle w:val="31"/>
        <w:spacing w:line="420" w:lineRule="exact"/>
        <w:ind w:firstLine="480"/>
        <w:rPr>
          <w:rFonts w:ascii="Times New Roman" w:hAnsi="Times New Roman" w:eastAsia="宋体" w:cs="Times New Roman"/>
          <w:sz w:val="24"/>
          <w:szCs w:val="24"/>
          <w:highlight w:val="yellow"/>
        </w:rPr>
      </w:pPr>
      <w:r>
        <w:rPr>
          <w:rFonts w:ascii="Times New Roman" w:hAnsi="Times New Roman" w:eastAsia="宋体" w:cs="Times New Roman"/>
          <w:sz w:val="24"/>
          <w:szCs w:val="24"/>
        </w:rPr>
        <w:t>搭接要求：</w:t>
      </w:r>
    </w:p>
    <w:p w14:paraId="49BECB57">
      <w:pPr>
        <w:pStyle w:val="18"/>
        <w:numPr>
          <w:ilvl w:val="0"/>
          <w:numId w:val="16"/>
        </w:numPr>
        <w:spacing w:line="420" w:lineRule="exact"/>
        <w:ind w:firstLine="480"/>
      </w:pPr>
      <w:r>
        <w:rPr>
          <w:rFonts w:hint="eastAsia"/>
        </w:rPr>
        <w:t>外部接地端子—当受试设备外部有接地端子时，应将外部接地端子连接到接地平板，可使用约30cm长的典型导线；</w:t>
      </w:r>
    </w:p>
    <w:p w14:paraId="24C211FF">
      <w:pPr>
        <w:pStyle w:val="18"/>
        <w:numPr>
          <w:ilvl w:val="0"/>
          <w:numId w:val="16"/>
        </w:numPr>
        <w:spacing w:line="420" w:lineRule="exact"/>
        <w:ind w:firstLine="480"/>
      </w:pPr>
      <w:r>
        <w:t>产品安装面</w:t>
      </w:r>
      <w:r>
        <w:rPr>
          <w:rFonts w:hint="eastAsia"/>
        </w:rPr>
        <w:t>金属</w:t>
      </w:r>
      <w:r>
        <w:t>与接地平板的搭接电阻≤</w:t>
      </w:r>
      <w:r>
        <w:rPr>
          <w:rFonts w:hint="eastAsia"/>
        </w:rPr>
        <w:t>2.5mΩ。</w:t>
      </w:r>
    </w:p>
    <w:p w14:paraId="2A83F236">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陪试设备</w:t>
      </w:r>
    </w:p>
    <w:p w14:paraId="02FBD730">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陪试设备：指飞机构型内的设备</w:t>
      </w:r>
    </w:p>
    <w:p w14:paraId="0D8697E2">
      <w:pPr>
        <w:pStyle w:val="4"/>
      </w:pPr>
      <w:r>
        <w:rPr>
          <w:highlight w:val="yellow"/>
        </w:rPr>
        <w:t>陪试设备清单</w:t>
      </w:r>
    </w:p>
    <w:tbl>
      <w:tblPr>
        <w:tblStyle w:val="13"/>
        <w:tblW w:w="4997"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1003"/>
        <w:gridCol w:w="1782"/>
        <w:gridCol w:w="707"/>
        <w:gridCol w:w="565"/>
        <w:gridCol w:w="1428"/>
        <w:gridCol w:w="427"/>
        <w:gridCol w:w="731"/>
        <w:gridCol w:w="841"/>
        <w:gridCol w:w="552"/>
      </w:tblGrid>
      <w:tr w14:paraId="72B159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22" w:type="pct"/>
            <w:tcBorders>
              <w:tl2br w:val="nil"/>
              <w:tr2bl w:val="nil"/>
            </w:tcBorders>
            <w:vAlign w:val="center"/>
          </w:tcPr>
          <w:p w14:paraId="0752D1B6">
            <w:pPr>
              <w:tabs>
                <w:tab w:val="left" w:pos="550"/>
              </w:tabs>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序号</w:t>
            </w:r>
          </w:p>
        </w:tc>
        <w:tc>
          <w:tcPr>
            <w:tcW w:w="582" w:type="pct"/>
            <w:tcBorders>
              <w:tl2br w:val="nil"/>
              <w:tr2bl w:val="nil"/>
            </w:tcBorders>
            <w:vAlign w:val="center"/>
          </w:tcPr>
          <w:p w14:paraId="6B4A8432">
            <w:pPr>
              <w:tabs>
                <w:tab w:val="left" w:pos="550"/>
              </w:tabs>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名称</w:t>
            </w:r>
          </w:p>
        </w:tc>
        <w:tc>
          <w:tcPr>
            <w:tcW w:w="1026" w:type="pct"/>
            <w:tcBorders>
              <w:tl2br w:val="nil"/>
              <w:tr2bl w:val="nil"/>
            </w:tcBorders>
            <w:vAlign w:val="center"/>
          </w:tcPr>
          <w:p w14:paraId="32B4A7DF">
            <w:pPr>
              <w:tabs>
                <w:tab w:val="left" w:pos="550"/>
              </w:tabs>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件号（含主机件号、机载件号）</w:t>
            </w:r>
          </w:p>
        </w:tc>
        <w:tc>
          <w:tcPr>
            <w:tcW w:w="328" w:type="pct"/>
            <w:tcBorders>
              <w:tl2br w:val="nil"/>
              <w:tr2bl w:val="nil"/>
            </w:tcBorders>
            <w:vAlign w:val="center"/>
          </w:tcPr>
          <w:p w14:paraId="694CD574">
            <w:pPr>
              <w:tabs>
                <w:tab w:val="left" w:pos="550"/>
              </w:tabs>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MOD号</w:t>
            </w:r>
          </w:p>
        </w:tc>
        <w:tc>
          <w:tcPr>
            <w:tcW w:w="332" w:type="pct"/>
            <w:tcBorders>
              <w:tl2br w:val="nil"/>
              <w:tr2bl w:val="nil"/>
            </w:tcBorders>
            <w:vAlign w:val="center"/>
          </w:tcPr>
          <w:p w14:paraId="6D6F31D1">
            <w:pPr>
              <w:tabs>
                <w:tab w:val="left" w:pos="550"/>
              </w:tabs>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图号</w:t>
            </w:r>
          </w:p>
        </w:tc>
        <w:tc>
          <w:tcPr>
            <w:tcW w:w="824" w:type="pct"/>
            <w:tcBorders>
              <w:tl2br w:val="nil"/>
              <w:tr2bl w:val="nil"/>
            </w:tcBorders>
            <w:vAlign w:val="center"/>
          </w:tcPr>
          <w:p w14:paraId="6B5043DF">
            <w:pPr>
              <w:tabs>
                <w:tab w:val="left" w:pos="550"/>
              </w:tabs>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序列号</w:t>
            </w:r>
          </w:p>
        </w:tc>
        <w:tc>
          <w:tcPr>
            <w:tcW w:w="243" w:type="pct"/>
            <w:tcBorders>
              <w:tl2br w:val="nil"/>
              <w:tr2bl w:val="nil"/>
            </w:tcBorders>
            <w:vAlign w:val="center"/>
          </w:tcPr>
          <w:p w14:paraId="0A08CD7C">
            <w:pPr>
              <w:tabs>
                <w:tab w:val="left" w:pos="550"/>
              </w:tabs>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数量</w:t>
            </w:r>
          </w:p>
        </w:tc>
        <w:tc>
          <w:tcPr>
            <w:tcW w:w="426" w:type="pct"/>
            <w:tcBorders>
              <w:tl2br w:val="nil"/>
              <w:tr2bl w:val="nil"/>
            </w:tcBorders>
            <w:vAlign w:val="center"/>
          </w:tcPr>
          <w:p w14:paraId="1FC2F125">
            <w:pPr>
              <w:tabs>
                <w:tab w:val="left" w:pos="550"/>
              </w:tabs>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软件件号</w:t>
            </w:r>
          </w:p>
        </w:tc>
        <w:tc>
          <w:tcPr>
            <w:tcW w:w="489" w:type="pct"/>
            <w:tcBorders>
              <w:tl2br w:val="nil"/>
              <w:tr2bl w:val="nil"/>
            </w:tcBorders>
            <w:vAlign w:val="center"/>
          </w:tcPr>
          <w:p w14:paraId="5751B4BD">
            <w:pPr>
              <w:tabs>
                <w:tab w:val="left" w:pos="550"/>
              </w:tabs>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软件版本</w:t>
            </w:r>
          </w:p>
        </w:tc>
        <w:tc>
          <w:tcPr>
            <w:tcW w:w="324" w:type="pct"/>
            <w:tcBorders>
              <w:tl2br w:val="nil"/>
              <w:tr2bl w:val="nil"/>
            </w:tcBorders>
            <w:vAlign w:val="center"/>
          </w:tcPr>
          <w:p w14:paraId="2DA5A723">
            <w:pPr>
              <w:tabs>
                <w:tab w:val="left" w:pos="550"/>
              </w:tabs>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备注</w:t>
            </w:r>
          </w:p>
        </w:tc>
      </w:tr>
      <w:tr w14:paraId="01D160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22" w:type="pct"/>
            <w:tcBorders>
              <w:tl2br w:val="nil"/>
              <w:tr2bl w:val="nil"/>
            </w:tcBorders>
            <w:vAlign w:val="center"/>
          </w:tcPr>
          <w:p w14:paraId="2D59BF63">
            <w:pPr>
              <w:tabs>
                <w:tab w:val="left" w:pos="550"/>
              </w:tabs>
              <w:jc w:val="center"/>
              <w:rPr>
                <w:rFonts w:ascii="Times New Roman" w:hAnsi="Times New Roman" w:eastAsia="宋体" w:cs="Times New Roman"/>
                <w:szCs w:val="21"/>
                <w:highlight w:val="yellow"/>
              </w:rPr>
            </w:pPr>
            <w:r>
              <w:rPr>
                <w:rFonts w:ascii="Times New Roman" w:hAnsi="Times New Roman" w:eastAsia="宋体" w:cs="Times New Roman"/>
                <w:szCs w:val="21"/>
                <w:highlight w:val="yellow"/>
              </w:rPr>
              <w:t>1</w:t>
            </w:r>
          </w:p>
        </w:tc>
        <w:tc>
          <w:tcPr>
            <w:tcW w:w="582" w:type="pct"/>
            <w:tcBorders>
              <w:tl2br w:val="nil"/>
              <w:tr2bl w:val="nil"/>
            </w:tcBorders>
            <w:vAlign w:val="center"/>
          </w:tcPr>
          <w:p w14:paraId="69564C7E">
            <w:pPr>
              <w:tabs>
                <w:tab w:val="left" w:pos="550"/>
              </w:tabs>
              <w:jc w:val="center"/>
              <w:rPr>
                <w:rFonts w:ascii="Times New Roman" w:hAnsi="Times New Roman" w:eastAsia="宋体" w:cs="Times New Roman"/>
                <w:szCs w:val="21"/>
                <w:highlight w:val="yellow"/>
              </w:rPr>
            </w:pPr>
          </w:p>
        </w:tc>
        <w:tc>
          <w:tcPr>
            <w:tcW w:w="1026" w:type="pct"/>
            <w:tcBorders>
              <w:tl2br w:val="nil"/>
              <w:tr2bl w:val="nil"/>
            </w:tcBorders>
            <w:vAlign w:val="center"/>
          </w:tcPr>
          <w:p w14:paraId="1DE8D369">
            <w:pPr>
              <w:tabs>
                <w:tab w:val="left" w:pos="550"/>
              </w:tabs>
              <w:jc w:val="center"/>
              <w:rPr>
                <w:rFonts w:ascii="Times New Roman" w:hAnsi="Times New Roman" w:eastAsia="宋体" w:cs="Times New Roman"/>
                <w:szCs w:val="21"/>
                <w:highlight w:val="yellow"/>
              </w:rPr>
            </w:pPr>
          </w:p>
        </w:tc>
        <w:tc>
          <w:tcPr>
            <w:tcW w:w="328" w:type="pct"/>
            <w:tcBorders>
              <w:tl2br w:val="nil"/>
              <w:tr2bl w:val="nil"/>
            </w:tcBorders>
            <w:vAlign w:val="center"/>
          </w:tcPr>
          <w:p w14:paraId="5E027C45">
            <w:pPr>
              <w:tabs>
                <w:tab w:val="left" w:pos="550"/>
              </w:tabs>
              <w:jc w:val="center"/>
              <w:rPr>
                <w:rFonts w:ascii="Times New Roman" w:hAnsi="Times New Roman" w:eastAsia="宋体" w:cs="Times New Roman"/>
                <w:szCs w:val="21"/>
                <w:highlight w:val="yellow"/>
              </w:rPr>
            </w:pPr>
          </w:p>
        </w:tc>
        <w:tc>
          <w:tcPr>
            <w:tcW w:w="332" w:type="pct"/>
            <w:tcBorders>
              <w:tl2br w:val="nil"/>
              <w:tr2bl w:val="nil"/>
            </w:tcBorders>
            <w:vAlign w:val="center"/>
          </w:tcPr>
          <w:p w14:paraId="1E24F665">
            <w:pPr>
              <w:tabs>
                <w:tab w:val="left" w:pos="550"/>
              </w:tabs>
              <w:jc w:val="center"/>
              <w:rPr>
                <w:rFonts w:ascii="Times New Roman" w:hAnsi="Times New Roman" w:eastAsia="宋体" w:cs="Times New Roman"/>
                <w:szCs w:val="21"/>
                <w:highlight w:val="yellow"/>
              </w:rPr>
            </w:pPr>
          </w:p>
        </w:tc>
        <w:tc>
          <w:tcPr>
            <w:tcW w:w="824" w:type="pct"/>
            <w:tcBorders>
              <w:tl2br w:val="nil"/>
              <w:tr2bl w:val="nil"/>
            </w:tcBorders>
            <w:vAlign w:val="center"/>
          </w:tcPr>
          <w:p w14:paraId="0FA4AA37">
            <w:pPr>
              <w:tabs>
                <w:tab w:val="left" w:pos="550"/>
              </w:tabs>
              <w:jc w:val="center"/>
              <w:rPr>
                <w:rFonts w:ascii="Times New Roman" w:hAnsi="Times New Roman" w:eastAsia="宋体" w:cs="Times New Roman"/>
                <w:szCs w:val="21"/>
                <w:highlight w:val="yellow"/>
              </w:rPr>
            </w:pPr>
          </w:p>
        </w:tc>
        <w:tc>
          <w:tcPr>
            <w:tcW w:w="243" w:type="pct"/>
            <w:tcBorders>
              <w:tl2br w:val="nil"/>
              <w:tr2bl w:val="nil"/>
            </w:tcBorders>
            <w:vAlign w:val="center"/>
          </w:tcPr>
          <w:p w14:paraId="425AE36B">
            <w:pPr>
              <w:tabs>
                <w:tab w:val="left" w:pos="550"/>
              </w:tabs>
              <w:jc w:val="center"/>
              <w:rPr>
                <w:rFonts w:ascii="Times New Roman" w:hAnsi="Times New Roman" w:eastAsia="宋体" w:cs="Times New Roman"/>
                <w:szCs w:val="21"/>
                <w:highlight w:val="yellow"/>
              </w:rPr>
            </w:pPr>
          </w:p>
        </w:tc>
        <w:tc>
          <w:tcPr>
            <w:tcW w:w="426" w:type="pct"/>
            <w:tcBorders>
              <w:tl2br w:val="nil"/>
              <w:tr2bl w:val="nil"/>
            </w:tcBorders>
            <w:vAlign w:val="center"/>
          </w:tcPr>
          <w:p w14:paraId="05785496">
            <w:pPr>
              <w:tabs>
                <w:tab w:val="left" w:pos="550"/>
              </w:tabs>
              <w:jc w:val="center"/>
              <w:rPr>
                <w:rFonts w:ascii="Times New Roman" w:hAnsi="Times New Roman" w:eastAsia="宋体" w:cs="Times New Roman"/>
                <w:szCs w:val="21"/>
                <w:highlight w:val="yellow"/>
              </w:rPr>
            </w:pPr>
          </w:p>
        </w:tc>
        <w:tc>
          <w:tcPr>
            <w:tcW w:w="489" w:type="pct"/>
            <w:tcBorders>
              <w:tl2br w:val="nil"/>
              <w:tr2bl w:val="nil"/>
            </w:tcBorders>
            <w:vAlign w:val="center"/>
          </w:tcPr>
          <w:p w14:paraId="4DCFD1AB">
            <w:pPr>
              <w:tabs>
                <w:tab w:val="left" w:pos="550"/>
              </w:tabs>
              <w:jc w:val="center"/>
              <w:rPr>
                <w:rFonts w:ascii="Times New Roman" w:hAnsi="Times New Roman" w:eastAsia="宋体" w:cs="Times New Roman"/>
                <w:szCs w:val="21"/>
                <w:highlight w:val="yellow"/>
              </w:rPr>
            </w:pPr>
          </w:p>
        </w:tc>
        <w:tc>
          <w:tcPr>
            <w:tcW w:w="324" w:type="pct"/>
            <w:tcBorders>
              <w:tl2br w:val="nil"/>
              <w:tr2bl w:val="nil"/>
            </w:tcBorders>
            <w:vAlign w:val="center"/>
          </w:tcPr>
          <w:p w14:paraId="1DE7BEC1">
            <w:pPr>
              <w:tabs>
                <w:tab w:val="left" w:pos="550"/>
              </w:tabs>
              <w:jc w:val="center"/>
              <w:rPr>
                <w:rFonts w:ascii="Times New Roman" w:hAnsi="Times New Roman" w:eastAsia="宋体" w:cs="Times New Roman"/>
                <w:szCs w:val="21"/>
                <w:highlight w:val="yellow"/>
              </w:rPr>
            </w:pPr>
          </w:p>
        </w:tc>
      </w:tr>
    </w:tbl>
    <w:p w14:paraId="20259E96">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试验设备、测试设备及要求</w:t>
      </w:r>
    </w:p>
    <w:p w14:paraId="5CCA378F">
      <w:pPr>
        <w:pStyle w:val="4"/>
      </w:pPr>
      <w:r>
        <w:rPr>
          <w:rFonts w:hint="eastAsia"/>
        </w:rPr>
        <w:t>试验、测试</w:t>
      </w:r>
      <w:r>
        <w:t>设备信息表</w:t>
      </w:r>
    </w:p>
    <w:tbl>
      <w:tblPr>
        <w:tblStyle w:val="13"/>
        <w:tblW w:w="4997" w:type="pct"/>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04"/>
        <w:gridCol w:w="1769"/>
        <w:gridCol w:w="1582"/>
        <w:gridCol w:w="1330"/>
        <w:gridCol w:w="2530"/>
        <w:gridCol w:w="944"/>
      </w:tblGrid>
      <w:tr w14:paraId="750BF9B7">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tcBorders>
              <w:top w:val="single" w:color="auto" w:sz="12" w:space="0"/>
              <w:bottom w:val="single" w:color="auto" w:sz="12" w:space="0"/>
              <w:right w:val="single" w:color="auto" w:sz="6" w:space="0"/>
            </w:tcBorders>
            <w:vAlign w:val="center"/>
          </w:tcPr>
          <w:p w14:paraId="2EE2F60C">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序号</w:t>
            </w:r>
          </w:p>
        </w:tc>
        <w:tc>
          <w:tcPr>
            <w:tcW w:w="1010" w:type="pct"/>
            <w:tcBorders>
              <w:top w:val="single" w:color="auto" w:sz="12" w:space="0"/>
              <w:left w:val="single" w:color="auto" w:sz="6" w:space="0"/>
              <w:bottom w:val="single" w:color="auto" w:sz="12" w:space="0"/>
              <w:right w:val="single" w:color="auto" w:sz="6" w:space="0"/>
            </w:tcBorders>
            <w:vAlign w:val="center"/>
          </w:tcPr>
          <w:p w14:paraId="45C71396">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设备名称</w:t>
            </w:r>
          </w:p>
        </w:tc>
        <w:tc>
          <w:tcPr>
            <w:tcW w:w="903" w:type="pct"/>
            <w:tcBorders>
              <w:top w:val="single" w:color="auto" w:sz="12" w:space="0"/>
              <w:left w:val="single" w:color="auto" w:sz="6" w:space="0"/>
              <w:bottom w:val="single" w:color="auto" w:sz="12" w:space="0"/>
              <w:right w:val="single" w:color="auto" w:sz="6" w:space="0"/>
            </w:tcBorders>
            <w:vAlign w:val="center"/>
          </w:tcPr>
          <w:p w14:paraId="05A63EBD">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用途</w:t>
            </w:r>
          </w:p>
        </w:tc>
        <w:tc>
          <w:tcPr>
            <w:tcW w:w="759" w:type="pct"/>
            <w:tcBorders>
              <w:top w:val="single" w:color="auto" w:sz="12" w:space="0"/>
              <w:left w:val="single" w:color="auto" w:sz="6" w:space="0"/>
              <w:bottom w:val="single" w:color="auto" w:sz="12" w:space="0"/>
              <w:right w:val="single" w:color="auto" w:sz="6" w:space="0"/>
            </w:tcBorders>
            <w:vAlign w:val="center"/>
          </w:tcPr>
          <w:p w14:paraId="223CA635">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设备型号</w:t>
            </w:r>
          </w:p>
        </w:tc>
        <w:tc>
          <w:tcPr>
            <w:tcW w:w="1444" w:type="pct"/>
            <w:tcBorders>
              <w:top w:val="single" w:color="auto" w:sz="12" w:space="0"/>
              <w:left w:val="single" w:color="auto" w:sz="6" w:space="0"/>
              <w:bottom w:val="single" w:color="auto" w:sz="12" w:space="0"/>
              <w:right w:val="single" w:color="auto" w:sz="6" w:space="0"/>
            </w:tcBorders>
            <w:vAlign w:val="center"/>
          </w:tcPr>
          <w:p w14:paraId="4D8A0160">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技术要求/精度</w:t>
            </w:r>
          </w:p>
        </w:tc>
        <w:tc>
          <w:tcPr>
            <w:tcW w:w="539" w:type="pct"/>
            <w:tcBorders>
              <w:top w:val="single" w:color="auto" w:sz="12" w:space="0"/>
              <w:left w:val="single" w:color="auto" w:sz="6" w:space="0"/>
              <w:bottom w:val="single" w:color="auto" w:sz="12" w:space="0"/>
            </w:tcBorders>
            <w:vAlign w:val="center"/>
          </w:tcPr>
          <w:p w14:paraId="21958E75">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校验</w:t>
            </w:r>
          </w:p>
          <w:p w14:paraId="5BB7E4E0">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方式</w:t>
            </w:r>
          </w:p>
        </w:tc>
      </w:tr>
      <w:tr w14:paraId="2F2618F4">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tcBorders>
              <w:top w:val="single" w:color="auto" w:sz="12" w:space="0"/>
            </w:tcBorders>
            <w:vAlign w:val="center"/>
          </w:tcPr>
          <w:p w14:paraId="3BB71686">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28"/>
                <w:szCs w:val="21"/>
              </w:rPr>
              <w:t>1</w:t>
            </w:r>
          </w:p>
        </w:tc>
        <w:tc>
          <w:tcPr>
            <w:tcW w:w="1010" w:type="pct"/>
            <w:tcBorders>
              <w:top w:val="single" w:color="auto" w:sz="12" w:space="0"/>
            </w:tcBorders>
            <w:vAlign w:val="center"/>
          </w:tcPr>
          <w:p w14:paraId="1E0FCC63">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航空机载设备可编程测试电源</w:t>
            </w:r>
          </w:p>
        </w:tc>
        <w:tc>
          <w:tcPr>
            <w:tcW w:w="903" w:type="pct"/>
            <w:tcBorders>
              <w:top w:val="single" w:color="auto" w:sz="12" w:space="0"/>
            </w:tcBorders>
            <w:vAlign w:val="center"/>
          </w:tcPr>
          <w:p w14:paraId="3D46E4A1">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用于电源输入试验</w:t>
            </w:r>
          </w:p>
        </w:tc>
        <w:tc>
          <w:tcPr>
            <w:tcW w:w="759" w:type="pct"/>
            <w:tcBorders>
              <w:top w:val="single" w:color="auto" w:sz="12" w:space="0"/>
            </w:tcBorders>
            <w:vAlign w:val="center"/>
          </w:tcPr>
          <w:p w14:paraId="08CE56DE">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Netwave30.2</w:t>
            </w:r>
          </w:p>
        </w:tc>
        <w:tc>
          <w:tcPr>
            <w:tcW w:w="1444" w:type="pct"/>
            <w:tcBorders>
              <w:top w:val="single" w:color="auto" w:sz="12" w:space="0"/>
            </w:tcBorders>
            <w:vAlign w:val="center"/>
          </w:tcPr>
          <w:p w14:paraId="14A91D3E">
            <w:pPr>
              <w:adjustRightInd w:val="0"/>
              <w:jc w:val="center"/>
              <w:textAlignment w:val="baseline"/>
              <w:rPr>
                <w:rFonts w:ascii="Times New Roman" w:hAnsi="Times New Roman" w:eastAsia="宋体" w:cs="Times New Roman"/>
                <w:bCs/>
                <w:kern w:val="28"/>
                <w:szCs w:val="21"/>
              </w:rPr>
            </w:pPr>
            <w:r>
              <w:rPr>
                <w:rFonts w:hint="eastAsia" w:ascii="Times New Roman" w:hAnsi="Times New Roman" w:eastAsia="宋体" w:cs="Times New Roman"/>
                <w:bCs/>
                <w:kern w:val="28"/>
                <w:szCs w:val="21"/>
              </w:rPr>
              <w:t>电压偏差±</w:t>
            </w:r>
            <w:r>
              <w:rPr>
                <w:rFonts w:ascii="Times New Roman" w:hAnsi="Times New Roman" w:eastAsia="宋体" w:cs="Times New Roman"/>
                <w:bCs/>
                <w:kern w:val="28"/>
                <w:szCs w:val="21"/>
              </w:rPr>
              <w:t>1%</w:t>
            </w:r>
            <w:r>
              <w:rPr>
                <w:rFonts w:hint="eastAsia" w:ascii="Times New Roman" w:hAnsi="Times New Roman" w:eastAsia="宋体" w:cs="Times New Roman"/>
                <w:bCs/>
                <w:kern w:val="28"/>
                <w:szCs w:val="21"/>
              </w:rPr>
              <w:t>，电流偏差±</w:t>
            </w:r>
            <w:r>
              <w:rPr>
                <w:rFonts w:ascii="Times New Roman" w:hAnsi="Times New Roman" w:eastAsia="宋体" w:cs="Times New Roman"/>
                <w:bCs/>
                <w:kern w:val="28"/>
                <w:szCs w:val="21"/>
              </w:rPr>
              <w:t>3%</w:t>
            </w:r>
            <w:r>
              <w:rPr>
                <w:rFonts w:hint="eastAsia" w:ascii="Times New Roman" w:hAnsi="Times New Roman" w:eastAsia="宋体" w:cs="Times New Roman"/>
                <w:bCs/>
                <w:kern w:val="28"/>
                <w:szCs w:val="21"/>
              </w:rPr>
              <w:t>，上升和下降时间：＜</w:t>
            </w:r>
            <w:r>
              <w:rPr>
                <w:rFonts w:ascii="Times New Roman" w:hAnsi="Times New Roman" w:eastAsia="宋体" w:cs="Times New Roman"/>
                <w:bCs/>
                <w:kern w:val="28"/>
                <w:szCs w:val="21"/>
              </w:rPr>
              <w:t>1ms</w:t>
            </w:r>
            <w:r>
              <w:rPr>
                <w:rFonts w:hint="eastAsia" w:ascii="Times New Roman" w:hAnsi="Times New Roman" w:eastAsia="宋体" w:cs="Times New Roman"/>
                <w:bCs/>
                <w:kern w:val="28"/>
                <w:szCs w:val="21"/>
              </w:rPr>
              <w:t>，过冲：＜</w:t>
            </w:r>
            <w:r>
              <w:rPr>
                <w:rFonts w:ascii="Times New Roman" w:hAnsi="Times New Roman" w:eastAsia="宋体" w:cs="Times New Roman"/>
                <w:bCs/>
                <w:kern w:val="28"/>
                <w:szCs w:val="21"/>
              </w:rPr>
              <w:t>10%</w:t>
            </w:r>
          </w:p>
        </w:tc>
        <w:tc>
          <w:tcPr>
            <w:tcW w:w="539" w:type="pct"/>
            <w:tcBorders>
              <w:top w:val="single" w:color="auto" w:sz="12" w:space="0"/>
            </w:tcBorders>
            <w:vAlign w:val="center"/>
          </w:tcPr>
          <w:p w14:paraId="62110322">
            <w:pPr>
              <w:adjustRightInd w:val="0"/>
              <w:jc w:val="center"/>
              <w:textAlignment w:val="baseline"/>
              <w:rPr>
                <w:rFonts w:ascii="Times New Roman" w:hAnsi="Times New Roman" w:eastAsia="宋体" w:cs="Times New Roman"/>
                <w:kern w:val="0"/>
                <w:szCs w:val="21"/>
              </w:rPr>
            </w:pPr>
            <w:r>
              <w:rPr>
                <w:rFonts w:ascii="Times New Roman" w:hAnsi="Times New Roman" w:eastAsia="宋体" w:cs="Times New Roman"/>
                <w:kern w:val="0"/>
                <w:szCs w:val="21"/>
              </w:rPr>
              <w:t>定检</w:t>
            </w:r>
          </w:p>
        </w:tc>
      </w:tr>
      <w:tr w14:paraId="72A741E5">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14:paraId="5F3F6F70">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28"/>
                <w:szCs w:val="21"/>
              </w:rPr>
              <w:t>2</w:t>
            </w:r>
          </w:p>
        </w:tc>
        <w:tc>
          <w:tcPr>
            <w:tcW w:w="1010" w:type="pct"/>
            <w:vAlign w:val="center"/>
          </w:tcPr>
          <w:p w14:paraId="2A669595">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示波器</w:t>
            </w:r>
          </w:p>
        </w:tc>
        <w:tc>
          <w:tcPr>
            <w:tcW w:w="903" w:type="pct"/>
            <w:vAlign w:val="center"/>
          </w:tcPr>
          <w:p w14:paraId="06E2082A">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用于测量电压电流波形</w:t>
            </w:r>
          </w:p>
        </w:tc>
        <w:tc>
          <w:tcPr>
            <w:tcW w:w="759" w:type="pct"/>
            <w:vAlign w:val="center"/>
          </w:tcPr>
          <w:p w14:paraId="5C841E0F">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MDO3054</w:t>
            </w:r>
          </w:p>
        </w:tc>
        <w:tc>
          <w:tcPr>
            <w:tcW w:w="1444" w:type="pct"/>
            <w:vAlign w:val="center"/>
          </w:tcPr>
          <w:p w14:paraId="591F10BB">
            <w:pPr>
              <w:adjustRightInd w:val="0"/>
              <w:jc w:val="center"/>
              <w:textAlignment w:val="baseline"/>
              <w:rPr>
                <w:rFonts w:ascii="Times New Roman" w:hAnsi="Times New Roman" w:eastAsia="宋体" w:cs="Times New Roman"/>
                <w:bCs/>
                <w:kern w:val="28"/>
                <w:szCs w:val="21"/>
              </w:rPr>
            </w:pPr>
            <w:r>
              <w:rPr>
                <w:rFonts w:hint="eastAsia" w:ascii="Times New Roman" w:hAnsi="Times New Roman" w:eastAsia="宋体" w:cs="Times New Roman"/>
                <w:bCs/>
                <w:kern w:val="28"/>
                <w:szCs w:val="21"/>
              </w:rPr>
              <w:t>精度：直流增益误差±</w:t>
            </w:r>
            <w:r>
              <w:rPr>
                <w:rFonts w:ascii="Times New Roman" w:hAnsi="Times New Roman" w:eastAsia="宋体" w:cs="Times New Roman"/>
                <w:bCs/>
                <w:kern w:val="28"/>
                <w:szCs w:val="21"/>
              </w:rPr>
              <w:t>2%</w:t>
            </w:r>
            <w:r>
              <w:rPr>
                <w:rFonts w:hint="eastAsia" w:ascii="Times New Roman" w:hAnsi="Times New Roman" w:eastAsia="宋体" w:cs="Times New Roman"/>
                <w:bCs/>
                <w:kern w:val="28"/>
                <w:szCs w:val="21"/>
              </w:rPr>
              <w:t>；</w:t>
            </w:r>
            <w:r>
              <w:rPr>
                <w:rFonts w:ascii="Times New Roman" w:hAnsi="Times New Roman" w:eastAsia="宋体" w:cs="Times New Roman"/>
                <w:bCs/>
                <w:kern w:val="28"/>
                <w:szCs w:val="21"/>
              </w:rPr>
              <w:t>上升时间：＜0.8ns；输入阻抗：50Ω±1.5%，1MΩ±1%</w:t>
            </w:r>
          </w:p>
        </w:tc>
        <w:tc>
          <w:tcPr>
            <w:tcW w:w="539" w:type="pct"/>
            <w:vAlign w:val="center"/>
          </w:tcPr>
          <w:p w14:paraId="55EF46B5">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0"/>
                <w:szCs w:val="21"/>
              </w:rPr>
              <w:t>定检</w:t>
            </w:r>
          </w:p>
        </w:tc>
      </w:tr>
      <w:tr w14:paraId="37C13C13">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14:paraId="07340E6B">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28"/>
                <w:szCs w:val="21"/>
              </w:rPr>
              <w:t>3</w:t>
            </w:r>
          </w:p>
        </w:tc>
        <w:tc>
          <w:tcPr>
            <w:tcW w:w="1010" w:type="pct"/>
            <w:vAlign w:val="center"/>
          </w:tcPr>
          <w:p w14:paraId="350748D6">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示波器电压探头</w:t>
            </w:r>
          </w:p>
        </w:tc>
        <w:tc>
          <w:tcPr>
            <w:tcW w:w="903" w:type="pct"/>
            <w:vAlign w:val="center"/>
          </w:tcPr>
          <w:p w14:paraId="76620624">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用于测量电压</w:t>
            </w:r>
          </w:p>
        </w:tc>
        <w:tc>
          <w:tcPr>
            <w:tcW w:w="759" w:type="pct"/>
            <w:vAlign w:val="center"/>
          </w:tcPr>
          <w:p w14:paraId="2B2C95FD">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TPP0500B</w:t>
            </w:r>
          </w:p>
        </w:tc>
        <w:tc>
          <w:tcPr>
            <w:tcW w:w="1444" w:type="pct"/>
            <w:vAlign w:val="center"/>
          </w:tcPr>
          <w:p w14:paraId="78A85D41">
            <w:pPr>
              <w:adjustRightInd w:val="0"/>
              <w:jc w:val="center"/>
              <w:textAlignment w:val="baseline"/>
              <w:rPr>
                <w:rFonts w:ascii="Times New Roman" w:hAnsi="Times New Roman" w:eastAsia="宋体" w:cs="Times New Roman"/>
                <w:bCs/>
                <w:kern w:val="28"/>
                <w:szCs w:val="21"/>
              </w:rPr>
            </w:pPr>
            <w:r>
              <w:rPr>
                <w:rFonts w:hint="eastAsia" w:ascii="Times New Roman" w:hAnsi="Times New Roman" w:eastAsia="宋体" w:cs="Times New Roman"/>
                <w:bCs/>
                <w:kern w:val="28"/>
                <w:szCs w:val="21"/>
              </w:rPr>
              <w:t>频率响应允许值≤</w:t>
            </w:r>
            <w:r>
              <w:rPr>
                <w:rFonts w:ascii="Times New Roman" w:hAnsi="Times New Roman" w:eastAsia="宋体" w:cs="Times New Roman"/>
                <w:bCs/>
                <w:kern w:val="28"/>
                <w:szCs w:val="21"/>
              </w:rPr>
              <w:t>3.0dB</w:t>
            </w:r>
          </w:p>
        </w:tc>
        <w:tc>
          <w:tcPr>
            <w:tcW w:w="539" w:type="pct"/>
            <w:vAlign w:val="center"/>
          </w:tcPr>
          <w:p w14:paraId="0326512B">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0"/>
                <w:szCs w:val="21"/>
              </w:rPr>
              <w:t>定检</w:t>
            </w:r>
          </w:p>
        </w:tc>
      </w:tr>
      <w:tr w14:paraId="2432BAE5">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14:paraId="4C9C7FF3">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28"/>
                <w:szCs w:val="21"/>
              </w:rPr>
              <w:t>4</w:t>
            </w:r>
          </w:p>
        </w:tc>
        <w:tc>
          <w:tcPr>
            <w:tcW w:w="1010" w:type="pct"/>
            <w:vAlign w:val="center"/>
          </w:tcPr>
          <w:p w14:paraId="3D0C78FA">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隔离变压器</w:t>
            </w:r>
          </w:p>
        </w:tc>
        <w:tc>
          <w:tcPr>
            <w:tcW w:w="903" w:type="pct"/>
            <w:vAlign w:val="center"/>
          </w:tcPr>
          <w:p w14:paraId="4ECC3433">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用于示波器隔离接地</w:t>
            </w:r>
          </w:p>
        </w:tc>
        <w:tc>
          <w:tcPr>
            <w:tcW w:w="759" w:type="pct"/>
            <w:vAlign w:val="center"/>
          </w:tcPr>
          <w:p w14:paraId="1FCB3ADE">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7032-2</w:t>
            </w:r>
          </w:p>
        </w:tc>
        <w:tc>
          <w:tcPr>
            <w:tcW w:w="1444" w:type="pct"/>
            <w:vAlign w:val="center"/>
          </w:tcPr>
          <w:p w14:paraId="75D4B262">
            <w:pPr>
              <w:adjustRightInd w:val="0"/>
              <w:jc w:val="center"/>
              <w:textAlignment w:val="baseline"/>
              <w:rPr>
                <w:rFonts w:ascii="Times New Roman" w:hAnsi="Times New Roman" w:eastAsia="宋体" w:cs="Times New Roman"/>
                <w:bCs/>
                <w:kern w:val="28"/>
                <w:szCs w:val="21"/>
              </w:rPr>
            </w:pPr>
            <w:r>
              <w:rPr>
                <w:rFonts w:hint="eastAsia" w:ascii="Times New Roman" w:hAnsi="Times New Roman" w:eastAsia="宋体" w:cs="Times New Roman"/>
                <w:bCs/>
                <w:kern w:val="28"/>
                <w:szCs w:val="21"/>
              </w:rPr>
              <w:t>精度：电压误差±</w:t>
            </w:r>
            <w:r>
              <w:rPr>
                <w:rFonts w:ascii="Times New Roman" w:hAnsi="Times New Roman" w:eastAsia="宋体" w:cs="Times New Roman"/>
                <w:bCs/>
                <w:kern w:val="28"/>
                <w:szCs w:val="21"/>
              </w:rPr>
              <w:t>10%</w:t>
            </w:r>
          </w:p>
          <w:p w14:paraId="15CFF8E6">
            <w:pPr>
              <w:adjustRightInd w:val="0"/>
              <w:jc w:val="center"/>
              <w:textAlignment w:val="baseline"/>
              <w:rPr>
                <w:rFonts w:ascii="Times New Roman" w:hAnsi="Times New Roman" w:eastAsia="宋体" w:cs="Times New Roman"/>
                <w:bCs/>
                <w:kern w:val="28"/>
                <w:szCs w:val="21"/>
              </w:rPr>
            </w:pPr>
            <w:r>
              <w:rPr>
                <w:rFonts w:hint="eastAsia" w:ascii="Times New Roman" w:hAnsi="Times New Roman" w:eastAsia="宋体" w:cs="Times New Roman"/>
                <w:bCs/>
                <w:kern w:val="28"/>
                <w:szCs w:val="21"/>
              </w:rPr>
              <w:t>频率误差±</w:t>
            </w:r>
            <w:r>
              <w:rPr>
                <w:rFonts w:ascii="Times New Roman" w:hAnsi="Times New Roman" w:eastAsia="宋体" w:cs="Times New Roman"/>
                <w:bCs/>
                <w:kern w:val="28"/>
                <w:szCs w:val="21"/>
              </w:rPr>
              <w:t>5%</w:t>
            </w:r>
          </w:p>
        </w:tc>
        <w:tc>
          <w:tcPr>
            <w:tcW w:w="539" w:type="pct"/>
            <w:vAlign w:val="center"/>
          </w:tcPr>
          <w:p w14:paraId="60E7AF5F">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28"/>
                <w:szCs w:val="21"/>
              </w:rPr>
              <w:t>定检</w:t>
            </w:r>
          </w:p>
        </w:tc>
      </w:tr>
      <w:tr w14:paraId="7369AB46">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14:paraId="4637001C">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28"/>
                <w:szCs w:val="21"/>
              </w:rPr>
              <w:t>5</w:t>
            </w:r>
          </w:p>
        </w:tc>
        <w:tc>
          <w:tcPr>
            <w:tcW w:w="1010" w:type="pct"/>
            <w:vAlign w:val="center"/>
          </w:tcPr>
          <w:p w14:paraId="1AC494C7">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示波器电流探头</w:t>
            </w:r>
          </w:p>
        </w:tc>
        <w:tc>
          <w:tcPr>
            <w:tcW w:w="903" w:type="pct"/>
            <w:vAlign w:val="center"/>
          </w:tcPr>
          <w:p w14:paraId="71A5418F">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用于测量电流</w:t>
            </w:r>
          </w:p>
        </w:tc>
        <w:tc>
          <w:tcPr>
            <w:tcW w:w="759" w:type="pct"/>
            <w:vAlign w:val="center"/>
          </w:tcPr>
          <w:p w14:paraId="76594E58">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TCP0150</w:t>
            </w:r>
          </w:p>
        </w:tc>
        <w:tc>
          <w:tcPr>
            <w:tcW w:w="1444" w:type="pct"/>
            <w:vAlign w:val="center"/>
          </w:tcPr>
          <w:p w14:paraId="68BDC8B5">
            <w:pPr>
              <w:adjustRightInd w:val="0"/>
              <w:jc w:val="center"/>
              <w:textAlignment w:val="baseline"/>
              <w:rPr>
                <w:rFonts w:ascii="Times New Roman" w:hAnsi="Times New Roman" w:eastAsia="宋体" w:cs="Times New Roman"/>
                <w:bCs/>
                <w:kern w:val="28"/>
                <w:szCs w:val="21"/>
              </w:rPr>
            </w:pPr>
            <w:r>
              <w:rPr>
                <w:rFonts w:hint="eastAsia" w:ascii="Times New Roman" w:hAnsi="Times New Roman" w:eastAsia="宋体" w:cs="Times New Roman"/>
                <w:bCs/>
                <w:kern w:val="28"/>
                <w:szCs w:val="21"/>
              </w:rPr>
              <w:t>精度：±</w:t>
            </w:r>
            <w:r>
              <w:rPr>
                <w:rFonts w:ascii="Times New Roman" w:hAnsi="Times New Roman" w:eastAsia="宋体" w:cs="Times New Roman"/>
                <w:bCs/>
                <w:kern w:val="28"/>
                <w:szCs w:val="21"/>
              </w:rPr>
              <w:t>3%</w:t>
            </w:r>
          </w:p>
        </w:tc>
        <w:tc>
          <w:tcPr>
            <w:tcW w:w="539" w:type="pct"/>
            <w:vAlign w:val="center"/>
          </w:tcPr>
          <w:p w14:paraId="4B87F7D4">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0"/>
                <w:szCs w:val="21"/>
              </w:rPr>
              <w:t>定检</w:t>
            </w:r>
          </w:p>
        </w:tc>
      </w:tr>
      <w:tr w14:paraId="5659B090">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14:paraId="776B43D2">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28"/>
                <w:szCs w:val="21"/>
              </w:rPr>
              <w:t>6</w:t>
            </w:r>
          </w:p>
        </w:tc>
        <w:tc>
          <w:tcPr>
            <w:tcW w:w="1010" w:type="pct"/>
            <w:vAlign w:val="center"/>
          </w:tcPr>
          <w:p w14:paraId="53AE2A2D">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高压差分探头</w:t>
            </w:r>
          </w:p>
        </w:tc>
        <w:tc>
          <w:tcPr>
            <w:tcW w:w="903" w:type="pct"/>
            <w:vAlign w:val="center"/>
          </w:tcPr>
          <w:p w14:paraId="30390BD0">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用于测量电压</w:t>
            </w:r>
          </w:p>
        </w:tc>
        <w:tc>
          <w:tcPr>
            <w:tcW w:w="759" w:type="pct"/>
            <w:vAlign w:val="center"/>
          </w:tcPr>
          <w:p w14:paraId="55FD194E">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THDP0100</w:t>
            </w:r>
          </w:p>
        </w:tc>
        <w:tc>
          <w:tcPr>
            <w:tcW w:w="1444" w:type="pct"/>
            <w:vAlign w:val="center"/>
          </w:tcPr>
          <w:p w14:paraId="43E559D4">
            <w:pPr>
              <w:adjustRightInd w:val="0"/>
              <w:jc w:val="center"/>
              <w:textAlignment w:val="baseline"/>
              <w:rPr>
                <w:rFonts w:ascii="Times New Roman" w:hAnsi="Times New Roman" w:eastAsia="宋体" w:cs="Times New Roman"/>
                <w:bCs/>
                <w:kern w:val="28"/>
                <w:szCs w:val="21"/>
              </w:rPr>
            </w:pPr>
            <w:r>
              <w:rPr>
                <w:rFonts w:hint="eastAsia" w:ascii="Times New Roman" w:hAnsi="Times New Roman" w:eastAsia="宋体" w:cs="Times New Roman"/>
                <w:bCs/>
                <w:kern w:val="28"/>
                <w:szCs w:val="21"/>
              </w:rPr>
              <w:t>精度：衰减比允许误差±</w:t>
            </w:r>
            <w:r>
              <w:rPr>
                <w:rFonts w:ascii="Times New Roman" w:hAnsi="Times New Roman" w:eastAsia="宋体" w:cs="Times New Roman"/>
                <w:bCs/>
                <w:kern w:val="28"/>
                <w:szCs w:val="21"/>
              </w:rPr>
              <w:t>2%</w:t>
            </w:r>
          </w:p>
        </w:tc>
        <w:tc>
          <w:tcPr>
            <w:tcW w:w="539" w:type="pct"/>
            <w:vAlign w:val="center"/>
          </w:tcPr>
          <w:p w14:paraId="545854CC">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0"/>
                <w:szCs w:val="21"/>
              </w:rPr>
              <w:t>定检</w:t>
            </w:r>
          </w:p>
        </w:tc>
      </w:tr>
      <w:tr w14:paraId="70FE14F3">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14:paraId="28071636">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28"/>
                <w:szCs w:val="21"/>
              </w:rPr>
              <w:t>7</w:t>
            </w:r>
          </w:p>
        </w:tc>
        <w:tc>
          <w:tcPr>
            <w:tcW w:w="1010" w:type="pct"/>
            <w:vAlign w:val="center"/>
          </w:tcPr>
          <w:p w14:paraId="033CF2B6">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滑线式变阻器</w:t>
            </w:r>
          </w:p>
        </w:tc>
        <w:tc>
          <w:tcPr>
            <w:tcW w:w="903" w:type="pct"/>
            <w:vAlign w:val="center"/>
          </w:tcPr>
          <w:p w14:paraId="2D1FE1F2">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用来分压</w:t>
            </w:r>
          </w:p>
        </w:tc>
        <w:tc>
          <w:tcPr>
            <w:tcW w:w="759" w:type="pct"/>
            <w:vAlign w:val="center"/>
          </w:tcPr>
          <w:p w14:paraId="01B14247">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BX8-67</w:t>
            </w:r>
          </w:p>
        </w:tc>
        <w:tc>
          <w:tcPr>
            <w:tcW w:w="1444" w:type="pct"/>
            <w:vAlign w:val="center"/>
          </w:tcPr>
          <w:p w14:paraId="48460B7F">
            <w:pPr>
              <w:adjustRightInd w:val="0"/>
              <w:jc w:val="center"/>
              <w:textAlignment w:val="baseline"/>
              <w:rPr>
                <w:rFonts w:ascii="Times New Roman" w:hAnsi="Times New Roman" w:eastAsia="宋体" w:cs="Times New Roman"/>
                <w:bCs/>
                <w:kern w:val="28"/>
                <w:szCs w:val="21"/>
              </w:rPr>
            </w:pPr>
            <w:r>
              <w:rPr>
                <w:rFonts w:hint="eastAsia" w:ascii="Times New Roman" w:hAnsi="Times New Roman" w:eastAsia="宋体" w:cs="Times New Roman"/>
                <w:bCs/>
                <w:kern w:val="28"/>
                <w:szCs w:val="21"/>
              </w:rPr>
              <w:t>范围：（</w:t>
            </w:r>
            <w:r>
              <w:rPr>
                <w:rFonts w:ascii="Times New Roman" w:hAnsi="Times New Roman" w:eastAsia="宋体" w:cs="Times New Roman"/>
                <w:bCs/>
                <w:kern w:val="28"/>
                <w:szCs w:val="21"/>
              </w:rPr>
              <w:t>0～20）Ω</w:t>
            </w:r>
          </w:p>
        </w:tc>
        <w:tc>
          <w:tcPr>
            <w:tcW w:w="539" w:type="pct"/>
            <w:vAlign w:val="center"/>
          </w:tcPr>
          <w:p w14:paraId="39174507">
            <w:pPr>
              <w:adjustRightInd w:val="0"/>
              <w:jc w:val="center"/>
              <w:textAlignment w:val="baseline"/>
              <w:rPr>
                <w:rFonts w:ascii="Times New Roman" w:hAnsi="Times New Roman" w:eastAsia="宋体" w:cs="Times New Roman"/>
                <w:kern w:val="0"/>
                <w:szCs w:val="21"/>
              </w:rPr>
            </w:pPr>
            <w:r>
              <w:rPr>
                <w:rFonts w:ascii="Times New Roman" w:hAnsi="Times New Roman" w:eastAsia="宋体" w:cs="Times New Roman"/>
                <w:kern w:val="0"/>
                <w:szCs w:val="21"/>
              </w:rPr>
              <w:t>定检</w:t>
            </w:r>
          </w:p>
        </w:tc>
      </w:tr>
      <w:tr w14:paraId="5C3C05C8">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14:paraId="7C6F11C7">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28"/>
                <w:szCs w:val="21"/>
              </w:rPr>
              <w:t>8</w:t>
            </w:r>
          </w:p>
        </w:tc>
        <w:tc>
          <w:tcPr>
            <w:tcW w:w="1010" w:type="pct"/>
            <w:vAlign w:val="center"/>
          </w:tcPr>
          <w:p w14:paraId="213E2957">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空盒气压表</w:t>
            </w:r>
          </w:p>
        </w:tc>
        <w:tc>
          <w:tcPr>
            <w:tcW w:w="903" w:type="pct"/>
            <w:vAlign w:val="center"/>
          </w:tcPr>
          <w:p w14:paraId="2F1D86E3">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用于测量实验室大气压</w:t>
            </w:r>
          </w:p>
        </w:tc>
        <w:tc>
          <w:tcPr>
            <w:tcW w:w="759" w:type="pct"/>
            <w:vAlign w:val="center"/>
          </w:tcPr>
          <w:p w14:paraId="612F4691">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DYM3</w:t>
            </w:r>
          </w:p>
        </w:tc>
        <w:tc>
          <w:tcPr>
            <w:tcW w:w="1444" w:type="pct"/>
            <w:vAlign w:val="center"/>
          </w:tcPr>
          <w:p w14:paraId="05832C33">
            <w:pPr>
              <w:adjustRightInd w:val="0"/>
              <w:jc w:val="center"/>
              <w:textAlignment w:val="baseline"/>
              <w:rPr>
                <w:rFonts w:ascii="Times New Roman" w:hAnsi="Times New Roman" w:eastAsia="宋体" w:cs="Times New Roman"/>
                <w:bCs/>
                <w:kern w:val="28"/>
                <w:szCs w:val="21"/>
              </w:rPr>
            </w:pPr>
            <w:r>
              <w:rPr>
                <w:rFonts w:hint="eastAsia" w:ascii="Times New Roman" w:hAnsi="Times New Roman" w:eastAsia="宋体" w:cs="Times New Roman"/>
                <w:bCs/>
                <w:kern w:val="28"/>
                <w:szCs w:val="21"/>
              </w:rPr>
              <w:t>精度：±</w:t>
            </w:r>
            <w:r>
              <w:rPr>
                <w:rFonts w:ascii="Times New Roman" w:hAnsi="Times New Roman" w:eastAsia="宋体" w:cs="Times New Roman"/>
                <w:bCs/>
                <w:kern w:val="28"/>
                <w:szCs w:val="21"/>
              </w:rPr>
              <w:t>2.5hPa</w:t>
            </w:r>
          </w:p>
        </w:tc>
        <w:tc>
          <w:tcPr>
            <w:tcW w:w="539" w:type="pct"/>
            <w:vAlign w:val="center"/>
          </w:tcPr>
          <w:p w14:paraId="1339A71C">
            <w:pPr>
              <w:adjustRightInd w:val="0"/>
              <w:jc w:val="center"/>
              <w:textAlignment w:val="baseline"/>
              <w:rPr>
                <w:rFonts w:ascii="Times New Roman" w:hAnsi="Times New Roman" w:eastAsia="宋体" w:cs="Times New Roman"/>
                <w:kern w:val="0"/>
                <w:szCs w:val="21"/>
              </w:rPr>
            </w:pPr>
            <w:r>
              <w:rPr>
                <w:rFonts w:ascii="Times New Roman" w:hAnsi="Times New Roman" w:eastAsia="宋体" w:cs="Times New Roman"/>
                <w:kern w:val="0"/>
                <w:szCs w:val="21"/>
              </w:rPr>
              <w:t>定检</w:t>
            </w:r>
          </w:p>
        </w:tc>
      </w:tr>
      <w:tr w14:paraId="3BB0F62F">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14:paraId="19579922">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28"/>
                <w:szCs w:val="21"/>
              </w:rPr>
              <w:t>9</w:t>
            </w:r>
          </w:p>
        </w:tc>
        <w:tc>
          <w:tcPr>
            <w:tcW w:w="1010" w:type="pct"/>
            <w:vAlign w:val="center"/>
          </w:tcPr>
          <w:p w14:paraId="6EA93330">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温湿度计</w:t>
            </w:r>
          </w:p>
        </w:tc>
        <w:tc>
          <w:tcPr>
            <w:tcW w:w="903" w:type="pct"/>
            <w:vAlign w:val="center"/>
          </w:tcPr>
          <w:p w14:paraId="0D765BCE">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kern w:val="28"/>
                <w:szCs w:val="21"/>
              </w:rPr>
              <w:t>用于测量实验室温湿度</w:t>
            </w:r>
          </w:p>
        </w:tc>
        <w:tc>
          <w:tcPr>
            <w:tcW w:w="759" w:type="pct"/>
            <w:vAlign w:val="center"/>
          </w:tcPr>
          <w:p w14:paraId="1757404C">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HTC-1</w:t>
            </w:r>
          </w:p>
        </w:tc>
        <w:tc>
          <w:tcPr>
            <w:tcW w:w="1444" w:type="pct"/>
            <w:vAlign w:val="center"/>
          </w:tcPr>
          <w:p w14:paraId="22E4F1DC">
            <w:pPr>
              <w:adjustRightInd w:val="0"/>
              <w:jc w:val="center"/>
              <w:textAlignment w:val="baseline"/>
              <w:rPr>
                <w:rFonts w:ascii="Times New Roman" w:hAnsi="Times New Roman" w:eastAsia="宋体" w:cs="Times New Roman"/>
                <w:bCs/>
                <w:kern w:val="28"/>
                <w:szCs w:val="21"/>
              </w:rPr>
            </w:pPr>
            <w:r>
              <w:rPr>
                <w:rFonts w:hint="eastAsia" w:ascii="Times New Roman" w:hAnsi="Times New Roman" w:eastAsia="宋体" w:cs="Times New Roman"/>
                <w:bCs/>
                <w:kern w:val="28"/>
                <w:szCs w:val="21"/>
              </w:rPr>
              <w:t>温度精度：±</w:t>
            </w:r>
            <w:r>
              <w:rPr>
                <w:rFonts w:ascii="Times New Roman" w:hAnsi="Times New Roman" w:eastAsia="宋体" w:cs="Times New Roman"/>
                <w:bCs/>
                <w:kern w:val="28"/>
                <w:szCs w:val="21"/>
              </w:rPr>
              <w:t>2</w:t>
            </w:r>
            <w:r>
              <w:rPr>
                <w:rFonts w:hint="eastAsia" w:ascii="Times New Roman" w:hAnsi="Times New Roman" w:eastAsia="宋体" w:cs="Times New Roman"/>
                <w:bCs/>
                <w:kern w:val="28"/>
                <w:szCs w:val="21"/>
              </w:rPr>
              <w:t>℃</w:t>
            </w:r>
          </w:p>
          <w:p w14:paraId="549429F3">
            <w:pPr>
              <w:adjustRightInd w:val="0"/>
              <w:jc w:val="center"/>
              <w:textAlignment w:val="baseline"/>
              <w:rPr>
                <w:rFonts w:ascii="Times New Roman" w:hAnsi="Times New Roman" w:eastAsia="宋体" w:cs="Times New Roman"/>
                <w:bCs/>
                <w:kern w:val="28"/>
                <w:szCs w:val="21"/>
              </w:rPr>
            </w:pPr>
            <w:r>
              <w:rPr>
                <w:rFonts w:hint="eastAsia" w:ascii="Times New Roman" w:hAnsi="Times New Roman" w:eastAsia="宋体" w:cs="Times New Roman"/>
                <w:bCs/>
                <w:kern w:val="28"/>
                <w:szCs w:val="21"/>
              </w:rPr>
              <w:t>湿度精度：±</w:t>
            </w:r>
            <w:r>
              <w:rPr>
                <w:rFonts w:ascii="Times New Roman" w:hAnsi="Times New Roman" w:eastAsia="宋体" w:cs="Times New Roman"/>
                <w:bCs/>
                <w:kern w:val="28"/>
                <w:szCs w:val="21"/>
              </w:rPr>
              <w:t>5%RH</w:t>
            </w:r>
          </w:p>
        </w:tc>
        <w:tc>
          <w:tcPr>
            <w:tcW w:w="539" w:type="pct"/>
            <w:vAlign w:val="center"/>
          </w:tcPr>
          <w:p w14:paraId="0ACA2B79">
            <w:pPr>
              <w:adjustRightInd w:val="0"/>
              <w:jc w:val="center"/>
              <w:textAlignment w:val="baseline"/>
              <w:rPr>
                <w:rFonts w:ascii="Times New Roman" w:hAnsi="Times New Roman" w:eastAsia="宋体" w:cs="Times New Roman"/>
                <w:kern w:val="0"/>
                <w:szCs w:val="21"/>
              </w:rPr>
            </w:pPr>
            <w:r>
              <w:rPr>
                <w:rFonts w:ascii="Times New Roman" w:hAnsi="Times New Roman" w:eastAsia="宋体" w:cs="Times New Roman"/>
                <w:kern w:val="0"/>
                <w:szCs w:val="21"/>
              </w:rPr>
              <w:t>定检</w:t>
            </w:r>
          </w:p>
        </w:tc>
      </w:tr>
      <w:tr w14:paraId="20CBE390">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14:paraId="4A8F5E49">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28"/>
                <w:szCs w:val="21"/>
              </w:rPr>
              <w:t>10</w:t>
            </w:r>
          </w:p>
        </w:tc>
        <w:tc>
          <w:tcPr>
            <w:tcW w:w="1010" w:type="pct"/>
            <w:vAlign w:val="center"/>
          </w:tcPr>
          <w:p w14:paraId="5F17A07B">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万用表</w:t>
            </w:r>
          </w:p>
        </w:tc>
        <w:tc>
          <w:tcPr>
            <w:tcW w:w="903" w:type="pct"/>
            <w:vAlign w:val="center"/>
          </w:tcPr>
          <w:p w14:paraId="47F2C6CA">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用来测量电源电压</w:t>
            </w:r>
          </w:p>
        </w:tc>
        <w:tc>
          <w:tcPr>
            <w:tcW w:w="759" w:type="pct"/>
            <w:vAlign w:val="center"/>
          </w:tcPr>
          <w:p w14:paraId="3197718C">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15B+</w:t>
            </w:r>
          </w:p>
        </w:tc>
        <w:tc>
          <w:tcPr>
            <w:tcW w:w="1444" w:type="pct"/>
            <w:vAlign w:val="center"/>
          </w:tcPr>
          <w:p w14:paraId="48A29E4A">
            <w:pPr>
              <w:adjustRightInd w:val="0"/>
              <w:jc w:val="center"/>
              <w:textAlignment w:val="baseline"/>
              <w:rPr>
                <w:rFonts w:ascii="Times New Roman" w:hAnsi="Times New Roman" w:eastAsia="宋体" w:cs="Times New Roman"/>
                <w:bCs/>
                <w:kern w:val="28"/>
                <w:szCs w:val="21"/>
              </w:rPr>
            </w:pPr>
            <w:r>
              <w:rPr>
                <w:rFonts w:hint="eastAsia" w:ascii="Times New Roman" w:hAnsi="Times New Roman" w:eastAsia="宋体" w:cs="Times New Roman"/>
                <w:bCs/>
                <w:kern w:val="28"/>
                <w:szCs w:val="21"/>
              </w:rPr>
              <w:t>精度：±</w:t>
            </w:r>
            <w:r>
              <w:rPr>
                <w:rFonts w:ascii="Times New Roman" w:hAnsi="Times New Roman" w:eastAsia="宋体" w:cs="Times New Roman"/>
                <w:bCs/>
                <w:kern w:val="28"/>
                <w:szCs w:val="21"/>
              </w:rPr>
              <w:t>2%</w:t>
            </w:r>
          </w:p>
        </w:tc>
        <w:tc>
          <w:tcPr>
            <w:tcW w:w="539" w:type="pct"/>
            <w:vAlign w:val="center"/>
          </w:tcPr>
          <w:p w14:paraId="5EA18956">
            <w:pPr>
              <w:adjustRightInd w:val="0"/>
              <w:jc w:val="center"/>
              <w:textAlignment w:val="baseline"/>
              <w:rPr>
                <w:rFonts w:ascii="Times New Roman" w:hAnsi="Times New Roman" w:eastAsia="宋体" w:cs="Times New Roman"/>
                <w:kern w:val="0"/>
                <w:szCs w:val="21"/>
              </w:rPr>
            </w:pPr>
            <w:r>
              <w:rPr>
                <w:rFonts w:ascii="Times New Roman" w:hAnsi="Times New Roman" w:eastAsia="宋体" w:cs="Times New Roman"/>
                <w:kern w:val="0"/>
                <w:szCs w:val="21"/>
              </w:rPr>
              <w:t>定检</w:t>
            </w:r>
          </w:p>
        </w:tc>
      </w:tr>
      <w:tr w14:paraId="440E4049">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14:paraId="3D5088CD">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28"/>
                <w:szCs w:val="21"/>
              </w:rPr>
              <w:t>11</w:t>
            </w:r>
          </w:p>
        </w:tc>
        <w:tc>
          <w:tcPr>
            <w:tcW w:w="1010" w:type="pct"/>
            <w:vAlign w:val="center"/>
          </w:tcPr>
          <w:p w14:paraId="1F72E6CE">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穿心电容</w:t>
            </w:r>
          </w:p>
        </w:tc>
        <w:tc>
          <w:tcPr>
            <w:tcW w:w="903" w:type="pct"/>
            <w:vAlign w:val="center"/>
          </w:tcPr>
          <w:p w14:paraId="44D3C0D1">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用于电源输入脉动电压试验</w:t>
            </w:r>
          </w:p>
        </w:tc>
        <w:tc>
          <w:tcPr>
            <w:tcW w:w="759" w:type="pct"/>
            <w:vAlign w:val="center"/>
          </w:tcPr>
          <w:p w14:paraId="0BD516CA">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CAP-100U</w:t>
            </w:r>
          </w:p>
        </w:tc>
        <w:tc>
          <w:tcPr>
            <w:tcW w:w="1444" w:type="pct"/>
            <w:vAlign w:val="center"/>
          </w:tcPr>
          <w:p w14:paraId="4DD42A4F">
            <w:pPr>
              <w:adjustRightInd w:val="0"/>
              <w:jc w:val="center"/>
              <w:textAlignment w:val="baseline"/>
              <w:rPr>
                <w:rFonts w:ascii="Times New Roman" w:hAnsi="Times New Roman" w:eastAsia="宋体" w:cs="Times New Roman"/>
                <w:bCs/>
                <w:kern w:val="28"/>
                <w:szCs w:val="21"/>
              </w:rPr>
            </w:pPr>
            <w:r>
              <w:rPr>
                <w:rFonts w:hint="eastAsia" w:ascii="Times New Roman" w:hAnsi="Times New Roman" w:eastAsia="宋体" w:cs="Times New Roman"/>
                <w:bCs/>
                <w:kern w:val="28"/>
                <w:szCs w:val="21"/>
              </w:rPr>
              <w:t>精度：</w:t>
            </w:r>
            <w:r>
              <w:rPr>
                <w:rFonts w:ascii="Times New Roman" w:hAnsi="Times New Roman" w:eastAsia="宋体" w:cs="Times New Roman"/>
                <w:bCs/>
                <w:kern w:val="28"/>
                <w:szCs w:val="21"/>
              </w:rPr>
              <w:t>100uF</w:t>
            </w:r>
            <w:r>
              <w:rPr>
                <w:rFonts w:hint="eastAsia" w:ascii="Times New Roman" w:hAnsi="Times New Roman" w:eastAsia="宋体" w:cs="Times New Roman"/>
                <w:bCs/>
                <w:kern w:val="28"/>
                <w:szCs w:val="21"/>
              </w:rPr>
              <w:t>±</w:t>
            </w:r>
            <w:r>
              <w:rPr>
                <w:rFonts w:ascii="Times New Roman" w:hAnsi="Times New Roman" w:eastAsia="宋体" w:cs="Times New Roman"/>
                <w:bCs/>
                <w:kern w:val="28"/>
                <w:szCs w:val="21"/>
              </w:rPr>
              <w:t>5%</w:t>
            </w:r>
          </w:p>
        </w:tc>
        <w:tc>
          <w:tcPr>
            <w:tcW w:w="539" w:type="pct"/>
            <w:vAlign w:val="center"/>
          </w:tcPr>
          <w:p w14:paraId="4FEC423A">
            <w:pPr>
              <w:adjustRightInd w:val="0"/>
              <w:jc w:val="center"/>
              <w:textAlignment w:val="baseline"/>
              <w:rPr>
                <w:rFonts w:ascii="Times New Roman" w:hAnsi="Times New Roman" w:eastAsia="宋体" w:cs="Times New Roman"/>
                <w:kern w:val="0"/>
                <w:szCs w:val="21"/>
              </w:rPr>
            </w:pPr>
            <w:r>
              <w:rPr>
                <w:rFonts w:ascii="Times New Roman" w:hAnsi="Times New Roman" w:eastAsia="宋体" w:cs="Times New Roman"/>
                <w:kern w:val="0"/>
                <w:szCs w:val="21"/>
              </w:rPr>
              <w:t>定检</w:t>
            </w:r>
          </w:p>
        </w:tc>
      </w:tr>
      <w:tr w14:paraId="02A87434">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14:paraId="4C0A340C">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28"/>
                <w:szCs w:val="21"/>
              </w:rPr>
              <w:t>12</w:t>
            </w:r>
          </w:p>
        </w:tc>
        <w:tc>
          <w:tcPr>
            <w:tcW w:w="1010" w:type="pct"/>
            <w:vAlign w:val="center"/>
          </w:tcPr>
          <w:p w14:paraId="1C4BB816">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耦合网络</w:t>
            </w:r>
          </w:p>
        </w:tc>
        <w:tc>
          <w:tcPr>
            <w:tcW w:w="903" w:type="pct"/>
            <w:vAlign w:val="center"/>
          </w:tcPr>
          <w:p w14:paraId="179AD039">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用于电源输入脉动电压试验</w:t>
            </w:r>
          </w:p>
        </w:tc>
        <w:tc>
          <w:tcPr>
            <w:tcW w:w="759" w:type="pct"/>
            <w:vAlign w:val="center"/>
          </w:tcPr>
          <w:p w14:paraId="22F963F7">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CN 200N1</w:t>
            </w:r>
          </w:p>
        </w:tc>
        <w:tc>
          <w:tcPr>
            <w:tcW w:w="1444" w:type="pct"/>
            <w:vAlign w:val="center"/>
          </w:tcPr>
          <w:p w14:paraId="74993F9F">
            <w:pPr>
              <w:adjustRightInd w:val="0"/>
              <w:jc w:val="center"/>
              <w:textAlignment w:val="baseline"/>
              <w:rPr>
                <w:rFonts w:ascii="Times New Roman" w:hAnsi="Times New Roman" w:eastAsia="宋体" w:cs="Times New Roman"/>
                <w:bCs/>
                <w:kern w:val="28"/>
                <w:szCs w:val="21"/>
              </w:rPr>
            </w:pPr>
            <w:r>
              <w:rPr>
                <w:rFonts w:hint="eastAsia" w:ascii="Times New Roman" w:hAnsi="Times New Roman" w:eastAsia="宋体" w:cs="Times New Roman"/>
                <w:bCs/>
                <w:kern w:val="28"/>
                <w:szCs w:val="21"/>
              </w:rPr>
              <w:t>精度：±</w:t>
            </w:r>
            <w:r>
              <w:rPr>
                <w:rFonts w:ascii="Times New Roman" w:hAnsi="Times New Roman" w:eastAsia="宋体" w:cs="Times New Roman"/>
                <w:bCs/>
                <w:kern w:val="28"/>
                <w:szCs w:val="21"/>
              </w:rPr>
              <w:t>1%</w:t>
            </w:r>
          </w:p>
        </w:tc>
        <w:tc>
          <w:tcPr>
            <w:tcW w:w="539" w:type="pct"/>
            <w:vAlign w:val="center"/>
          </w:tcPr>
          <w:p w14:paraId="05038FD8">
            <w:pPr>
              <w:adjustRightInd w:val="0"/>
              <w:jc w:val="center"/>
              <w:textAlignment w:val="baseline"/>
              <w:rPr>
                <w:rFonts w:ascii="Times New Roman" w:hAnsi="Times New Roman" w:eastAsia="宋体" w:cs="Times New Roman"/>
                <w:kern w:val="0"/>
                <w:szCs w:val="21"/>
              </w:rPr>
            </w:pPr>
            <w:r>
              <w:rPr>
                <w:rFonts w:ascii="Times New Roman" w:hAnsi="Times New Roman" w:eastAsia="宋体" w:cs="Times New Roman"/>
                <w:kern w:val="0"/>
                <w:szCs w:val="21"/>
              </w:rPr>
              <w:t>定检</w:t>
            </w:r>
          </w:p>
        </w:tc>
      </w:tr>
      <w:tr w14:paraId="41FD0F49">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14:paraId="34920948">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28"/>
                <w:szCs w:val="21"/>
              </w:rPr>
              <w:t>13</w:t>
            </w:r>
          </w:p>
        </w:tc>
        <w:tc>
          <w:tcPr>
            <w:tcW w:w="1010" w:type="pct"/>
            <w:vAlign w:val="center"/>
          </w:tcPr>
          <w:p w14:paraId="4D9FA5C7">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音频功率放大器</w:t>
            </w:r>
          </w:p>
        </w:tc>
        <w:tc>
          <w:tcPr>
            <w:tcW w:w="903" w:type="pct"/>
            <w:vAlign w:val="center"/>
          </w:tcPr>
          <w:p w14:paraId="68BC5EC3">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用于电源输入脉动电压试验</w:t>
            </w:r>
          </w:p>
        </w:tc>
        <w:tc>
          <w:tcPr>
            <w:tcW w:w="759" w:type="pct"/>
            <w:vAlign w:val="center"/>
          </w:tcPr>
          <w:p w14:paraId="74C14B29">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AMP 200N</w:t>
            </w:r>
          </w:p>
        </w:tc>
        <w:tc>
          <w:tcPr>
            <w:tcW w:w="1444" w:type="pct"/>
            <w:vAlign w:val="center"/>
          </w:tcPr>
          <w:p w14:paraId="2A780084">
            <w:pPr>
              <w:adjustRightInd w:val="0"/>
              <w:jc w:val="center"/>
              <w:textAlignment w:val="baseline"/>
              <w:rPr>
                <w:rFonts w:ascii="Times New Roman" w:hAnsi="Times New Roman" w:eastAsia="宋体" w:cs="Times New Roman"/>
                <w:bCs/>
                <w:kern w:val="28"/>
                <w:szCs w:val="21"/>
              </w:rPr>
            </w:pPr>
            <w:r>
              <w:rPr>
                <w:rFonts w:hint="eastAsia" w:ascii="Times New Roman" w:hAnsi="Times New Roman" w:eastAsia="宋体" w:cs="Times New Roman"/>
                <w:bCs/>
                <w:kern w:val="28"/>
                <w:szCs w:val="21"/>
              </w:rPr>
              <w:t>精度：±</w:t>
            </w:r>
            <w:r>
              <w:rPr>
                <w:rFonts w:ascii="Times New Roman" w:hAnsi="Times New Roman" w:eastAsia="宋体" w:cs="Times New Roman"/>
                <w:bCs/>
                <w:kern w:val="28"/>
                <w:szCs w:val="21"/>
              </w:rPr>
              <w:t>1%</w:t>
            </w:r>
          </w:p>
        </w:tc>
        <w:tc>
          <w:tcPr>
            <w:tcW w:w="539" w:type="pct"/>
            <w:vAlign w:val="center"/>
          </w:tcPr>
          <w:p w14:paraId="262DB4B5">
            <w:pPr>
              <w:adjustRightInd w:val="0"/>
              <w:jc w:val="center"/>
              <w:textAlignment w:val="baseline"/>
              <w:rPr>
                <w:rFonts w:ascii="Times New Roman" w:hAnsi="Times New Roman" w:eastAsia="宋体" w:cs="Times New Roman"/>
                <w:kern w:val="0"/>
                <w:szCs w:val="21"/>
              </w:rPr>
            </w:pPr>
            <w:r>
              <w:rPr>
                <w:rFonts w:ascii="Times New Roman" w:hAnsi="Times New Roman" w:eastAsia="宋体" w:cs="Times New Roman"/>
                <w:kern w:val="0"/>
                <w:szCs w:val="21"/>
              </w:rPr>
              <w:t>定检</w:t>
            </w:r>
          </w:p>
        </w:tc>
      </w:tr>
      <w:tr w14:paraId="5AF2C95F">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14:paraId="7F024D10">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28"/>
                <w:szCs w:val="21"/>
              </w:rPr>
              <w:t>14</w:t>
            </w:r>
          </w:p>
        </w:tc>
        <w:tc>
          <w:tcPr>
            <w:tcW w:w="1010" w:type="pct"/>
            <w:vAlign w:val="center"/>
          </w:tcPr>
          <w:p w14:paraId="2C8598D9">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钢直尺</w:t>
            </w:r>
          </w:p>
        </w:tc>
        <w:tc>
          <w:tcPr>
            <w:tcW w:w="903" w:type="pct"/>
            <w:vAlign w:val="center"/>
          </w:tcPr>
          <w:p w14:paraId="4D9A8352">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用于测量距离</w:t>
            </w:r>
          </w:p>
        </w:tc>
        <w:tc>
          <w:tcPr>
            <w:tcW w:w="759" w:type="pct"/>
            <w:vAlign w:val="center"/>
          </w:tcPr>
          <w:p w14:paraId="503FCBCC">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（0～1500）mm</w:t>
            </w:r>
          </w:p>
        </w:tc>
        <w:tc>
          <w:tcPr>
            <w:tcW w:w="1444" w:type="pct"/>
            <w:vAlign w:val="center"/>
          </w:tcPr>
          <w:p w14:paraId="563603EA">
            <w:pPr>
              <w:adjustRightInd w:val="0"/>
              <w:jc w:val="center"/>
              <w:textAlignment w:val="baseline"/>
              <w:rPr>
                <w:rFonts w:ascii="Times New Roman" w:hAnsi="Times New Roman" w:eastAsia="宋体" w:cs="Times New Roman"/>
                <w:bCs/>
                <w:kern w:val="28"/>
                <w:szCs w:val="21"/>
              </w:rPr>
            </w:pPr>
            <w:r>
              <w:rPr>
                <w:rFonts w:hint="eastAsia" w:ascii="Times New Roman" w:hAnsi="Times New Roman" w:eastAsia="宋体" w:cs="Times New Roman"/>
                <w:bCs/>
                <w:kern w:val="28"/>
                <w:szCs w:val="21"/>
              </w:rPr>
              <w:t>精度：±</w:t>
            </w:r>
            <w:r>
              <w:rPr>
                <w:rFonts w:ascii="Times New Roman" w:hAnsi="Times New Roman" w:eastAsia="宋体" w:cs="Times New Roman"/>
                <w:bCs/>
                <w:kern w:val="28"/>
                <w:szCs w:val="21"/>
              </w:rPr>
              <w:t>5mm</w:t>
            </w:r>
          </w:p>
        </w:tc>
        <w:tc>
          <w:tcPr>
            <w:tcW w:w="539" w:type="pct"/>
            <w:vAlign w:val="center"/>
          </w:tcPr>
          <w:p w14:paraId="342AC610">
            <w:pPr>
              <w:adjustRightInd w:val="0"/>
              <w:jc w:val="center"/>
              <w:textAlignment w:val="baseline"/>
              <w:rPr>
                <w:rFonts w:ascii="Times New Roman" w:hAnsi="Times New Roman" w:eastAsia="宋体" w:cs="Times New Roman"/>
                <w:kern w:val="0"/>
                <w:szCs w:val="21"/>
              </w:rPr>
            </w:pPr>
            <w:r>
              <w:rPr>
                <w:rFonts w:ascii="Times New Roman" w:hAnsi="Times New Roman" w:eastAsia="宋体" w:cs="Times New Roman"/>
                <w:kern w:val="0"/>
                <w:szCs w:val="21"/>
              </w:rPr>
              <w:t>定检</w:t>
            </w:r>
          </w:p>
        </w:tc>
      </w:tr>
      <w:tr w14:paraId="7B65EC3C">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14:paraId="0DD19191">
            <w:pPr>
              <w:adjustRightInd w:val="0"/>
              <w:jc w:val="center"/>
              <w:textAlignment w:val="baseline"/>
              <w:rPr>
                <w:rFonts w:ascii="Times New Roman" w:hAnsi="Times New Roman" w:eastAsia="宋体" w:cs="Times New Roman"/>
                <w:kern w:val="28"/>
                <w:szCs w:val="21"/>
              </w:rPr>
            </w:pPr>
            <w:r>
              <w:rPr>
                <w:rFonts w:ascii="Times New Roman" w:hAnsi="Times New Roman" w:eastAsia="宋体" w:cs="Times New Roman"/>
                <w:kern w:val="28"/>
                <w:szCs w:val="21"/>
              </w:rPr>
              <w:t>15</w:t>
            </w:r>
          </w:p>
        </w:tc>
        <w:tc>
          <w:tcPr>
            <w:tcW w:w="1010" w:type="pct"/>
            <w:vAlign w:val="center"/>
          </w:tcPr>
          <w:p w14:paraId="675486CD">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直流电阻测试仪</w:t>
            </w:r>
          </w:p>
        </w:tc>
        <w:tc>
          <w:tcPr>
            <w:tcW w:w="903" w:type="pct"/>
            <w:vAlign w:val="center"/>
          </w:tcPr>
          <w:p w14:paraId="38757893">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用于测量搭接电阻</w:t>
            </w:r>
          </w:p>
        </w:tc>
        <w:tc>
          <w:tcPr>
            <w:tcW w:w="759" w:type="pct"/>
            <w:vAlign w:val="center"/>
          </w:tcPr>
          <w:p w14:paraId="50BC5565">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TH2516B</w:t>
            </w:r>
          </w:p>
        </w:tc>
        <w:tc>
          <w:tcPr>
            <w:tcW w:w="1444" w:type="pct"/>
            <w:vAlign w:val="center"/>
          </w:tcPr>
          <w:p w14:paraId="0646937E">
            <w:pPr>
              <w:adjustRightInd w:val="0"/>
              <w:jc w:val="center"/>
              <w:textAlignment w:val="baseline"/>
              <w:rPr>
                <w:rFonts w:ascii="Times New Roman" w:hAnsi="Times New Roman" w:eastAsia="宋体" w:cs="Times New Roman"/>
                <w:bCs/>
                <w:kern w:val="28"/>
                <w:szCs w:val="21"/>
              </w:rPr>
            </w:pPr>
            <w:r>
              <w:rPr>
                <w:rFonts w:hint="eastAsia" w:ascii="Times New Roman" w:hAnsi="Times New Roman" w:eastAsia="宋体" w:cs="Times New Roman"/>
                <w:bCs/>
                <w:kern w:val="28"/>
                <w:szCs w:val="21"/>
              </w:rPr>
              <w:t>电压偏差±</w:t>
            </w:r>
            <w:r>
              <w:rPr>
                <w:rFonts w:ascii="Times New Roman" w:hAnsi="Times New Roman" w:eastAsia="宋体" w:cs="Times New Roman"/>
                <w:bCs/>
                <w:kern w:val="28"/>
                <w:szCs w:val="21"/>
              </w:rPr>
              <w:t>1%</w:t>
            </w:r>
            <w:r>
              <w:rPr>
                <w:rFonts w:hint="eastAsia" w:ascii="Times New Roman" w:hAnsi="Times New Roman" w:eastAsia="宋体" w:cs="Times New Roman"/>
                <w:bCs/>
                <w:kern w:val="28"/>
                <w:szCs w:val="21"/>
              </w:rPr>
              <w:t>，电流偏差±</w:t>
            </w:r>
            <w:r>
              <w:rPr>
                <w:rFonts w:ascii="Times New Roman" w:hAnsi="Times New Roman" w:eastAsia="宋体" w:cs="Times New Roman"/>
                <w:bCs/>
                <w:kern w:val="28"/>
                <w:szCs w:val="21"/>
              </w:rPr>
              <w:t>3%</w:t>
            </w:r>
            <w:r>
              <w:rPr>
                <w:rFonts w:hint="eastAsia" w:ascii="Times New Roman" w:hAnsi="Times New Roman" w:eastAsia="宋体" w:cs="Times New Roman"/>
                <w:bCs/>
                <w:kern w:val="28"/>
                <w:szCs w:val="21"/>
              </w:rPr>
              <w:t>，</w:t>
            </w:r>
            <w:r>
              <w:rPr>
                <w:rFonts w:ascii="Times New Roman" w:hAnsi="Times New Roman" w:eastAsia="宋体" w:cs="Times New Roman"/>
                <w:bCs/>
                <w:kern w:val="28"/>
                <w:szCs w:val="21"/>
              </w:rPr>
              <w:t>上升和下降时间：＜1ms</w:t>
            </w:r>
            <w:r>
              <w:rPr>
                <w:rFonts w:hint="eastAsia" w:ascii="Times New Roman" w:hAnsi="Times New Roman" w:eastAsia="宋体" w:cs="Times New Roman"/>
                <w:bCs/>
                <w:kern w:val="28"/>
                <w:szCs w:val="21"/>
              </w:rPr>
              <w:t>，过冲</w:t>
            </w:r>
            <w:r>
              <w:rPr>
                <w:rFonts w:ascii="Times New Roman" w:hAnsi="Times New Roman" w:eastAsia="宋体" w:cs="Times New Roman"/>
                <w:bCs/>
                <w:kern w:val="28"/>
                <w:szCs w:val="21"/>
              </w:rPr>
              <w:t>：＜10%</w:t>
            </w:r>
          </w:p>
        </w:tc>
        <w:tc>
          <w:tcPr>
            <w:tcW w:w="539" w:type="pct"/>
            <w:vAlign w:val="center"/>
          </w:tcPr>
          <w:p w14:paraId="60C6E9F2">
            <w:pPr>
              <w:adjustRightInd w:val="0"/>
              <w:jc w:val="center"/>
              <w:textAlignment w:val="baseline"/>
              <w:rPr>
                <w:rFonts w:ascii="Times New Roman" w:hAnsi="Times New Roman" w:eastAsia="宋体" w:cs="Times New Roman"/>
                <w:kern w:val="0"/>
                <w:szCs w:val="21"/>
              </w:rPr>
            </w:pPr>
            <w:r>
              <w:rPr>
                <w:rFonts w:ascii="Times New Roman" w:hAnsi="Times New Roman" w:eastAsia="宋体" w:cs="Times New Roman"/>
                <w:kern w:val="0"/>
                <w:szCs w:val="21"/>
              </w:rPr>
              <w:t>定检</w:t>
            </w:r>
          </w:p>
        </w:tc>
      </w:tr>
      <w:tr w14:paraId="50899213">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5000" w:type="pct"/>
            <w:gridSpan w:val="6"/>
            <w:vAlign w:val="center"/>
          </w:tcPr>
          <w:p w14:paraId="4DA92F85">
            <w:pPr>
              <w:adjustRightInd w:val="0"/>
              <w:jc w:val="left"/>
              <w:textAlignment w:val="baseline"/>
              <w:rPr>
                <w:rFonts w:ascii="Times New Roman" w:hAnsi="Times New Roman" w:eastAsia="宋体" w:cs="Times New Roman"/>
                <w:iCs/>
                <w:kern w:val="28"/>
                <w:szCs w:val="21"/>
              </w:rPr>
            </w:pPr>
            <w:r>
              <w:rPr>
                <w:rFonts w:ascii="Times New Roman" w:hAnsi="Times New Roman" w:eastAsia="宋体" w:cs="Times New Roman"/>
                <w:bCs/>
                <w:iCs/>
                <w:kern w:val="28"/>
                <w:szCs w:val="21"/>
              </w:rPr>
              <w:t>注：1.</w:t>
            </w:r>
            <w:r>
              <w:rPr>
                <w:rFonts w:ascii="Times New Roman" w:hAnsi="Times New Roman" w:eastAsia="宋体" w:cs="Times New Roman"/>
                <w:iCs/>
                <w:kern w:val="0"/>
                <w:szCs w:val="21"/>
              </w:rPr>
              <w:t>若选择的试验设备精度/量程比原试验设备等同或更优</w:t>
            </w:r>
            <w:r>
              <w:rPr>
                <w:rFonts w:ascii="Times New Roman" w:hAnsi="Times New Roman" w:eastAsia="宋体" w:cs="Times New Roman"/>
                <w:iCs/>
                <w:kern w:val="28"/>
                <w:szCs w:val="21"/>
              </w:rPr>
              <w:t>，则允许更换设备进行试验。</w:t>
            </w:r>
          </w:p>
          <w:p w14:paraId="18031DFF">
            <w:pPr>
              <w:adjustRightInd w:val="0"/>
              <w:ind w:firstLine="420" w:firstLineChars="200"/>
              <w:jc w:val="left"/>
              <w:textAlignment w:val="baseline"/>
              <w:rPr>
                <w:rFonts w:ascii="Times New Roman" w:hAnsi="Times New Roman" w:eastAsia="宋体" w:cs="Times New Roman"/>
                <w:iCs/>
                <w:kern w:val="28"/>
                <w:szCs w:val="21"/>
              </w:rPr>
            </w:pPr>
            <w:r>
              <w:rPr>
                <w:rFonts w:ascii="Times New Roman" w:hAnsi="Times New Roman" w:eastAsia="宋体" w:cs="Times New Roman"/>
                <w:iCs/>
                <w:kern w:val="28"/>
                <w:szCs w:val="21"/>
              </w:rPr>
              <w:t>2</w:t>
            </w:r>
            <w:r>
              <w:rPr>
                <w:rFonts w:hint="eastAsia" w:ascii="Times New Roman" w:hAnsi="Times New Roman" w:eastAsia="宋体" w:cs="Times New Roman"/>
                <w:iCs/>
                <w:kern w:val="28"/>
                <w:szCs w:val="21"/>
              </w:rPr>
              <w:t>.</w:t>
            </w:r>
            <w:r>
              <w:rPr>
                <w:rFonts w:ascii="Times New Roman" w:hAnsi="Times New Roman" w:eastAsia="宋体" w:cs="Times New Roman"/>
                <w:iCs/>
                <w:kern w:val="28"/>
                <w:szCs w:val="21"/>
              </w:rPr>
              <w:t>实际使用的设备/仪器，由试验单位记录，并在试验报告中明确。</w:t>
            </w:r>
          </w:p>
          <w:p w14:paraId="1157682A">
            <w:pPr>
              <w:adjustRightInd w:val="0"/>
              <w:ind w:firstLine="420" w:firstLineChars="200"/>
              <w:jc w:val="left"/>
              <w:textAlignment w:val="baseline"/>
              <w:rPr>
                <w:rFonts w:ascii="Times New Roman" w:hAnsi="Times New Roman" w:eastAsia="黑体" w:cs="Times New Roman"/>
                <w:b/>
                <w:i/>
                <w:kern w:val="28"/>
                <w:szCs w:val="21"/>
              </w:rPr>
            </w:pPr>
            <w:r>
              <w:rPr>
                <w:rFonts w:ascii="Times New Roman" w:hAnsi="Times New Roman" w:eastAsia="宋体" w:cs="Times New Roman"/>
                <w:bCs/>
                <w:iCs/>
                <w:kern w:val="28"/>
                <w:szCs w:val="21"/>
              </w:rPr>
              <w:t>3</w:t>
            </w:r>
            <w:r>
              <w:rPr>
                <w:rFonts w:hint="eastAsia" w:ascii="Times New Roman" w:hAnsi="Times New Roman" w:eastAsia="宋体" w:cs="Times New Roman"/>
                <w:bCs/>
                <w:iCs/>
                <w:kern w:val="28"/>
                <w:szCs w:val="21"/>
              </w:rPr>
              <w:t>.</w:t>
            </w:r>
            <w:r>
              <w:rPr>
                <w:rFonts w:ascii="Times New Roman" w:hAnsi="Times New Roman" w:eastAsia="宋体" w:cs="Times New Roman"/>
                <w:iCs/>
                <w:kern w:val="0"/>
                <w:szCs w:val="21"/>
              </w:rPr>
              <w:t>所有未标注数量的设备，默认数量为1。</w:t>
            </w:r>
          </w:p>
        </w:tc>
      </w:tr>
    </w:tbl>
    <w:p w14:paraId="64E73941">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试验布置和连接</w:t>
      </w:r>
    </w:p>
    <w:p w14:paraId="03248F35">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将</w:t>
      </w:r>
      <w:r>
        <w:rPr>
          <w:rFonts w:hint="eastAsia" w:ascii="Times New Roman" w:hAnsi="Times New Roman" w:eastAsia="宋体" w:cs="Times New Roman"/>
          <w:sz w:val="24"/>
          <w:szCs w:val="21"/>
        </w:rPr>
        <w:t>FSECU</w:t>
      </w:r>
      <w:r>
        <w:rPr>
          <w:rFonts w:ascii="Times New Roman" w:hAnsi="Times New Roman" w:eastAsia="宋体" w:cs="Times New Roman"/>
          <w:sz w:val="24"/>
          <w:szCs w:val="21"/>
        </w:rPr>
        <w:t>安装在接地平板上，按图3将受试设备与测试设备进行连接布置。其中脉动电压试验按图4将受试设备与测试设备进行连接布置。</w:t>
      </w:r>
    </w:p>
    <w:p w14:paraId="6B76BB12">
      <w:pPr>
        <w:pStyle w:val="18"/>
        <w:spacing w:line="240" w:lineRule="auto"/>
        <w:ind w:firstLine="0" w:firstLineChars="0"/>
        <w:jc w:val="center"/>
      </w:pPr>
      <w:r>
        <w:object>
          <v:shape id="_x0000_i1026" o:spt="75" type="#_x0000_t75" style="height:123pt;width:402pt;" o:ole="t" filled="f" o:preferrelative="t" stroked="f" coordsize="21600,21600">
            <v:path/>
            <v:fill on="f" focussize="0,0"/>
            <v:stroke on="f" joinstyle="miter"/>
            <v:imagedata r:id="rId10" o:title=""/>
            <o:lock v:ext="edit" aspectratio="t"/>
            <w10:wrap type="none"/>
            <w10:anchorlock/>
          </v:shape>
          <o:OLEObject Type="Embed" ProgID="Visio.Drawing.11" ShapeID="_x0000_i1026" DrawAspect="Content" ObjectID="_1468075726" r:id="rId9">
            <o:LockedField>false</o:LockedField>
          </o:OLEObject>
        </w:object>
      </w:r>
    </w:p>
    <w:p w14:paraId="4E80C5FB">
      <w:pPr>
        <w:numPr>
          <w:ilvl w:val="0"/>
          <w:numId w:val="13"/>
        </w:numPr>
        <w:spacing w:line="420" w:lineRule="exact"/>
        <w:jc w:val="center"/>
        <w:rPr>
          <w:rFonts w:ascii="Times New Roman" w:hAnsi="Times New Roman" w:eastAsia="黑体" w:cs="Times New Roman"/>
        </w:rPr>
      </w:pPr>
      <w:r>
        <w:rPr>
          <w:rFonts w:ascii="Times New Roman" w:hAnsi="Times New Roman" w:eastAsia="黑体" w:cs="Times New Roman"/>
        </w:rPr>
        <w:t>电源输入（除脉动电压外）试验布置图</w:t>
      </w:r>
    </w:p>
    <w:p w14:paraId="1E92452A">
      <w:pPr>
        <w:jc w:val="center"/>
        <w:rPr>
          <w:rFonts w:ascii="Times New Roman" w:hAnsi="Times New Roman" w:eastAsia="黑体" w:cs="Times New Roman"/>
          <w:sz w:val="24"/>
        </w:rPr>
      </w:pPr>
      <w:r>
        <w:rPr>
          <w:rFonts w:ascii="Times New Roman" w:hAnsi="Times New Roman" w:cs="Times New Roman"/>
        </w:rPr>
        <w:object>
          <v:shape id="_x0000_i1027" o:spt="75" type="#_x0000_t75" style="height:145.5pt;width:427.5pt;" o:ole="t" filled="f" o:preferrelative="t" stroked="f" coordsize="21600,21600">
            <v:path/>
            <v:fill on="f" focussize="0,0"/>
            <v:stroke on="f" joinstyle="miter"/>
            <v:imagedata r:id="rId12" o:title=""/>
            <o:lock v:ext="edit" aspectratio="t"/>
            <w10:wrap type="none"/>
            <w10:anchorlock/>
          </v:shape>
          <o:OLEObject Type="Embed" ProgID="Visio.Drawing.11" ShapeID="_x0000_i1027" DrawAspect="Content" ObjectID="_1468075727" r:id="rId11">
            <o:LockedField>false</o:LockedField>
          </o:OLEObject>
        </w:object>
      </w:r>
    </w:p>
    <w:p w14:paraId="004EEDD7">
      <w:pPr>
        <w:numPr>
          <w:ilvl w:val="0"/>
          <w:numId w:val="13"/>
        </w:numPr>
        <w:spacing w:line="420" w:lineRule="exact"/>
        <w:jc w:val="center"/>
        <w:rPr>
          <w:rFonts w:ascii="Times New Roman" w:hAnsi="Times New Roman" w:cs="Times New Roman"/>
        </w:rPr>
      </w:pPr>
      <w:r>
        <w:rPr>
          <w:rFonts w:ascii="Times New Roman" w:hAnsi="Times New Roman" w:eastAsia="黑体" w:cs="Times New Roman"/>
        </w:rPr>
        <w:t>脉动试验布置图</w:t>
      </w:r>
    </w:p>
    <w:p w14:paraId="5281D319">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受试设备、试验装置（试验前）的制造符合性要求</w:t>
      </w:r>
    </w:p>
    <w:p w14:paraId="5AFEF3A6">
      <w:pPr>
        <w:pStyle w:val="31"/>
        <w:spacing w:line="420" w:lineRule="exact"/>
        <w:ind w:firstLine="563" w:firstLineChars="0"/>
        <w:rPr>
          <w:rFonts w:ascii="Times New Roman" w:hAnsi="Times New Roman" w:eastAsia="宋体" w:cs="Times New Roman"/>
          <w:sz w:val="24"/>
          <w:szCs w:val="21"/>
        </w:rPr>
      </w:pPr>
      <w:r>
        <w:rPr>
          <w:rFonts w:ascii="Times New Roman" w:hAnsi="Times New Roman" w:eastAsia="宋体" w:cs="Times New Roman"/>
          <w:sz w:val="24"/>
          <w:szCs w:val="21"/>
        </w:rPr>
        <w:t>受试设备状态应满足“5.试验产品/设备说明”构型和产品状态要求，确定受试设备按照11.1要求完成了产品验收测试。</w:t>
      </w:r>
    </w:p>
    <w:p w14:paraId="312691CB">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确保受试设备、陪试件、试验装置，在试验前按照13.3-13.5的要求，进行了相应的安装和连接。</w:t>
      </w:r>
    </w:p>
    <w:p w14:paraId="247B0532">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确保试验人员资质符合“9试验人员”的要求。</w:t>
      </w:r>
    </w:p>
    <w:p w14:paraId="206D8E4E">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试验程序</w:t>
      </w:r>
    </w:p>
    <w:p w14:paraId="4E281140">
      <w:pPr>
        <w:pStyle w:val="64"/>
        <w:rPr>
          <w:szCs w:val="21"/>
        </w:rPr>
      </w:pPr>
      <w:r>
        <w:t>电压（直流平均值）试验</w:t>
      </w:r>
    </w:p>
    <w:p w14:paraId="53CC7B85">
      <w:pPr>
        <w:pStyle w:val="31"/>
        <w:spacing w:line="420" w:lineRule="exact"/>
        <w:ind w:firstLine="563" w:firstLineChars="0"/>
        <w:rPr>
          <w:rFonts w:ascii="Times New Roman" w:hAnsi="Times New Roman" w:eastAsia="宋体"/>
          <w:szCs w:val="21"/>
        </w:rPr>
      </w:pPr>
      <w:r>
        <w:rPr>
          <w:rFonts w:hint="eastAsia" w:ascii="Times New Roman" w:hAnsi="Times New Roman" w:eastAsia="宋体" w:cs="Times New Roman"/>
          <w:sz w:val="24"/>
          <w:szCs w:val="21"/>
        </w:rPr>
        <w:t>按</w:t>
      </w:r>
      <w:r>
        <w:rPr>
          <w:rFonts w:ascii="Times New Roman" w:hAnsi="Times New Roman" w:eastAsia="宋体" w:cs="Times New Roman"/>
          <w:sz w:val="24"/>
          <w:szCs w:val="21"/>
        </w:rPr>
        <w:t>RTCA/DO-160G</w:t>
      </w:r>
      <w:r>
        <w:rPr>
          <w:rFonts w:hint="eastAsia" w:ascii="Times New Roman" w:hAnsi="Times New Roman" w:eastAsia="宋体" w:cs="Times New Roman"/>
          <w:sz w:val="24"/>
          <w:szCs w:val="21"/>
        </w:rPr>
        <w:t>第</w:t>
      </w:r>
      <w:r>
        <w:rPr>
          <w:rFonts w:ascii="Times New Roman" w:hAnsi="Times New Roman" w:eastAsia="宋体" w:cs="Times New Roman"/>
          <w:sz w:val="24"/>
          <w:szCs w:val="21"/>
        </w:rPr>
        <w:t>16</w:t>
      </w:r>
      <w:r>
        <w:rPr>
          <w:rFonts w:hint="eastAsia" w:ascii="Times New Roman" w:hAnsi="Times New Roman" w:eastAsia="宋体" w:cs="Times New Roman"/>
          <w:sz w:val="24"/>
          <w:szCs w:val="21"/>
        </w:rPr>
        <w:t>章有关规定，设备类别选择</w:t>
      </w:r>
      <w:r>
        <w:rPr>
          <w:rFonts w:ascii="Times New Roman" w:hAnsi="Times New Roman" w:eastAsia="宋体" w:cs="Times New Roman"/>
          <w:sz w:val="24"/>
          <w:szCs w:val="21"/>
        </w:rPr>
        <w:t>A</w:t>
      </w:r>
      <w:r>
        <w:rPr>
          <w:rFonts w:hint="eastAsia" w:ascii="Times New Roman" w:hAnsi="Times New Roman" w:eastAsia="宋体" w:cs="Times New Roman"/>
          <w:sz w:val="24"/>
          <w:szCs w:val="21"/>
        </w:rPr>
        <w:t>类进行试验，并遵守下列细则：</w:t>
      </w:r>
      <w:r>
        <w:rPr>
          <w:rFonts w:ascii="Times New Roman" w:hAnsi="Times New Roman" w:eastAsia="宋体" w:cs="Times New Roman"/>
          <w:sz w:val="24"/>
          <w:szCs w:val="21"/>
        </w:rPr>
        <w:t>试验</w:t>
      </w:r>
      <w:r>
        <w:rPr>
          <w:rFonts w:hint="eastAsia" w:ascii="Times New Roman" w:hAnsi="Times New Roman" w:eastAsia="宋体" w:cs="Times New Roman"/>
          <w:sz w:val="24"/>
          <w:szCs w:val="21"/>
        </w:rPr>
        <w:t>参数见表</w:t>
      </w:r>
      <w:r>
        <w:rPr>
          <w:rFonts w:ascii="Times New Roman" w:hAnsi="Times New Roman" w:eastAsia="宋体" w:cs="Times New Roman"/>
          <w:sz w:val="24"/>
          <w:szCs w:val="21"/>
        </w:rPr>
        <w:t xml:space="preserve">14 </w:t>
      </w:r>
      <w:r>
        <w:rPr>
          <w:rFonts w:hint="eastAsia" w:ascii="Times New Roman" w:hAnsi="Times New Roman" w:eastAsia="宋体" w:cs="Times New Roman"/>
          <w:sz w:val="24"/>
          <w:szCs w:val="21"/>
        </w:rPr>
        <w:t>。</w:t>
      </w:r>
    </w:p>
    <w:p w14:paraId="2814312F">
      <w:pPr>
        <w:pStyle w:val="4"/>
      </w:pPr>
      <w:r>
        <w:t>电压（直流平均值）测试要求极限</w:t>
      </w:r>
    </w:p>
    <w:tbl>
      <w:tblPr>
        <w:tblStyle w:val="12"/>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18"/>
        <w:gridCol w:w="4146"/>
      </w:tblGrid>
      <w:tr w14:paraId="2A83A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34" w:type="pct"/>
            <w:tcBorders>
              <w:top w:val="single" w:color="auto" w:sz="12" w:space="0"/>
              <w:left w:val="single" w:color="auto" w:sz="12" w:space="0"/>
              <w:bottom w:val="single" w:color="auto" w:sz="12" w:space="0"/>
            </w:tcBorders>
            <w:vAlign w:val="center"/>
          </w:tcPr>
          <w:p w14:paraId="057E3E95">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测试条件</w:t>
            </w:r>
          </w:p>
        </w:tc>
        <w:tc>
          <w:tcPr>
            <w:tcW w:w="2365" w:type="pct"/>
            <w:tcBorders>
              <w:top w:val="single" w:color="auto" w:sz="12" w:space="0"/>
              <w:bottom w:val="single" w:color="auto" w:sz="12" w:space="0"/>
              <w:right w:val="single" w:color="auto" w:sz="12" w:space="0"/>
            </w:tcBorders>
            <w:vAlign w:val="center"/>
          </w:tcPr>
          <w:p w14:paraId="21CF0F65">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极限值</w:t>
            </w:r>
          </w:p>
        </w:tc>
      </w:tr>
      <w:tr w14:paraId="2C2E20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34" w:type="pct"/>
            <w:tcBorders>
              <w:top w:val="single" w:color="auto" w:sz="12" w:space="0"/>
              <w:left w:val="single" w:color="auto" w:sz="12" w:space="0"/>
            </w:tcBorders>
          </w:tcPr>
          <w:p w14:paraId="75805233">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最高</w:t>
            </w:r>
          </w:p>
        </w:tc>
        <w:tc>
          <w:tcPr>
            <w:tcW w:w="2365" w:type="pct"/>
            <w:tcBorders>
              <w:top w:val="single" w:color="auto" w:sz="12" w:space="0"/>
              <w:right w:val="single" w:color="auto" w:sz="12" w:space="0"/>
            </w:tcBorders>
            <w:shd w:val="clear" w:color="auto" w:fill="auto"/>
          </w:tcPr>
          <w:p w14:paraId="42910D93">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30.3V</w:t>
            </w:r>
          </w:p>
        </w:tc>
      </w:tr>
      <w:tr w14:paraId="20E3AC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34" w:type="pct"/>
            <w:tcBorders>
              <w:left w:val="single" w:color="auto" w:sz="12" w:space="0"/>
            </w:tcBorders>
          </w:tcPr>
          <w:p w14:paraId="7C3B6941">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最低</w:t>
            </w:r>
          </w:p>
        </w:tc>
        <w:tc>
          <w:tcPr>
            <w:tcW w:w="2365" w:type="pct"/>
            <w:tcBorders>
              <w:right w:val="single" w:color="auto" w:sz="12" w:space="0"/>
            </w:tcBorders>
          </w:tcPr>
          <w:p w14:paraId="6AE0F158">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22.0V</w:t>
            </w:r>
          </w:p>
        </w:tc>
      </w:tr>
      <w:tr w14:paraId="365A5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34" w:type="pct"/>
            <w:tcBorders>
              <w:left w:val="single" w:color="auto" w:sz="12" w:space="0"/>
              <w:bottom w:val="single" w:color="auto" w:sz="12" w:space="0"/>
            </w:tcBorders>
          </w:tcPr>
          <w:p w14:paraId="583B6FF9">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应急条件</w:t>
            </w:r>
          </w:p>
        </w:tc>
        <w:tc>
          <w:tcPr>
            <w:tcW w:w="2365" w:type="pct"/>
            <w:tcBorders>
              <w:bottom w:val="single" w:color="auto" w:sz="12" w:space="0"/>
              <w:right w:val="single" w:color="auto" w:sz="12" w:space="0"/>
            </w:tcBorders>
          </w:tcPr>
          <w:p w14:paraId="77533C42">
            <w:pPr>
              <w:adjustRightInd w:val="0"/>
              <w:jc w:val="center"/>
              <w:textAlignment w:val="baseline"/>
              <w:rPr>
                <w:rFonts w:ascii="Times New Roman" w:hAnsi="Times New Roman" w:eastAsia="宋体" w:cs="Times New Roman"/>
                <w:bCs/>
                <w:kern w:val="28"/>
                <w:szCs w:val="21"/>
              </w:rPr>
            </w:pPr>
            <w:r>
              <w:rPr>
                <w:rFonts w:ascii="Times New Roman" w:hAnsi="Times New Roman" w:eastAsia="宋体" w:cs="Times New Roman"/>
                <w:bCs/>
                <w:kern w:val="28"/>
                <w:szCs w:val="21"/>
              </w:rPr>
              <w:t>18.0V</w:t>
            </w:r>
          </w:p>
        </w:tc>
      </w:tr>
    </w:tbl>
    <w:p w14:paraId="27F16CD9">
      <w:pPr>
        <w:pStyle w:val="31"/>
        <w:spacing w:line="420" w:lineRule="exact"/>
        <w:ind w:firstLine="563" w:firstLineChars="0"/>
        <w:rPr>
          <w:rFonts w:ascii="Times New Roman" w:hAnsi="Times New Roman" w:eastAsia="宋体"/>
          <w:szCs w:val="21"/>
        </w:rPr>
      </w:pPr>
      <w:r>
        <w:rPr>
          <w:rFonts w:hint="eastAsia" w:ascii="Times New Roman" w:hAnsi="Times New Roman" w:eastAsia="宋体" w:cs="Times New Roman"/>
          <w:sz w:val="24"/>
          <w:szCs w:val="21"/>
        </w:rPr>
        <w:t>备注：对</w:t>
      </w:r>
      <w:r>
        <w:rPr>
          <w:rFonts w:ascii="Times New Roman" w:hAnsi="Times New Roman" w:eastAsia="宋体" w:cs="Times New Roman"/>
          <w:sz w:val="24"/>
          <w:szCs w:val="21"/>
        </w:rPr>
        <w:t>A</w:t>
      </w:r>
      <w:r>
        <w:rPr>
          <w:rFonts w:hint="eastAsia" w:ascii="Times New Roman" w:hAnsi="Times New Roman" w:eastAsia="宋体" w:cs="Times New Roman"/>
          <w:sz w:val="24"/>
          <w:szCs w:val="21"/>
        </w:rPr>
        <w:t>类设备，可用应急电压电平进行试验，以用最少的试验满足正常、非正常和应急试验条件。</w:t>
      </w:r>
    </w:p>
    <w:p w14:paraId="0AE28386">
      <w:pPr>
        <w:pStyle w:val="31"/>
        <w:spacing w:line="420" w:lineRule="exact"/>
        <w:ind w:firstLine="563" w:firstLineChars="0"/>
        <w:rPr>
          <w:rFonts w:ascii="Times New Roman" w:hAnsi="Times New Roman" w:eastAsia="宋体"/>
          <w:szCs w:val="21"/>
        </w:rPr>
      </w:pPr>
      <w:r>
        <w:rPr>
          <w:rFonts w:hint="eastAsia" w:ascii="Times New Roman" w:hAnsi="Times New Roman" w:eastAsia="宋体" w:cs="Times New Roman"/>
          <w:sz w:val="24"/>
          <w:szCs w:val="21"/>
        </w:rPr>
        <w:t>试验</w:t>
      </w:r>
      <w:r>
        <w:rPr>
          <w:rFonts w:ascii="Times New Roman" w:hAnsi="Times New Roman" w:eastAsia="宋体" w:cs="Times New Roman"/>
          <w:sz w:val="24"/>
          <w:szCs w:val="21"/>
        </w:rPr>
        <w:t>人员应在</w:t>
      </w:r>
      <w:r>
        <w:rPr>
          <w:rFonts w:hint="eastAsia" w:ascii="Times New Roman" w:hAnsi="Times New Roman" w:eastAsia="宋体" w:cs="Times New Roman"/>
          <w:sz w:val="24"/>
          <w:szCs w:val="21"/>
        </w:rPr>
        <w:t>试验</w:t>
      </w:r>
      <w:r>
        <w:rPr>
          <w:rFonts w:ascii="Times New Roman" w:hAnsi="Times New Roman" w:eastAsia="宋体" w:cs="Times New Roman"/>
          <w:sz w:val="24"/>
          <w:szCs w:val="21"/>
        </w:rPr>
        <w:t>环境搭建完成后</w:t>
      </w:r>
      <w:r>
        <w:rPr>
          <w:rFonts w:hint="eastAsia" w:ascii="Times New Roman" w:hAnsi="Times New Roman" w:eastAsia="宋体" w:cs="Times New Roman"/>
          <w:sz w:val="24"/>
          <w:szCs w:val="21"/>
        </w:rPr>
        <w:t>予以</w:t>
      </w:r>
      <w:r>
        <w:rPr>
          <w:rFonts w:ascii="Times New Roman" w:hAnsi="Times New Roman" w:eastAsia="宋体" w:cs="Times New Roman"/>
          <w:sz w:val="24"/>
          <w:szCs w:val="21"/>
        </w:rPr>
        <w:t>确认试验参数配置，并拍照取证开始试验，试验详细操作步骤如下：</w:t>
      </w:r>
    </w:p>
    <w:p w14:paraId="01D54DC6">
      <w:pPr>
        <w:pStyle w:val="31"/>
        <w:numPr>
          <w:ilvl w:val="0"/>
          <w:numId w:val="17"/>
        </w:numPr>
        <w:spacing w:line="420" w:lineRule="exact"/>
        <w:ind w:firstLineChars="0"/>
        <w:rPr>
          <w:rFonts w:ascii="Times New Roman" w:hAnsi="Times New Roman" w:eastAsia="宋体"/>
          <w:szCs w:val="21"/>
        </w:rPr>
      </w:pPr>
      <w:r>
        <w:rPr>
          <w:rFonts w:hint="eastAsia" w:ascii="Times New Roman" w:hAnsi="Times New Roman" w:eastAsia="宋体" w:cs="Times New Roman"/>
          <w:sz w:val="24"/>
          <w:szCs w:val="21"/>
        </w:rPr>
        <w:t>在标准大气条件下，按表</w:t>
      </w:r>
      <w:r>
        <w:rPr>
          <w:rFonts w:ascii="Times New Roman" w:hAnsi="Times New Roman" w:eastAsia="宋体" w:cs="Times New Roman"/>
          <w:sz w:val="24"/>
          <w:szCs w:val="21"/>
        </w:rPr>
        <w:t>7要求进行QPAT2检查，并记录检测结果</w:t>
      </w:r>
      <w:r>
        <w:rPr>
          <w:rFonts w:hint="eastAsia" w:ascii="Times New Roman" w:hAnsi="Times New Roman" w:eastAsia="宋体" w:cs="Times New Roman"/>
          <w:sz w:val="24"/>
          <w:szCs w:val="21"/>
        </w:rPr>
        <w:t>；</w:t>
      </w:r>
    </w:p>
    <w:p w14:paraId="2B026B70">
      <w:pPr>
        <w:pStyle w:val="31"/>
        <w:numPr>
          <w:ilvl w:val="0"/>
          <w:numId w:val="17"/>
        </w:numPr>
        <w:spacing w:line="420" w:lineRule="exact"/>
        <w:ind w:firstLineChars="0"/>
        <w:rPr>
          <w:rFonts w:ascii="Times New Roman" w:hAnsi="Times New Roman" w:eastAsia="宋体"/>
          <w:szCs w:val="21"/>
        </w:rPr>
      </w:pPr>
      <w:r>
        <w:rPr>
          <w:rFonts w:hint="eastAsia" w:ascii="Times New Roman" w:hAnsi="Times New Roman" w:eastAsia="宋体" w:cs="Times New Roman"/>
          <w:sz w:val="24"/>
          <w:szCs w:val="21"/>
        </w:rPr>
        <w:t>受试设备</w:t>
      </w:r>
      <w:r>
        <w:rPr>
          <w:rFonts w:ascii="Times New Roman" w:hAnsi="Times New Roman" w:eastAsia="宋体" w:cs="Times New Roman"/>
          <w:sz w:val="24"/>
          <w:szCs w:val="21"/>
        </w:rPr>
        <w:t>按照</w:t>
      </w:r>
      <w:r>
        <w:rPr>
          <w:rFonts w:hint="eastAsia" w:ascii="Times New Roman" w:hAnsi="Times New Roman" w:eastAsia="宋体" w:cs="Times New Roman"/>
          <w:sz w:val="24"/>
          <w:szCs w:val="21"/>
        </w:rPr>
        <w:t>图</w:t>
      </w:r>
      <w:r>
        <w:rPr>
          <w:rFonts w:ascii="Times New Roman" w:hAnsi="Times New Roman" w:eastAsia="宋体" w:cs="Times New Roman"/>
          <w:sz w:val="24"/>
          <w:szCs w:val="21"/>
        </w:rPr>
        <w:t>3要求进行试验连接</w:t>
      </w:r>
      <w:r>
        <w:rPr>
          <w:rFonts w:hint="eastAsia" w:ascii="Times New Roman" w:hAnsi="Times New Roman" w:eastAsia="宋体" w:cs="Times New Roman"/>
          <w:sz w:val="24"/>
          <w:szCs w:val="21"/>
        </w:rPr>
        <w:t>，对试验布置及试验设备进行确认检查；</w:t>
      </w:r>
    </w:p>
    <w:p w14:paraId="58597806">
      <w:pPr>
        <w:pStyle w:val="31"/>
        <w:numPr>
          <w:ilvl w:val="0"/>
          <w:numId w:val="17"/>
        </w:numPr>
        <w:spacing w:line="420" w:lineRule="exact"/>
        <w:ind w:firstLineChars="0"/>
        <w:rPr>
          <w:rFonts w:ascii="Times New Roman" w:hAnsi="Times New Roman" w:eastAsia="宋体"/>
          <w:szCs w:val="21"/>
        </w:rPr>
      </w:pPr>
      <w:r>
        <w:rPr>
          <w:rFonts w:hint="eastAsia" w:ascii="Times New Roman" w:hAnsi="Times New Roman" w:eastAsia="宋体" w:cs="Times New Roman"/>
          <w:sz w:val="24"/>
          <w:szCs w:val="21"/>
        </w:rPr>
        <w:t>启动可编程电源，使受试设备工作在额定电压下至少</w:t>
      </w:r>
      <w:r>
        <w:rPr>
          <w:rFonts w:ascii="Times New Roman" w:hAnsi="Times New Roman" w:eastAsia="宋体" w:cs="Times New Roman"/>
          <w:sz w:val="24"/>
          <w:szCs w:val="21"/>
        </w:rPr>
        <w:t>1min</w:t>
      </w:r>
      <w:r>
        <w:rPr>
          <w:rFonts w:hint="eastAsia" w:ascii="Times New Roman" w:hAnsi="Times New Roman" w:eastAsia="宋体" w:cs="Times New Roman"/>
          <w:sz w:val="24"/>
          <w:szCs w:val="21"/>
        </w:rPr>
        <w:t>，将受试设备的输入端电压调节至最高电压的</w:t>
      </w:r>
      <w:r>
        <w:rPr>
          <w:rFonts w:ascii="Times New Roman" w:hAnsi="Times New Roman" w:eastAsia="宋体" w:cs="Times New Roman"/>
          <w:sz w:val="24"/>
          <w:szCs w:val="21"/>
        </w:rPr>
        <w:t>-0%/+1%</w:t>
      </w:r>
      <w:r>
        <w:rPr>
          <w:rFonts w:hint="eastAsia" w:ascii="Times New Roman" w:hAnsi="Times New Roman" w:eastAsia="宋体" w:cs="Times New Roman"/>
          <w:sz w:val="24"/>
          <w:szCs w:val="21"/>
        </w:rPr>
        <w:t>，使设备在最大工作周期下工作至少</w:t>
      </w:r>
      <w:r>
        <w:rPr>
          <w:rFonts w:ascii="Times New Roman" w:hAnsi="Times New Roman" w:eastAsia="宋体" w:cs="Times New Roman"/>
          <w:sz w:val="24"/>
          <w:szCs w:val="21"/>
        </w:rPr>
        <w:t>30min</w:t>
      </w:r>
      <w:r>
        <w:rPr>
          <w:rFonts w:hint="eastAsia" w:ascii="Times New Roman" w:hAnsi="Times New Roman" w:eastAsia="宋体" w:cs="Times New Roman"/>
          <w:sz w:val="24"/>
          <w:szCs w:val="21"/>
        </w:rPr>
        <w:t>，试验期间，按要求进行</w:t>
      </w:r>
      <w:r>
        <w:rPr>
          <w:rFonts w:ascii="Times New Roman" w:hAnsi="Times New Roman" w:eastAsia="宋体" w:cs="Times New Roman"/>
          <w:sz w:val="24"/>
          <w:szCs w:val="21"/>
        </w:rPr>
        <w:t>QPAT2-1</w:t>
      </w:r>
      <w:r>
        <w:rPr>
          <w:rFonts w:hint="eastAsia" w:ascii="Times New Roman" w:hAnsi="Times New Roman" w:eastAsia="宋体" w:cs="Times New Roman"/>
          <w:sz w:val="24"/>
          <w:szCs w:val="21"/>
        </w:rPr>
        <w:t>检查并记录检测数据，检查受试设备是否正常；</w:t>
      </w:r>
    </w:p>
    <w:p w14:paraId="0AF75325">
      <w:pPr>
        <w:pStyle w:val="31"/>
        <w:numPr>
          <w:ilvl w:val="0"/>
          <w:numId w:val="17"/>
        </w:numPr>
        <w:spacing w:line="420" w:lineRule="exact"/>
        <w:ind w:firstLineChars="0"/>
        <w:rPr>
          <w:rFonts w:ascii="Times New Roman" w:hAnsi="Times New Roman" w:eastAsia="宋体"/>
          <w:szCs w:val="21"/>
        </w:rPr>
      </w:pPr>
      <w:r>
        <w:rPr>
          <w:rFonts w:hint="eastAsia" w:ascii="Times New Roman" w:hAnsi="Times New Roman" w:eastAsia="宋体" w:cs="Times New Roman"/>
          <w:sz w:val="24"/>
          <w:szCs w:val="21"/>
        </w:rPr>
        <w:t>启动可编程电源，使受试设备工作在额定电压下至少</w:t>
      </w:r>
      <w:r>
        <w:rPr>
          <w:rFonts w:ascii="Times New Roman" w:hAnsi="Times New Roman" w:eastAsia="宋体" w:cs="Times New Roman"/>
          <w:sz w:val="24"/>
          <w:szCs w:val="21"/>
        </w:rPr>
        <w:t>1min</w:t>
      </w:r>
      <w:r>
        <w:rPr>
          <w:rFonts w:hint="eastAsia" w:ascii="Times New Roman" w:hAnsi="Times New Roman" w:eastAsia="宋体" w:cs="Times New Roman"/>
          <w:sz w:val="24"/>
          <w:szCs w:val="21"/>
        </w:rPr>
        <w:t>，将受试设备的输入端电压调节至最低电压的</w:t>
      </w:r>
      <w:r>
        <w:rPr>
          <w:rFonts w:ascii="Times New Roman" w:hAnsi="Times New Roman" w:eastAsia="宋体" w:cs="Times New Roman"/>
          <w:sz w:val="24"/>
          <w:szCs w:val="21"/>
        </w:rPr>
        <w:t>+0%/-1%</w:t>
      </w:r>
      <w:r>
        <w:rPr>
          <w:rFonts w:hint="eastAsia" w:ascii="Times New Roman" w:hAnsi="Times New Roman" w:eastAsia="宋体" w:cs="Times New Roman"/>
          <w:sz w:val="24"/>
          <w:szCs w:val="21"/>
        </w:rPr>
        <w:t>，使设备在最大工作周期下工作至少</w:t>
      </w:r>
      <w:r>
        <w:rPr>
          <w:rFonts w:ascii="Times New Roman" w:hAnsi="Times New Roman" w:eastAsia="宋体" w:cs="Times New Roman"/>
          <w:sz w:val="24"/>
          <w:szCs w:val="21"/>
        </w:rPr>
        <w:t>30min</w:t>
      </w:r>
      <w:r>
        <w:rPr>
          <w:rFonts w:hint="eastAsia" w:ascii="Times New Roman" w:hAnsi="Times New Roman" w:eastAsia="宋体" w:cs="Times New Roman"/>
          <w:sz w:val="24"/>
          <w:szCs w:val="21"/>
        </w:rPr>
        <w:t>，试验期间，按要求进行</w:t>
      </w:r>
      <w:r>
        <w:rPr>
          <w:rFonts w:ascii="Times New Roman" w:hAnsi="Times New Roman" w:eastAsia="宋体" w:cs="Times New Roman"/>
          <w:sz w:val="24"/>
          <w:szCs w:val="21"/>
        </w:rPr>
        <w:t>QPAT2-1</w:t>
      </w:r>
      <w:r>
        <w:rPr>
          <w:rFonts w:hint="eastAsia" w:ascii="Times New Roman" w:hAnsi="Times New Roman" w:eastAsia="宋体" w:cs="Times New Roman"/>
          <w:sz w:val="24"/>
          <w:szCs w:val="21"/>
        </w:rPr>
        <w:t>检查并记录检测数据，检查受试设备是否正常；</w:t>
      </w:r>
    </w:p>
    <w:p w14:paraId="1521E508">
      <w:pPr>
        <w:pStyle w:val="31"/>
        <w:numPr>
          <w:ilvl w:val="0"/>
          <w:numId w:val="17"/>
        </w:numPr>
        <w:spacing w:line="420" w:lineRule="exact"/>
        <w:ind w:firstLineChars="0"/>
        <w:rPr>
          <w:rFonts w:ascii="Times New Roman" w:hAnsi="Times New Roman" w:eastAsia="宋体"/>
          <w:szCs w:val="21"/>
        </w:rPr>
      </w:pPr>
      <w:r>
        <w:rPr>
          <w:rFonts w:hint="eastAsia" w:ascii="Times New Roman" w:hAnsi="Times New Roman" w:eastAsia="宋体" w:cs="Times New Roman"/>
          <w:sz w:val="24"/>
          <w:szCs w:val="21"/>
        </w:rPr>
        <w:t>启动可编程电源，使受试设备工作在额定电压下至少</w:t>
      </w:r>
      <w:r>
        <w:rPr>
          <w:rFonts w:ascii="Times New Roman" w:hAnsi="Times New Roman" w:eastAsia="宋体" w:cs="Times New Roman"/>
          <w:sz w:val="24"/>
          <w:szCs w:val="21"/>
        </w:rPr>
        <w:t>1min</w:t>
      </w:r>
      <w:r>
        <w:rPr>
          <w:rFonts w:hint="eastAsia" w:ascii="Times New Roman" w:hAnsi="Times New Roman" w:eastAsia="宋体" w:cs="Times New Roman"/>
          <w:sz w:val="24"/>
          <w:szCs w:val="21"/>
        </w:rPr>
        <w:t>，将受试设备的输入端电压调节至应急电压的</w:t>
      </w:r>
      <w:r>
        <w:rPr>
          <w:rFonts w:ascii="Times New Roman" w:hAnsi="Times New Roman" w:eastAsia="宋体" w:cs="Times New Roman"/>
          <w:sz w:val="24"/>
          <w:szCs w:val="21"/>
        </w:rPr>
        <w:t>+0%/-1%</w:t>
      </w:r>
      <w:r>
        <w:rPr>
          <w:rFonts w:hint="eastAsia" w:ascii="Times New Roman" w:hAnsi="Times New Roman" w:eastAsia="宋体" w:cs="Times New Roman"/>
          <w:sz w:val="24"/>
          <w:szCs w:val="21"/>
        </w:rPr>
        <w:t>，使设备在最大工作周期下工作至少</w:t>
      </w:r>
      <w:r>
        <w:rPr>
          <w:rFonts w:ascii="Times New Roman" w:hAnsi="Times New Roman" w:eastAsia="宋体" w:cs="Times New Roman"/>
          <w:sz w:val="24"/>
          <w:szCs w:val="21"/>
        </w:rPr>
        <w:t>30min</w:t>
      </w:r>
      <w:r>
        <w:rPr>
          <w:rFonts w:hint="eastAsia" w:ascii="Times New Roman" w:hAnsi="Times New Roman" w:eastAsia="宋体" w:cs="Times New Roman"/>
          <w:sz w:val="24"/>
          <w:szCs w:val="21"/>
        </w:rPr>
        <w:t>，试验期间，按要求进行</w:t>
      </w:r>
      <w:r>
        <w:rPr>
          <w:rFonts w:ascii="Times New Roman" w:hAnsi="Times New Roman" w:eastAsia="宋体" w:cs="Times New Roman"/>
          <w:sz w:val="24"/>
          <w:szCs w:val="21"/>
        </w:rPr>
        <w:t>QPAT2-1</w:t>
      </w:r>
      <w:r>
        <w:rPr>
          <w:rFonts w:hint="eastAsia" w:ascii="Times New Roman" w:hAnsi="Times New Roman" w:eastAsia="宋体" w:cs="Times New Roman"/>
          <w:sz w:val="24"/>
          <w:szCs w:val="21"/>
        </w:rPr>
        <w:t>检查并记录检测数据，检查受试设备是否正常；</w:t>
      </w:r>
    </w:p>
    <w:p w14:paraId="4764E65B">
      <w:pPr>
        <w:pStyle w:val="31"/>
        <w:numPr>
          <w:ilvl w:val="0"/>
          <w:numId w:val="17"/>
        </w:numPr>
        <w:spacing w:line="420" w:lineRule="exact"/>
        <w:ind w:firstLineChars="0"/>
        <w:rPr>
          <w:rFonts w:ascii="Times New Roman" w:hAnsi="Times New Roman" w:eastAsia="宋体"/>
          <w:szCs w:val="21"/>
        </w:rPr>
      </w:pPr>
      <w:r>
        <w:rPr>
          <w:rFonts w:hint="eastAsia" w:ascii="Times New Roman" w:hAnsi="Times New Roman" w:eastAsia="宋体" w:cs="Times New Roman"/>
          <w:sz w:val="24"/>
          <w:szCs w:val="21"/>
        </w:rPr>
        <w:t>试验结束后在标准大气条件下，按表</w:t>
      </w:r>
      <w:r>
        <w:rPr>
          <w:rFonts w:ascii="Times New Roman" w:hAnsi="Times New Roman" w:eastAsia="宋体" w:cs="Times New Roman"/>
          <w:sz w:val="24"/>
          <w:szCs w:val="21"/>
        </w:rPr>
        <w:t>7的要求对</w:t>
      </w:r>
      <w:r>
        <w:rPr>
          <w:rFonts w:hint="eastAsia" w:ascii="Times New Roman" w:hAnsi="Times New Roman" w:eastAsia="宋体" w:cs="Times New Roman"/>
          <w:sz w:val="24"/>
          <w:szCs w:val="21"/>
        </w:rPr>
        <w:t>受试设备</w:t>
      </w:r>
      <w:r>
        <w:rPr>
          <w:rFonts w:ascii="Times New Roman" w:hAnsi="Times New Roman" w:eastAsia="宋体" w:cs="Times New Roman"/>
          <w:sz w:val="24"/>
          <w:szCs w:val="21"/>
        </w:rPr>
        <w:t>进行QPAT2检查，并记录检测结果。</w:t>
      </w:r>
    </w:p>
    <w:p w14:paraId="411A29C3">
      <w:pPr>
        <w:pStyle w:val="31"/>
        <w:spacing w:line="420" w:lineRule="exact"/>
        <w:ind w:left="563" w:firstLine="0" w:firstLineChars="0"/>
        <w:rPr>
          <w:rFonts w:ascii="Times New Roman" w:hAnsi="Times New Roman" w:eastAsia="宋体"/>
          <w:szCs w:val="21"/>
        </w:rPr>
      </w:pPr>
      <w:r>
        <w:rPr>
          <w:rFonts w:ascii="Times New Roman" w:hAnsi="Times New Roman" w:eastAsia="宋体" w:cs="Times New Roman"/>
          <w:sz w:val="24"/>
          <w:szCs w:val="21"/>
        </w:rPr>
        <w:t>试验中，各项目依据试验步骤要求按11.2章节要求进行</w:t>
      </w:r>
      <w:r>
        <w:rPr>
          <w:rFonts w:ascii="Times New Roman" w:hAnsi="Times New Roman" w:eastAsia="宋体" w:cs="Times New Roman"/>
          <w:sz w:val="24"/>
          <w:szCs w:val="21"/>
          <w:highlight w:val="yellow"/>
        </w:rPr>
        <w:t>QPAT2-1</w:t>
      </w:r>
      <w:r>
        <w:rPr>
          <w:rFonts w:ascii="Times New Roman" w:hAnsi="Times New Roman" w:eastAsia="宋体" w:cs="Times New Roman"/>
          <w:sz w:val="24"/>
          <w:szCs w:val="21"/>
        </w:rPr>
        <w:t>检查并记录检测数据，检查受试设备应正常；试验后，按11.2章节中要求进行</w:t>
      </w:r>
      <w:r>
        <w:rPr>
          <w:rFonts w:ascii="Times New Roman" w:hAnsi="Times New Roman" w:eastAsia="宋体" w:cs="Times New Roman"/>
          <w:sz w:val="24"/>
          <w:szCs w:val="21"/>
          <w:highlight w:val="yellow"/>
        </w:rPr>
        <w:t>QPAT1-1、QPAT2和QPAT3</w:t>
      </w:r>
      <w:r>
        <w:rPr>
          <w:rFonts w:ascii="Times New Roman" w:hAnsi="Times New Roman" w:eastAsia="宋体" w:cs="Times New Roman"/>
          <w:sz w:val="24"/>
          <w:szCs w:val="21"/>
        </w:rPr>
        <w:t>检查，确认通过并记录检测数据。满足以上两条要求，则判定结论为Pass，否则为Fail</w:t>
      </w:r>
      <w:r>
        <w:rPr>
          <w:rFonts w:hint="eastAsia" w:ascii="Times New Roman" w:hAnsi="Times New Roman" w:eastAsia="宋体" w:cs="Times New Roman"/>
          <w:sz w:val="24"/>
          <w:szCs w:val="21"/>
        </w:rPr>
        <w:t>。</w:t>
      </w:r>
    </w:p>
    <w:p w14:paraId="62DBCD79">
      <w:pPr>
        <w:pStyle w:val="64"/>
      </w:pPr>
      <w:r>
        <w:t>脉动电压试验</w:t>
      </w:r>
    </w:p>
    <w:p w14:paraId="52876999">
      <w:pPr>
        <w:pStyle w:val="31"/>
        <w:spacing w:line="420" w:lineRule="exact"/>
        <w:ind w:firstLine="563" w:firstLineChars="0"/>
        <w:rPr>
          <w:rFonts w:ascii="Times New Roman" w:hAnsi="Times New Roman" w:eastAsia="宋体"/>
          <w:szCs w:val="21"/>
        </w:rPr>
      </w:pPr>
      <w:r>
        <w:rPr>
          <w:rFonts w:hint="eastAsia" w:ascii="Times New Roman" w:hAnsi="Times New Roman" w:eastAsia="宋体" w:cs="Times New Roman"/>
          <w:sz w:val="24"/>
          <w:szCs w:val="21"/>
        </w:rPr>
        <w:t>按</w:t>
      </w:r>
      <w:r>
        <w:rPr>
          <w:rFonts w:ascii="Times New Roman" w:hAnsi="Times New Roman" w:eastAsia="宋体" w:cs="Times New Roman"/>
          <w:sz w:val="24"/>
          <w:szCs w:val="21"/>
        </w:rPr>
        <w:t>RTCA/DO-160G</w:t>
      </w:r>
      <w:r>
        <w:rPr>
          <w:rFonts w:hint="eastAsia" w:ascii="Times New Roman" w:hAnsi="Times New Roman" w:eastAsia="宋体" w:cs="Times New Roman"/>
          <w:sz w:val="24"/>
          <w:szCs w:val="21"/>
        </w:rPr>
        <w:t>第</w:t>
      </w:r>
      <w:r>
        <w:rPr>
          <w:rFonts w:ascii="Times New Roman" w:hAnsi="Times New Roman" w:eastAsia="宋体" w:cs="Times New Roman"/>
          <w:sz w:val="24"/>
          <w:szCs w:val="21"/>
        </w:rPr>
        <w:t>16</w:t>
      </w:r>
      <w:r>
        <w:rPr>
          <w:rFonts w:hint="eastAsia" w:ascii="Times New Roman" w:hAnsi="Times New Roman" w:eastAsia="宋体" w:cs="Times New Roman"/>
          <w:sz w:val="24"/>
          <w:szCs w:val="21"/>
        </w:rPr>
        <w:t>章有关规定，设备类别选择</w:t>
      </w:r>
      <w:r>
        <w:rPr>
          <w:rFonts w:ascii="Times New Roman" w:hAnsi="Times New Roman" w:eastAsia="宋体" w:cs="Times New Roman"/>
          <w:sz w:val="24"/>
          <w:szCs w:val="21"/>
        </w:rPr>
        <w:t>A</w:t>
      </w:r>
      <w:r>
        <w:rPr>
          <w:rFonts w:hint="eastAsia" w:ascii="Times New Roman" w:hAnsi="Times New Roman" w:eastAsia="宋体" w:cs="Times New Roman"/>
          <w:sz w:val="24"/>
          <w:szCs w:val="21"/>
        </w:rPr>
        <w:t>类进行试验，并遵守下列细则：</w:t>
      </w:r>
      <w:r>
        <w:rPr>
          <w:rFonts w:ascii="Times New Roman" w:hAnsi="Times New Roman" w:eastAsia="宋体" w:cs="Times New Roman"/>
          <w:sz w:val="24"/>
          <w:szCs w:val="21"/>
        </w:rPr>
        <w:t>试验</w:t>
      </w:r>
      <w:r>
        <w:rPr>
          <w:rFonts w:hint="eastAsia" w:ascii="Times New Roman" w:hAnsi="Times New Roman" w:eastAsia="宋体" w:cs="Times New Roman"/>
          <w:sz w:val="24"/>
          <w:szCs w:val="21"/>
        </w:rPr>
        <w:t>参数见表</w:t>
      </w:r>
      <w:r>
        <w:rPr>
          <w:rFonts w:ascii="Times New Roman" w:hAnsi="Times New Roman" w:eastAsia="宋体" w:cs="Times New Roman"/>
          <w:sz w:val="24"/>
          <w:szCs w:val="21"/>
        </w:rPr>
        <w:t xml:space="preserve">15 </w:t>
      </w:r>
      <w:r>
        <w:rPr>
          <w:rFonts w:hint="eastAsia" w:ascii="Times New Roman" w:hAnsi="Times New Roman" w:eastAsia="宋体" w:cs="Times New Roman"/>
          <w:sz w:val="24"/>
          <w:szCs w:val="21"/>
        </w:rPr>
        <w:t>和图5。</w:t>
      </w:r>
    </w:p>
    <w:p w14:paraId="67F6518E">
      <w:pPr>
        <w:pStyle w:val="4"/>
      </w:pPr>
      <w:r>
        <w:t>脉动电压测试要求极限</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97"/>
        <w:gridCol w:w="4267"/>
      </w:tblGrid>
      <w:tr w14:paraId="0CD6C4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top w:val="single" w:color="auto" w:sz="12" w:space="0"/>
              <w:left w:val="single" w:color="auto" w:sz="12" w:space="0"/>
              <w:bottom w:val="single" w:color="auto" w:sz="12" w:space="0"/>
            </w:tcBorders>
          </w:tcPr>
          <w:p w14:paraId="5298D573">
            <w:pPr>
              <w:jc w:val="center"/>
              <w:rPr>
                <w:rFonts w:ascii="宋体" w:hAnsi="宋体" w:eastAsia="宋体" w:cs="Times New Roman"/>
                <w:szCs w:val="21"/>
              </w:rPr>
            </w:pPr>
            <w:r>
              <w:rPr>
                <w:rFonts w:hint="eastAsia" w:ascii="宋体" w:hAnsi="宋体" w:eastAsia="宋体" w:cs="Times New Roman"/>
                <w:szCs w:val="21"/>
              </w:rPr>
              <w:t>频率（</w:t>
            </w:r>
            <w:r>
              <w:rPr>
                <w:rFonts w:ascii="宋体" w:hAnsi="宋体" w:eastAsia="宋体" w:cs="Times New Roman"/>
                <w:szCs w:val="21"/>
              </w:rPr>
              <w:t>kHz</w:t>
            </w:r>
            <w:r>
              <w:rPr>
                <w:rFonts w:hint="eastAsia" w:ascii="宋体" w:hAnsi="宋体" w:eastAsia="宋体" w:cs="Times New Roman"/>
                <w:szCs w:val="21"/>
              </w:rPr>
              <w:t>）</w:t>
            </w:r>
          </w:p>
        </w:tc>
        <w:tc>
          <w:tcPr>
            <w:tcW w:w="4456" w:type="dxa"/>
            <w:tcBorders>
              <w:top w:val="single" w:color="auto" w:sz="12" w:space="0"/>
              <w:bottom w:val="single" w:color="auto" w:sz="12" w:space="0"/>
              <w:right w:val="single" w:color="auto" w:sz="12" w:space="0"/>
            </w:tcBorders>
          </w:tcPr>
          <w:p w14:paraId="3D4809D1">
            <w:pPr>
              <w:jc w:val="center"/>
              <w:rPr>
                <w:rFonts w:ascii="宋体" w:hAnsi="宋体" w:eastAsia="宋体" w:cs="Times New Roman"/>
                <w:szCs w:val="21"/>
              </w:rPr>
            </w:pPr>
            <w:r>
              <w:rPr>
                <w:rFonts w:hint="eastAsia" w:ascii="宋体" w:hAnsi="宋体" w:eastAsia="宋体" w:cs="Times New Roman"/>
                <w:szCs w:val="21"/>
              </w:rPr>
              <w:t>极限值（</w:t>
            </w:r>
            <w:r>
              <w:rPr>
                <w:rFonts w:ascii="宋体" w:hAnsi="宋体" w:eastAsia="宋体" w:cs="Times New Roman"/>
                <w:szCs w:val="21"/>
              </w:rPr>
              <w:t>Vp-p</w:t>
            </w:r>
            <w:r>
              <w:rPr>
                <w:rFonts w:hint="eastAsia" w:ascii="宋体" w:hAnsi="宋体" w:eastAsia="宋体" w:cs="Times New Roman"/>
                <w:szCs w:val="21"/>
              </w:rPr>
              <w:t>）</w:t>
            </w:r>
          </w:p>
        </w:tc>
      </w:tr>
      <w:tr w14:paraId="00D7CD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tcBorders>
          </w:tcPr>
          <w:p w14:paraId="60B7281E">
            <w:pPr>
              <w:ind w:left="-46" w:leftChars="-22" w:firstLine="75" w:firstLineChars="36"/>
              <w:jc w:val="center"/>
              <w:rPr>
                <w:rFonts w:ascii="宋体" w:hAnsi="宋体" w:eastAsia="宋体" w:cs="Times New Roman"/>
                <w:szCs w:val="21"/>
              </w:rPr>
            </w:pPr>
            <w:r>
              <w:rPr>
                <w:rFonts w:ascii="宋体" w:hAnsi="宋体" w:eastAsia="宋体" w:cs="Times New Roman"/>
                <w:szCs w:val="21"/>
              </w:rPr>
              <w:t>0.01</w:t>
            </w:r>
          </w:p>
        </w:tc>
        <w:tc>
          <w:tcPr>
            <w:tcW w:w="4456" w:type="dxa"/>
            <w:tcBorders>
              <w:right w:val="single" w:color="auto" w:sz="12" w:space="0"/>
            </w:tcBorders>
          </w:tcPr>
          <w:p w14:paraId="4F9A8409">
            <w:pPr>
              <w:ind w:left="-46" w:leftChars="-22" w:firstLine="75" w:firstLineChars="36"/>
              <w:jc w:val="center"/>
              <w:rPr>
                <w:rFonts w:ascii="宋体" w:hAnsi="宋体" w:eastAsia="宋体" w:cs="Times New Roman"/>
                <w:szCs w:val="21"/>
              </w:rPr>
            </w:pPr>
            <w:r>
              <w:rPr>
                <w:rFonts w:ascii="宋体" w:hAnsi="宋体" w:eastAsia="宋体" w:cs="Times New Roman"/>
                <w:szCs w:val="21"/>
              </w:rPr>
              <w:t>0.6</w:t>
            </w:r>
          </w:p>
        </w:tc>
      </w:tr>
      <w:tr w14:paraId="108F9A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tcBorders>
          </w:tcPr>
          <w:p w14:paraId="637FEB1F">
            <w:pPr>
              <w:ind w:left="-46" w:leftChars="-22" w:firstLine="75" w:firstLineChars="36"/>
              <w:jc w:val="center"/>
              <w:rPr>
                <w:rFonts w:ascii="宋体" w:hAnsi="宋体" w:eastAsia="宋体" w:cs="Times New Roman"/>
                <w:szCs w:val="21"/>
              </w:rPr>
            </w:pPr>
            <w:r>
              <w:rPr>
                <w:rFonts w:ascii="宋体" w:hAnsi="宋体" w:eastAsia="宋体" w:cs="Times New Roman"/>
                <w:szCs w:val="21"/>
              </w:rPr>
              <w:t>0.2</w:t>
            </w:r>
          </w:p>
        </w:tc>
        <w:tc>
          <w:tcPr>
            <w:tcW w:w="4456" w:type="dxa"/>
            <w:tcBorders>
              <w:right w:val="single" w:color="auto" w:sz="12" w:space="0"/>
            </w:tcBorders>
          </w:tcPr>
          <w:p w14:paraId="4543EEC7">
            <w:pPr>
              <w:ind w:left="-46" w:leftChars="-22" w:firstLine="75" w:firstLineChars="36"/>
              <w:jc w:val="center"/>
              <w:rPr>
                <w:rFonts w:ascii="宋体" w:hAnsi="宋体" w:eastAsia="宋体" w:cs="Times New Roman"/>
                <w:szCs w:val="21"/>
              </w:rPr>
            </w:pPr>
            <w:r>
              <w:rPr>
                <w:rFonts w:ascii="宋体" w:hAnsi="宋体" w:eastAsia="宋体" w:cs="Times New Roman"/>
                <w:szCs w:val="21"/>
              </w:rPr>
              <w:t>0.6</w:t>
            </w:r>
          </w:p>
        </w:tc>
      </w:tr>
      <w:tr w14:paraId="53471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tcBorders>
          </w:tcPr>
          <w:p w14:paraId="2D27F6A6">
            <w:pPr>
              <w:ind w:left="-46" w:leftChars="-22" w:firstLine="75" w:firstLineChars="36"/>
              <w:jc w:val="center"/>
              <w:rPr>
                <w:rFonts w:ascii="宋体" w:hAnsi="宋体" w:eastAsia="宋体" w:cs="Times New Roman"/>
                <w:szCs w:val="21"/>
              </w:rPr>
            </w:pPr>
            <w:r>
              <w:rPr>
                <w:rFonts w:ascii="宋体" w:hAnsi="宋体" w:eastAsia="宋体" w:cs="Times New Roman"/>
                <w:szCs w:val="21"/>
              </w:rPr>
              <w:t>0.2</w:t>
            </w:r>
          </w:p>
        </w:tc>
        <w:tc>
          <w:tcPr>
            <w:tcW w:w="4456" w:type="dxa"/>
            <w:tcBorders>
              <w:right w:val="single" w:color="auto" w:sz="12" w:space="0"/>
            </w:tcBorders>
          </w:tcPr>
          <w:p w14:paraId="03D6C091">
            <w:pPr>
              <w:ind w:left="-46" w:leftChars="-22" w:firstLine="75" w:firstLineChars="36"/>
              <w:jc w:val="center"/>
              <w:rPr>
                <w:rFonts w:ascii="宋体" w:hAnsi="宋体" w:eastAsia="宋体" w:cs="Times New Roman"/>
                <w:szCs w:val="21"/>
              </w:rPr>
            </w:pPr>
            <w:r>
              <w:rPr>
                <w:rFonts w:ascii="宋体" w:hAnsi="宋体" w:eastAsia="宋体" w:cs="Times New Roman"/>
                <w:szCs w:val="21"/>
              </w:rPr>
              <w:t>1.6</w:t>
            </w:r>
          </w:p>
        </w:tc>
      </w:tr>
      <w:tr w14:paraId="7D1FE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tcBorders>
          </w:tcPr>
          <w:p w14:paraId="4FA9680A">
            <w:pPr>
              <w:ind w:left="-46" w:leftChars="-22" w:firstLine="75" w:firstLineChars="36"/>
              <w:jc w:val="center"/>
              <w:rPr>
                <w:rFonts w:ascii="宋体" w:hAnsi="宋体" w:eastAsia="宋体" w:cs="Times New Roman"/>
                <w:szCs w:val="21"/>
              </w:rPr>
            </w:pPr>
            <w:r>
              <w:rPr>
                <w:rFonts w:ascii="宋体" w:hAnsi="宋体" w:eastAsia="宋体" w:cs="Times New Roman"/>
                <w:szCs w:val="21"/>
              </w:rPr>
              <w:t>1</w:t>
            </w:r>
          </w:p>
        </w:tc>
        <w:tc>
          <w:tcPr>
            <w:tcW w:w="4456" w:type="dxa"/>
            <w:tcBorders>
              <w:right w:val="single" w:color="auto" w:sz="12" w:space="0"/>
            </w:tcBorders>
          </w:tcPr>
          <w:p w14:paraId="110F8D57">
            <w:pPr>
              <w:ind w:left="-46" w:leftChars="-22" w:firstLine="75" w:firstLineChars="36"/>
              <w:jc w:val="center"/>
              <w:rPr>
                <w:rFonts w:ascii="宋体" w:hAnsi="宋体" w:eastAsia="宋体" w:cs="Times New Roman"/>
                <w:szCs w:val="21"/>
              </w:rPr>
            </w:pPr>
            <w:r>
              <w:rPr>
                <w:rFonts w:ascii="宋体" w:hAnsi="宋体" w:eastAsia="宋体" w:cs="Times New Roman"/>
                <w:szCs w:val="21"/>
              </w:rPr>
              <w:t>1.6</w:t>
            </w:r>
          </w:p>
        </w:tc>
      </w:tr>
      <w:tr w14:paraId="3D5E6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tcBorders>
          </w:tcPr>
          <w:p w14:paraId="48440D8B">
            <w:pPr>
              <w:ind w:left="-46" w:leftChars="-22" w:firstLine="75" w:firstLineChars="36"/>
              <w:jc w:val="center"/>
              <w:rPr>
                <w:rFonts w:ascii="宋体" w:hAnsi="宋体" w:eastAsia="宋体" w:cs="Times New Roman"/>
                <w:szCs w:val="21"/>
              </w:rPr>
            </w:pPr>
            <w:r>
              <w:rPr>
                <w:rFonts w:ascii="宋体" w:hAnsi="宋体" w:eastAsia="宋体" w:cs="Times New Roman"/>
                <w:szCs w:val="21"/>
              </w:rPr>
              <w:t>1</w:t>
            </w:r>
          </w:p>
        </w:tc>
        <w:tc>
          <w:tcPr>
            <w:tcW w:w="4456" w:type="dxa"/>
            <w:tcBorders>
              <w:right w:val="single" w:color="auto" w:sz="12" w:space="0"/>
            </w:tcBorders>
          </w:tcPr>
          <w:p w14:paraId="27A0ADC1">
            <w:pPr>
              <w:ind w:left="-46" w:leftChars="-22" w:firstLine="75" w:firstLineChars="36"/>
              <w:jc w:val="center"/>
              <w:rPr>
                <w:rFonts w:ascii="宋体" w:hAnsi="宋体" w:eastAsia="宋体" w:cs="Times New Roman"/>
                <w:szCs w:val="21"/>
              </w:rPr>
            </w:pPr>
            <w:r>
              <w:rPr>
                <w:rFonts w:ascii="宋体" w:hAnsi="宋体" w:eastAsia="宋体" w:cs="Times New Roman"/>
                <w:szCs w:val="21"/>
              </w:rPr>
              <w:t>4.0</w:t>
            </w:r>
          </w:p>
        </w:tc>
      </w:tr>
      <w:tr w14:paraId="77FA53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tcBorders>
          </w:tcPr>
          <w:p w14:paraId="11E27F16">
            <w:pPr>
              <w:ind w:left="-46" w:leftChars="-22" w:firstLine="75" w:firstLineChars="36"/>
              <w:jc w:val="center"/>
              <w:rPr>
                <w:rFonts w:ascii="宋体" w:hAnsi="宋体" w:eastAsia="宋体" w:cs="Times New Roman"/>
                <w:szCs w:val="21"/>
              </w:rPr>
            </w:pPr>
            <w:r>
              <w:rPr>
                <w:rFonts w:ascii="宋体" w:hAnsi="宋体" w:eastAsia="宋体" w:cs="Times New Roman"/>
                <w:szCs w:val="21"/>
              </w:rPr>
              <w:t>15</w:t>
            </w:r>
          </w:p>
        </w:tc>
        <w:tc>
          <w:tcPr>
            <w:tcW w:w="4456" w:type="dxa"/>
            <w:tcBorders>
              <w:right w:val="single" w:color="auto" w:sz="12" w:space="0"/>
            </w:tcBorders>
          </w:tcPr>
          <w:p w14:paraId="06457475">
            <w:pPr>
              <w:ind w:left="-46" w:leftChars="-22" w:firstLine="75" w:firstLineChars="36"/>
              <w:jc w:val="center"/>
              <w:rPr>
                <w:rFonts w:ascii="宋体" w:hAnsi="宋体" w:eastAsia="宋体" w:cs="Times New Roman"/>
                <w:szCs w:val="21"/>
              </w:rPr>
            </w:pPr>
            <w:r>
              <w:rPr>
                <w:rFonts w:ascii="宋体" w:hAnsi="宋体" w:eastAsia="宋体" w:cs="Times New Roman"/>
                <w:szCs w:val="21"/>
              </w:rPr>
              <w:t>4.0</w:t>
            </w:r>
          </w:p>
        </w:tc>
      </w:tr>
      <w:tr w14:paraId="2734F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tcBorders>
          </w:tcPr>
          <w:p w14:paraId="3584087E">
            <w:pPr>
              <w:ind w:left="-46" w:leftChars="-22" w:firstLine="75" w:firstLineChars="36"/>
              <w:jc w:val="center"/>
              <w:rPr>
                <w:rFonts w:ascii="宋体" w:hAnsi="宋体" w:eastAsia="宋体" w:cs="Times New Roman"/>
                <w:szCs w:val="21"/>
              </w:rPr>
            </w:pPr>
            <w:r>
              <w:rPr>
                <w:rFonts w:ascii="宋体" w:hAnsi="宋体" w:eastAsia="宋体" w:cs="Times New Roman"/>
                <w:szCs w:val="21"/>
              </w:rPr>
              <w:t>15</w:t>
            </w:r>
          </w:p>
        </w:tc>
        <w:tc>
          <w:tcPr>
            <w:tcW w:w="4456" w:type="dxa"/>
            <w:tcBorders>
              <w:right w:val="single" w:color="auto" w:sz="12" w:space="0"/>
            </w:tcBorders>
          </w:tcPr>
          <w:p w14:paraId="79AD6B73">
            <w:pPr>
              <w:ind w:left="-46" w:leftChars="-22" w:firstLine="75" w:firstLineChars="36"/>
              <w:jc w:val="center"/>
              <w:rPr>
                <w:rFonts w:ascii="宋体" w:hAnsi="宋体" w:eastAsia="宋体" w:cs="Times New Roman"/>
                <w:szCs w:val="21"/>
              </w:rPr>
            </w:pPr>
            <w:r>
              <w:rPr>
                <w:rFonts w:ascii="宋体" w:hAnsi="宋体" w:eastAsia="宋体" w:cs="Times New Roman"/>
                <w:szCs w:val="21"/>
              </w:rPr>
              <w:t>0.6</w:t>
            </w:r>
          </w:p>
        </w:tc>
      </w:tr>
      <w:tr w14:paraId="1CB2F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98" w:type="dxa"/>
            <w:tcBorders>
              <w:left w:val="single" w:color="auto" w:sz="12" w:space="0"/>
              <w:bottom w:val="single" w:color="auto" w:sz="12" w:space="0"/>
            </w:tcBorders>
          </w:tcPr>
          <w:p w14:paraId="6B94BF93">
            <w:pPr>
              <w:ind w:left="-46" w:leftChars="-22" w:firstLine="75" w:firstLineChars="36"/>
              <w:jc w:val="center"/>
              <w:rPr>
                <w:rFonts w:ascii="宋体" w:hAnsi="宋体" w:eastAsia="宋体" w:cs="Times New Roman"/>
                <w:szCs w:val="21"/>
              </w:rPr>
            </w:pPr>
            <w:r>
              <w:rPr>
                <w:rFonts w:ascii="宋体" w:hAnsi="宋体" w:eastAsia="宋体" w:cs="Times New Roman"/>
                <w:szCs w:val="21"/>
              </w:rPr>
              <w:t>148.5936</w:t>
            </w:r>
          </w:p>
        </w:tc>
        <w:tc>
          <w:tcPr>
            <w:tcW w:w="4456" w:type="dxa"/>
            <w:tcBorders>
              <w:bottom w:val="single" w:color="auto" w:sz="12" w:space="0"/>
              <w:right w:val="single" w:color="auto" w:sz="12" w:space="0"/>
            </w:tcBorders>
          </w:tcPr>
          <w:p w14:paraId="3B0BE4D6">
            <w:pPr>
              <w:ind w:left="-46" w:leftChars="-22" w:firstLine="75" w:firstLineChars="36"/>
              <w:jc w:val="center"/>
              <w:rPr>
                <w:rFonts w:ascii="宋体" w:hAnsi="宋体" w:eastAsia="宋体" w:cs="Times New Roman"/>
                <w:szCs w:val="21"/>
              </w:rPr>
            </w:pPr>
            <w:r>
              <w:rPr>
                <w:rFonts w:ascii="宋体" w:hAnsi="宋体" w:eastAsia="宋体" w:cs="Times New Roman"/>
                <w:szCs w:val="21"/>
              </w:rPr>
              <w:t>0.004</w:t>
            </w:r>
          </w:p>
        </w:tc>
      </w:tr>
    </w:tbl>
    <w:p w14:paraId="616B3D38">
      <w:pPr>
        <w:spacing w:before="156" w:beforeLines="50"/>
        <w:jc w:val="center"/>
        <w:rPr>
          <w:rFonts w:ascii="Times New Roman" w:hAnsi="Times New Roman" w:cs="Times New Roman"/>
          <w:szCs w:val="21"/>
        </w:rPr>
      </w:pPr>
      <w:r>
        <w:rPr>
          <w:rFonts w:ascii="Times New Roman" w:hAnsi="Times New Roman" w:cs="Times New Roman"/>
          <w:szCs w:val="21"/>
        </w:rPr>
        <w:drawing>
          <wp:inline distT="0" distB="0" distL="0" distR="0">
            <wp:extent cx="4960620" cy="2453640"/>
            <wp:effectExtent l="0" t="0" r="0" b="0"/>
            <wp:docPr id="11580225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22566" name="图片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960620" cy="2453640"/>
                    </a:xfrm>
                    <a:prstGeom prst="rect">
                      <a:avLst/>
                    </a:prstGeom>
                    <a:noFill/>
                    <a:ln>
                      <a:noFill/>
                    </a:ln>
                  </pic:spPr>
                </pic:pic>
              </a:graphicData>
            </a:graphic>
          </wp:inline>
        </w:drawing>
      </w:r>
    </w:p>
    <w:p w14:paraId="68CE0074">
      <w:pPr>
        <w:numPr>
          <w:ilvl w:val="0"/>
          <w:numId w:val="13"/>
        </w:numPr>
        <w:spacing w:line="420" w:lineRule="exact"/>
        <w:jc w:val="center"/>
        <w:rPr>
          <w:rFonts w:ascii="Times New Roman" w:hAnsi="Times New Roman"/>
        </w:rPr>
      </w:pPr>
      <w:r>
        <w:rPr>
          <w:rFonts w:hint="eastAsia" w:ascii="Times New Roman" w:hAnsi="Times New Roman" w:eastAsia="黑体" w:cs="Times New Roman"/>
        </w:rPr>
        <w:t>脉动电压测试极限曲线</w:t>
      </w:r>
    </w:p>
    <w:p w14:paraId="0F45C9D6">
      <w:pPr>
        <w:pStyle w:val="31"/>
        <w:spacing w:line="420" w:lineRule="exact"/>
        <w:ind w:firstLine="563" w:firstLineChars="0"/>
        <w:rPr>
          <w:rFonts w:ascii="Times New Roman" w:hAnsi="Times New Roman" w:eastAsia="宋体"/>
          <w:szCs w:val="21"/>
        </w:rPr>
      </w:pPr>
      <w:r>
        <w:rPr>
          <w:rFonts w:hint="eastAsia" w:ascii="Times New Roman" w:hAnsi="Times New Roman" w:eastAsia="宋体" w:cs="Times New Roman"/>
          <w:sz w:val="24"/>
          <w:szCs w:val="21"/>
        </w:rPr>
        <w:t>试验</w:t>
      </w:r>
      <w:r>
        <w:rPr>
          <w:rFonts w:ascii="Times New Roman" w:hAnsi="Times New Roman" w:eastAsia="宋体" w:cs="Times New Roman"/>
          <w:sz w:val="24"/>
          <w:szCs w:val="21"/>
        </w:rPr>
        <w:t>人员应在</w:t>
      </w:r>
      <w:r>
        <w:rPr>
          <w:rFonts w:hint="eastAsia" w:ascii="Times New Roman" w:hAnsi="Times New Roman" w:eastAsia="宋体" w:cs="Times New Roman"/>
          <w:sz w:val="24"/>
          <w:szCs w:val="21"/>
        </w:rPr>
        <w:t>试验</w:t>
      </w:r>
      <w:r>
        <w:rPr>
          <w:rFonts w:ascii="Times New Roman" w:hAnsi="Times New Roman" w:eastAsia="宋体" w:cs="Times New Roman"/>
          <w:sz w:val="24"/>
          <w:szCs w:val="21"/>
        </w:rPr>
        <w:t>环境搭建完成后</w:t>
      </w:r>
      <w:r>
        <w:rPr>
          <w:rFonts w:hint="eastAsia" w:ascii="Times New Roman" w:hAnsi="Times New Roman" w:eastAsia="宋体" w:cs="Times New Roman"/>
          <w:sz w:val="24"/>
          <w:szCs w:val="21"/>
        </w:rPr>
        <w:t>予以</w:t>
      </w:r>
      <w:r>
        <w:rPr>
          <w:rFonts w:ascii="Times New Roman" w:hAnsi="Times New Roman" w:eastAsia="宋体" w:cs="Times New Roman"/>
          <w:sz w:val="24"/>
          <w:szCs w:val="21"/>
        </w:rPr>
        <w:t>确认试验参数配置，并拍照取证开始试验，试验详细操作步骤如下：</w:t>
      </w:r>
    </w:p>
    <w:p w14:paraId="5105EC52">
      <w:pPr>
        <w:pStyle w:val="18"/>
        <w:numPr>
          <w:ilvl w:val="1"/>
          <w:numId w:val="18"/>
        </w:numPr>
        <w:spacing w:line="420" w:lineRule="exact"/>
        <w:ind w:left="0" w:firstLine="480"/>
      </w:pPr>
      <w:r>
        <w:rPr>
          <w:rFonts w:hint="eastAsia"/>
        </w:rPr>
        <w:t>在标准大气条件下，按表7</w:t>
      </w:r>
      <w:r>
        <w:t>要求进行</w:t>
      </w:r>
      <w:r>
        <w:rPr>
          <w:highlight w:val="yellow"/>
        </w:rPr>
        <w:t>QPAT2</w:t>
      </w:r>
      <w:r>
        <w:t>检查，并记录检测结果</w:t>
      </w:r>
      <w:r>
        <w:rPr>
          <w:rFonts w:hint="eastAsia"/>
        </w:rPr>
        <w:t>；</w:t>
      </w:r>
    </w:p>
    <w:p w14:paraId="45BFEA1A">
      <w:pPr>
        <w:pStyle w:val="18"/>
        <w:numPr>
          <w:ilvl w:val="1"/>
          <w:numId w:val="18"/>
        </w:numPr>
        <w:spacing w:line="420" w:lineRule="exact"/>
        <w:ind w:left="0" w:firstLine="480"/>
      </w:pPr>
      <w:r>
        <w:rPr>
          <w:rFonts w:hint="eastAsia"/>
        </w:rPr>
        <w:t>受试设备</w:t>
      </w:r>
      <w:r>
        <w:t>按照</w:t>
      </w:r>
      <w:r>
        <w:rPr>
          <w:rFonts w:hint="eastAsia"/>
        </w:rPr>
        <w:t>图4</w:t>
      </w:r>
      <w:r>
        <w:t>要求进行试验连接</w:t>
      </w:r>
      <w:r>
        <w:rPr>
          <w:rFonts w:hint="eastAsia"/>
        </w:rPr>
        <w:t>，穿心电容并联在电源输出端，耦合网络串联在电源正线上，对试验布置及试验设备进行确认检查；</w:t>
      </w:r>
    </w:p>
    <w:p w14:paraId="292C9825">
      <w:pPr>
        <w:pStyle w:val="18"/>
        <w:numPr>
          <w:ilvl w:val="1"/>
          <w:numId w:val="18"/>
        </w:numPr>
        <w:spacing w:line="420" w:lineRule="exact"/>
        <w:ind w:left="0" w:firstLine="480"/>
      </w:pPr>
      <w:r>
        <w:rPr>
          <w:rFonts w:hint="eastAsia"/>
        </w:rPr>
        <w:t>启动可编程电源，使受试设备工作在额定电压下至少1min，调节产生离散频率的试验设备，施加图11规定的脉动电压，从0.01kHz至148.5936kHz进行扫频，每十倍频程至少30个频点，每个频点驻留1min；</w:t>
      </w:r>
    </w:p>
    <w:p w14:paraId="37C2721C">
      <w:pPr>
        <w:pStyle w:val="18"/>
        <w:numPr>
          <w:ilvl w:val="1"/>
          <w:numId w:val="18"/>
        </w:numPr>
        <w:spacing w:line="420" w:lineRule="exact"/>
        <w:ind w:left="0" w:firstLine="480"/>
      </w:pPr>
      <w:r>
        <w:rPr>
          <w:rFonts w:hint="eastAsia"/>
        </w:rPr>
        <w:t>试验期间，按要求进行QPAT2-1检查并记录检测数据，检查受试设备是否正常；</w:t>
      </w:r>
    </w:p>
    <w:p w14:paraId="2FD2B720">
      <w:pPr>
        <w:pStyle w:val="18"/>
        <w:numPr>
          <w:ilvl w:val="1"/>
          <w:numId w:val="18"/>
        </w:numPr>
        <w:spacing w:line="420" w:lineRule="exact"/>
        <w:ind w:left="0" w:firstLine="480"/>
      </w:pPr>
      <w:r>
        <w:rPr>
          <w:rFonts w:hint="eastAsia"/>
        </w:rPr>
        <w:t>试验结束后在标准大气条件下，按表7</w:t>
      </w:r>
      <w:r>
        <w:t>的要求对</w:t>
      </w:r>
      <w:r>
        <w:rPr>
          <w:rFonts w:hint="eastAsia"/>
        </w:rPr>
        <w:t>受试设备</w:t>
      </w:r>
      <w:r>
        <w:t>进行</w:t>
      </w:r>
      <w:r>
        <w:rPr>
          <w:rFonts w:hint="eastAsia"/>
        </w:rPr>
        <w:t>QPAT2</w:t>
      </w:r>
      <w:r>
        <w:t>检查，并记录检测结果。</w:t>
      </w:r>
    </w:p>
    <w:p w14:paraId="2088B99D">
      <w:pPr>
        <w:pStyle w:val="18"/>
        <w:spacing w:line="420" w:lineRule="exact"/>
        <w:ind w:left="480" w:firstLine="0" w:firstLineChars="0"/>
      </w:pPr>
      <w:r>
        <w:t>试验中，各项目依据试验步骤要求按11.2章节要求进行</w:t>
      </w:r>
      <w:r>
        <w:rPr>
          <w:highlight w:val="yellow"/>
        </w:rPr>
        <w:t>QPAT2-1</w:t>
      </w:r>
      <w:r>
        <w:t>检查并记录检测数据，检查受试设备应正常；试验后，按11.2章节中要求进行</w:t>
      </w:r>
      <w:r>
        <w:rPr>
          <w:highlight w:val="yellow"/>
        </w:rPr>
        <w:t>QPAT1-1、QPAT2和QPAT3</w:t>
      </w:r>
      <w:r>
        <w:t>检查，确认通过并记录检测数据。满足以上两条要求，则判定结论为Pass，否则为Fail</w:t>
      </w:r>
      <w:r>
        <w:rPr>
          <w:rFonts w:hint="eastAsia"/>
        </w:rPr>
        <w:t>。</w:t>
      </w:r>
    </w:p>
    <w:p w14:paraId="2C75AB0D">
      <w:pPr>
        <w:pStyle w:val="64"/>
      </w:pPr>
      <w:r>
        <w:t>瞬时电源中断试验</w:t>
      </w:r>
    </w:p>
    <w:p w14:paraId="7541B705">
      <w:pPr>
        <w:pStyle w:val="31"/>
        <w:spacing w:line="420" w:lineRule="exact"/>
        <w:ind w:firstLine="563" w:firstLineChars="0"/>
        <w:rPr>
          <w:rFonts w:ascii="Times New Roman" w:hAnsi="Times New Roman" w:eastAsia="宋体"/>
          <w:szCs w:val="21"/>
        </w:rPr>
      </w:pPr>
      <w:r>
        <w:rPr>
          <w:rFonts w:hint="eastAsia" w:ascii="Times New Roman" w:hAnsi="Times New Roman" w:eastAsia="宋体" w:cs="Times New Roman"/>
          <w:sz w:val="24"/>
          <w:szCs w:val="21"/>
        </w:rPr>
        <w:t>按</w:t>
      </w:r>
      <w:r>
        <w:rPr>
          <w:rFonts w:ascii="Times New Roman" w:hAnsi="Times New Roman" w:eastAsia="宋体" w:cs="Times New Roman"/>
          <w:sz w:val="24"/>
          <w:szCs w:val="21"/>
        </w:rPr>
        <w:t>RTCA/DO-160G</w:t>
      </w:r>
      <w:r>
        <w:rPr>
          <w:rFonts w:hint="eastAsia" w:ascii="Times New Roman" w:hAnsi="Times New Roman" w:eastAsia="宋体" w:cs="Times New Roman"/>
          <w:sz w:val="24"/>
          <w:szCs w:val="21"/>
        </w:rPr>
        <w:t>第</w:t>
      </w:r>
      <w:r>
        <w:rPr>
          <w:rFonts w:ascii="Times New Roman" w:hAnsi="Times New Roman" w:eastAsia="宋体" w:cs="Times New Roman"/>
          <w:sz w:val="24"/>
          <w:szCs w:val="21"/>
        </w:rPr>
        <w:t>16</w:t>
      </w:r>
      <w:r>
        <w:rPr>
          <w:rFonts w:hint="eastAsia" w:ascii="Times New Roman" w:hAnsi="Times New Roman" w:eastAsia="宋体" w:cs="Times New Roman"/>
          <w:sz w:val="24"/>
          <w:szCs w:val="21"/>
        </w:rPr>
        <w:t>章有关规定，设备类别选择</w:t>
      </w:r>
      <w:r>
        <w:rPr>
          <w:rFonts w:ascii="Times New Roman" w:hAnsi="Times New Roman" w:eastAsia="宋体" w:cs="Times New Roman"/>
          <w:sz w:val="24"/>
          <w:szCs w:val="21"/>
        </w:rPr>
        <w:t>A</w:t>
      </w:r>
      <w:r>
        <w:rPr>
          <w:rFonts w:hint="eastAsia" w:ascii="Times New Roman" w:hAnsi="Times New Roman" w:eastAsia="宋体" w:cs="Times New Roman"/>
          <w:sz w:val="24"/>
          <w:szCs w:val="21"/>
        </w:rPr>
        <w:t>类进行试验，并遵守下列细则：</w:t>
      </w:r>
    </w:p>
    <w:p w14:paraId="2249FFC7">
      <w:pPr>
        <w:spacing w:line="420" w:lineRule="exact"/>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a)对含有数字电路设备的要求见表16；</w:t>
      </w:r>
    </w:p>
    <w:p w14:paraId="01CEF90C">
      <w:pPr>
        <w:pStyle w:val="4"/>
      </w:pPr>
      <w:r>
        <w:t>含有数字电路设备瞬时中断要求</w:t>
      </w:r>
    </w:p>
    <w:p w14:paraId="43FD5454">
      <w:pPr>
        <w:jc w:val="left"/>
        <w:rPr>
          <w:rFonts w:ascii="Times New Roman" w:hAnsi="Times New Roman" w:cs="Times New Roman"/>
          <w:szCs w:val="21"/>
        </w:rPr>
      </w:pPr>
      <w:r>
        <w:rPr>
          <w:rFonts w:ascii="Times New Roman" w:hAnsi="Times New Roman" w:cs="Times New Roman"/>
          <w:szCs w:val="21"/>
        </w:rPr>
        <w:drawing>
          <wp:inline distT="0" distB="0" distL="0" distR="0">
            <wp:extent cx="5928360" cy="1582420"/>
            <wp:effectExtent l="0" t="0" r="0" b="0"/>
            <wp:docPr id="6682500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5002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928360" cy="1582420"/>
                    </a:xfrm>
                    <a:prstGeom prst="rect">
                      <a:avLst/>
                    </a:prstGeom>
                    <a:noFill/>
                    <a:ln>
                      <a:noFill/>
                    </a:ln>
                  </pic:spPr>
                </pic:pic>
              </a:graphicData>
            </a:graphic>
          </wp:inline>
        </w:drawing>
      </w:r>
    </w:p>
    <w:p w14:paraId="2ECB909C">
      <w:pPr>
        <w:spacing w:line="420" w:lineRule="exact"/>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b)对所有设备的要求：50ms和200ms各中断5次；</w:t>
      </w:r>
    </w:p>
    <w:p w14:paraId="453FC429">
      <w:pPr>
        <w:spacing w:line="420" w:lineRule="exact"/>
        <w:ind w:left="420"/>
        <w:rPr>
          <w:rFonts w:ascii="Times New Roman" w:hAnsi="Times New Roman" w:eastAsia="宋体" w:cs="Times New Roman"/>
          <w:kern w:val="0"/>
          <w:sz w:val="24"/>
          <w:szCs w:val="24"/>
        </w:rPr>
      </w:pPr>
      <w:r>
        <w:rPr>
          <w:rFonts w:ascii="Times New Roman" w:hAnsi="Times New Roman" w:eastAsia="宋体" w:cs="Times New Roman"/>
          <w:kern w:val="0"/>
          <w:sz w:val="24"/>
          <w:szCs w:val="24"/>
        </w:rPr>
        <w:t>c)对含有数字电路或存储装置设备的要求见表17。</w:t>
      </w:r>
    </w:p>
    <w:p w14:paraId="64A7F348">
      <w:pPr>
        <w:pStyle w:val="4"/>
      </w:pPr>
      <w:r>
        <w:t>含有数字电路或存储装置设备瞬时中断要求</w:t>
      </w:r>
    </w:p>
    <w:p w14:paraId="32BAA909">
      <w:pPr>
        <w:jc w:val="center"/>
        <w:rPr>
          <w:rFonts w:ascii="Times New Roman" w:hAnsi="Times New Roman" w:cs="Times New Roman"/>
          <w:szCs w:val="21"/>
        </w:rPr>
      </w:pPr>
      <w:r>
        <w:rPr>
          <w:rFonts w:ascii="Times New Roman" w:hAnsi="Times New Roman" w:cs="Times New Roman"/>
          <w:szCs w:val="21"/>
        </w:rPr>
        <w:drawing>
          <wp:inline distT="0" distB="0" distL="0" distR="0">
            <wp:extent cx="5707380" cy="1358900"/>
            <wp:effectExtent l="0" t="0" r="0" b="0"/>
            <wp:docPr id="303301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01812" name="图片 1"/>
                    <pic:cNvPicPr>
                      <a:picLocks noChangeAspect="1" noChangeArrowheads="1"/>
                    </pic:cNvPicPr>
                  </pic:nvPicPr>
                  <pic:blipFill>
                    <a:blip r:embed="rId15">
                      <a:extLst>
                        <a:ext uri="{28A0092B-C50C-407E-A947-70E740481C1C}">
                          <a14:useLocalDpi xmlns:a14="http://schemas.microsoft.com/office/drawing/2010/main" val="0"/>
                        </a:ext>
                      </a:extLst>
                    </a:blip>
                    <a:srcRect l="2864" r="4466" b="6558"/>
                    <a:stretch>
                      <a:fillRect/>
                    </a:stretch>
                  </pic:blipFill>
                  <pic:spPr>
                    <a:xfrm>
                      <a:off x="0" y="0"/>
                      <a:ext cx="5707380" cy="1358900"/>
                    </a:xfrm>
                    <a:prstGeom prst="rect">
                      <a:avLst/>
                    </a:prstGeom>
                    <a:noFill/>
                    <a:ln>
                      <a:noFill/>
                    </a:ln>
                  </pic:spPr>
                </pic:pic>
              </a:graphicData>
            </a:graphic>
          </wp:inline>
        </w:drawing>
      </w:r>
    </w:p>
    <w:p w14:paraId="2D0546C1">
      <w:pPr>
        <w:pStyle w:val="31"/>
        <w:spacing w:line="420" w:lineRule="exact"/>
        <w:ind w:firstLine="563" w:firstLineChars="0"/>
        <w:rPr>
          <w:rFonts w:ascii="Times New Roman" w:hAnsi="Times New Roman" w:eastAsia="宋体"/>
          <w:szCs w:val="21"/>
        </w:rPr>
      </w:pPr>
      <w:r>
        <w:rPr>
          <w:rFonts w:hint="eastAsia" w:ascii="Times New Roman" w:hAnsi="Times New Roman" w:eastAsia="宋体" w:cs="Times New Roman"/>
          <w:sz w:val="24"/>
          <w:szCs w:val="21"/>
        </w:rPr>
        <w:t>试验</w:t>
      </w:r>
      <w:r>
        <w:rPr>
          <w:rFonts w:ascii="Times New Roman" w:hAnsi="Times New Roman" w:eastAsia="宋体" w:cs="Times New Roman"/>
          <w:sz w:val="24"/>
          <w:szCs w:val="21"/>
        </w:rPr>
        <w:t>人员应在</w:t>
      </w:r>
      <w:r>
        <w:rPr>
          <w:rFonts w:hint="eastAsia" w:ascii="Times New Roman" w:hAnsi="Times New Roman" w:eastAsia="宋体" w:cs="Times New Roman"/>
          <w:sz w:val="24"/>
          <w:szCs w:val="21"/>
        </w:rPr>
        <w:t>试验</w:t>
      </w:r>
      <w:r>
        <w:rPr>
          <w:rFonts w:ascii="Times New Roman" w:hAnsi="Times New Roman" w:eastAsia="宋体" w:cs="Times New Roman"/>
          <w:sz w:val="24"/>
          <w:szCs w:val="21"/>
        </w:rPr>
        <w:t>环境搭建完成后</w:t>
      </w:r>
      <w:r>
        <w:rPr>
          <w:rFonts w:hint="eastAsia" w:ascii="Times New Roman" w:hAnsi="Times New Roman" w:eastAsia="宋体" w:cs="Times New Roman"/>
          <w:sz w:val="24"/>
          <w:szCs w:val="21"/>
        </w:rPr>
        <w:t>予以</w:t>
      </w:r>
      <w:r>
        <w:rPr>
          <w:rFonts w:ascii="Times New Roman" w:hAnsi="Times New Roman" w:eastAsia="宋体" w:cs="Times New Roman"/>
          <w:sz w:val="24"/>
          <w:szCs w:val="21"/>
        </w:rPr>
        <w:t>确认试验参数配置，并拍照取证开始试验，试验详细操作步骤如下：</w:t>
      </w:r>
    </w:p>
    <w:p w14:paraId="593AAE3D">
      <w:pPr>
        <w:pStyle w:val="18"/>
        <w:numPr>
          <w:ilvl w:val="1"/>
          <w:numId w:val="19"/>
        </w:numPr>
        <w:tabs>
          <w:tab w:val="left" w:pos="709"/>
        </w:tabs>
        <w:spacing w:line="420" w:lineRule="exact"/>
        <w:ind w:left="0" w:firstLine="480"/>
      </w:pPr>
      <w:r>
        <w:rPr>
          <w:rFonts w:hint="eastAsia"/>
        </w:rPr>
        <w:t>在标准大气条件下，按表7</w:t>
      </w:r>
      <w:r>
        <w:t>要求进行</w:t>
      </w:r>
      <w:r>
        <w:rPr>
          <w:highlight w:val="yellow"/>
        </w:rPr>
        <w:t>QPAT2</w:t>
      </w:r>
      <w:r>
        <w:t>检查，并记录检测结果</w:t>
      </w:r>
      <w:r>
        <w:rPr>
          <w:rFonts w:hint="eastAsia"/>
        </w:rPr>
        <w:t>；</w:t>
      </w:r>
    </w:p>
    <w:p w14:paraId="51456EC7">
      <w:pPr>
        <w:pStyle w:val="18"/>
        <w:numPr>
          <w:ilvl w:val="1"/>
          <w:numId w:val="19"/>
        </w:numPr>
        <w:tabs>
          <w:tab w:val="left" w:pos="709"/>
        </w:tabs>
        <w:spacing w:line="420" w:lineRule="exact"/>
        <w:ind w:left="0" w:firstLine="480"/>
      </w:pPr>
      <w:r>
        <w:rPr>
          <w:rFonts w:hint="eastAsia"/>
        </w:rPr>
        <w:t>受试设备</w:t>
      </w:r>
      <w:r>
        <w:t>按照</w:t>
      </w:r>
      <w:r>
        <w:rPr>
          <w:rFonts w:hint="eastAsia"/>
        </w:rPr>
        <w:t>图3</w:t>
      </w:r>
      <w:r>
        <w:t>要求进行试验连接</w:t>
      </w:r>
      <w:r>
        <w:rPr>
          <w:rFonts w:hint="eastAsia"/>
        </w:rPr>
        <w:t>，对试验布置及试验设备进行确认检查；</w:t>
      </w:r>
    </w:p>
    <w:p w14:paraId="54DC2598">
      <w:pPr>
        <w:pStyle w:val="18"/>
        <w:numPr>
          <w:ilvl w:val="1"/>
          <w:numId w:val="19"/>
        </w:numPr>
        <w:tabs>
          <w:tab w:val="left" w:pos="709"/>
        </w:tabs>
        <w:spacing w:line="420" w:lineRule="exact"/>
        <w:ind w:left="0" w:firstLine="480"/>
      </w:pPr>
      <w:r>
        <w:rPr>
          <w:rFonts w:hint="eastAsia"/>
        </w:rPr>
        <w:t>启动可编程电源，使受试设备工作在额定电压下至少1min，调节试验设备施加规定的中断条件，中断电源至少5次；</w:t>
      </w:r>
    </w:p>
    <w:p w14:paraId="0CA66102">
      <w:pPr>
        <w:pStyle w:val="18"/>
        <w:numPr>
          <w:ilvl w:val="1"/>
          <w:numId w:val="19"/>
        </w:numPr>
        <w:tabs>
          <w:tab w:val="left" w:pos="709"/>
        </w:tabs>
        <w:spacing w:line="420" w:lineRule="exact"/>
        <w:ind w:left="0" w:firstLine="480"/>
      </w:pPr>
      <w:r>
        <w:rPr>
          <w:rFonts w:hint="eastAsia"/>
        </w:rPr>
        <w:t>试验期间，按要求进行QPAT2-1检查并记录检测数据，检查受试设备是否正常；</w:t>
      </w:r>
    </w:p>
    <w:p w14:paraId="7B86C6A4">
      <w:pPr>
        <w:pStyle w:val="18"/>
        <w:numPr>
          <w:ilvl w:val="1"/>
          <w:numId w:val="19"/>
        </w:numPr>
        <w:tabs>
          <w:tab w:val="left" w:pos="709"/>
        </w:tabs>
        <w:spacing w:line="420" w:lineRule="exact"/>
        <w:ind w:left="0" w:firstLine="480"/>
      </w:pPr>
      <w:r>
        <w:rPr>
          <w:rFonts w:hint="eastAsia"/>
        </w:rPr>
        <w:t>试验结束后在标准大气条件下，按表7的</w:t>
      </w:r>
      <w:r>
        <w:t>要求对</w:t>
      </w:r>
      <w:r>
        <w:rPr>
          <w:rFonts w:hint="eastAsia"/>
        </w:rPr>
        <w:t>受试设备</w:t>
      </w:r>
      <w:r>
        <w:t>进行</w:t>
      </w:r>
      <w:r>
        <w:rPr>
          <w:rFonts w:hint="eastAsia"/>
        </w:rPr>
        <w:t>QPAT2</w:t>
      </w:r>
      <w:r>
        <w:t>检查，并记录检测结果</w:t>
      </w:r>
      <w:r>
        <w:rPr>
          <w:rFonts w:hint="eastAsia"/>
        </w:rPr>
        <w:t>。除非设备性能规范中有规定，否则不允许人工复位</w:t>
      </w:r>
      <w:r>
        <w:t>。</w:t>
      </w:r>
    </w:p>
    <w:p w14:paraId="16879BCD">
      <w:pPr>
        <w:pStyle w:val="18"/>
        <w:tabs>
          <w:tab w:val="left" w:pos="709"/>
        </w:tabs>
        <w:spacing w:line="420" w:lineRule="exact"/>
        <w:ind w:left="480" w:firstLine="0" w:firstLineChars="0"/>
      </w:pPr>
      <w:r>
        <w:t>试验中，各项目依据试验步骤要求按11.2章节要求进行</w:t>
      </w:r>
      <w:r>
        <w:rPr>
          <w:highlight w:val="yellow"/>
        </w:rPr>
        <w:t>QPAT2-1</w:t>
      </w:r>
      <w:r>
        <w:t>检查并记录检测数据，检查受试设备应正常；试验后，按11.2章节中要求进行</w:t>
      </w:r>
      <w:r>
        <w:rPr>
          <w:highlight w:val="yellow"/>
        </w:rPr>
        <w:t>QPAT1-1、QPAT2和QPAT3</w:t>
      </w:r>
      <w:r>
        <w:t>检查，确认通过并记录检测数据。满足以上两条要求，则判定结论为Pass，否则为Fail</w:t>
      </w:r>
      <w:r>
        <w:rPr>
          <w:rFonts w:hint="eastAsia"/>
        </w:rPr>
        <w:t>。</w:t>
      </w:r>
    </w:p>
    <w:p w14:paraId="6AD92752">
      <w:pPr>
        <w:pStyle w:val="64"/>
      </w:pPr>
      <w:r>
        <w:t>正常浪涌电压试验</w:t>
      </w:r>
    </w:p>
    <w:p w14:paraId="73FC0FAB">
      <w:pPr>
        <w:pStyle w:val="31"/>
        <w:spacing w:line="420" w:lineRule="exact"/>
        <w:ind w:firstLine="563" w:firstLineChars="0"/>
        <w:rPr>
          <w:rFonts w:ascii="Times New Roman" w:hAnsi="Times New Roman" w:eastAsia="宋体"/>
          <w:szCs w:val="21"/>
        </w:rPr>
      </w:pPr>
      <w:r>
        <w:rPr>
          <w:rFonts w:hint="eastAsia" w:ascii="Times New Roman" w:hAnsi="Times New Roman" w:eastAsia="宋体" w:cs="Times New Roman"/>
          <w:sz w:val="24"/>
          <w:szCs w:val="21"/>
        </w:rPr>
        <w:t>按</w:t>
      </w:r>
      <w:r>
        <w:rPr>
          <w:rFonts w:ascii="Times New Roman" w:hAnsi="Times New Roman" w:eastAsia="宋体" w:cs="Times New Roman"/>
          <w:sz w:val="24"/>
          <w:szCs w:val="21"/>
        </w:rPr>
        <w:t>RTCA/DO-160G</w:t>
      </w:r>
      <w:r>
        <w:rPr>
          <w:rFonts w:hint="eastAsia" w:ascii="Times New Roman" w:hAnsi="Times New Roman" w:eastAsia="宋体" w:cs="Times New Roman"/>
          <w:sz w:val="24"/>
          <w:szCs w:val="21"/>
        </w:rPr>
        <w:t>第</w:t>
      </w:r>
      <w:r>
        <w:rPr>
          <w:rFonts w:ascii="Times New Roman" w:hAnsi="Times New Roman" w:eastAsia="宋体" w:cs="Times New Roman"/>
          <w:sz w:val="24"/>
          <w:szCs w:val="21"/>
        </w:rPr>
        <w:t>16</w:t>
      </w:r>
      <w:r>
        <w:rPr>
          <w:rFonts w:hint="eastAsia" w:ascii="Times New Roman" w:hAnsi="Times New Roman" w:eastAsia="宋体" w:cs="Times New Roman"/>
          <w:sz w:val="24"/>
          <w:szCs w:val="21"/>
        </w:rPr>
        <w:t>章有关规定，设备类别选择</w:t>
      </w:r>
      <w:r>
        <w:rPr>
          <w:rFonts w:ascii="Times New Roman" w:hAnsi="Times New Roman" w:eastAsia="宋体" w:cs="Times New Roman"/>
          <w:sz w:val="24"/>
          <w:szCs w:val="21"/>
        </w:rPr>
        <w:t>A</w:t>
      </w:r>
      <w:r>
        <w:rPr>
          <w:rFonts w:hint="eastAsia" w:ascii="Times New Roman" w:hAnsi="Times New Roman" w:eastAsia="宋体" w:cs="Times New Roman"/>
          <w:sz w:val="24"/>
          <w:szCs w:val="21"/>
        </w:rPr>
        <w:t>类进行试验，并遵守下列细则：</w:t>
      </w:r>
    </w:p>
    <w:p w14:paraId="02DB0C27">
      <w:pPr>
        <w:pStyle w:val="18"/>
        <w:numPr>
          <w:ilvl w:val="0"/>
          <w:numId w:val="20"/>
        </w:numPr>
        <w:spacing w:line="420" w:lineRule="exact"/>
        <w:ind w:left="0" w:firstLine="480"/>
        <w:rPr>
          <w:kern w:val="0"/>
          <w:szCs w:val="24"/>
        </w:rPr>
      </w:pPr>
      <w:r>
        <w:rPr>
          <w:kern w:val="0"/>
          <w:szCs w:val="24"/>
        </w:rPr>
        <w:t>受试设备在端电压为28VDC条件下工作5min，然后按以下要求循环3次；</w:t>
      </w:r>
    </w:p>
    <w:p w14:paraId="7673CFBF">
      <w:pPr>
        <w:pStyle w:val="18"/>
        <w:numPr>
          <w:ilvl w:val="0"/>
          <w:numId w:val="20"/>
        </w:numPr>
        <w:spacing w:line="420" w:lineRule="exact"/>
        <w:ind w:left="0" w:firstLine="480"/>
        <w:rPr>
          <w:kern w:val="0"/>
          <w:szCs w:val="24"/>
        </w:rPr>
      </w:pPr>
      <w:r>
        <w:rPr>
          <w:kern w:val="0"/>
          <w:szCs w:val="24"/>
        </w:rPr>
        <w:t>将直流电压升到47V-0/+2V，保持5ms；</w:t>
      </w:r>
    </w:p>
    <w:p w14:paraId="30004A80">
      <w:pPr>
        <w:pStyle w:val="18"/>
        <w:numPr>
          <w:ilvl w:val="0"/>
          <w:numId w:val="20"/>
        </w:numPr>
        <w:spacing w:line="420" w:lineRule="exact"/>
        <w:ind w:left="0" w:firstLine="480"/>
        <w:rPr>
          <w:kern w:val="0"/>
          <w:szCs w:val="24"/>
        </w:rPr>
      </w:pPr>
      <w:r>
        <w:rPr>
          <w:kern w:val="0"/>
          <w:szCs w:val="24"/>
        </w:rPr>
        <w:t>再降低到40V-0/+2V,保持30ms；</w:t>
      </w:r>
    </w:p>
    <w:p w14:paraId="4DB4819C">
      <w:pPr>
        <w:pStyle w:val="18"/>
        <w:numPr>
          <w:ilvl w:val="0"/>
          <w:numId w:val="20"/>
        </w:numPr>
        <w:spacing w:line="420" w:lineRule="exact"/>
        <w:ind w:left="0" w:firstLine="480"/>
        <w:rPr>
          <w:kern w:val="0"/>
          <w:szCs w:val="24"/>
        </w:rPr>
      </w:pPr>
      <w:r>
        <w:rPr>
          <w:kern w:val="0"/>
          <w:szCs w:val="24"/>
        </w:rPr>
        <w:t>返回到直流28V，保持5s；</w:t>
      </w:r>
    </w:p>
    <w:p w14:paraId="364D37FF">
      <w:pPr>
        <w:pStyle w:val="18"/>
        <w:numPr>
          <w:ilvl w:val="0"/>
          <w:numId w:val="20"/>
        </w:numPr>
        <w:spacing w:line="420" w:lineRule="exact"/>
        <w:ind w:left="0" w:firstLine="480"/>
        <w:rPr>
          <w:kern w:val="0"/>
          <w:szCs w:val="24"/>
        </w:rPr>
      </w:pPr>
      <w:r>
        <w:rPr>
          <w:kern w:val="0"/>
          <w:szCs w:val="24"/>
        </w:rPr>
        <w:t>将电压降到17V-0.7/+0V，保持30ms；</w:t>
      </w:r>
    </w:p>
    <w:p w14:paraId="7D9B82A0">
      <w:pPr>
        <w:pStyle w:val="18"/>
        <w:numPr>
          <w:ilvl w:val="0"/>
          <w:numId w:val="20"/>
        </w:numPr>
        <w:spacing w:line="420" w:lineRule="exact"/>
        <w:ind w:left="0" w:firstLine="480"/>
        <w:rPr>
          <w:kern w:val="0"/>
          <w:szCs w:val="24"/>
        </w:rPr>
      </w:pPr>
      <w:r>
        <w:rPr>
          <w:kern w:val="0"/>
          <w:szCs w:val="24"/>
        </w:rPr>
        <w:t>返回到28V，保持5s。</w:t>
      </w:r>
    </w:p>
    <w:p w14:paraId="211686EE">
      <w:pPr>
        <w:pStyle w:val="31"/>
        <w:spacing w:line="420" w:lineRule="exact"/>
        <w:ind w:firstLine="563" w:firstLineChars="0"/>
        <w:rPr>
          <w:rFonts w:ascii="Times New Roman" w:hAnsi="Times New Roman" w:eastAsia="宋体"/>
          <w:szCs w:val="21"/>
        </w:rPr>
      </w:pPr>
      <w:r>
        <w:rPr>
          <w:rFonts w:ascii="Times New Roman" w:hAnsi="Times New Roman" w:eastAsia="宋体" w:cs="Times New Roman"/>
          <w:sz w:val="24"/>
          <w:szCs w:val="21"/>
        </w:rPr>
        <w:t>注：要求两个电压电平之间的上升时间应1ms之内，下降时间应在</w:t>
      </w:r>
      <w:bookmarkStart w:id="87" w:name="_GoBack"/>
      <w:bookmarkEnd w:id="87"/>
      <w:r>
        <w:rPr>
          <w:rFonts w:ascii="Times New Roman" w:hAnsi="Times New Roman" w:eastAsia="宋体" w:cs="Times New Roman"/>
          <w:sz w:val="24"/>
          <w:szCs w:val="21"/>
        </w:rPr>
        <w:t>5ms之内。</w:t>
      </w:r>
    </w:p>
    <w:p w14:paraId="6BCEE520">
      <w:pPr>
        <w:pStyle w:val="31"/>
        <w:spacing w:line="420" w:lineRule="exact"/>
        <w:ind w:firstLine="563" w:firstLineChars="0"/>
      </w:pPr>
      <w:r>
        <w:rPr>
          <w:rFonts w:hint="eastAsia" w:ascii="Times New Roman" w:hAnsi="Times New Roman" w:eastAsia="宋体" w:cs="Times New Roman"/>
          <w:sz w:val="24"/>
          <w:szCs w:val="21"/>
        </w:rPr>
        <w:t>试验人员应在试验环境搭建完成后予以确认试验参数配置，并拍照取证开始试验，试验详细操作步骤如下：</w:t>
      </w:r>
    </w:p>
    <w:p w14:paraId="43595716">
      <w:pPr>
        <w:pStyle w:val="18"/>
        <w:numPr>
          <w:ilvl w:val="1"/>
          <w:numId w:val="21"/>
        </w:numPr>
        <w:tabs>
          <w:tab w:val="left" w:pos="709"/>
        </w:tabs>
        <w:spacing w:line="420" w:lineRule="exact"/>
        <w:ind w:left="0" w:firstLine="480"/>
      </w:pPr>
      <w:r>
        <w:rPr>
          <w:rFonts w:hint="eastAsia"/>
        </w:rPr>
        <w:t>在标准大气条件下，按表7</w:t>
      </w:r>
      <w:r>
        <w:t>要求进行</w:t>
      </w:r>
      <w:r>
        <w:rPr>
          <w:rFonts w:hint="eastAsia"/>
        </w:rPr>
        <w:t>QPAT2</w:t>
      </w:r>
      <w:r>
        <w:t>检查，并记录检测结果</w:t>
      </w:r>
      <w:r>
        <w:rPr>
          <w:rFonts w:hint="eastAsia"/>
        </w:rPr>
        <w:t>；</w:t>
      </w:r>
    </w:p>
    <w:p w14:paraId="337E30CD">
      <w:pPr>
        <w:pStyle w:val="18"/>
        <w:numPr>
          <w:ilvl w:val="1"/>
          <w:numId w:val="21"/>
        </w:numPr>
        <w:tabs>
          <w:tab w:val="left" w:pos="709"/>
        </w:tabs>
        <w:spacing w:line="420" w:lineRule="exact"/>
        <w:ind w:left="0" w:firstLine="480"/>
      </w:pPr>
      <w:r>
        <w:rPr>
          <w:rFonts w:hint="eastAsia"/>
        </w:rPr>
        <w:t>受试设备</w:t>
      </w:r>
      <w:r>
        <w:t>按照</w:t>
      </w:r>
      <w:r>
        <w:rPr>
          <w:rFonts w:hint="eastAsia"/>
        </w:rPr>
        <w:t>图3</w:t>
      </w:r>
      <w:r>
        <w:t>要求进行试验连接</w:t>
      </w:r>
      <w:r>
        <w:rPr>
          <w:rFonts w:hint="eastAsia"/>
        </w:rPr>
        <w:t>，对试验布置及试验设备进行确认检查；</w:t>
      </w:r>
    </w:p>
    <w:p w14:paraId="1128D644">
      <w:pPr>
        <w:pStyle w:val="18"/>
        <w:numPr>
          <w:ilvl w:val="1"/>
          <w:numId w:val="21"/>
        </w:numPr>
        <w:tabs>
          <w:tab w:val="left" w:pos="709"/>
        </w:tabs>
        <w:spacing w:line="420" w:lineRule="exact"/>
        <w:ind w:left="0" w:firstLine="480"/>
      </w:pPr>
      <w:r>
        <w:rPr>
          <w:rFonts w:hint="eastAsia"/>
        </w:rPr>
        <w:t>启动可编程电源，使受试设备工作在额定电压下5min，将可编程电源电压升至</w:t>
      </w:r>
      <w:r>
        <w:t>47V</w:t>
      </w:r>
      <w:r>
        <w:rPr>
          <w:rFonts w:hint="eastAsia"/>
        </w:rPr>
        <w:t>-0/+2V，保持</w:t>
      </w:r>
      <w:r>
        <w:t>5ms</w:t>
      </w:r>
      <w:r>
        <w:rPr>
          <w:rFonts w:hint="eastAsia"/>
        </w:rPr>
        <w:t>，再降低至</w:t>
      </w:r>
      <w:r>
        <w:t>4</w:t>
      </w:r>
      <w:r>
        <w:rPr>
          <w:rFonts w:hint="eastAsia"/>
        </w:rPr>
        <w:t>0</w:t>
      </w:r>
      <w:r>
        <w:t>V</w:t>
      </w:r>
      <w:r>
        <w:rPr>
          <w:rFonts w:hint="eastAsia"/>
        </w:rPr>
        <w:t>-0/+2V，保持</w:t>
      </w:r>
      <w:r>
        <w:t>30ms</w:t>
      </w:r>
      <w:r>
        <w:rPr>
          <w:rFonts w:hint="eastAsia"/>
        </w:rPr>
        <w:t>，恢复电压至额定电压，保持</w:t>
      </w:r>
      <w:r>
        <w:t>5s</w:t>
      </w:r>
      <w:r>
        <w:rPr>
          <w:rFonts w:hint="eastAsia"/>
        </w:rPr>
        <w:t>，第一次浪涌和第二次浪涌电压之间不反回额定电压，再降低至17</w:t>
      </w:r>
      <w:r>
        <w:t>V</w:t>
      </w:r>
      <w:r>
        <w:rPr>
          <w:rFonts w:hint="eastAsia"/>
        </w:rPr>
        <w:t>-0.7/+0V，保持</w:t>
      </w:r>
      <w:r>
        <w:t>30ms</w:t>
      </w:r>
      <w:r>
        <w:rPr>
          <w:rFonts w:hint="eastAsia"/>
        </w:rPr>
        <w:t>；恢复电压至额定电压，保持</w:t>
      </w:r>
      <w:r>
        <w:t>5s</w:t>
      </w:r>
      <w:r>
        <w:rPr>
          <w:rFonts w:hint="eastAsia"/>
        </w:rPr>
        <w:t>；</w:t>
      </w:r>
    </w:p>
    <w:p w14:paraId="3AFEC34B">
      <w:pPr>
        <w:pStyle w:val="18"/>
        <w:numPr>
          <w:ilvl w:val="1"/>
          <w:numId w:val="21"/>
        </w:numPr>
        <w:tabs>
          <w:tab w:val="left" w:pos="709"/>
        </w:tabs>
        <w:spacing w:line="420" w:lineRule="exact"/>
        <w:ind w:left="0" w:firstLine="480"/>
      </w:pPr>
      <w:r>
        <w:rPr>
          <w:rFonts w:hint="eastAsia"/>
        </w:rPr>
        <w:t>施加浪涌电压3次，从一个电平上升至另一电平的时间应在</w:t>
      </w:r>
      <w:r>
        <w:t>1ms</w:t>
      </w:r>
      <w:r>
        <w:rPr>
          <w:rFonts w:hint="eastAsia"/>
        </w:rPr>
        <w:t>内，从一个电平下降至另一电平的时间应在5</w:t>
      </w:r>
      <w:r>
        <w:t>ms</w:t>
      </w:r>
      <w:r>
        <w:rPr>
          <w:rFonts w:hint="eastAsia"/>
        </w:rPr>
        <w:t>内；</w:t>
      </w:r>
    </w:p>
    <w:p w14:paraId="0FB607D3">
      <w:pPr>
        <w:pStyle w:val="18"/>
        <w:numPr>
          <w:ilvl w:val="1"/>
          <w:numId w:val="21"/>
        </w:numPr>
        <w:tabs>
          <w:tab w:val="left" w:pos="709"/>
        </w:tabs>
        <w:spacing w:line="420" w:lineRule="exact"/>
        <w:ind w:left="0" w:firstLine="480"/>
      </w:pPr>
      <w:r>
        <w:rPr>
          <w:rFonts w:hint="eastAsia"/>
        </w:rPr>
        <w:t>试验期间，按要求进行QPAT2-1检查并记录检测数据，检查受试设备是否正常。除非设备性能规范中有规定，施加浪涌期间允许设备性能降低，但当恢复到正常额定电压，设备必须满足规定的性能要求；</w:t>
      </w:r>
    </w:p>
    <w:p w14:paraId="170BAF9F">
      <w:pPr>
        <w:pStyle w:val="18"/>
        <w:numPr>
          <w:ilvl w:val="1"/>
          <w:numId w:val="21"/>
        </w:numPr>
        <w:tabs>
          <w:tab w:val="left" w:pos="709"/>
        </w:tabs>
        <w:spacing w:line="420" w:lineRule="exact"/>
        <w:ind w:left="0" w:firstLine="480"/>
      </w:pPr>
      <w:r>
        <w:rPr>
          <w:rFonts w:hint="eastAsia"/>
        </w:rPr>
        <w:t>试验结束后在标准大气条件下，按表7</w:t>
      </w:r>
      <w:r>
        <w:t>的要求对</w:t>
      </w:r>
      <w:r>
        <w:rPr>
          <w:rFonts w:hint="eastAsia"/>
        </w:rPr>
        <w:t>受试设备</w:t>
      </w:r>
      <w:r>
        <w:t>进行</w:t>
      </w:r>
      <w:r>
        <w:rPr>
          <w:rFonts w:hint="eastAsia"/>
        </w:rPr>
        <w:t>QPAT2</w:t>
      </w:r>
      <w:r>
        <w:t>检查</w:t>
      </w:r>
      <w:r>
        <w:rPr>
          <w:rFonts w:hint="eastAsia"/>
        </w:rPr>
        <w:t>，</w:t>
      </w:r>
      <w:r>
        <w:t>并记录检测结果。</w:t>
      </w:r>
    </w:p>
    <w:p w14:paraId="4D7429AF">
      <w:pPr>
        <w:pStyle w:val="18"/>
        <w:tabs>
          <w:tab w:val="left" w:pos="709"/>
        </w:tabs>
        <w:spacing w:line="420" w:lineRule="exact"/>
        <w:ind w:left="480" w:firstLine="0" w:firstLineChars="0"/>
      </w:pPr>
      <w:r>
        <w:t>试验中，各项目依据试验步骤要求按11.2章节要求进行</w:t>
      </w:r>
      <w:r>
        <w:rPr>
          <w:highlight w:val="yellow"/>
        </w:rPr>
        <w:t>QPAT2-1</w:t>
      </w:r>
      <w:r>
        <w:t>检查并记录检测数据，检查受试设备应正常；试验后，按11.2章节中要求进行</w:t>
      </w:r>
      <w:r>
        <w:rPr>
          <w:highlight w:val="yellow"/>
        </w:rPr>
        <w:t>QPAT1-1、QPAT2和QPAT3</w:t>
      </w:r>
      <w:r>
        <w:t>检查，确认通过并记录检测数据。满足以上两条要求，则判定结论为Pass，否则为Fail</w:t>
      </w:r>
      <w:r>
        <w:rPr>
          <w:rFonts w:hint="eastAsia"/>
        </w:rPr>
        <w:t>。</w:t>
      </w:r>
    </w:p>
    <w:p w14:paraId="05905C1A">
      <w:pPr>
        <w:pStyle w:val="64"/>
      </w:pPr>
      <w:r>
        <w:t>电压稳态（直流）试验</w:t>
      </w:r>
    </w:p>
    <w:p w14:paraId="00DEA320">
      <w:pPr>
        <w:pStyle w:val="31"/>
        <w:spacing w:line="420" w:lineRule="exact"/>
        <w:ind w:firstLine="563" w:firstLineChars="0"/>
        <w:rPr>
          <w:rFonts w:ascii="Times New Roman" w:hAnsi="Times New Roman" w:eastAsia="宋体"/>
          <w:szCs w:val="21"/>
        </w:rPr>
      </w:pPr>
      <w:r>
        <w:rPr>
          <w:rFonts w:hint="eastAsia" w:ascii="Times New Roman" w:hAnsi="Times New Roman" w:eastAsia="宋体" w:cs="Times New Roman"/>
          <w:sz w:val="24"/>
          <w:szCs w:val="21"/>
        </w:rPr>
        <w:t>按</w:t>
      </w:r>
      <w:r>
        <w:rPr>
          <w:rFonts w:ascii="Times New Roman" w:hAnsi="Times New Roman" w:eastAsia="宋体" w:cs="Times New Roman"/>
          <w:sz w:val="24"/>
          <w:szCs w:val="21"/>
        </w:rPr>
        <w:t>RTCA/DO-160G</w:t>
      </w:r>
      <w:r>
        <w:rPr>
          <w:rFonts w:hint="eastAsia" w:ascii="Times New Roman" w:hAnsi="Times New Roman" w:eastAsia="宋体" w:cs="Times New Roman"/>
          <w:sz w:val="24"/>
          <w:szCs w:val="21"/>
        </w:rPr>
        <w:t>第</w:t>
      </w:r>
      <w:r>
        <w:rPr>
          <w:rFonts w:ascii="Times New Roman" w:hAnsi="Times New Roman" w:eastAsia="宋体" w:cs="Times New Roman"/>
          <w:sz w:val="24"/>
          <w:szCs w:val="21"/>
        </w:rPr>
        <w:t>16</w:t>
      </w:r>
      <w:r>
        <w:rPr>
          <w:rFonts w:hint="eastAsia" w:ascii="Times New Roman" w:hAnsi="Times New Roman" w:eastAsia="宋体" w:cs="Times New Roman"/>
          <w:sz w:val="24"/>
          <w:szCs w:val="21"/>
        </w:rPr>
        <w:t>章有关规定，设备类别选择</w:t>
      </w:r>
      <w:r>
        <w:rPr>
          <w:rFonts w:ascii="Times New Roman" w:hAnsi="Times New Roman" w:eastAsia="宋体" w:cs="Times New Roman"/>
          <w:sz w:val="24"/>
          <w:szCs w:val="21"/>
        </w:rPr>
        <w:t>A</w:t>
      </w:r>
      <w:r>
        <w:rPr>
          <w:rFonts w:hint="eastAsia" w:ascii="Times New Roman" w:hAnsi="Times New Roman" w:eastAsia="宋体" w:cs="Times New Roman"/>
          <w:sz w:val="24"/>
          <w:szCs w:val="21"/>
        </w:rPr>
        <w:t>类进行试验，并遵守下列细则：</w:t>
      </w:r>
      <w:r>
        <w:rPr>
          <w:rFonts w:ascii="Times New Roman" w:hAnsi="Times New Roman" w:eastAsia="宋体" w:cs="Times New Roman"/>
          <w:sz w:val="24"/>
          <w:szCs w:val="21"/>
        </w:rPr>
        <w:t>其试验</w:t>
      </w:r>
      <w:r>
        <w:rPr>
          <w:rFonts w:hint="eastAsia" w:ascii="Times New Roman" w:hAnsi="Times New Roman" w:eastAsia="宋体" w:cs="Times New Roman"/>
          <w:sz w:val="24"/>
          <w:szCs w:val="21"/>
        </w:rPr>
        <w:t>参数见表</w:t>
      </w:r>
      <w:r>
        <w:rPr>
          <w:rFonts w:ascii="Times New Roman" w:hAnsi="Times New Roman" w:eastAsia="宋体" w:cs="Times New Roman"/>
          <w:sz w:val="24"/>
          <w:szCs w:val="21"/>
        </w:rPr>
        <w:t>18</w:t>
      </w:r>
      <w:r>
        <w:rPr>
          <w:rFonts w:hint="eastAsia" w:ascii="Times New Roman" w:hAnsi="Times New Roman" w:eastAsia="宋体" w:cs="Times New Roman"/>
          <w:sz w:val="24"/>
          <w:szCs w:val="21"/>
        </w:rPr>
        <w:t>。</w:t>
      </w:r>
    </w:p>
    <w:p w14:paraId="6654DD2A">
      <w:pPr>
        <w:pStyle w:val="4"/>
      </w:pPr>
      <w:r>
        <w:t>电压稳态（直流）测试极限</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382"/>
        <w:gridCol w:w="4382"/>
      </w:tblGrid>
      <w:tr w14:paraId="5051B0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4382" w:type="dxa"/>
            <w:tcBorders>
              <w:top w:val="single" w:color="auto" w:sz="12" w:space="0"/>
              <w:left w:val="single" w:color="auto" w:sz="12" w:space="0"/>
              <w:bottom w:val="single" w:color="auto" w:sz="12" w:space="0"/>
            </w:tcBorders>
          </w:tcPr>
          <w:p w14:paraId="5AB7389C">
            <w:pPr>
              <w:jc w:val="center"/>
              <w:rPr>
                <w:rFonts w:ascii="宋体" w:hAnsi="宋体" w:eastAsia="宋体" w:cs="Times New Roman"/>
                <w:szCs w:val="21"/>
                <w:lang w:val="zh-CN"/>
              </w:rPr>
            </w:pPr>
            <w:r>
              <w:rPr>
                <w:rFonts w:hint="eastAsia" w:ascii="宋体" w:hAnsi="宋体" w:eastAsia="宋体" w:cs="Times New Roman"/>
                <w:szCs w:val="21"/>
                <w:lang w:val="zh-CN"/>
              </w:rPr>
              <w:t>测试条件</w:t>
            </w:r>
          </w:p>
        </w:tc>
        <w:tc>
          <w:tcPr>
            <w:tcW w:w="4382" w:type="dxa"/>
            <w:tcBorders>
              <w:top w:val="single" w:color="auto" w:sz="12" w:space="0"/>
              <w:bottom w:val="single" w:color="auto" w:sz="12" w:space="0"/>
              <w:right w:val="single" w:color="auto" w:sz="12" w:space="0"/>
            </w:tcBorders>
          </w:tcPr>
          <w:p w14:paraId="5866B92F">
            <w:pPr>
              <w:jc w:val="center"/>
              <w:rPr>
                <w:rFonts w:ascii="宋体" w:hAnsi="宋体" w:eastAsia="宋体" w:cs="Times New Roman"/>
                <w:szCs w:val="21"/>
                <w:lang w:val="zh-CN"/>
              </w:rPr>
            </w:pPr>
            <w:r>
              <w:rPr>
                <w:rFonts w:hint="eastAsia" w:ascii="宋体" w:hAnsi="宋体" w:eastAsia="宋体" w:cs="Times New Roman"/>
                <w:szCs w:val="21"/>
                <w:lang w:val="zh-CN"/>
              </w:rPr>
              <w:t>极限值</w:t>
            </w:r>
          </w:p>
        </w:tc>
      </w:tr>
      <w:tr w14:paraId="71048F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82" w:type="dxa"/>
            <w:tcBorders>
              <w:top w:val="single" w:color="auto" w:sz="12" w:space="0"/>
              <w:left w:val="single" w:color="auto" w:sz="12" w:space="0"/>
            </w:tcBorders>
            <w:vAlign w:val="center"/>
          </w:tcPr>
          <w:p w14:paraId="3C043986">
            <w:pPr>
              <w:ind w:left="-46" w:leftChars="-22"/>
              <w:jc w:val="center"/>
              <w:rPr>
                <w:rFonts w:ascii="宋体" w:hAnsi="宋体" w:eastAsia="宋体" w:cs="Times New Roman"/>
                <w:szCs w:val="21"/>
                <w:lang w:val="zh-CN"/>
              </w:rPr>
            </w:pPr>
            <w:r>
              <w:rPr>
                <w:rFonts w:hint="eastAsia" w:ascii="宋体" w:hAnsi="宋体" w:eastAsia="宋体" w:cs="Times New Roman"/>
                <w:szCs w:val="21"/>
                <w:lang w:val="zh-CN"/>
              </w:rPr>
              <w:t>最高</w:t>
            </w:r>
          </w:p>
        </w:tc>
        <w:tc>
          <w:tcPr>
            <w:tcW w:w="4382" w:type="dxa"/>
            <w:tcBorders>
              <w:top w:val="single" w:color="auto" w:sz="12" w:space="0"/>
              <w:right w:val="single" w:color="auto" w:sz="12" w:space="0"/>
            </w:tcBorders>
            <w:vAlign w:val="center"/>
          </w:tcPr>
          <w:p w14:paraId="4B7CC65C">
            <w:pPr>
              <w:ind w:left="-46" w:leftChars="-22"/>
              <w:jc w:val="center"/>
              <w:rPr>
                <w:rFonts w:ascii="宋体" w:hAnsi="宋体" w:eastAsia="宋体" w:cs="Times New Roman"/>
                <w:szCs w:val="21"/>
                <w:lang w:val="zh-CN"/>
              </w:rPr>
            </w:pPr>
            <w:r>
              <w:rPr>
                <w:rFonts w:ascii="宋体" w:hAnsi="宋体" w:eastAsia="宋体" w:cs="Times New Roman"/>
                <w:szCs w:val="21"/>
                <w:lang w:val="zh-CN"/>
              </w:rPr>
              <w:t>32.2V</w:t>
            </w:r>
          </w:p>
        </w:tc>
      </w:tr>
      <w:tr w14:paraId="0B1F72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82" w:type="dxa"/>
            <w:tcBorders>
              <w:left w:val="single" w:color="auto" w:sz="12" w:space="0"/>
              <w:bottom w:val="single" w:color="auto" w:sz="12" w:space="0"/>
            </w:tcBorders>
            <w:vAlign w:val="center"/>
          </w:tcPr>
          <w:p w14:paraId="37D833A1">
            <w:pPr>
              <w:ind w:left="-46" w:leftChars="-22"/>
              <w:jc w:val="center"/>
              <w:rPr>
                <w:rFonts w:ascii="宋体" w:hAnsi="宋体" w:eastAsia="宋体" w:cs="Times New Roman"/>
                <w:szCs w:val="21"/>
                <w:lang w:val="zh-CN"/>
              </w:rPr>
            </w:pPr>
            <w:r>
              <w:rPr>
                <w:rFonts w:hint="eastAsia" w:ascii="宋体" w:hAnsi="宋体" w:eastAsia="宋体" w:cs="Times New Roman"/>
                <w:szCs w:val="21"/>
                <w:lang w:val="zh-CN"/>
              </w:rPr>
              <w:t>最低</w:t>
            </w:r>
          </w:p>
        </w:tc>
        <w:tc>
          <w:tcPr>
            <w:tcW w:w="4382" w:type="dxa"/>
            <w:tcBorders>
              <w:bottom w:val="single" w:color="auto" w:sz="12" w:space="0"/>
              <w:right w:val="single" w:color="auto" w:sz="12" w:space="0"/>
            </w:tcBorders>
            <w:vAlign w:val="center"/>
          </w:tcPr>
          <w:p w14:paraId="15BA47E2">
            <w:pPr>
              <w:ind w:left="-46" w:leftChars="-22"/>
              <w:jc w:val="center"/>
              <w:rPr>
                <w:rFonts w:ascii="宋体" w:hAnsi="宋体" w:eastAsia="宋体" w:cs="Times New Roman"/>
                <w:szCs w:val="21"/>
                <w:lang w:val="zh-CN"/>
              </w:rPr>
            </w:pPr>
            <w:r>
              <w:rPr>
                <w:rFonts w:ascii="宋体" w:hAnsi="宋体" w:eastAsia="宋体" w:cs="Times New Roman"/>
                <w:szCs w:val="21"/>
                <w:lang w:val="zh-CN"/>
              </w:rPr>
              <w:t>20.5V</w:t>
            </w:r>
          </w:p>
        </w:tc>
      </w:tr>
    </w:tbl>
    <w:p w14:paraId="7185C76C">
      <w:pPr>
        <w:pStyle w:val="31"/>
        <w:spacing w:line="420" w:lineRule="exact"/>
        <w:ind w:firstLine="563" w:firstLineChars="0"/>
        <w:rPr>
          <w:rFonts w:ascii="Times New Roman" w:hAnsi="Times New Roman" w:eastAsia="宋体"/>
          <w:szCs w:val="21"/>
        </w:rPr>
      </w:pPr>
      <w:r>
        <w:rPr>
          <w:rFonts w:hint="eastAsia" w:ascii="Times New Roman" w:hAnsi="Times New Roman" w:eastAsia="宋体" w:cs="Times New Roman"/>
          <w:sz w:val="24"/>
          <w:szCs w:val="21"/>
        </w:rPr>
        <w:t>备注：对</w:t>
      </w:r>
      <w:r>
        <w:rPr>
          <w:rFonts w:ascii="Times New Roman" w:hAnsi="Times New Roman" w:eastAsia="宋体" w:cs="Times New Roman"/>
          <w:sz w:val="24"/>
          <w:szCs w:val="21"/>
        </w:rPr>
        <w:t>A</w:t>
      </w:r>
      <w:r>
        <w:rPr>
          <w:rFonts w:hint="eastAsia" w:ascii="Times New Roman" w:hAnsi="Times New Roman" w:eastAsia="宋体" w:cs="Times New Roman"/>
          <w:sz w:val="24"/>
          <w:szCs w:val="21"/>
        </w:rPr>
        <w:t>类设备，可用应急电压电平进行电压试验，以用最少的试验满足正常、非正常和应急试验条件。</w:t>
      </w:r>
    </w:p>
    <w:p w14:paraId="1D06EF78">
      <w:pPr>
        <w:pStyle w:val="31"/>
        <w:spacing w:line="420" w:lineRule="exact"/>
        <w:ind w:firstLine="563" w:firstLineChars="0"/>
      </w:pPr>
      <w:r>
        <w:rPr>
          <w:rFonts w:hint="eastAsia" w:ascii="Times New Roman" w:hAnsi="Times New Roman" w:eastAsia="宋体" w:cs="Times New Roman"/>
          <w:sz w:val="24"/>
          <w:szCs w:val="21"/>
        </w:rPr>
        <w:t>试验人员应在试验环境搭建完成后予以确认试验参数配置，并拍照取证开始试验，试验详细操作步骤如下：</w:t>
      </w:r>
    </w:p>
    <w:p w14:paraId="4B17E32A">
      <w:pPr>
        <w:pStyle w:val="18"/>
        <w:numPr>
          <w:ilvl w:val="1"/>
          <w:numId w:val="22"/>
        </w:numPr>
        <w:tabs>
          <w:tab w:val="left" w:pos="709"/>
        </w:tabs>
        <w:spacing w:line="420" w:lineRule="exact"/>
        <w:ind w:left="0" w:firstLine="480"/>
      </w:pPr>
      <w:r>
        <w:rPr>
          <w:rFonts w:hint="eastAsia"/>
        </w:rPr>
        <w:t>在标准大气条件下，按表7</w:t>
      </w:r>
      <w:r>
        <w:t>要求进行</w:t>
      </w:r>
      <w:r>
        <w:rPr>
          <w:rFonts w:hint="eastAsia"/>
        </w:rPr>
        <w:t>QPAT2</w:t>
      </w:r>
      <w:r>
        <w:t>检查，并记录检测结果</w:t>
      </w:r>
      <w:r>
        <w:rPr>
          <w:rFonts w:hint="eastAsia"/>
        </w:rPr>
        <w:t>；</w:t>
      </w:r>
    </w:p>
    <w:p w14:paraId="6A8DF75F">
      <w:pPr>
        <w:pStyle w:val="18"/>
        <w:numPr>
          <w:ilvl w:val="1"/>
          <w:numId w:val="22"/>
        </w:numPr>
        <w:tabs>
          <w:tab w:val="left" w:pos="709"/>
        </w:tabs>
        <w:spacing w:line="420" w:lineRule="exact"/>
        <w:ind w:left="0" w:firstLine="480"/>
      </w:pPr>
      <w:r>
        <w:rPr>
          <w:rFonts w:hint="eastAsia"/>
        </w:rPr>
        <w:t>受试设备</w:t>
      </w:r>
      <w:r>
        <w:t>按照</w:t>
      </w:r>
      <w:r>
        <w:rPr>
          <w:rFonts w:hint="eastAsia"/>
        </w:rPr>
        <w:t>图3</w:t>
      </w:r>
      <w:r>
        <w:t>要求进行试验连接</w:t>
      </w:r>
      <w:r>
        <w:rPr>
          <w:rFonts w:hint="eastAsia"/>
        </w:rPr>
        <w:t>，对试验布置及试验设备进行确认检查；</w:t>
      </w:r>
    </w:p>
    <w:p w14:paraId="6C7BB1D5">
      <w:pPr>
        <w:pStyle w:val="18"/>
        <w:numPr>
          <w:ilvl w:val="1"/>
          <w:numId w:val="22"/>
        </w:numPr>
        <w:tabs>
          <w:tab w:val="left" w:pos="709"/>
        </w:tabs>
        <w:spacing w:line="420" w:lineRule="exact"/>
        <w:ind w:left="0" w:firstLine="480"/>
      </w:pPr>
      <w:r>
        <w:rPr>
          <w:rFonts w:hint="eastAsia"/>
        </w:rPr>
        <w:t>启动可编程电源，使受试设备工作在额定电压下至少</w:t>
      </w:r>
      <w:r>
        <w:t>1min</w:t>
      </w:r>
      <w:r>
        <w:rPr>
          <w:rFonts w:hint="eastAsia"/>
        </w:rPr>
        <w:t>，调节可编程电源使受试设备输入端电压至最高电压的-0%/+1%，并保持受试设备通电工作至少5</w:t>
      </w:r>
      <w:r>
        <w:t>min</w:t>
      </w:r>
      <w:r>
        <w:rPr>
          <w:rFonts w:hint="eastAsia"/>
        </w:rPr>
        <w:t>；</w:t>
      </w:r>
    </w:p>
    <w:p w14:paraId="287E0632">
      <w:pPr>
        <w:pStyle w:val="18"/>
        <w:numPr>
          <w:ilvl w:val="1"/>
          <w:numId w:val="22"/>
        </w:numPr>
        <w:tabs>
          <w:tab w:val="left" w:pos="709"/>
        </w:tabs>
        <w:spacing w:line="420" w:lineRule="exact"/>
        <w:ind w:left="0" w:firstLine="480"/>
      </w:pPr>
      <w:r>
        <w:rPr>
          <w:rFonts w:hint="eastAsia"/>
        </w:rPr>
        <w:t>启动可编程电源，使受试设备工作在额定电压下至少</w:t>
      </w:r>
      <w:r>
        <w:t>1min</w:t>
      </w:r>
      <w:r>
        <w:rPr>
          <w:rFonts w:hint="eastAsia"/>
        </w:rPr>
        <w:t>，调节可编程电源使受试设备输入端电压至最低电压的+0%/-1%，并保持受试设备通电工作至少5</w:t>
      </w:r>
      <w:r>
        <w:t>min</w:t>
      </w:r>
      <w:r>
        <w:rPr>
          <w:rFonts w:hint="eastAsia"/>
        </w:rPr>
        <w:t>；</w:t>
      </w:r>
    </w:p>
    <w:p w14:paraId="092FCBD8">
      <w:pPr>
        <w:pStyle w:val="18"/>
        <w:numPr>
          <w:ilvl w:val="1"/>
          <w:numId w:val="22"/>
        </w:numPr>
        <w:tabs>
          <w:tab w:val="left" w:pos="709"/>
        </w:tabs>
        <w:spacing w:line="420" w:lineRule="exact"/>
        <w:ind w:left="0" w:firstLine="480"/>
      </w:pPr>
      <w:r>
        <w:rPr>
          <w:rFonts w:hint="eastAsia"/>
        </w:rPr>
        <w:t>当恢复到正常额定电压，在标准大气条件下，按表7的</w:t>
      </w:r>
      <w:r>
        <w:t>要求对</w:t>
      </w:r>
      <w:r>
        <w:rPr>
          <w:rFonts w:hint="eastAsia"/>
        </w:rPr>
        <w:t>受试设备</w:t>
      </w:r>
      <w:r>
        <w:t>进行</w:t>
      </w:r>
      <w:r>
        <w:rPr>
          <w:rFonts w:hint="eastAsia"/>
        </w:rPr>
        <w:t>QPAT2</w:t>
      </w:r>
      <w:r>
        <w:t>检查</w:t>
      </w:r>
      <w:r>
        <w:rPr>
          <w:rFonts w:hint="eastAsia"/>
        </w:rPr>
        <w:t>，</w:t>
      </w:r>
      <w:r>
        <w:t>并记录检测结果</w:t>
      </w:r>
      <w:r>
        <w:rPr>
          <w:rFonts w:hint="eastAsia"/>
        </w:rPr>
        <w:t>。</w:t>
      </w:r>
    </w:p>
    <w:p w14:paraId="1C94959A">
      <w:pPr>
        <w:pStyle w:val="18"/>
        <w:tabs>
          <w:tab w:val="left" w:pos="709"/>
        </w:tabs>
        <w:spacing w:line="420" w:lineRule="exact"/>
        <w:ind w:left="480" w:firstLine="0" w:firstLineChars="0"/>
      </w:pPr>
      <w:r>
        <w:t>试验后，按11.2章节中要求进行QPAT1-1、QPAT2和QPAT3检查，确认通过并记录检测数据。满足以上要求，则判定结论为Pass，否则为Fail</w:t>
      </w:r>
      <w:r>
        <w:rPr>
          <w:rFonts w:hint="eastAsia"/>
        </w:rPr>
        <w:t>。</w:t>
      </w:r>
    </w:p>
    <w:p w14:paraId="4FC5F420">
      <w:pPr>
        <w:pStyle w:val="64"/>
      </w:pPr>
      <w:r>
        <w:t>瞬时欠压</w:t>
      </w:r>
    </w:p>
    <w:p w14:paraId="5E60F0F1">
      <w:pPr>
        <w:pStyle w:val="31"/>
        <w:spacing w:line="420" w:lineRule="exact"/>
        <w:ind w:firstLine="563" w:firstLineChars="0"/>
        <w:rPr>
          <w:rFonts w:ascii="Times New Roman" w:hAnsi="Times New Roman" w:eastAsia="宋体"/>
          <w:szCs w:val="21"/>
        </w:rPr>
      </w:pPr>
      <w:r>
        <w:rPr>
          <w:rFonts w:hint="eastAsia" w:ascii="Times New Roman" w:hAnsi="Times New Roman" w:eastAsia="宋体" w:cs="Times New Roman"/>
          <w:sz w:val="24"/>
          <w:szCs w:val="21"/>
        </w:rPr>
        <w:t>按</w:t>
      </w:r>
      <w:r>
        <w:rPr>
          <w:rFonts w:ascii="Times New Roman" w:hAnsi="Times New Roman" w:eastAsia="宋体" w:cs="Times New Roman"/>
          <w:sz w:val="24"/>
          <w:szCs w:val="21"/>
        </w:rPr>
        <w:t>RTCA/DO-160G</w:t>
      </w:r>
      <w:r>
        <w:rPr>
          <w:rFonts w:hint="eastAsia" w:ascii="Times New Roman" w:hAnsi="Times New Roman" w:eastAsia="宋体" w:cs="Times New Roman"/>
          <w:sz w:val="24"/>
          <w:szCs w:val="21"/>
        </w:rPr>
        <w:t>第</w:t>
      </w:r>
      <w:r>
        <w:rPr>
          <w:rFonts w:ascii="Times New Roman" w:hAnsi="Times New Roman" w:eastAsia="宋体" w:cs="Times New Roman"/>
          <w:sz w:val="24"/>
          <w:szCs w:val="21"/>
        </w:rPr>
        <w:t>16</w:t>
      </w:r>
      <w:r>
        <w:rPr>
          <w:rFonts w:hint="eastAsia" w:ascii="Times New Roman" w:hAnsi="Times New Roman" w:eastAsia="宋体" w:cs="Times New Roman"/>
          <w:sz w:val="24"/>
          <w:szCs w:val="21"/>
        </w:rPr>
        <w:t>章有关规定，设备类别选择</w:t>
      </w:r>
      <w:r>
        <w:rPr>
          <w:rFonts w:ascii="Times New Roman" w:hAnsi="Times New Roman" w:eastAsia="宋体" w:cs="Times New Roman"/>
          <w:sz w:val="24"/>
          <w:szCs w:val="21"/>
        </w:rPr>
        <w:t>A</w:t>
      </w:r>
      <w:r>
        <w:rPr>
          <w:rFonts w:hint="eastAsia" w:ascii="Times New Roman" w:hAnsi="Times New Roman" w:eastAsia="宋体" w:cs="Times New Roman"/>
          <w:sz w:val="24"/>
          <w:szCs w:val="21"/>
        </w:rPr>
        <w:t>类进行试验，并遵守下列细则：</w:t>
      </w:r>
      <w:r>
        <w:rPr>
          <w:rFonts w:ascii="Times New Roman" w:hAnsi="Times New Roman" w:eastAsia="宋体" w:cs="Times New Roman"/>
          <w:sz w:val="24"/>
          <w:szCs w:val="21"/>
        </w:rPr>
        <w:t>其试验</w:t>
      </w:r>
      <w:r>
        <w:rPr>
          <w:rFonts w:hint="eastAsia" w:ascii="Times New Roman" w:hAnsi="Times New Roman" w:eastAsia="宋体" w:cs="Times New Roman"/>
          <w:sz w:val="24"/>
          <w:szCs w:val="21"/>
        </w:rPr>
        <w:t>参数见表</w:t>
      </w:r>
      <w:r>
        <w:rPr>
          <w:rFonts w:ascii="Times New Roman" w:hAnsi="Times New Roman" w:eastAsia="宋体" w:cs="Times New Roman"/>
          <w:sz w:val="24"/>
          <w:szCs w:val="21"/>
        </w:rPr>
        <w:t>19</w:t>
      </w:r>
      <w:r>
        <w:rPr>
          <w:rFonts w:hint="eastAsia" w:ascii="Times New Roman" w:hAnsi="Times New Roman" w:eastAsia="宋体" w:cs="Times New Roman"/>
          <w:sz w:val="24"/>
          <w:szCs w:val="21"/>
        </w:rPr>
        <w:t>。</w:t>
      </w:r>
    </w:p>
    <w:p w14:paraId="15391599">
      <w:pPr>
        <w:pStyle w:val="4"/>
      </w:pPr>
      <w:r>
        <w:t>瞬时欠压工作测试极限</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382"/>
        <w:gridCol w:w="4382"/>
      </w:tblGrid>
      <w:tr w14:paraId="65F28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382" w:type="dxa"/>
            <w:tcBorders>
              <w:top w:val="single" w:color="auto" w:sz="12" w:space="0"/>
              <w:left w:val="single" w:color="auto" w:sz="12" w:space="0"/>
              <w:bottom w:val="single" w:color="auto" w:sz="12" w:space="0"/>
            </w:tcBorders>
            <w:vAlign w:val="center"/>
          </w:tcPr>
          <w:p w14:paraId="24935BF5">
            <w:pPr>
              <w:pStyle w:val="64"/>
              <w:numPr>
                <w:ilvl w:val="0"/>
                <w:numId w:val="0"/>
              </w:numPr>
              <w:spacing w:line="240" w:lineRule="auto"/>
              <w:jc w:val="center"/>
              <w:rPr>
                <w:rFonts w:ascii="宋体" w:hAnsi="宋体" w:eastAsia="宋体"/>
                <w:sz w:val="21"/>
                <w:szCs w:val="21"/>
              </w:rPr>
            </w:pPr>
            <w:r>
              <w:rPr>
                <w:rFonts w:hint="eastAsia" w:ascii="宋体" w:hAnsi="宋体" w:eastAsia="宋体"/>
                <w:sz w:val="21"/>
                <w:szCs w:val="21"/>
              </w:rPr>
              <w:t>工作电压</w:t>
            </w:r>
          </w:p>
        </w:tc>
        <w:tc>
          <w:tcPr>
            <w:tcW w:w="4382" w:type="dxa"/>
            <w:tcBorders>
              <w:top w:val="single" w:color="auto" w:sz="12" w:space="0"/>
              <w:bottom w:val="single" w:color="auto" w:sz="12" w:space="0"/>
              <w:right w:val="single" w:color="auto" w:sz="12" w:space="0"/>
            </w:tcBorders>
            <w:vAlign w:val="center"/>
          </w:tcPr>
          <w:p w14:paraId="7548E5A8">
            <w:pPr>
              <w:pStyle w:val="64"/>
              <w:numPr>
                <w:ilvl w:val="0"/>
                <w:numId w:val="0"/>
              </w:numPr>
              <w:spacing w:line="240" w:lineRule="auto"/>
              <w:jc w:val="center"/>
              <w:rPr>
                <w:rFonts w:ascii="宋体" w:hAnsi="宋体" w:eastAsia="宋体"/>
                <w:sz w:val="21"/>
                <w:szCs w:val="21"/>
              </w:rPr>
            </w:pPr>
            <w:r>
              <w:rPr>
                <w:rFonts w:hint="eastAsia" w:ascii="宋体" w:hAnsi="宋体" w:eastAsia="宋体"/>
                <w:sz w:val="21"/>
                <w:szCs w:val="21"/>
              </w:rPr>
              <w:t>持续时间</w:t>
            </w:r>
          </w:p>
        </w:tc>
      </w:tr>
      <w:tr w14:paraId="06EA48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382" w:type="dxa"/>
            <w:tcBorders>
              <w:top w:val="single" w:color="auto" w:sz="12" w:space="0"/>
              <w:left w:val="single" w:color="auto" w:sz="12" w:space="0"/>
              <w:bottom w:val="single" w:color="auto" w:sz="12" w:space="0"/>
            </w:tcBorders>
            <w:vAlign w:val="center"/>
          </w:tcPr>
          <w:p w14:paraId="1EC1E064">
            <w:pPr>
              <w:pStyle w:val="64"/>
              <w:numPr>
                <w:ilvl w:val="0"/>
                <w:numId w:val="0"/>
              </w:numPr>
              <w:spacing w:line="240" w:lineRule="auto"/>
              <w:jc w:val="center"/>
              <w:rPr>
                <w:rFonts w:ascii="宋体" w:hAnsi="宋体" w:eastAsia="宋体"/>
                <w:sz w:val="21"/>
                <w:szCs w:val="21"/>
              </w:rPr>
            </w:pPr>
            <w:r>
              <w:rPr>
                <w:rFonts w:ascii="宋体" w:hAnsi="宋体" w:eastAsia="宋体"/>
                <w:sz w:val="21"/>
                <w:szCs w:val="21"/>
              </w:rPr>
              <w:t>12.0V</w:t>
            </w:r>
            <w:r>
              <w:rPr>
                <w:rFonts w:hint="eastAsia" w:ascii="宋体" w:hAnsi="宋体" w:eastAsia="宋体"/>
                <w:sz w:val="21"/>
                <w:szCs w:val="21"/>
              </w:rPr>
              <w:t>±</w:t>
            </w:r>
            <w:r>
              <w:rPr>
                <w:rFonts w:ascii="宋体" w:hAnsi="宋体" w:eastAsia="宋体"/>
                <w:sz w:val="21"/>
                <w:szCs w:val="21"/>
              </w:rPr>
              <w:t>0.24V</w:t>
            </w:r>
          </w:p>
        </w:tc>
        <w:tc>
          <w:tcPr>
            <w:tcW w:w="4382" w:type="dxa"/>
            <w:tcBorders>
              <w:top w:val="single" w:color="auto" w:sz="12" w:space="0"/>
              <w:bottom w:val="single" w:color="auto" w:sz="12" w:space="0"/>
              <w:right w:val="single" w:color="auto" w:sz="12" w:space="0"/>
            </w:tcBorders>
            <w:vAlign w:val="center"/>
          </w:tcPr>
          <w:p w14:paraId="691EAE71">
            <w:pPr>
              <w:pStyle w:val="64"/>
              <w:numPr>
                <w:ilvl w:val="0"/>
                <w:numId w:val="0"/>
              </w:numPr>
              <w:spacing w:line="240" w:lineRule="auto"/>
              <w:jc w:val="center"/>
              <w:rPr>
                <w:rFonts w:ascii="宋体" w:hAnsi="宋体" w:eastAsia="宋体"/>
                <w:sz w:val="21"/>
                <w:szCs w:val="21"/>
              </w:rPr>
            </w:pPr>
            <w:r>
              <w:rPr>
                <w:rFonts w:ascii="宋体" w:hAnsi="宋体" w:eastAsia="宋体"/>
                <w:sz w:val="21"/>
                <w:szCs w:val="21"/>
              </w:rPr>
              <w:t>7s</w:t>
            </w:r>
          </w:p>
        </w:tc>
      </w:tr>
    </w:tbl>
    <w:p w14:paraId="7E77B9E4">
      <w:pPr>
        <w:pStyle w:val="31"/>
        <w:spacing w:line="420" w:lineRule="exact"/>
        <w:ind w:firstLine="563" w:firstLineChars="0"/>
      </w:pPr>
      <w:r>
        <w:rPr>
          <w:rFonts w:hint="eastAsia" w:ascii="Times New Roman" w:hAnsi="Times New Roman" w:eastAsia="宋体" w:cs="Times New Roman"/>
          <w:sz w:val="24"/>
          <w:szCs w:val="21"/>
        </w:rPr>
        <w:t>试验人员应在试验环境搭建完成后予以确认试验参数配置，并拍照取证开始试验，试验详细操作步骤如下：</w:t>
      </w:r>
    </w:p>
    <w:p w14:paraId="28DE649B">
      <w:pPr>
        <w:pStyle w:val="18"/>
        <w:numPr>
          <w:ilvl w:val="1"/>
          <w:numId w:val="23"/>
        </w:numPr>
        <w:tabs>
          <w:tab w:val="left" w:pos="709"/>
        </w:tabs>
        <w:spacing w:line="420" w:lineRule="exact"/>
        <w:ind w:left="0" w:firstLine="480"/>
      </w:pPr>
      <w:r>
        <w:rPr>
          <w:rFonts w:hint="eastAsia"/>
        </w:rPr>
        <w:t>在标准大气条件下，按表7</w:t>
      </w:r>
      <w:r>
        <w:t>要求进行</w:t>
      </w:r>
      <w:r>
        <w:rPr>
          <w:rFonts w:hint="eastAsia"/>
        </w:rPr>
        <w:t>QPAT2</w:t>
      </w:r>
      <w:r>
        <w:t>检查，并记录检测结果</w:t>
      </w:r>
      <w:r>
        <w:rPr>
          <w:rFonts w:hint="eastAsia"/>
        </w:rPr>
        <w:t>；</w:t>
      </w:r>
    </w:p>
    <w:p w14:paraId="5EB676F1">
      <w:pPr>
        <w:pStyle w:val="18"/>
        <w:numPr>
          <w:ilvl w:val="1"/>
          <w:numId w:val="23"/>
        </w:numPr>
        <w:tabs>
          <w:tab w:val="left" w:pos="709"/>
        </w:tabs>
        <w:spacing w:line="420" w:lineRule="exact"/>
        <w:ind w:left="0" w:firstLine="480"/>
      </w:pPr>
      <w:r>
        <w:rPr>
          <w:rFonts w:hint="eastAsia"/>
        </w:rPr>
        <w:t>受试设备</w:t>
      </w:r>
      <w:r>
        <w:t>按照</w:t>
      </w:r>
      <w:r>
        <w:rPr>
          <w:rFonts w:hint="eastAsia"/>
        </w:rPr>
        <w:t>图3</w:t>
      </w:r>
      <w:r>
        <w:t>要求进行试验连接</w:t>
      </w:r>
      <w:r>
        <w:rPr>
          <w:rFonts w:hint="eastAsia"/>
        </w:rPr>
        <w:t>，对试验布置及试验设备进行确认检查；</w:t>
      </w:r>
    </w:p>
    <w:p w14:paraId="3C2DC945">
      <w:pPr>
        <w:pStyle w:val="18"/>
        <w:numPr>
          <w:ilvl w:val="1"/>
          <w:numId w:val="23"/>
        </w:numPr>
        <w:tabs>
          <w:tab w:val="left" w:pos="709"/>
        </w:tabs>
        <w:spacing w:line="420" w:lineRule="exact"/>
        <w:ind w:left="0" w:firstLine="480"/>
      </w:pPr>
      <w:r>
        <w:rPr>
          <w:rFonts w:hint="eastAsia"/>
        </w:rPr>
        <w:t>启动可编程电源，使受试设备工作在额定电压下至少</w:t>
      </w:r>
      <w:r>
        <w:t>1min</w:t>
      </w:r>
      <w:r>
        <w:rPr>
          <w:rFonts w:hint="eastAsia"/>
        </w:rPr>
        <w:t>，调节可编程电源电压至</w:t>
      </w:r>
      <w:r>
        <w:t>12.0V</w:t>
      </w:r>
      <w:r>
        <w:rPr>
          <w:rFonts w:hint="eastAsia"/>
        </w:rPr>
        <w:t>±</w:t>
      </w:r>
      <w:r>
        <w:t>0.2</w:t>
      </w:r>
      <w:r>
        <w:rPr>
          <w:rFonts w:hint="eastAsia"/>
        </w:rPr>
        <w:t>4</w:t>
      </w:r>
      <w:r>
        <w:t>V</w:t>
      </w:r>
      <w:r>
        <w:rPr>
          <w:rFonts w:hint="eastAsia"/>
        </w:rPr>
        <w:t>，持续</w:t>
      </w:r>
      <w:r>
        <w:t>7s</w:t>
      </w:r>
      <w:r>
        <w:rPr>
          <w:rFonts w:hint="eastAsia"/>
        </w:rPr>
        <w:t>，然后将电压升至额定电压；</w:t>
      </w:r>
    </w:p>
    <w:p w14:paraId="4531C337">
      <w:pPr>
        <w:pStyle w:val="18"/>
        <w:numPr>
          <w:ilvl w:val="1"/>
          <w:numId w:val="23"/>
        </w:numPr>
        <w:tabs>
          <w:tab w:val="left" w:pos="709"/>
        </w:tabs>
        <w:spacing w:line="420" w:lineRule="exact"/>
        <w:ind w:left="0" w:firstLine="480"/>
      </w:pPr>
      <w:r>
        <w:rPr>
          <w:rFonts w:hint="eastAsia"/>
        </w:rPr>
        <w:t>当恢复到正常额定电压，在标准大气条件下，按表7的</w:t>
      </w:r>
      <w:r>
        <w:t>要求对</w:t>
      </w:r>
      <w:r>
        <w:rPr>
          <w:rFonts w:hint="eastAsia"/>
        </w:rPr>
        <w:t>受试设备</w:t>
      </w:r>
      <w:r>
        <w:t>进行</w:t>
      </w:r>
      <w:r>
        <w:rPr>
          <w:rFonts w:hint="eastAsia"/>
        </w:rPr>
        <w:t>QPAT2</w:t>
      </w:r>
      <w:r>
        <w:t>检查</w:t>
      </w:r>
      <w:r>
        <w:rPr>
          <w:rFonts w:hint="eastAsia"/>
        </w:rPr>
        <w:t>，</w:t>
      </w:r>
      <w:r>
        <w:t>并记录检测结果</w:t>
      </w:r>
      <w:r>
        <w:rPr>
          <w:rFonts w:hint="eastAsia"/>
        </w:rPr>
        <w:t>。</w:t>
      </w:r>
    </w:p>
    <w:p w14:paraId="07376591">
      <w:pPr>
        <w:pStyle w:val="18"/>
        <w:tabs>
          <w:tab w:val="left" w:pos="709"/>
        </w:tabs>
        <w:spacing w:line="420" w:lineRule="exact"/>
        <w:ind w:left="480" w:firstLine="0" w:firstLineChars="0"/>
      </w:pPr>
      <w:r>
        <w:t>试验后，按11.2章节中要求进行QPAT1-1、QPAT2和QPAT3检查，确认通过并记录检测数据。满足以上要求，则判定结论为Pass，否则为Fail</w:t>
      </w:r>
      <w:r>
        <w:rPr>
          <w:rFonts w:hint="eastAsia"/>
        </w:rPr>
        <w:t>。</w:t>
      </w:r>
    </w:p>
    <w:p w14:paraId="30E89696">
      <w:pPr>
        <w:pStyle w:val="64"/>
      </w:pPr>
      <w:r>
        <w:t>非正常浪涌电压</w:t>
      </w:r>
    </w:p>
    <w:p w14:paraId="30B646BA">
      <w:pPr>
        <w:pStyle w:val="31"/>
        <w:spacing w:line="420" w:lineRule="exact"/>
        <w:ind w:firstLine="563" w:firstLineChars="0"/>
        <w:rPr>
          <w:rFonts w:ascii="Times New Roman" w:hAnsi="Times New Roman" w:eastAsia="宋体"/>
          <w:szCs w:val="21"/>
        </w:rPr>
      </w:pPr>
      <w:r>
        <w:rPr>
          <w:rFonts w:hint="eastAsia" w:ascii="Times New Roman" w:hAnsi="Times New Roman" w:eastAsia="宋体" w:cs="Times New Roman"/>
          <w:sz w:val="24"/>
          <w:szCs w:val="21"/>
        </w:rPr>
        <w:t>按</w:t>
      </w:r>
      <w:r>
        <w:rPr>
          <w:rFonts w:ascii="Times New Roman" w:hAnsi="Times New Roman" w:eastAsia="宋体" w:cs="Times New Roman"/>
          <w:sz w:val="24"/>
          <w:szCs w:val="21"/>
        </w:rPr>
        <w:t>RTCA/DO-160G</w:t>
      </w:r>
      <w:r>
        <w:rPr>
          <w:rFonts w:hint="eastAsia" w:ascii="Times New Roman" w:hAnsi="Times New Roman" w:eastAsia="宋体" w:cs="Times New Roman"/>
          <w:sz w:val="24"/>
          <w:szCs w:val="21"/>
        </w:rPr>
        <w:t>第</w:t>
      </w:r>
      <w:r>
        <w:rPr>
          <w:rFonts w:ascii="Times New Roman" w:hAnsi="Times New Roman" w:eastAsia="宋体" w:cs="Times New Roman"/>
          <w:sz w:val="24"/>
          <w:szCs w:val="21"/>
        </w:rPr>
        <w:t>16</w:t>
      </w:r>
      <w:r>
        <w:rPr>
          <w:rFonts w:hint="eastAsia" w:ascii="Times New Roman" w:hAnsi="Times New Roman" w:eastAsia="宋体" w:cs="Times New Roman"/>
          <w:sz w:val="24"/>
          <w:szCs w:val="21"/>
        </w:rPr>
        <w:t>章有关规定，设备类别选择</w:t>
      </w:r>
      <w:r>
        <w:rPr>
          <w:rFonts w:ascii="Times New Roman" w:hAnsi="Times New Roman" w:eastAsia="宋体" w:cs="Times New Roman"/>
          <w:sz w:val="24"/>
          <w:szCs w:val="21"/>
        </w:rPr>
        <w:t>A</w:t>
      </w:r>
      <w:r>
        <w:rPr>
          <w:rFonts w:hint="eastAsia" w:ascii="Times New Roman" w:hAnsi="Times New Roman" w:eastAsia="宋体" w:cs="Times New Roman"/>
          <w:sz w:val="24"/>
          <w:szCs w:val="21"/>
        </w:rPr>
        <w:t>类进行试验，并遵守下列细则：</w:t>
      </w:r>
    </w:p>
    <w:p w14:paraId="2B11614D">
      <w:pPr>
        <w:pStyle w:val="18"/>
        <w:spacing w:line="420" w:lineRule="exact"/>
        <w:ind w:left="920" w:hanging="440" w:firstLineChars="0"/>
        <w:jc w:val="left"/>
        <w:rPr>
          <w:kern w:val="0"/>
          <w:szCs w:val="24"/>
        </w:rPr>
      </w:pPr>
      <w:r>
        <w:rPr>
          <w:kern w:val="0"/>
          <w:szCs w:val="24"/>
        </w:rPr>
        <w:t>1)受试设备在端电压为DC28V条件下工作5min；</w:t>
      </w:r>
    </w:p>
    <w:p w14:paraId="61FA0042">
      <w:pPr>
        <w:pStyle w:val="18"/>
        <w:spacing w:line="420" w:lineRule="exact"/>
        <w:ind w:left="920" w:hanging="440" w:firstLineChars="0"/>
        <w:rPr>
          <w:kern w:val="0"/>
          <w:szCs w:val="24"/>
        </w:rPr>
      </w:pPr>
      <w:r>
        <w:rPr>
          <w:kern w:val="0"/>
          <w:szCs w:val="24"/>
        </w:rPr>
        <w:t>2)将直流电压升到46.3V-0/+2V，保持100ms；</w:t>
      </w:r>
    </w:p>
    <w:p w14:paraId="6764C458">
      <w:pPr>
        <w:pStyle w:val="18"/>
        <w:spacing w:line="420" w:lineRule="exact"/>
        <w:ind w:left="920" w:hanging="440" w:firstLineChars="0"/>
        <w:rPr>
          <w:kern w:val="0"/>
          <w:szCs w:val="24"/>
        </w:rPr>
      </w:pPr>
      <w:r>
        <w:rPr>
          <w:kern w:val="0"/>
          <w:szCs w:val="24"/>
        </w:rPr>
        <w:t>3)再降低到37.8V-0/+2V,保持1s；</w:t>
      </w:r>
    </w:p>
    <w:p w14:paraId="5243791B">
      <w:pPr>
        <w:pStyle w:val="18"/>
        <w:spacing w:line="420" w:lineRule="exact"/>
        <w:ind w:left="920" w:hanging="440" w:firstLineChars="0"/>
        <w:rPr>
          <w:kern w:val="0"/>
          <w:szCs w:val="24"/>
        </w:rPr>
      </w:pPr>
      <w:r>
        <w:rPr>
          <w:kern w:val="0"/>
          <w:szCs w:val="24"/>
        </w:rPr>
        <w:t>4)每隔10s循环一次，共进行3次；</w:t>
      </w:r>
    </w:p>
    <w:p w14:paraId="28B5B23D">
      <w:pPr>
        <w:pStyle w:val="18"/>
        <w:spacing w:line="420" w:lineRule="exact"/>
        <w:ind w:left="920" w:hanging="440" w:firstLineChars="0"/>
        <w:rPr>
          <w:kern w:val="0"/>
          <w:szCs w:val="24"/>
        </w:rPr>
      </w:pPr>
      <w:r>
        <w:rPr>
          <w:kern w:val="0"/>
          <w:szCs w:val="24"/>
        </w:rPr>
        <w:t>5)要求两个电压电平之间变换的上升时间应小于1ms，下降时间应小于5ms。</w:t>
      </w:r>
    </w:p>
    <w:p w14:paraId="3ADB3EF8">
      <w:pPr>
        <w:pStyle w:val="31"/>
        <w:spacing w:line="420" w:lineRule="exact"/>
        <w:ind w:firstLine="563" w:firstLineChars="0"/>
      </w:pPr>
      <w:r>
        <w:rPr>
          <w:rFonts w:hint="eastAsia" w:ascii="Times New Roman" w:hAnsi="Times New Roman" w:eastAsia="宋体" w:cs="Times New Roman"/>
          <w:sz w:val="24"/>
          <w:szCs w:val="21"/>
        </w:rPr>
        <w:t>试验人员应在试验环境搭建完成后予以确认试验参数配置，并拍照取证开始试验，试验详细操作步骤如下：</w:t>
      </w:r>
    </w:p>
    <w:p w14:paraId="1864AE22">
      <w:pPr>
        <w:pStyle w:val="18"/>
        <w:numPr>
          <w:ilvl w:val="1"/>
          <w:numId w:val="24"/>
        </w:numPr>
        <w:tabs>
          <w:tab w:val="left" w:pos="709"/>
        </w:tabs>
        <w:spacing w:line="420" w:lineRule="exact"/>
        <w:ind w:left="0" w:firstLine="480"/>
      </w:pPr>
      <w:r>
        <w:rPr>
          <w:rFonts w:hint="eastAsia"/>
        </w:rPr>
        <w:t>在标准大气条件下，按表7</w:t>
      </w:r>
      <w:r>
        <w:t>要求进行</w:t>
      </w:r>
      <w:r>
        <w:rPr>
          <w:rFonts w:hint="eastAsia"/>
        </w:rPr>
        <w:t>QPAT2</w:t>
      </w:r>
      <w:r>
        <w:t>检查，并记录检测结果</w:t>
      </w:r>
      <w:r>
        <w:rPr>
          <w:rFonts w:hint="eastAsia"/>
        </w:rPr>
        <w:t>；</w:t>
      </w:r>
    </w:p>
    <w:p w14:paraId="3803A8C0">
      <w:pPr>
        <w:pStyle w:val="18"/>
        <w:numPr>
          <w:ilvl w:val="1"/>
          <w:numId w:val="24"/>
        </w:numPr>
        <w:tabs>
          <w:tab w:val="left" w:pos="709"/>
        </w:tabs>
        <w:spacing w:line="420" w:lineRule="exact"/>
        <w:ind w:left="0" w:firstLine="480"/>
      </w:pPr>
      <w:r>
        <w:rPr>
          <w:rFonts w:hint="eastAsia"/>
        </w:rPr>
        <w:t>受试设备</w:t>
      </w:r>
      <w:r>
        <w:t>按照</w:t>
      </w:r>
      <w:r>
        <w:rPr>
          <w:rFonts w:hint="eastAsia"/>
        </w:rPr>
        <w:t>图3</w:t>
      </w:r>
      <w:r>
        <w:t>要求进行试验连接</w:t>
      </w:r>
      <w:r>
        <w:rPr>
          <w:rFonts w:hint="eastAsia"/>
        </w:rPr>
        <w:t>，对试验布置及试验设备进行确认检查；</w:t>
      </w:r>
    </w:p>
    <w:p w14:paraId="2A51274E">
      <w:pPr>
        <w:pStyle w:val="18"/>
        <w:numPr>
          <w:ilvl w:val="1"/>
          <w:numId w:val="24"/>
        </w:numPr>
        <w:tabs>
          <w:tab w:val="left" w:pos="709"/>
        </w:tabs>
        <w:spacing w:line="420" w:lineRule="exact"/>
        <w:ind w:left="0" w:firstLine="480"/>
      </w:pPr>
      <w:r>
        <w:rPr>
          <w:rFonts w:hint="eastAsia"/>
        </w:rPr>
        <w:t>启动可编程电源，使受试设备工作在额定电压下至少</w:t>
      </w:r>
      <w:r>
        <w:t>1min</w:t>
      </w:r>
      <w:r>
        <w:rPr>
          <w:rFonts w:hint="eastAsia"/>
        </w:rPr>
        <w:t>，调节可编程受试设备输入端电压</w:t>
      </w:r>
      <w:r>
        <w:t>至</w:t>
      </w:r>
      <w:r>
        <w:rPr>
          <w:rFonts w:hint="eastAsia"/>
        </w:rPr>
        <w:t>80</w:t>
      </w:r>
      <w:r>
        <w:t>V</w:t>
      </w:r>
      <w:r>
        <w:rPr>
          <w:rFonts w:hint="eastAsia"/>
        </w:rPr>
        <w:t>-0/+4V，持续时间</w:t>
      </w:r>
      <w:r>
        <w:t>100ms</w:t>
      </w:r>
      <w:r>
        <w:rPr>
          <w:rFonts w:hint="eastAsia"/>
        </w:rPr>
        <w:t>，然后将电压降至48</w:t>
      </w:r>
      <w:r>
        <w:t>V</w:t>
      </w:r>
      <w:r>
        <w:rPr>
          <w:rFonts w:hint="eastAsia"/>
        </w:rPr>
        <w:t>-0/+4V，持续时间</w:t>
      </w:r>
      <w:r>
        <w:t>1s</w:t>
      </w:r>
      <w:r>
        <w:rPr>
          <w:rFonts w:hint="eastAsia"/>
        </w:rPr>
        <w:t>，恢复电压至额定电压，保持10</w:t>
      </w:r>
      <w:r>
        <w:t>s</w:t>
      </w:r>
      <w:r>
        <w:rPr>
          <w:rFonts w:hint="eastAsia"/>
        </w:rPr>
        <w:t>，第一次浪涌和第二次浪涌电压之间不反回额定电压；</w:t>
      </w:r>
    </w:p>
    <w:p w14:paraId="306A83D4">
      <w:pPr>
        <w:pStyle w:val="18"/>
        <w:numPr>
          <w:ilvl w:val="1"/>
          <w:numId w:val="24"/>
        </w:numPr>
        <w:tabs>
          <w:tab w:val="left" w:pos="709"/>
        </w:tabs>
        <w:spacing w:line="420" w:lineRule="exact"/>
        <w:ind w:left="0" w:firstLine="480"/>
      </w:pPr>
      <w:r>
        <w:rPr>
          <w:rFonts w:hint="eastAsia"/>
        </w:rPr>
        <w:t>施加浪涌电压3次，从一个电平上升至另一电平的时间应在</w:t>
      </w:r>
      <w:r>
        <w:t>1ms</w:t>
      </w:r>
      <w:r>
        <w:rPr>
          <w:rFonts w:hint="eastAsia"/>
        </w:rPr>
        <w:t>内，从一个电平下降至另一电平的时间应在5</w:t>
      </w:r>
      <w:r>
        <w:t>ms</w:t>
      </w:r>
      <w:r>
        <w:rPr>
          <w:rFonts w:hint="eastAsia"/>
        </w:rPr>
        <w:t>内；</w:t>
      </w:r>
    </w:p>
    <w:p w14:paraId="5408A815">
      <w:pPr>
        <w:pStyle w:val="18"/>
        <w:numPr>
          <w:ilvl w:val="1"/>
          <w:numId w:val="24"/>
        </w:numPr>
        <w:tabs>
          <w:tab w:val="left" w:pos="709"/>
        </w:tabs>
        <w:spacing w:line="420" w:lineRule="exact"/>
        <w:ind w:left="0" w:firstLine="480"/>
      </w:pPr>
      <w:r>
        <w:rPr>
          <w:rFonts w:hint="eastAsia"/>
        </w:rPr>
        <w:t>当恢复到正常额定电压，在标准大气条件下，按表7的</w:t>
      </w:r>
      <w:r>
        <w:t>要求对</w:t>
      </w:r>
      <w:r>
        <w:rPr>
          <w:rFonts w:hint="eastAsia"/>
        </w:rPr>
        <w:t>受试设备</w:t>
      </w:r>
      <w:r>
        <w:t>进行</w:t>
      </w:r>
      <w:r>
        <w:rPr>
          <w:rFonts w:hint="eastAsia"/>
        </w:rPr>
        <w:t>QPAT2</w:t>
      </w:r>
      <w:r>
        <w:t>检查</w:t>
      </w:r>
      <w:r>
        <w:rPr>
          <w:rFonts w:hint="eastAsia"/>
        </w:rPr>
        <w:t>，</w:t>
      </w:r>
      <w:r>
        <w:t>并记录检测结果</w:t>
      </w:r>
      <w:r>
        <w:rPr>
          <w:rFonts w:hint="eastAsia"/>
        </w:rPr>
        <w:t>。</w:t>
      </w:r>
    </w:p>
    <w:p w14:paraId="71268239">
      <w:pPr>
        <w:pStyle w:val="18"/>
        <w:tabs>
          <w:tab w:val="left" w:pos="709"/>
        </w:tabs>
        <w:spacing w:line="420" w:lineRule="exact"/>
        <w:ind w:left="480" w:firstLine="0" w:firstLineChars="0"/>
      </w:pPr>
      <w:r>
        <w:t>试验后，按11.2章节中要求进行QPAT1-1、QPAT2和QPAT3检查，确认通过并记录检测数据。满足以上要求，则判定结论为Pass，否则为Fail</w:t>
      </w:r>
      <w:r>
        <w:rPr>
          <w:rFonts w:hint="eastAsia"/>
        </w:rPr>
        <w:t>。</w:t>
      </w:r>
    </w:p>
    <w:p w14:paraId="22F81F49">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试验判据</w:t>
      </w:r>
    </w:p>
    <w:p w14:paraId="193AA549">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试验中，各项目依据试验步骤要求按11.2章节要求进行</w:t>
      </w:r>
      <w:r>
        <w:rPr>
          <w:rFonts w:ascii="Times New Roman" w:hAnsi="Times New Roman" w:eastAsia="宋体" w:cs="Times New Roman"/>
          <w:sz w:val="24"/>
          <w:szCs w:val="21"/>
          <w:highlight w:val="yellow"/>
        </w:rPr>
        <w:t>QPAT2-1</w:t>
      </w:r>
      <w:r>
        <w:rPr>
          <w:rFonts w:ascii="Times New Roman" w:hAnsi="Times New Roman" w:eastAsia="宋体" w:cs="Times New Roman"/>
          <w:sz w:val="24"/>
          <w:szCs w:val="21"/>
        </w:rPr>
        <w:t>检查并记录检测数据，检查受试设备应正常；</w:t>
      </w:r>
    </w:p>
    <w:p w14:paraId="1A270798">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试验后，按11.2章节中要求进行</w:t>
      </w:r>
      <w:r>
        <w:rPr>
          <w:rFonts w:ascii="Times New Roman" w:hAnsi="Times New Roman" w:eastAsia="宋体" w:cs="Times New Roman"/>
          <w:sz w:val="24"/>
          <w:szCs w:val="21"/>
          <w:highlight w:val="yellow"/>
        </w:rPr>
        <w:t>QPAT1-1、QPAT2和QPAT3</w:t>
      </w:r>
      <w:r>
        <w:rPr>
          <w:rFonts w:ascii="Times New Roman" w:hAnsi="Times New Roman" w:eastAsia="宋体" w:cs="Times New Roman"/>
          <w:sz w:val="24"/>
          <w:szCs w:val="21"/>
        </w:rPr>
        <w:t>检查，确认通过并记录检测数据。</w:t>
      </w:r>
    </w:p>
    <w:p w14:paraId="1FFDF359">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满足以上两条要求，则判定结论为Pass，否则为Fail。</w:t>
      </w:r>
    </w:p>
    <w:p w14:paraId="05FFC4DE">
      <w:pPr>
        <w:pStyle w:val="19"/>
        <w:numPr>
          <w:ilvl w:val="0"/>
          <w:numId w:val="8"/>
        </w:numPr>
        <w:spacing w:before="156" w:after="156" w:line="420" w:lineRule="exact"/>
        <w:rPr>
          <w:rFonts w:ascii="Times New Roman" w:hAnsi="Times New Roman"/>
          <w:kern w:val="0"/>
          <w:sz w:val="30"/>
          <w:szCs w:val="30"/>
        </w:rPr>
      </w:pPr>
      <w:r>
        <w:rPr>
          <w:rFonts w:ascii="Times New Roman" w:hAnsi="Times New Roman"/>
          <w:kern w:val="0"/>
          <w:sz w:val="30"/>
          <w:szCs w:val="30"/>
        </w:rPr>
        <w:t>电压尖峰</w:t>
      </w:r>
    </w:p>
    <w:p w14:paraId="3AFDFA7A">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试验目的</w:t>
      </w:r>
    </w:p>
    <w:p w14:paraId="5C088B98">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确定受试设备承受规定电压尖峰的能力是否符合相关要求。</w:t>
      </w:r>
    </w:p>
    <w:p w14:paraId="1195A018">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试验要求</w:t>
      </w:r>
    </w:p>
    <w:p w14:paraId="3E442569">
      <w:pPr>
        <w:pStyle w:val="31"/>
        <w:spacing w:line="420" w:lineRule="exact"/>
        <w:ind w:firstLine="480"/>
        <w:rPr>
          <w:rFonts w:ascii="Times New Roman" w:hAnsi="Times New Roman" w:eastAsia="宋体" w:cs="Times New Roman"/>
          <w:sz w:val="24"/>
          <w:szCs w:val="21"/>
        </w:rPr>
      </w:pPr>
      <w:r>
        <w:rPr>
          <w:rFonts w:hint="eastAsia" w:ascii="Times New Roman" w:hAnsi="Times New Roman" w:eastAsia="宋体" w:cs="Times New Roman"/>
          <w:sz w:val="24"/>
          <w:szCs w:val="21"/>
        </w:rPr>
        <w:t>FSECU</w:t>
      </w:r>
      <w:r>
        <w:rPr>
          <w:rFonts w:ascii="Times New Roman" w:hAnsi="Times New Roman" w:eastAsia="宋体" w:cs="Times New Roman"/>
          <w:sz w:val="24"/>
          <w:szCs w:val="21"/>
        </w:rPr>
        <w:t>安装于飞机</w:t>
      </w:r>
      <w:r>
        <w:rPr>
          <w:rFonts w:hint="eastAsia" w:ascii="Times New Roman" w:hAnsi="Times New Roman" w:eastAsia="宋体" w:cs="Times New Roman"/>
          <w:sz w:val="24"/>
          <w:szCs w:val="21"/>
          <w:highlight w:val="yellow"/>
        </w:rPr>
        <w:t>驾驶舱</w:t>
      </w:r>
      <w:r>
        <w:rPr>
          <w:rFonts w:ascii="Times New Roman" w:hAnsi="Times New Roman" w:eastAsia="宋体" w:cs="Times New Roman"/>
          <w:sz w:val="24"/>
          <w:szCs w:val="21"/>
        </w:rPr>
        <w:t>，应通过DO－160G第17章，A类设备规定的要求。此类试验考核</w:t>
      </w:r>
      <w:r>
        <w:rPr>
          <w:rFonts w:hint="eastAsia" w:ascii="Times New Roman" w:hAnsi="Times New Roman" w:eastAsia="宋体" w:cs="Times New Roman"/>
          <w:sz w:val="24"/>
          <w:szCs w:val="21"/>
        </w:rPr>
        <w:t>FSECU</w:t>
      </w:r>
      <w:r>
        <w:rPr>
          <w:rFonts w:ascii="Times New Roman" w:hAnsi="Times New Roman" w:eastAsia="宋体" w:cs="Times New Roman"/>
          <w:sz w:val="24"/>
          <w:szCs w:val="21"/>
        </w:rPr>
        <w:t>在表</w:t>
      </w:r>
      <w:r>
        <w:rPr>
          <w:rFonts w:hint="eastAsia" w:ascii="Times New Roman" w:hAnsi="Times New Roman" w:eastAsia="宋体" w:cs="Times New Roman"/>
          <w:sz w:val="24"/>
          <w:szCs w:val="21"/>
        </w:rPr>
        <w:t>20</w:t>
      </w:r>
      <w:r>
        <w:rPr>
          <w:rFonts w:ascii="Times New Roman" w:hAnsi="Times New Roman" w:eastAsia="宋体" w:cs="Times New Roman"/>
          <w:sz w:val="24"/>
          <w:szCs w:val="21"/>
        </w:rPr>
        <w:t>中规定的电压尖峰下的性能特征。</w:t>
      </w:r>
    </w:p>
    <w:p w14:paraId="0B446A3C">
      <w:pPr>
        <w:pStyle w:val="4"/>
      </w:pPr>
      <w:r>
        <w:t>电压尖峰试验极限</w:t>
      </w:r>
    </w:p>
    <w:tbl>
      <w:tblPr>
        <w:tblStyle w:val="12"/>
        <w:tblW w:w="8816"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3036"/>
        <w:gridCol w:w="2503"/>
        <w:gridCol w:w="3277"/>
      </w:tblGrid>
      <w:tr w14:paraId="5B30FF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036" w:type="dxa"/>
            <w:tcBorders>
              <w:top w:val="single" w:color="auto" w:sz="12" w:space="0"/>
              <w:bottom w:val="single" w:color="auto" w:sz="12" w:space="0"/>
            </w:tcBorders>
            <w:shd w:val="clear" w:color="auto" w:fill="auto"/>
            <w:vAlign w:val="center"/>
          </w:tcPr>
          <w:p w14:paraId="5EF125EF">
            <w:pPr>
              <w:pStyle w:val="64"/>
              <w:numPr>
                <w:ilvl w:val="0"/>
                <w:numId w:val="0"/>
              </w:numPr>
              <w:spacing w:line="240" w:lineRule="auto"/>
              <w:jc w:val="center"/>
              <w:rPr>
                <w:rFonts w:ascii="宋体" w:hAnsi="宋体" w:eastAsia="宋体"/>
                <w:sz w:val="21"/>
                <w:szCs w:val="21"/>
              </w:rPr>
            </w:pPr>
            <w:r>
              <w:rPr>
                <w:rFonts w:hint="eastAsia" w:ascii="宋体" w:hAnsi="宋体" w:eastAsia="宋体"/>
                <w:sz w:val="21"/>
                <w:szCs w:val="21"/>
              </w:rPr>
              <w:t>尖峰电压</w:t>
            </w:r>
            <w:r>
              <w:rPr>
                <w:rFonts w:ascii="宋体" w:hAnsi="宋体" w:eastAsia="宋体"/>
                <w:sz w:val="21"/>
                <w:szCs w:val="21"/>
              </w:rPr>
              <w:t>E</w:t>
            </w:r>
            <w:r>
              <w:rPr>
                <w:rFonts w:hint="eastAsia" w:ascii="宋体" w:hAnsi="宋体" w:eastAsia="宋体"/>
                <w:sz w:val="21"/>
                <w:szCs w:val="21"/>
              </w:rPr>
              <w:t>（</w:t>
            </w:r>
            <w:r>
              <w:rPr>
                <w:rFonts w:ascii="宋体" w:hAnsi="宋体" w:eastAsia="宋体"/>
                <w:sz w:val="21"/>
                <w:szCs w:val="21"/>
              </w:rPr>
              <w:t>V</w:t>
            </w:r>
            <w:r>
              <w:rPr>
                <w:rFonts w:hint="eastAsia" w:ascii="宋体" w:hAnsi="宋体" w:eastAsia="宋体"/>
                <w:sz w:val="21"/>
                <w:szCs w:val="21"/>
              </w:rPr>
              <w:t>）</w:t>
            </w:r>
          </w:p>
        </w:tc>
        <w:tc>
          <w:tcPr>
            <w:tcW w:w="2503" w:type="dxa"/>
            <w:tcBorders>
              <w:top w:val="single" w:color="auto" w:sz="12" w:space="0"/>
              <w:bottom w:val="single" w:color="auto" w:sz="12" w:space="0"/>
            </w:tcBorders>
            <w:shd w:val="clear" w:color="auto" w:fill="auto"/>
            <w:vAlign w:val="center"/>
          </w:tcPr>
          <w:p w14:paraId="5F82900F">
            <w:pPr>
              <w:pStyle w:val="64"/>
              <w:numPr>
                <w:ilvl w:val="0"/>
                <w:numId w:val="0"/>
              </w:numPr>
              <w:spacing w:line="240" w:lineRule="auto"/>
              <w:jc w:val="center"/>
              <w:rPr>
                <w:rFonts w:ascii="宋体" w:hAnsi="宋体" w:eastAsia="宋体"/>
                <w:sz w:val="21"/>
                <w:szCs w:val="21"/>
              </w:rPr>
            </w:pPr>
            <w:r>
              <w:rPr>
                <w:rFonts w:hint="eastAsia" w:ascii="宋体" w:hAnsi="宋体" w:eastAsia="宋体"/>
                <w:sz w:val="21"/>
                <w:szCs w:val="21"/>
              </w:rPr>
              <w:t>试验极性</w:t>
            </w:r>
          </w:p>
        </w:tc>
        <w:tc>
          <w:tcPr>
            <w:tcW w:w="3277" w:type="dxa"/>
            <w:tcBorders>
              <w:top w:val="single" w:color="auto" w:sz="12" w:space="0"/>
              <w:bottom w:val="single" w:color="auto" w:sz="12" w:space="0"/>
            </w:tcBorders>
            <w:shd w:val="clear" w:color="auto" w:fill="auto"/>
            <w:vAlign w:val="center"/>
          </w:tcPr>
          <w:p w14:paraId="525D2A6D">
            <w:pPr>
              <w:pStyle w:val="64"/>
              <w:numPr>
                <w:ilvl w:val="0"/>
                <w:numId w:val="0"/>
              </w:numPr>
              <w:spacing w:line="240" w:lineRule="auto"/>
              <w:jc w:val="center"/>
              <w:rPr>
                <w:rFonts w:ascii="宋体" w:hAnsi="宋体" w:eastAsia="宋体"/>
                <w:sz w:val="21"/>
                <w:szCs w:val="21"/>
              </w:rPr>
            </w:pPr>
            <w:r>
              <w:rPr>
                <w:rFonts w:hint="eastAsia" w:ascii="宋体" w:hAnsi="宋体" w:eastAsia="宋体"/>
                <w:sz w:val="21"/>
                <w:szCs w:val="21"/>
              </w:rPr>
              <w:t>试验时间频率</w:t>
            </w:r>
          </w:p>
        </w:tc>
      </w:tr>
      <w:tr w14:paraId="745E0D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036" w:type="dxa"/>
            <w:tcBorders>
              <w:top w:val="single" w:color="auto" w:sz="12" w:space="0"/>
            </w:tcBorders>
            <w:shd w:val="clear" w:color="auto" w:fill="auto"/>
            <w:vAlign w:val="center"/>
          </w:tcPr>
          <w:p w14:paraId="744E0D40">
            <w:pPr>
              <w:pStyle w:val="64"/>
              <w:numPr>
                <w:ilvl w:val="0"/>
                <w:numId w:val="0"/>
              </w:numPr>
              <w:spacing w:line="240" w:lineRule="auto"/>
              <w:jc w:val="center"/>
              <w:rPr>
                <w:rFonts w:ascii="宋体" w:hAnsi="宋体" w:eastAsia="宋体"/>
                <w:sz w:val="21"/>
                <w:szCs w:val="21"/>
              </w:rPr>
            </w:pPr>
            <w:r>
              <w:rPr>
                <w:rFonts w:ascii="宋体" w:hAnsi="宋体" w:eastAsia="宋体"/>
                <w:sz w:val="21"/>
                <w:szCs w:val="21"/>
              </w:rPr>
              <w:t>E=600V</w:t>
            </w:r>
          </w:p>
        </w:tc>
        <w:tc>
          <w:tcPr>
            <w:tcW w:w="2503" w:type="dxa"/>
            <w:tcBorders>
              <w:top w:val="single" w:color="auto" w:sz="12" w:space="0"/>
            </w:tcBorders>
            <w:shd w:val="clear" w:color="auto" w:fill="auto"/>
            <w:vAlign w:val="center"/>
          </w:tcPr>
          <w:p w14:paraId="35550473">
            <w:pPr>
              <w:pStyle w:val="64"/>
              <w:numPr>
                <w:ilvl w:val="0"/>
                <w:numId w:val="0"/>
              </w:numPr>
              <w:spacing w:line="240" w:lineRule="auto"/>
              <w:jc w:val="center"/>
              <w:rPr>
                <w:rFonts w:ascii="宋体" w:hAnsi="宋体" w:eastAsia="宋体"/>
                <w:sz w:val="21"/>
                <w:szCs w:val="21"/>
              </w:rPr>
            </w:pPr>
            <w:r>
              <w:rPr>
                <w:rFonts w:hint="eastAsia" w:ascii="宋体" w:hAnsi="宋体" w:eastAsia="宋体"/>
                <w:sz w:val="21"/>
                <w:szCs w:val="21"/>
              </w:rPr>
              <w:t>正、负</w:t>
            </w:r>
          </w:p>
        </w:tc>
        <w:tc>
          <w:tcPr>
            <w:tcW w:w="3277" w:type="dxa"/>
            <w:tcBorders>
              <w:top w:val="single" w:color="auto" w:sz="12" w:space="0"/>
            </w:tcBorders>
            <w:shd w:val="clear" w:color="auto" w:fill="auto"/>
            <w:vAlign w:val="center"/>
          </w:tcPr>
          <w:p w14:paraId="3CFD034A">
            <w:pPr>
              <w:pStyle w:val="64"/>
              <w:numPr>
                <w:ilvl w:val="0"/>
                <w:numId w:val="0"/>
              </w:numPr>
              <w:spacing w:line="240" w:lineRule="auto"/>
              <w:jc w:val="center"/>
              <w:rPr>
                <w:rFonts w:ascii="宋体" w:hAnsi="宋体" w:eastAsia="宋体"/>
                <w:sz w:val="21"/>
                <w:szCs w:val="21"/>
              </w:rPr>
            </w:pPr>
            <w:r>
              <w:rPr>
                <w:rFonts w:ascii="宋体" w:hAnsi="宋体" w:eastAsia="宋体"/>
                <w:sz w:val="21"/>
                <w:szCs w:val="21"/>
              </w:rPr>
              <w:t>1min/</w:t>
            </w:r>
            <w:r>
              <w:rPr>
                <w:rFonts w:hint="eastAsia" w:ascii="宋体" w:hAnsi="宋体" w:eastAsia="宋体"/>
                <w:sz w:val="21"/>
                <w:szCs w:val="21"/>
              </w:rPr>
              <w:t>每极性，≥</w:t>
            </w:r>
            <w:r>
              <w:rPr>
                <w:rFonts w:ascii="宋体" w:hAnsi="宋体" w:eastAsia="宋体"/>
                <w:sz w:val="21"/>
                <w:szCs w:val="21"/>
              </w:rPr>
              <w:t>50</w:t>
            </w:r>
            <w:r>
              <w:rPr>
                <w:rFonts w:hint="eastAsia" w:ascii="宋体" w:hAnsi="宋体" w:eastAsia="宋体"/>
                <w:sz w:val="21"/>
                <w:szCs w:val="21"/>
              </w:rPr>
              <w:t>次</w:t>
            </w:r>
            <w:r>
              <w:rPr>
                <w:rFonts w:ascii="宋体" w:hAnsi="宋体" w:eastAsia="宋体"/>
                <w:sz w:val="21"/>
                <w:szCs w:val="21"/>
              </w:rPr>
              <w:t>/</w:t>
            </w:r>
            <w:r>
              <w:rPr>
                <w:rFonts w:hint="eastAsia" w:ascii="宋体" w:hAnsi="宋体" w:eastAsia="宋体"/>
                <w:sz w:val="21"/>
                <w:szCs w:val="21"/>
              </w:rPr>
              <w:t>分钟</w:t>
            </w:r>
          </w:p>
        </w:tc>
      </w:tr>
    </w:tbl>
    <w:p w14:paraId="15D00AD9">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受试设备</w:t>
      </w:r>
    </w:p>
    <w:p w14:paraId="5F968956">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受试设备：FSECU，详细构型见5.1受试设备构型状态</w:t>
      </w:r>
    </w:p>
    <w:p w14:paraId="0B5F94D1">
      <w:pPr>
        <w:pStyle w:val="31"/>
        <w:spacing w:line="420" w:lineRule="exact"/>
        <w:ind w:firstLine="480"/>
        <w:rPr>
          <w:rFonts w:ascii="Times New Roman" w:hAnsi="Times New Roman" w:eastAsia="宋体" w:cs="Times New Roman"/>
          <w:sz w:val="24"/>
          <w:szCs w:val="21"/>
        </w:rPr>
      </w:pPr>
      <w:r>
        <w:rPr>
          <w:rFonts w:hint="eastAsia" w:ascii="Times New Roman" w:hAnsi="Times New Roman" w:eastAsia="宋体" w:cs="Times New Roman"/>
          <w:sz w:val="24"/>
          <w:szCs w:val="21"/>
          <w:highlight w:val="yellow"/>
        </w:rPr>
        <w:t>受试设备工作状态：</w:t>
      </w:r>
    </w:p>
    <w:p w14:paraId="4FE5793C">
      <w:pPr>
        <w:pStyle w:val="31"/>
        <w:spacing w:line="420" w:lineRule="exact"/>
        <w:ind w:firstLine="480"/>
        <w:rPr>
          <w:rFonts w:ascii="Times New Roman" w:hAnsi="Times New Roman" w:eastAsia="宋体" w:cs="Times New Roman"/>
          <w:sz w:val="24"/>
          <w:szCs w:val="24"/>
        </w:rPr>
      </w:pPr>
      <w:r>
        <w:rPr>
          <w:rFonts w:ascii="Times New Roman" w:hAnsi="Times New Roman" w:eastAsia="宋体" w:cs="Times New Roman"/>
          <w:sz w:val="24"/>
          <w:szCs w:val="24"/>
        </w:rPr>
        <w:t>搭接要求：</w:t>
      </w:r>
    </w:p>
    <w:p w14:paraId="28EB08C0">
      <w:pPr>
        <w:pStyle w:val="18"/>
        <w:numPr>
          <w:ilvl w:val="0"/>
          <w:numId w:val="25"/>
        </w:numPr>
        <w:spacing w:line="420" w:lineRule="exact"/>
        <w:ind w:firstLine="480"/>
      </w:pPr>
      <w:r>
        <w:rPr>
          <w:rFonts w:hint="eastAsia"/>
        </w:rPr>
        <w:t>外部接地端子—当受试设备外部有接地端子时，应将外部接地端子连接到接地平板，可使用约30cm长的典型导线；</w:t>
      </w:r>
    </w:p>
    <w:p w14:paraId="2C01412D">
      <w:pPr>
        <w:pStyle w:val="18"/>
        <w:numPr>
          <w:ilvl w:val="0"/>
          <w:numId w:val="25"/>
        </w:numPr>
        <w:spacing w:line="420" w:lineRule="exact"/>
        <w:ind w:firstLine="480"/>
      </w:pPr>
      <w:r>
        <w:t>产品安装面</w:t>
      </w:r>
      <w:r>
        <w:rPr>
          <w:rFonts w:hint="eastAsia"/>
        </w:rPr>
        <w:t>金属</w:t>
      </w:r>
      <w:r>
        <w:t>与接地平板的搭接电阻≤</w:t>
      </w:r>
      <w:r>
        <w:rPr>
          <w:rFonts w:hint="eastAsia"/>
        </w:rPr>
        <w:t>2.5mΩ；</w:t>
      </w:r>
    </w:p>
    <w:p w14:paraId="79184A59">
      <w:pPr>
        <w:pStyle w:val="18"/>
        <w:numPr>
          <w:ilvl w:val="0"/>
          <w:numId w:val="25"/>
        </w:numPr>
        <w:spacing w:line="420" w:lineRule="exact"/>
        <w:ind w:firstLine="480"/>
      </w:pPr>
      <w:r>
        <w:rPr>
          <w:rFonts w:hint="eastAsia"/>
        </w:rPr>
        <w:t>接地平板与</w:t>
      </w:r>
      <w:r>
        <w:t>屏蔽室（或暗室）壳体</w:t>
      </w:r>
      <w:r>
        <w:rPr>
          <w:rFonts w:hint="eastAsia"/>
        </w:rPr>
        <w:t>的搭接电阻≤2.5mΩ。</w:t>
      </w:r>
    </w:p>
    <w:p w14:paraId="15A7B0EE">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陪试设备</w:t>
      </w:r>
    </w:p>
    <w:p w14:paraId="0E3A3342">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陪试设备：指飞机构型内的设备</w:t>
      </w:r>
    </w:p>
    <w:p w14:paraId="6452E63F">
      <w:pPr>
        <w:pStyle w:val="4"/>
      </w:pPr>
      <w:r>
        <w:rPr>
          <w:highlight w:val="yellow"/>
        </w:rPr>
        <w:t>陪试设备清单</w:t>
      </w:r>
    </w:p>
    <w:tbl>
      <w:tblPr>
        <w:tblStyle w:val="13"/>
        <w:tblW w:w="4997"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988"/>
        <w:gridCol w:w="1767"/>
        <w:gridCol w:w="707"/>
        <w:gridCol w:w="671"/>
        <w:gridCol w:w="1413"/>
        <w:gridCol w:w="426"/>
        <w:gridCol w:w="716"/>
        <w:gridCol w:w="826"/>
        <w:gridCol w:w="537"/>
      </w:tblGrid>
      <w:tr w14:paraId="0D83A8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22" w:type="pct"/>
            <w:tcBorders>
              <w:tl2br w:val="nil"/>
              <w:tr2bl w:val="nil"/>
            </w:tcBorders>
            <w:vAlign w:val="center"/>
          </w:tcPr>
          <w:p w14:paraId="7FE11FB6">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序号</w:t>
            </w:r>
          </w:p>
        </w:tc>
        <w:tc>
          <w:tcPr>
            <w:tcW w:w="582" w:type="pct"/>
            <w:tcBorders>
              <w:tl2br w:val="nil"/>
              <w:tr2bl w:val="nil"/>
            </w:tcBorders>
            <w:vAlign w:val="center"/>
          </w:tcPr>
          <w:p w14:paraId="1A86BB3B">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名称</w:t>
            </w:r>
          </w:p>
        </w:tc>
        <w:tc>
          <w:tcPr>
            <w:tcW w:w="1026" w:type="pct"/>
            <w:tcBorders>
              <w:tl2br w:val="nil"/>
              <w:tr2bl w:val="nil"/>
            </w:tcBorders>
            <w:vAlign w:val="center"/>
          </w:tcPr>
          <w:p w14:paraId="76E2806B">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件号（含主机件号、机载件号）</w:t>
            </w:r>
          </w:p>
        </w:tc>
        <w:tc>
          <w:tcPr>
            <w:tcW w:w="328" w:type="pct"/>
            <w:tcBorders>
              <w:tl2br w:val="nil"/>
              <w:tr2bl w:val="nil"/>
            </w:tcBorders>
            <w:vAlign w:val="center"/>
          </w:tcPr>
          <w:p w14:paraId="542651A6">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MOD号</w:t>
            </w:r>
          </w:p>
        </w:tc>
        <w:tc>
          <w:tcPr>
            <w:tcW w:w="332" w:type="pct"/>
            <w:tcBorders>
              <w:tl2br w:val="nil"/>
              <w:tr2bl w:val="nil"/>
            </w:tcBorders>
            <w:vAlign w:val="center"/>
          </w:tcPr>
          <w:p w14:paraId="7CAE8396">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图号</w:t>
            </w:r>
          </w:p>
        </w:tc>
        <w:tc>
          <w:tcPr>
            <w:tcW w:w="824" w:type="pct"/>
            <w:tcBorders>
              <w:tl2br w:val="nil"/>
              <w:tr2bl w:val="nil"/>
            </w:tcBorders>
            <w:vAlign w:val="center"/>
          </w:tcPr>
          <w:p w14:paraId="6A358CF6">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序列号</w:t>
            </w:r>
          </w:p>
        </w:tc>
        <w:tc>
          <w:tcPr>
            <w:tcW w:w="243" w:type="pct"/>
            <w:tcBorders>
              <w:tl2br w:val="nil"/>
              <w:tr2bl w:val="nil"/>
            </w:tcBorders>
            <w:vAlign w:val="center"/>
          </w:tcPr>
          <w:p w14:paraId="312754AB">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数量</w:t>
            </w:r>
          </w:p>
        </w:tc>
        <w:tc>
          <w:tcPr>
            <w:tcW w:w="426" w:type="pct"/>
            <w:tcBorders>
              <w:tl2br w:val="nil"/>
              <w:tr2bl w:val="nil"/>
            </w:tcBorders>
            <w:vAlign w:val="center"/>
          </w:tcPr>
          <w:p w14:paraId="147EB27A">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软件件号</w:t>
            </w:r>
          </w:p>
        </w:tc>
        <w:tc>
          <w:tcPr>
            <w:tcW w:w="489" w:type="pct"/>
            <w:tcBorders>
              <w:tl2br w:val="nil"/>
              <w:tr2bl w:val="nil"/>
            </w:tcBorders>
            <w:vAlign w:val="center"/>
          </w:tcPr>
          <w:p w14:paraId="5150A01B">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软件版本</w:t>
            </w:r>
          </w:p>
        </w:tc>
        <w:tc>
          <w:tcPr>
            <w:tcW w:w="324" w:type="pct"/>
            <w:tcBorders>
              <w:tl2br w:val="nil"/>
              <w:tr2bl w:val="nil"/>
            </w:tcBorders>
            <w:vAlign w:val="center"/>
          </w:tcPr>
          <w:p w14:paraId="4138506C">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备注</w:t>
            </w:r>
          </w:p>
        </w:tc>
      </w:tr>
      <w:tr w14:paraId="7AC4CF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22" w:type="pct"/>
            <w:tcBorders>
              <w:tl2br w:val="nil"/>
              <w:tr2bl w:val="nil"/>
            </w:tcBorders>
            <w:vAlign w:val="center"/>
          </w:tcPr>
          <w:p w14:paraId="4348D334">
            <w:pPr>
              <w:pStyle w:val="29"/>
              <w:widowControl w:val="0"/>
              <w:spacing w:line="240" w:lineRule="auto"/>
              <w:ind w:firstLine="0" w:firstLineChars="0"/>
              <w:jc w:val="center"/>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1</w:t>
            </w:r>
          </w:p>
        </w:tc>
        <w:tc>
          <w:tcPr>
            <w:tcW w:w="582" w:type="pct"/>
            <w:tcBorders>
              <w:tl2br w:val="nil"/>
              <w:tr2bl w:val="nil"/>
            </w:tcBorders>
            <w:vAlign w:val="center"/>
          </w:tcPr>
          <w:p w14:paraId="74A2E484">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顶部调光XX电源</w:t>
            </w:r>
          </w:p>
        </w:tc>
        <w:tc>
          <w:tcPr>
            <w:tcW w:w="1026" w:type="pct"/>
            <w:tcBorders>
              <w:tl2br w:val="nil"/>
              <w:tr2bl w:val="nil"/>
            </w:tcBorders>
            <w:vAlign w:val="center"/>
          </w:tcPr>
          <w:p w14:paraId="7F6AB9E6">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3423044242G99/</w:t>
            </w:r>
          </w:p>
          <w:p w14:paraId="74479F0D">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0"/>
                <w:sz w:val="21"/>
                <w:szCs w:val="21"/>
                <w:highlight w:val="yellow"/>
                <w:u w:val="single"/>
                <w:lang w:eastAsia="en-US"/>
              </w:rPr>
              <w:t>010550006900</w:t>
            </w:r>
          </w:p>
        </w:tc>
        <w:tc>
          <w:tcPr>
            <w:tcW w:w="328" w:type="pct"/>
            <w:tcBorders>
              <w:tl2br w:val="nil"/>
              <w:tr2bl w:val="nil"/>
            </w:tcBorders>
            <w:vAlign w:val="center"/>
          </w:tcPr>
          <w:p w14:paraId="6C0E46AA">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1</w:t>
            </w:r>
          </w:p>
        </w:tc>
        <w:tc>
          <w:tcPr>
            <w:tcW w:w="332" w:type="pct"/>
            <w:tcBorders>
              <w:tl2br w:val="nil"/>
              <w:tr2bl w:val="nil"/>
            </w:tcBorders>
            <w:vAlign w:val="center"/>
          </w:tcPr>
          <w:p w14:paraId="27EFE9E7">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XXX</w:t>
            </w:r>
          </w:p>
        </w:tc>
        <w:tc>
          <w:tcPr>
            <w:tcW w:w="824" w:type="pct"/>
            <w:tcBorders>
              <w:tl2br w:val="nil"/>
              <w:tr2bl w:val="nil"/>
            </w:tcBorders>
            <w:vAlign w:val="center"/>
          </w:tcPr>
          <w:p w14:paraId="63D8E729">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10010-10012</w:t>
            </w:r>
          </w:p>
        </w:tc>
        <w:tc>
          <w:tcPr>
            <w:tcW w:w="243" w:type="pct"/>
            <w:tcBorders>
              <w:tl2br w:val="nil"/>
              <w:tr2bl w:val="nil"/>
            </w:tcBorders>
            <w:vAlign w:val="center"/>
          </w:tcPr>
          <w:p w14:paraId="56B7E650">
            <w:pPr>
              <w:pStyle w:val="29"/>
              <w:widowControl w:val="0"/>
              <w:spacing w:line="240" w:lineRule="auto"/>
              <w:ind w:firstLine="0" w:firstLineChars="0"/>
              <w:jc w:val="both"/>
              <w:rPr>
                <w:rFonts w:ascii="Times New Roman" w:hAnsi="Times New Roman" w:cs="Times New Roman"/>
                <w:bCs/>
                <w:kern w:val="28"/>
                <w:sz w:val="21"/>
                <w:szCs w:val="21"/>
              </w:rPr>
            </w:pPr>
            <w:r>
              <w:rPr>
                <w:rFonts w:ascii="Times New Roman" w:hAnsi="Times New Roman" w:cs="Times New Roman"/>
                <w:bCs/>
                <w:kern w:val="28"/>
                <w:sz w:val="21"/>
                <w:szCs w:val="21"/>
                <w:highlight w:val="yellow"/>
              </w:rPr>
              <w:t>3</w:t>
            </w:r>
          </w:p>
        </w:tc>
        <w:tc>
          <w:tcPr>
            <w:tcW w:w="426" w:type="pct"/>
            <w:tcBorders>
              <w:tl2br w:val="nil"/>
              <w:tr2bl w:val="nil"/>
            </w:tcBorders>
            <w:vAlign w:val="center"/>
          </w:tcPr>
          <w:p w14:paraId="1542E856">
            <w:pPr>
              <w:pStyle w:val="29"/>
              <w:widowControl w:val="0"/>
              <w:spacing w:line="240" w:lineRule="auto"/>
              <w:ind w:firstLine="0" w:firstLineChars="0"/>
              <w:jc w:val="both"/>
              <w:rPr>
                <w:rFonts w:ascii="Times New Roman" w:hAnsi="Times New Roman" w:cs="Times New Roman"/>
                <w:bCs/>
                <w:kern w:val="28"/>
                <w:sz w:val="21"/>
                <w:szCs w:val="21"/>
              </w:rPr>
            </w:pPr>
          </w:p>
        </w:tc>
        <w:tc>
          <w:tcPr>
            <w:tcW w:w="489" w:type="pct"/>
            <w:tcBorders>
              <w:tl2br w:val="nil"/>
              <w:tr2bl w:val="nil"/>
            </w:tcBorders>
            <w:vAlign w:val="center"/>
          </w:tcPr>
          <w:p w14:paraId="2B7FB88D">
            <w:pPr>
              <w:pStyle w:val="29"/>
              <w:widowControl w:val="0"/>
              <w:spacing w:line="240" w:lineRule="auto"/>
              <w:ind w:firstLine="0" w:firstLineChars="0"/>
              <w:jc w:val="both"/>
              <w:rPr>
                <w:rFonts w:ascii="Times New Roman" w:hAnsi="Times New Roman" w:cs="Times New Roman"/>
                <w:bCs/>
                <w:kern w:val="28"/>
                <w:sz w:val="21"/>
                <w:szCs w:val="21"/>
              </w:rPr>
            </w:pPr>
          </w:p>
        </w:tc>
        <w:tc>
          <w:tcPr>
            <w:tcW w:w="324" w:type="pct"/>
            <w:tcBorders>
              <w:tl2br w:val="nil"/>
              <w:tr2bl w:val="nil"/>
            </w:tcBorders>
            <w:vAlign w:val="center"/>
          </w:tcPr>
          <w:p w14:paraId="6BF3DD5C">
            <w:pPr>
              <w:pStyle w:val="29"/>
              <w:widowControl w:val="0"/>
              <w:spacing w:line="240" w:lineRule="auto"/>
              <w:ind w:firstLine="0" w:firstLineChars="0"/>
              <w:jc w:val="both"/>
              <w:rPr>
                <w:rFonts w:ascii="Times New Roman" w:hAnsi="Times New Roman" w:cs="Times New Roman"/>
                <w:bCs/>
                <w:kern w:val="28"/>
                <w:sz w:val="21"/>
                <w:szCs w:val="21"/>
              </w:rPr>
            </w:pPr>
          </w:p>
        </w:tc>
      </w:tr>
    </w:tbl>
    <w:p w14:paraId="1B62A080">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试验设备、测试设备及要求</w:t>
      </w:r>
    </w:p>
    <w:p w14:paraId="00571271">
      <w:pPr>
        <w:pStyle w:val="4"/>
      </w:pPr>
      <w:r>
        <w:rPr>
          <w:rFonts w:hint="eastAsia"/>
        </w:rPr>
        <w:t>试验、测试</w:t>
      </w:r>
      <w:r>
        <w:t>设备信息表</w:t>
      </w:r>
    </w:p>
    <w:p w14:paraId="6E130112">
      <w:pPr>
        <w:rPr>
          <w:lang w:val="zh-CN"/>
        </w:rPr>
      </w:pPr>
    </w:p>
    <w:tbl>
      <w:tblPr>
        <w:tblStyle w:val="12"/>
        <w:tblW w:w="5262"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0"/>
        <w:gridCol w:w="1247"/>
        <w:gridCol w:w="1608"/>
        <w:gridCol w:w="2817"/>
        <w:gridCol w:w="1771"/>
        <w:gridCol w:w="1100"/>
      </w:tblGrid>
      <w:tr w14:paraId="218A1C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 w:hRule="atLeast"/>
          <w:jc w:val="center"/>
        </w:trPr>
        <w:tc>
          <w:tcPr>
            <w:tcW w:w="369" w:type="pct"/>
            <w:vAlign w:val="center"/>
          </w:tcPr>
          <w:p w14:paraId="0CDB5A97">
            <w:pPr>
              <w:snapToGrid w:val="0"/>
              <w:spacing w:line="260" w:lineRule="exact"/>
              <w:rPr>
                <w:rFonts w:ascii="宋体" w:hAnsi="宋体" w:cs="宋体"/>
                <w:szCs w:val="21"/>
              </w:rPr>
            </w:pPr>
            <w:r>
              <w:rPr>
                <w:rFonts w:hint="eastAsia" w:ascii="宋体" w:hAnsi="宋体" w:cs="宋体"/>
                <w:szCs w:val="21"/>
              </w:rPr>
              <w:t>序号</w:t>
            </w:r>
          </w:p>
        </w:tc>
        <w:tc>
          <w:tcPr>
            <w:tcW w:w="676" w:type="pct"/>
            <w:vAlign w:val="center"/>
          </w:tcPr>
          <w:p w14:paraId="2BD34177">
            <w:pPr>
              <w:snapToGrid w:val="0"/>
              <w:spacing w:line="260" w:lineRule="exact"/>
              <w:jc w:val="center"/>
              <w:rPr>
                <w:rFonts w:ascii="宋体" w:hAnsi="宋体" w:cs="宋体"/>
                <w:szCs w:val="21"/>
              </w:rPr>
            </w:pPr>
            <w:r>
              <w:rPr>
                <w:rFonts w:hint="eastAsia" w:ascii="宋体" w:hAnsi="宋体" w:cs="宋体"/>
                <w:szCs w:val="21"/>
              </w:rPr>
              <w:t>设备名称</w:t>
            </w:r>
          </w:p>
        </w:tc>
        <w:tc>
          <w:tcPr>
            <w:tcW w:w="872" w:type="pct"/>
            <w:tcBorders>
              <w:right w:val="single" w:color="auto" w:sz="4" w:space="0"/>
            </w:tcBorders>
            <w:vAlign w:val="center"/>
          </w:tcPr>
          <w:p w14:paraId="5A8DD7DB">
            <w:pPr>
              <w:snapToGrid w:val="0"/>
              <w:spacing w:line="260" w:lineRule="exact"/>
              <w:jc w:val="center"/>
              <w:rPr>
                <w:rFonts w:ascii="宋体" w:hAnsi="宋体" w:cs="宋体"/>
                <w:szCs w:val="21"/>
              </w:rPr>
            </w:pPr>
            <w:r>
              <w:rPr>
                <w:rFonts w:hint="eastAsia" w:ascii="宋体" w:hAnsi="宋体" w:cs="宋体"/>
                <w:szCs w:val="21"/>
              </w:rPr>
              <w:t>设备型号</w:t>
            </w:r>
          </w:p>
        </w:tc>
        <w:tc>
          <w:tcPr>
            <w:tcW w:w="1527" w:type="pct"/>
            <w:tcBorders>
              <w:left w:val="single" w:color="auto" w:sz="4" w:space="0"/>
            </w:tcBorders>
            <w:vAlign w:val="center"/>
          </w:tcPr>
          <w:p w14:paraId="48780409">
            <w:pPr>
              <w:snapToGrid w:val="0"/>
              <w:spacing w:line="260" w:lineRule="exact"/>
              <w:jc w:val="center"/>
              <w:rPr>
                <w:rFonts w:ascii="宋体" w:hAnsi="宋体" w:cs="宋体"/>
                <w:szCs w:val="21"/>
              </w:rPr>
            </w:pPr>
            <w:r>
              <w:rPr>
                <w:rFonts w:hint="eastAsia" w:ascii="宋体" w:hAnsi="宋体" w:cs="宋体"/>
                <w:szCs w:val="21"/>
              </w:rPr>
              <w:t>主要技术指标</w:t>
            </w:r>
          </w:p>
        </w:tc>
        <w:tc>
          <w:tcPr>
            <w:tcW w:w="960" w:type="pct"/>
            <w:vAlign w:val="center"/>
          </w:tcPr>
          <w:p w14:paraId="783E1698">
            <w:pPr>
              <w:snapToGrid w:val="0"/>
              <w:spacing w:line="260" w:lineRule="exact"/>
              <w:jc w:val="center"/>
              <w:rPr>
                <w:rFonts w:ascii="宋体" w:hAnsi="宋体" w:cs="宋体"/>
                <w:szCs w:val="21"/>
              </w:rPr>
            </w:pPr>
            <w:r>
              <w:rPr>
                <w:rFonts w:hint="eastAsia" w:ascii="宋体" w:hAnsi="宋体" w:cs="宋体"/>
                <w:szCs w:val="21"/>
              </w:rPr>
              <w:t>设备精度</w:t>
            </w:r>
          </w:p>
        </w:tc>
        <w:tc>
          <w:tcPr>
            <w:tcW w:w="596" w:type="pct"/>
            <w:vAlign w:val="center"/>
          </w:tcPr>
          <w:p w14:paraId="020B86A0">
            <w:pPr>
              <w:snapToGrid w:val="0"/>
              <w:spacing w:line="260" w:lineRule="exact"/>
              <w:jc w:val="center"/>
              <w:rPr>
                <w:rFonts w:ascii="宋体" w:hAnsi="宋体" w:cs="宋体"/>
                <w:szCs w:val="21"/>
              </w:rPr>
            </w:pPr>
            <w:r>
              <w:rPr>
                <w:rFonts w:hint="eastAsia" w:ascii="宋体" w:hAnsi="宋体" w:cs="宋体"/>
                <w:szCs w:val="21"/>
              </w:rPr>
              <w:t>校准周期</w:t>
            </w:r>
          </w:p>
        </w:tc>
      </w:tr>
      <w:tr w14:paraId="27569C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 w:hRule="atLeast"/>
          <w:jc w:val="center"/>
        </w:trPr>
        <w:tc>
          <w:tcPr>
            <w:tcW w:w="369" w:type="pct"/>
            <w:vAlign w:val="center"/>
          </w:tcPr>
          <w:p w14:paraId="41F68B5C">
            <w:pPr>
              <w:pStyle w:val="73"/>
              <w:widowControl w:val="0"/>
              <w:numPr>
                <w:ilvl w:val="0"/>
                <w:numId w:val="12"/>
              </w:numPr>
              <w:adjustRightInd w:val="0"/>
              <w:snapToGrid w:val="0"/>
              <w:spacing w:line="260" w:lineRule="exact"/>
              <w:jc w:val="center"/>
              <w:rPr>
                <w:rFonts w:hAnsi="宋体" w:cs="宋体"/>
                <w:szCs w:val="21"/>
              </w:rPr>
            </w:pPr>
          </w:p>
        </w:tc>
        <w:tc>
          <w:tcPr>
            <w:tcW w:w="676" w:type="pct"/>
            <w:vAlign w:val="center"/>
          </w:tcPr>
          <w:p w14:paraId="2743A650">
            <w:pPr>
              <w:spacing w:line="260" w:lineRule="exact"/>
              <w:jc w:val="center"/>
              <w:rPr>
                <w:rFonts w:ascii="宋体" w:hAnsi="宋体"/>
                <w:szCs w:val="21"/>
              </w:rPr>
            </w:pPr>
            <w:r>
              <w:rPr>
                <w:rFonts w:hint="eastAsia" w:ascii="宋体" w:hAnsi="宋体"/>
                <w:szCs w:val="21"/>
              </w:rPr>
              <w:t>试验台</w:t>
            </w:r>
          </w:p>
        </w:tc>
        <w:tc>
          <w:tcPr>
            <w:tcW w:w="872" w:type="pct"/>
            <w:tcBorders>
              <w:right w:val="single" w:color="auto" w:sz="4" w:space="0"/>
            </w:tcBorders>
            <w:vAlign w:val="center"/>
          </w:tcPr>
          <w:p w14:paraId="20A9AF18">
            <w:pPr>
              <w:snapToGrid w:val="0"/>
              <w:spacing w:line="260" w:lineRule="exact"/>
              <w:jc w:val="center"/>
              <w:rPr>
                <w:rFonts w:ascii="宋体" w:hAnsi="宋体" w:cs="宋体"/>
                <w:szCs w:val="21"/>
              </w:rPr>
            </w:pPr>
            <w:r>
              <w:rPr>
                <w:rFonts w:ascii="宋体" w:hAnsi="宋体"/>
                <w:szCs w:val="21"/>
              </w:rPr>
              <w:t>XXXX</w:t>
            </w:r>
          </w:p>
        </w:tc>
        <w:tc>
          <w:tcPr>
            <w:tcW w:w="1527" w:type="pct"/>
            <w:tcBorders>
              <w:left w:val="single" w:color="auto" w:sz="4" w:space="0"/>
            </w:tcBorders>
            <w:vAlign w:val="center"/>
          </w:tcPr>
          <w:p w14:paraId="5F22F49D">
            <w:pPr>
              <w:spacing w:line="260" w:lineRule="exact"/>
              <w:jc w:val="center"/>
              <w:rPr>
                <w:rFonts w:hint="eastAsia" w:ascii="宋体" w:hAnsi="宋体"/>
                <w:szCs w:val="21"/>
              </w:rPr>
            </w:pPr>
            <w:r>
              <w:rPr>
                <w:rFonts w:hint="eastAsia" w:ascii="宋体" w:hAnsi="宋体"/>
                <w:szCs w:val="21"/>
              </w:rPr>
              <w:t>/</w:t>
            </w:r>
          </w:p>
        </w:tc>
        <w:tc>
          <w:tcPr>
            <w:tcW w:w="960" w:type="pct"/>
            <w:vAlign w:val="center"/>
          </w:tcPr>
          <w:p w14:paraId="16ABBC6B">
            <w:pPr>
              <w:snapToGrid w:val="0"/>
              <w:spacing w:line="260" w:lineRule="exact"/>
              <w:jc w:val="center"/>
              <w:rPr>
                <w:rFonts w:hint="eastAsia" w:ascii="宋体" w:hAnsi="宋体"/>
                <w:szCs w:val="21"/>
              </w:rPr>
            </w:pPr>
            <w:r>
              <w:rPr>
                <w:rFonts w:hint="eastAsia" w:ascii="宋体" w:hAnsi="宋体"/>
                <w:szCs w:val="21"/>
              </w:rPr>
              <w:t>/</w:t>
            </w:r>
          </w:p>
        </w:tc>
        <w:tc>
          <w:tcPr>
            <w:tcW w:w="596" w:type="pct"/>
            <w:vAlign w:val="center"/>
          </w:tcPr>
          <w:p w14:paraId="565DBAE4">
            <w:pPr>
              <w:spacing w:line="260" w:lineRule="exact"/>
              <w:jc w:val="center"/>
              <w:rPr>
                <w:rFonts w:ascii="宋体" w:hAnsi="宋体" w:cs="宋体"/>
                <w:szCs w:val="21"/>
              </w:rPr>
            </w:pPr>
            <w:r>
              <w:rPr>
                <w:rFonts w:hint="eastAsia" w:ascii="宋体" w:hAnsi="宋体" w:cs="宋体"/>
                <w:szCs w:val="21"/>
              </w:rPr>
              <w:t>1年</w:t>
            </w:r>
          </w:p>
        </w:tc>
      </w:tr>
      <w:tr w14:paraId="1FFB5C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369" w:type="pct"/>
            <w:vAlign w:val="center"/>
          </w:tcPr>
          <w:p w14:paraId="1A94CE3A">
            <w:pPr>
              <w:pStyle w:val="73"/>
              <w:widowControl w:val="0"/>
              <w:numPr>
                <w:ilvl w:val="0"/>
                <w:numId w:val="12"/>
              </w:numPr>
              <w:adjustRightInd w:val="0"/>
              <w:snapToGrid w:val="0"/>
              <w:spacing w:line="260" w:lineRule="exact"/>
              <w:jc w:val="center"/>
              <w:rPr>
                <w:rFonts w:hAnsi="宋体" w:cs="宋体"/>
                <w:szCs w:val="21"/>
              </w:rPr>
            </w:pPr>
          </w:p>
        </w:tc>
        <w:tc>
          <w:tcPr>
            <w:tcW w:w="676" w:type="pct"/>
            <w:vAlign w:val="center"/>
          </w:tcPr>
          <w:p w14:paraId="4F4E8076">
            <w:pPr>
              <w:spacing w:line="260" w:lineRule="exact"/>
              <w:jc w:val="center"/>
              <w:rPr>
                <w:rFonts w:ascii="宋体" w:hAnsi="宋体"/>
                <w:szCs w:val="21"/>
              </w:rPr>
            </w:pPr>
            <w:r>
              <w:rPr>
                <w:rFonts w:hint="eastAsia" w:ascii="宋体" w:hAnsi="宋体"/>
                <w:szCs w:val="21"/>
              </w:rPr>
              <w:t>电磁兼容电缆</w:t>
            </w:r>
          </w:p>
        </w:tc>
        <w:tc>
          <w:tcPr>
            <w:tcW w:w="872" w:type="pct"/>
            <w:tcBorders>
              <w:right w:val="single" w:color="auto" w:sz="4" w:space="0"/>
            </w:tcBorders>
            <w:vAlign w:val="center"/>
          </w:tcPr>
          <w:p w14:paraId="63D235CD">
            <w:pPr>
              <w:snapToGrid w:val="0"/>
              <w:spacing w:line="260" w:lineRule="exact"/>
              <w:jc w:val="center"/>
              <w:rPr>
                <w:rFonts w:hint="eastAsia" w:ascii="宋体" w:hAnsi="宋体" w:eastAsiaTheme="minorEastAsia"/>
                <w:szCs w:val="21"/>
                <w:lang w:eastAsia="zh-CN"/>
              </w:rPr>
            </w:pPr>
            <w:r>
              <w:rPr>
                <w:rFonts w:hint="eastAsia" w:ascii="宋体" w:hAnsi="宋体"/>
                <w:szCs w:val="21"/>
                <w:lang w:eastAsia="zh-CN"/>
              </w:rPr>
              <w:t>XXX-DL1</w:t>
            </w:r>
          </w:p>
        </w:tc>
        <w:tc>
          <w:tcPr>
            <w:tcW w:w="1527" w:type="pct"/>
            <w:tcBorders>
              <w:left w:val="single" w:color="auto" w:sz="4" w:space="0"/>
            </w:tcBorders>
            <w:vAlign w:val="center"/>
          </w:tcPr>
          <w:p w14:paraId="232AA07D">
            <w:pPr>
              <w:spacing w:line="260" w:lineRule="exact"/>
              <w:jc w:val="center"/>
              <w:rPr>
                <w:rFonts w:ascii="宋体" w:hAnsi="宋体"/>
                <w:szCs w:val="21"/>
              </w:rPr>
            </w:pPr>
            <w:r>
              <w:rPr>
                <w:rFonts w:hint="eastAsia" w:ascii="宋体" w:hAnsi="宋体"/>
                <w:szCs w:val="21"/>
              </w:rPr>
              <w:t>试验电缆的屏蔽层处理方式及电缆连接方式与机上保持一致，不允许增加额外的屏蔽措施。具体导线规格详见附录G</w:t>
            </w:r>
          </w:p>
        </w:tc>
        <w:tc>
          <w:tcPr>
            <w:tcW w:w="960" w:type="pct"/>
            <w:vAlign w:val="center"/>
          </w:tcPr>
          <w:p w14:paraId="6775528E">
            <w:pPr>
              <w:snapToGrid w:val="0"/>
              <w:spacing w:line="260" w:lineRule="exact"/>
              <w:jc w:val="center"/>
              <w:rPr>
                <w:rFonts w:ascii="宋体" w:hAnsi="宋体"/>
                <w:szCs w:val="21"/>
              </w:rPr>
            </w:pPr>
            <w:r>
              <w:rPr>
                <w:rFonts w:hint="eastAsia" w:ascii="宋体" w:hAnsi="宋体" w:cs="宋体"/>
                <w:szCs w:val="21"/>
              </w:rPr>
              <w:t>/</w:t>
            </w:r>
          </w:p>
        </w:tc>
        <w:tc>
          <w:tcPr>
            <w:tcW w:w="596" w:type="pct"/>
            <w:vAlign w:val="center"/>
          </w:tcPr>
          <w:p w14:paraId="62365FD3">
            <w:pPr>
              <w:spacing w:line="260" w:lineRule="exact"/>
              <w:jc w:val="center"/>
              <w:rPr>
                <w:rFonts w:ascii="宋体" w:hAnsi="宋体" w:cs="宋体"/>
                <w:szCs w:val="21"/>
              </w:rPr>
            </w:pPr>
            <w:r>
              <w:rPr>
                <w:rFonts w:hint="eastAsia" w:ascii="宋体" w:hAnsi="宋体" w:cs="宋体"/>
                <w:szCs w:val="21"/>
              </w:rPr>
              <w:t>/</w:t>
            </w:r>
          </w:p>
        </w:tc>
      </w:tr>
      <w:tr w14:paraId="555D96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369" w:type="pct"/>
            <w:vAlign w:val="center"/>
          </w:tcPr>
          <w:p w14:paraId="3C1D8EB1">
            <w:pPr>
              <w:pStyle w:val="73"/>
              <w:widowControl w:val="0"/>
              <w:numPr>
                <w:ilvl w:val="0"/>
                <w:numId w:val="12"/>
              </w:numPr>
              <w:adjustRightInd w:val="0"/>
              <w:snapToGrid w:val="0"/>
              <w:spacing w:line="260" w:lineRule="exact"/>
              <w:jc w:val="center"/>
              <w:rPr>
                <w:rFonts w:hAnsi="宋体" w:cs="宋体"/>
                <w:szCs w:val="21"/>
              </w:rPr>
            </w:pPr>
          </w:p>
        </w:tc>
        <w:tc>
          <w:tcPr>
            <w:tcW w:w="676" w:type="pct"/>
            <w:vAlign w:val="center"/>
          </w:tcPr>
          <w:p w14:paraId="1ED46FEB">
            <w:pPr>
              <w:snapToGrid w:val="0"/>
              <w:spacing w:line="260" w:lineRule="exact"/>
              <w:jc w:val="center"/>
              <w:rPr>
                <w:rFonts w:ascii="宋体" w:hAnsi="宋体"/>
                <w:szCs w:val="21"/>
              </w:rPr>
            </w:pPr>
            <w:r>
              <w:rPr>
                <w:rFonts w:hint="eastAsia" w:ascii="宋体" w:hAnsi="宋体" w:cs="宋体"/>
                <w:snapToGrid w:val="0"/>
                <w:kern w:val="0"/>
                <w:szCs w:val="21"/>
              </w:rPr>
              <w:t>温湿度计</w:t>
            </w:r>
          </w:p>
        </w:tc>
        <w:tc>
          <w:tcPr>
            <w:tcW w:w="872" w:type="pct"/>
            <w:tcBorders>
              <w:right w:val="single" w:color="auto" w:sz="4" w:space="0"/>
            </w:tcBorders>
            <w:vAlign w:val="center"/>
          </w:tcPr>
          <w:p w14:paraId="2F477A49">
            <w:pPr>
              <w:pStyle w:val="73"/>
              <w:widowControl w:val="0"/>
              <w:adjustRightInd w:val="0"/>
              <w:snapToGrid w:val="0"/>
              <w:spacing w:line="260" w:lineRule="exact"/>
              <w:ind w:firstLine="0"/>
              <w:jc w:val="center"/>
              <w:rPr>
                <w:rFonts w:hAnsi="宋体"/>
                <w:szCs w:val="21"/>
              </w:rPr>
            </w:pPr>
            <w:r>
              <w:rPr>
                <w:rFonts w:hAnsi="宋体" w:cs="宋体"/>
                <w:snapToGrid w:val="0"/>
                <w:szCs w:val="21"/>
              </w:rPr>
              <w:t>608-H1</w:t>
            </w:r>
          </w:p>
        </w:tc>
        <w:tc>
          <w:tcPr>
            <w:tcW w:w="1527" w:type="pct"/>
            <w:tcBorders>
              <w:left w:val="single" w:color="auto" w:sz="4" w:space="0"/>
            </w:tcBorders>
            <w:vAlign w:val="center"/>
          </w:tcPr>
          <w:p w14:paraId="49A02FD0">
            <w:pPr>
              <w:snapToGrid w:val="0"/>
              <w:spacing w:line="260" w:lineRule="exact"/>
              <w:jc w:val="center"/>
              <w:rPr>
                <w:rFonts w:ascii="宋体" w:hAnsi="宋体" w:cs="宋体"/>
                <w:szCs w:val="21"/>
              </w:rPr>
            </w:pPr>
            <w:r>
              <w:rPr>
                <w:rFonts w:hint="eastAsia" w:ascii="宋体" w:hAnsi="宋体" w:cs="宋体"/>
                <w:szCs w:val="21"/>
              </w:rPr>
              <w:t>温度：0℃～ 50℃</w:t>
            </w:r>
          </w:p>
          <w:p w14:paraId="67E092FB">
            <w:pPr>
              <w:snapToGrid w:val="0"/>
              <w:spacing w:line="260" w:lineRule="exact"/>
              <w:jc w:val="center"/>
              <w:rPr>
                <w:rFonts w:ascii="宋体" w:hAnsi="宋体" w:cs="宋体"/>
                <w:szCs w:val="21"/>
              </w:rPr>
            </w:pPr>
            <w:r>
              <w:rPr>
                <w:rFonts w:hint="eastAsia" w:ascii="宋体" w:hAnsi="宋体" w:cs="宋体"/>
                <w:szCs w:val="21"/>
              </w:rPr>
              <w:t>湿度：10～ 95%RH</w:t>
            </w:r>
          </w:p>
        </w:tc>
        <w:tc>
          <w:tcPr>
            <w:tcW w:w="960" w:type="pct"/>
            <w:vAlign w:val="center"/>
          </w:tcPr>
          <w:p w14:paraId="15B0C99E">
            <w:pPr>
              <w:spacing w:line="260" w:lineRule="exact"/>
              <w:jc w:val="center"/>
              <w:rPr>
                <w:rFonts w:ascii="宋体" w:hAnsi="宋体" w:cs="宋体"/>
                <w:szCs w:val="21"/>
              </w:rPr>
            </w:pPr>
            <w:r>
              <w:rPr>
                <w:rFonts w:hint="eastAsia" w:ascii="宋体" w:hAnsi="宋体" w:cs="宋体"/>
                <w:szCs w:val="21"/>
              </w:rPr>
              <w:t>温度：±2.0℃</w:t>
            </w:r>
          </w:p>
          <w:p w14:paraId="411969D2">
            <w:pPr>
              <w:spacing w:line="260" w:lineRule="exact"/>
              <w:jc w:val="center"/>
              <w:rPr>
                <w:rFonts w:ascii="宋体" w:hAnsi="宋体" w:cs="宋体"/>
                <w:szCs w:val="21"/>
              </w:rPr>
            </w:pPr>
            <w:r>
              <w:rPr>
                <w:rFonts w:hint="eastAsia" w:ascii="宋体" w:hAnsi="宋体" w:cs="宋体"/>
                <w:szCs w:val="21"/>
              </w:rPr>
              <w:t>湿度：±7%RH</w:t>
            </w:r>
          </w:p>
        </w:tc>
        <w:tc>
          <w:tcPr>
            <w:tcW w:w="596" w:type="pct"/>
            <w:vAlign w:val="center"/>
          </w:tcPr>
          <w:p w14:paraId="4EB7E734">
            <w:pPr>
              <w:snapToGrid w:val="0"/>
              <w:spacing w:line="260" w:lineRule="exact"/>
              <w:jc w:val="center"/>
              <w:rPr>
                <w:rFonts w:ascii="宋体" w:hAnsi="宋体" w:cs="宋体"/>
                <w:szCs w:val="21"/>
              </w:rPr>
            </w:pPr>
            <w:r>
              <w:rPr>
                <w:rFonts w:hint="eastAsia" w:ascii="宋体" w:hAnsi="宋体" w:cs="宋体"/>
                <w:szCs w:val="21"/>
              </w:rPr>
              <w:t>1年</w:t>
            </w:r>
          </w:p>
        </w:tc>
      </w:tr>
      <w:tr w14:paraId="7CDF77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 w:hRule="atLeast"/>
          <w:jc w:val="center"/>
        </w:trPr>
        <w:tc>
          <w:tcPr>
            <w:tcW w:w="369" w:type="pct"/>
            <w:vAlign w:val="center"/>
          </w:tcPr>
          <w:p w14:paraId="791BBBBC">
            <w:pPr>
              <w:pStyle w:val="73"/>
              <w:widowControl w:val="0"/>
              <w:numPr>
                <w:ilvl w:val="0"/>
                <w:numId w:val="12"/>
              </w:numPr>
              <w:adjustRightInd w:val="0"/>
              <w:snapToGrid w:val="0"/>
              <w:spacing w:line="260" w:lineRule="exact"/>
              <w:jc w:val="center"/>
              <w:rPr>
                <w:rFonts w:hAnsi="宋体" w:cs="宋体"/>
                <w:szCs w:val="21"/>
              </w:rPr>
            </w:pPr>
          </w:p>
        </w:tc>
        <w:tc>
          <w:tcPr>
            <w:tcW w:w="676" w:type="pct"/>
            <w:vAlign w:val="center"/>
          </w:tcPr>
          <w:p w14:paraId="72695ACC">
            <w:pPr>
              <w:snapToGrid w:val="0"/>
              <w:spacing w:line="260" w:lineRule="exact"/>
              <w:jc w:val="center"/>
              <w:rPr>
                <w:rFonts w:ascii="宋体" w:hAnsi="宋体" w:cs="宋体"/>
                <w:snapToGrid w:val="0"/>
                <w:kern w:val="0"/>
                <w:szCs w:val="21"/>
              </w:rPr>
            </w:pPr>
            <w:r>
              <w:rPr>
                <w:rFonts w:hint="eastAsia" w:ascii="宋体" w:hAnsi="宋体" w:cs="宋体"/>
                <w:snapToGrid w:val="0"/>
                <w:kern w:val="0"/>
                <w:szCs w:val="21"/>
              </w:rPr>
              <w:t>空盒气压表</w:t>
            </w:r>
          </w:p>
        </w:tc>
        <w:tc>
          <w:tcPr>
            <w:tcW w:w="872" w:type="pct"/>
            <w:tcBorders>
              <w:right w:val="single" w:color="auto" w:sz="4" w:space="0"/>
            </w:tcBorders>
            <w:vAlign w:val="center"/>
          </w:tcPr>
          <w:p w14:paraId="61D12A52">
            <w:pPr>
              <w:pStyle w:val="73"/>
              <w:widowControl w:val="0"/>
              <w:adjustRightInd w:val="0"/>
              <w:snapToGrid w:val="0"/>
              <w:spacing w:line="260" w:lineRule="exact"/>
              <w:ind w:firstLine="0"/>
              <w:jc w:val="center"/>
              <w:rPr>
                <w:rFonts w:hAnsi="宋体" w:cs="宋体"/>
                <w:szCs w:val="21"/>
              </w:rPr>
            </w:pPr>
            <w:r>
              <w:rPr>
                <w:rFonts w:hint="eastAsia" w:hAnsi="宋体" w:cs="宋体"/>
                <w:snapToGrid w:val="0"/>
                <w:szCs w:val="21"/>
              </w:rPr>
              <w:t>DYM3</w:t>
            </w:r>
          </w:p>
        </w:tc>
        <w:tc>
          <w:tcPr>
            <w:tcW w:w="1527" w:type="pct"/>
            <w:tcBorders>
              <w:left w:val="single" w:color="auto" w:sz="4" w:space="0"/>
            </w:tcBorders>
            <w:vAlign w:val="center"/>
          </w:tcPr>
          <w:p w14:paraId="7B16A95D">
            <w:pPr>
              <w:snapToGrid w:val="0"/>
              <w:spacing w:line="260" w:lineRule="exact"/>
              <w:jc w:val="center"/>
              <w:rPr>
                <w:rFonts w:ascii="宋体" w:hAnsi="宋体" w:cs="宋体"/>
                <w:snapToGrid w:val="0"/>
                <w:kern w:val="0"/>
                <w:szCs w:val="21"/>
              </w:rPr>
            </w:pPr>
            <w:r>
              <w:rPr>
                <w:rFonts w:hint="eastAsia" w:ascii="宋体" w:hAnsi="宋体" w:cs="宋体"/>
                <w:szCs w:val="21"/>
              </w:rPr>
              <w:t>800~1060hPa</w:t>
            </w:r>
          </w:p>
        </w:tc>
        <w:tc>
          <w:tcPr>
            <w:tcW w:w="960" w:type="pct"/>
            <w:vAlign w:val="center"/>
          </w:tcPr>
          <w:p w14:paraId="409998C2">
            <w:pPr>
              <w:spacing w:line="260" w:lineRule="exact"/>
              <w:jc w:val="center"/>
              <w:rPr>
                <w:rFonts w:ascii="宋体" w:hAnsi="宋体" w:cs="宋体"/>
                <w:szCs w:val="21"/>
              </w:rPr>
            </w:pPr>
            <w:r>
              <w:rPr>
                <w:rFonts w:hint="eastAsia" w:ascii="宋体" w:hAnsi="宋体" w:cs="宋体"/>
                <w:szCs w:val="21"/>
              </w:rPr>
              <w:t>1hPa</w:t>
            </w:r>
          </w:p>
        </w:tc>
        <w:tc>
          <w:tcPr>
            <w:tcW w:w="596" w:type="pct"/>
            <w:vAlign w:val="center"/>
          </w:tcPr>
          <w:p w14:paraId="6D39629F">
            <w:pPr>
              <w:snapToGrid w:val="0"/>
              <w:spacing w:line="260" w:lineRule="exact"/>
              <w:jc w:val="center"/>
              <w:rPr>
                <w:rFonts w:ascii="宋体" w:hAnsi="宋体" w:cs="宋体"/>
                <w:szCs w:val="21"/>
              </w:rPr>
            </w:pPr>
            <w:r>
              <w:rPr>
                <w:rFonts w:hint="eastAsia" w:ascii="宋体" w:hAnsi="宋体" w:cs="宋体"/>
                <w:szCs w:val="21"/>
              </w:rPr>
              <w:t>1年</w:t>
            </w:r>
          </w:p>
        </w:tc>
      </w:tr>
      <w:tr w14:paraId="3B59CC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0" w:hRule="atLeast"/>
          <w:jc w:val="center"/>
        </w:trPr>
        <w:tc>
          <w:tcPr>
            <w:tcW w:w="369" w:type="pct"/>
            <w:vAlign w:val="center"/>
          </w:tcPr>
          <w:p w14:paraId="563312C3">
            <w:pPr>
              <w:pStyle w:val="73"/>
              <w:widowControl w:val="0"/>
              <w:numPr>
                <w:ilvl w:val="0"/>
                <w:numId w:val="12"/>
              </w:numPr>
              <w:adjustRightInd w:val="0"/>
              <w:snapToGrid w:val="0"/>
              <w:spacing w:line="260" w:lineRule="exact"/>
              <w:jc w:val="center"/>
              <w:rPr>
                <w:rFonts w:hAnsi="宋体" w:cs="宋体"/>
                <w:szCs w:val="21"/>
              </w:rPr>
            </w:pPr>
          </w:p>
        </w:tc>
        <w:tc>
          <w:tcPr>
            <w:tcW w:w="676" w:type="pct"/>
            <w:vAlign w:val="center"/>
          </w:tcPr>
          <w:p w14:paraId="2ECF4E9F">
            <w:pPr>
              <w:spacing w:line="260" w:lineRule="exact"/>
              <w:jc w:val="center"/>
              <w:rPr>
                <w:rFonts w:ascii="宋体" w:hAnsi="宋体" w:cs="宋体"/>
                <w:snapToGrid w:val="0"/>
                <w:kern w:val="0"/>
                <w:szCs w:val="21"/>
              </w:rPr>
            </w:pPr>
            <w:r>
              <w:rPr>
                <w:rFonts w:hint="eastAsia" w:ascii="宋体" w:hAnsi="宋体"/>
                <w:szCs w:val="21"/>
              </w:rPr>
              <w:t>电压尖峰脉冲发生器</w:t>
            </w:r>
          </w:p>
        </w:tc>
        <w:tc>
          <w:tcPr>
            <w:tcW w:w="872" w:type="pct"/>
            <w:tcBorders>
              <w:right w:val="single" w:color="auto" w:sz="4" w:space="0"/>
            </w:tcBorders>
            <w:vAlign w:val="center"/>
          </w:tcPr>
          <w:p w14:paraId="6F2B939B">
            <w:pPr>
              <w:pStyle w:val="73"/>
              <w:widowControl w:val="0"/>
              <w:adjustRightInd w:val="0"/>
              <w:snapToGrid w:val="0"/>
              <w:spacing w:line="260" w:lineRule="exact"/>
              <w:ind w:firstLine="0"/>
              <w:jc w:val="center"/>
              <w:rPr>
                <w:rFonts w:hAnsi="宋体" w:cs="宋体"/>
                <w:szCs w:val="21"/>
              </w:rPr>
            </w:pPr>
            <w:r>
              <w:rPr>
                <w:rFonts w:hAnsi="宋体"/>
                <w:szCs w:val="21"/>
              </w:rPr>
              <w:t>TPS-160S17</w:t>
            </w:r>
          </w:p>
        </w:tc>
        <w:tc>
          <w:tcPr>
            <w:tcW w:w="1527" w:type="pct"/>
            <w:tcBorders>
              <w:left w:val="single" w:color="auto" w:sz="4" w:space="0"/>
            </w:tcBorders>
            <w:vAlign w:val="center"/>
          </w:tcPr>
          <w:p w14:paraId="2D4B9C8E">
            <w:pPr>
              <w:spacing w:line="260" w:lineRule="exact"/>
              <w:ind w:left="-4" w:right="-1"/>
              <w:jc w:val="center"/>
              <w:rPr>
                <w:rFonts w:ascii="宋体" w:hAnsi="宋体"/>
                <w:bCs/>
                <w:szCs w:val="21"/>
              </w:rPr>
            </w:pPr>
            <w:r>
              <w:rPr>
                <w:rFonts w:hint="eastAsia" w:ascii="宋体" w:hAnsi="宋体"/>
                <w:bCs/>
                <w:szCs w:val="21"/>
              </w:rPr>
              <w:t>电压范围：50~1200</w:t>
            </w:r>
            <w:r>
              <w:rPr>
                <w:rFonts w:ascii="宋体" w:hAnsi="宋体"/>
                <w:bCs/>
                <w:szCs w:val="21"/>
              </w:rPr>
              <w:t>V</w:t>
            </w:r>
          </w:p>
          <w:p w14:paraId="36EF79DF">
            <w:pPr>
              <w:spacing w:line="260" w:lineRule="exact"/>
              <w:ind w:left="-4" w:right="-1"/>
              <w:jc w:val="center"/>
              <w:rPr>
                <w:rFonts w:ascii="宋体" w:hAnsi="宋体" w:cs="宋体"/>
                <w:snapToGrid w:val="0"/>
                <w:kern w:val="0"/>
                <w:szCs w:val="21"/>
              </w:rPr>
            </w:pPr>
            <w:r>
              <w:rPr>
                <w:rFonts w:hint="eastAsia" w:ascii="宋体" w:hAnsi="宋体"/>
                <w:bCs/>
                <w:szCs w:val="21"/>
              </w:rPr>
              <w:t>脉冲数：</w:t>
            </w:r>
            <w:r>
              <w:rPr>
                <w:rFonts w:ascii="宋体" w:hAnsi="宋体"/>
                <w:bCs/>
                <w:szCs w:val="21"/>
              </w:rPr>
              <w:t>1-20pps</w:t>
            </w:r>
          </w:p>
        </w:tc>
        <w:tc>
          <w:tcPr>
            <w:tcW w:w="960" w:type="pct"/>
            <w:vAlign w:val="center"/>
          </w:tcPr>
          <w:p w14:paraId="18439C62">
            <w:pPr>
              <w:spacing w:line="260" w:lineRule="exact"/>
              <w:jc w:val="center"/>
              <w:rPr>
                <w:rFonts w:ascii="宋体" w:hAnsi="宋体" w:cs="宋体"/>
                <w:szCs w:val="21"/>
              </w:rPr>
            </w:pPr>
            <w:r>
              <w:rPr>
                <w:rFonts w:hint="eastAsia" w:ascii="宋体" w:hAnsi="宋体" w:cs="宋体"/>
                <w:szCs w:val="21"/>
              </w:rPr>
              <w:t>电压允许误差：标称值的±10%</w:t>
            </w:r>
          </w:p>
        </w:tc>
        <w:tc>
          <w:tcPr>
            <w:tcW w:w="596" w:type="pct"/>
            <w:vAlign w:val="center"/>
          </w:tcPr>
          <w:p w14:paraId="051593AB">
            <w:pPr>
              <w:snapToGrid w:val="0"/>
              <w:spacing w:line="260" w:lineRule="exact"/>
              <w:jc w:val="center"/>
              <w:rPr>
                <w:rFonts w:ascii="宋体" w:hAnsi="宋体" w:cs="宋体"/>
                <w:szCs w:val="21"/>
              </w:rPr>
            </w:pPr>
            <w:r>
              <w:rPr>
                <w:rFonts w:hint="eastAsia" w:ascii="宋体" w:hAnsi="宋体" w:cs="宋体"/>
                <w:szCs w:val="21"/>
              </w:rPr>
              <w:t>1年</w:t>
            </w:r>
          </w:p>
        </w:tc>
      </w:tr>
      <w:tr w14:paraId="15ADF0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69" w:type="pct"/>
            <w:vAlign w:val="center"/>
          </w:tcPr>
          <w:p w14:paraId="50295DE2">
            <w:pPr>
              <w:pStyle w:val="73"/>
              <w:widowControl w:val="0"/>
              <w:numPr>
                <w:ilvl w:val="0"/>
                <w:numId w:val="12"/>
              </w:numPr>
              <w:adjustRightInd w:val="0"/>
              <w:snapToGrid w:val="0"/>
              <w:spacing w:line="260" w:lineRule="exact"/>
              <w:jc w:val="center"/>
              <w:rPr>
                <w:rFonts w:hAnsi="宋体" w:cs="宋体"/>
                <w:szCs w:val="21"/>
              </w:rPr>
            </w:pPr>
          </w:p>
        </w:tc>
        <w:tc>
          <w:tcPr>
            <w:tcW w:w="676" w:type="pct"/>
            <w:tcBorders>
              <w:top w:val="single" w:color="auto" w:sz="4" w:space="0"/>
            </w:tcBorders>
            <w:vAlign w:val="center"/>
          </w:tcPr>
          <w:p w14:paraId="3FA44821">
            <w:pPr>
              <w:spacing w:line="260" w:lineRule="exact"/>
              <w:jc w:val="center"/>
              <w:rPr>
                <w:rFonts w:ascii="宋体" w:hAnsi="宋体" w:cs="宋体"/>
                <w:szCs w:val="21"/>
              </w:rPr>
            </w:pPr>
            <w:r>
              <w:rPr>
                <w:rFonts w:hint="eastAsia" w:ascii="宋体" w:hAnsi="宋体"/>
                <w:szCs w:val="21"/>
              </w:rPr>
              <w:t>微秒脉冲变压器</w:t>
            </w:r>
          </w:p>
        </w:tc>
        <w:tc>
          <w:tcPr>
            <w:tcW w:w="872" w:type="pct"/>
            <w:tcBorders>
              <w:top w:val="single" w:color="auto" w:sz="4" w:space="0"/>
              <w:right w:val="single" w:color="auto" w:sz="4" w:space="0"/>
            </w:tcBorders>
            <w:vAlign w:val="center"/>
          </w:tcPr>
          <w:p w14:paraId="31C11B1F">
            <w:pPr>
              <w:spacing w:line="260" w:lineRule="exact"/>
              <w:jc w:val="center"/>
              <w:rPr>
                <w:rFonts w:ascii="宋体" w:hAnsi="宋体" w:cs="宋体"/>
                <w:szCs w:val="21"/>
              </w:rPr>
            </w:pPr>
            <w:r>
              <w:rPr>
                <w:rFonts w:ascii="宋体" w:hAnsi="宋体"/>
                <w:szCs w:val="21"/>
              </w:rPr>
              <w:t>TPT-1200-1</w:t>
            </w:r>
          </w:p>
        </w:tc>
        <w:tc>
          <w:tcPr>
            <w:tcW w:w="1527" w:type="pct"/>
            <w:tcBorders>
              <w:top w:val="single" w:color="auto" w:sz="4" w:space="0"/>
              <w:left w:val="single" w:color="auto" w:sz="4" w:space="0"/>
            </w:tcBorders>
            <w:vAlign w:val="center"/>
          </w:tcPr>
          <w:p w14:paraId="30D74F6F">
            <w:pPr>
              <w:spacing w:line="260" w:lineRule="exact"/>
              <w:ind w:left="-4" w:right="-1"/>
              <w:jc w:val="center"/>
              <w:rPr>
                <w:rFonts w:ascii="宋体" w:hAnsi="宋体" w:cs="宋体"/>
                <w:kern w:val="24"/>
                <w:szCs w:val="21"/>
              </w:rPr>
            </w:pPr>
            <w:r>
              <w:rPr>
                <w:rFonts w:hint="eastAsia" w:ascii="宋体" w:hAnsi="宋体"/>
                <w:bCs/>
                <w:szCs w:val="21"/>
              </w:rPr>
              <w:t>配套电压尖峰脉冲发生器</w:t>
            </w:r>
          </w:p>
        </w:tc>
        <w:tc>
          <w:tcPr>
            <w:tcW w:w="960" w:type="pct"/>
            <w:tcBorders>
              <w:top w:val="single" w:color="auto" w:sz="4" w:space="0"/>
            </w:tcBorders>
            <w:vAlign w:val="center"/>
          </w:tcPr>
          <w:p w14:paraId="0EA9BBFE">
            <w:pPr>
              <w:spacing w:line="260" w:lineRule="exact"/>
              <w:jc w:val="center"/>
              <w:rPr>
                <w:rFonts w:ascii="宋体" w:hAnsi="宋体" w:cs="宋体"/>
                <w:szCs w:val="21"/>
              </w:rPr>
            </w:pPr>
            <w:r>
              <w:rPr>
                <w:rFonts w:hint="eastAsia" w:ascii="宋体" w:hAnsi="宋体" w:cs="宋体"/>
                <w:szCs w:val="21"/>
              </w:rPr>
              <w:t>/</w:t>
            </w:r>
          </w:p>
        </w:tc>
        <w:tc>
          <w:tcPr>
            <w:tcW w:w="596" w:type="pct"/>
            <w:vAlign w:val="center"/>
          </w:tcPr>
          <w:p w14:paraId="10196227">
            <w:pPr>
              <w:spacing w:line="260" w:lineRule="exact"/>
              <w:jc w:val="center"/>
              <w:rPr>
                <w:rFonts w:ascii="宋体" w:hAnsi="宋体" w:cs="宋体"/>
                <w:szCs w:val="21"/>
              </w:rPr>
            </w:pPr>
            <w:r>
              <w:rPr>
                <w:rFonts w:hint="eastAsia" w:ascii="宋体" w:hAnsi="宋体" w:cs="宋体"/>
                <w:szCs w:val="21"/>
              </w:rPr>
              <w:t>1年</w:t>
            </w:r>
          </w:p>
        </w:tc>
      </w:tr>
      <w:tr w14:paraId="0B170A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69" w:type="pct"/>
            <w:vAlign w:val="center"/>
          </w:tcPr>
          <w:p w14:paraId="61D1A78D">
            <w:pPr>
              <w:pStyle w:val="73"/>
              <w:widowControl w:val="0"/>
              <w:numPr>
                <w:ilvl w:val="0"/>
                <w:numId w:val="12"/>
              </w:numPr>
              <w:adjustRightInd w:val="0"/>
              <w:snapToGrid w:val="0"/>
              <w:spacing w:line="260" w:lineRule="exact"/>
              <w:jc w:val="center"/>
              <w:rPr>
                <w:rFonts w:hAnsi="宋体" w:cs="宋体"/>
                <w:szCs w:val="21"/>
              </w:rPr>
            </w:pPr>
          </w:p>
        </w:tc>
        <w:tc>
          <w:tcPr>
            <w:tcW w:w="676" w:type="pct"/>
            <w:tcBorders>
              <w:top w:val="single" w:color="auto" w:sz="4" w:space="0"/>
            </w:tcBorders>
            <w:vAlign w:val="center"/>
          </w:tcPr>
          <w:p w14:paraId="718C8D9B">
            <w:pPr>
              <w:spacing w:line="260" w:lineRule="exact"/>
              <w:jc w:val="center"/>
              <w:rPr>
                <w:rFonts w:ascii="宋体" w:hAnsi="宋体" w:cs="宋体"/>
                <w:szCs w:val="21"/>
              </w:rPr>
            </w:pPr>
            <w:r>
              <w:rPr>
                <w:rFonts w:ascii="宋体" w:hAnsi="宋体"/>
                <w:szCs w:val="21"/>
              </w:rPr>
              <w:t>直流</w:t>
            </w:r>
            <w:r>
              <w:rPr>
                <w:rFonts w:hint="eastAsia" w:ascii="宋体" w:hAnsi="宋体"/>
                <w:szCs w:val="21"/>
              </w:rPr>
              <w:t>电</w:t>
            </w:r>
            <w:r>
              <w:rPr>
                <w:rFonts w:ascii="宋体" w:hAnsi="宋体"/>
                <w:szCs w:val="21"/>
              </w:rPr>
              <w:t>源</w:t>
            </w:r>
          </w:p>
        </w:tc>
        <w:tc>
          <w:tcPr>
            <w:tcW w:w="872" w:type="pct"/>
            <w:tcBorders>
              <w:top w:val="single" w:color="auto" w:sz="4" w:space="0"/>
              <w:right w:val="single" w:color="auto" w:sz="4" w:space="0"/>
            </w:tcBorders>
            <w:vAlign w:val="center"/>
          </w:tcPr>
          <w:p w14:paraId="673693DF">
            <w:pPr>
              <w:spacing w:line="260" w:lineRule="exact"/>
              <w:jc w:val="center"/>
              <w:rPr>
                <w:rFonts w:ascii="宋体" w:hAnsi="宋体" w:cs="宋体"/>
                <w:szCs w:val="21"/>
              </w:rPr>
            </w:pPr>
            <w:r>
              <w:rPr>
                <w:rFonts w:ascii="宋体" w:hAnsi="宋体"/>
                <w:szCs w:val="21"/>
              </w:rPr>
              <w:t>AD</w:t>
            </w:r>
            <w:r>
              <w:rPr>
                <w:rFonts w:hint="eastAsia" w:ascii="宋体" w:hAnsi="宋体"/>
                <w:szCs w:val="21"/>
              </w:rPr>
              <w:t>C-0800100-37</w:t>
            </w:r>
          </w:p>
        </w:tc>
        <w:tc>
          <w:tcPr>
            <w:tcW w:w="1527" w:type="pct"/>
            <w:tcBorders>
              <w:top w:val="single" w:color="auto" w:sz="4" w:space="0"/>
              <w:left w:val="single" w:color="auto" w:sz="4" w:space="0"/>
            </w:tcBorders>
            <w:vAlign w:val="center"/>
          </w:tcPr>
          <w:p w14:paraId="50296740">
            <w:pPr>
              <w:spacing w:line="260" w:lineRule="exact"/>
              <w:ind w:left="-4" w:right="-1"/>
              <w:jc w:val="center"/>
              <w:rPr>
                <w:rFonts w:ascii="宋体" w:hAnsi="宋体"/>
                <w:bCs/>
                <w:szCs w:val="21"/>
              </w:rPr>
            </w:pPr>
            <w:r>
              <w:rPr>
                <w:rFonts w:hint="eastAsia" w:ascii="宋体" w:hAnsi="宋体"/>
                <w:bCs/>
                <w:szCs w:val="21"/>
              </w:rPr>
              <w:t>电压：0～80V，</w:t>
            </w:r>
          </w:p>
          <w:p w14:paraId="19061A95">
            <w:pPr>
              <w:spacing w:line="260" w:lineRule="exact"/>
              <w:ind w:left="-4" w:right="-1"/>
              <w:jc w:val="center"/>
              <w:rPr>
                <w:rFonts w:ascii="宋体" w:hAnsi="宋体" w:cs="宋体"/>
                <w:snapToGrid w:val="0"/>
                <w:kern w:val="0"/>
                <w:szCs w:val="21"/>
              </w:rPr>
            </w:pPr>
            <w:r>
              <w:rPr>
                <w:rFonts w:hint="eastAsia" w:ascii="宋体" w:hAnsi="宋体"/>
                <w:bCs/>
                <w:szCs w:val="21"/>
              </w:rPr>
              <w:t>电流0～100A</w:t>
            </w:r>
          </w:p>
        </w:tc>
        <w:tc>
          <w:tcPr>
            <w:tcW w:w="960" w:type="pct"/>
            <w:tcBorders>
              <w:top w:val="single" w:color="auto" w:sz="4" w:space="0"/>
            </w:tcBorders>
            <w:vAlign w:val="center"/>
          </w:tcPr>
          <w:p w14:paraId="62E1D880">
            <w:pPr>
              <w:spacing w:line="260" w:lineRule="exact"/>
              <w:jc w:val="center"/>
              <w:rPr>
                <w:rFonts w:ascii="宋体" w:hAnsi="宋体" w:cs="宋体"/>
                <w:szCs w:val="21"/>
              </w:rPr>
            </w:pPr>
            <w:r>
              <w:rPr>
                <w:rFonts w:hint="eastAsia" w:ascii="宋体" w:hAnsi="宋体" w:cs="宋体"/>
                <w:szCs w:val="21"/>
              </w:rPr>
              <w:t>电压允许误差：≯±0.9V</w:t>
            </w:r>
          </w:p>
          <w:p w14:paraId="02EF3EDE">
            <w:pPr>
              <w:spacing w:line="260" w:lineRule="exact"/>
              <w:jc w:val="center"/>
              <w:rPr>
                <w:rFonts w:ascii="宋体" w:hAnsi="宋体" w:cs="宋体"/>
                <w:szCs w:val="21"/>
              </w:rPr>
            </w:pPr>
            <w:r>
              <w:rPr>
                <w:rFonts w:hint="eastAsia" w:ascii="宋体" w:hAnsi="宋体" w:cs="宋体"/>
                <w:szCs w:val="21"/>
              </w:rPr>
              <w:t>电流允许误差：≯±1.1A</w:t>
            </w:r>
          </w:p>
        </w:tc>
        <w:tc>
          <w:tcPr>
            <w:tcW w:w="596" w:type="pct"/>
            <w:vAlign w:val="center"/>
          </w:tcPr>
          <w:p w14:paraId="5905411B">
            <w:pPr>
              <w:spacing w:line="260" w:lineRule="exact"/>
              <w:jc w:val="center"/>
              <w:rPr>
                <w:rFonts w:ascii="宋体" w:hAnsi="宋体" w:cs="宋体"/>
                <w:szCs w:val="21"/>
              </w:rPr>
            </w:pPr>
            <w:r>
              <w:rPr>
                <w:rFonts w:hint="eastAsia" w:ascii="宋体" w:hAnsi="宋体" w:cs="宋体"/>
                <w:szCs w:val="21"/>
              </w:rPr>
              <w:t>1年</w:t>
            </w:r>
          </w:p>
        </w:tc>
      </w:tr>
      <w:tr w14:paraId="69B426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69" w:type="pct"/>
            <w:vAlign w:val="center"/>
          </w:tcPr>
          <w:p w14:paraId="05D3CB14">
            <w:pPr>
              <w:pStyle w:val="73"/>
              <w:widowControl w:val="0"/>
              <w:numPr>
                <w:ilvl w:val="0"/>
                <w:numId w:val="12"/>
              </w:numPr>
              <w:adjustRightInd w:val="0"/>
              <w:snapToGrid w:val="0"/>
              <w:spacing w:line="260" w:lineRule="exact"/>
              <w:jc w:val="center"/>
              <w:rPr>
                <w:rFonts w:hAnsi="宋体" w:cs="宋体"/>
                <w:szCs w:val="21"/>
              </w:rPr>
            </w:pPr>
          </w:p>
        </w:tc>
        <w:tc>
          <w:tcPr>
            <w:tcW w:w="676" w:type="pct"/>
            <w:tcBorders>
              <w:top w:val="single" w:color="auto" w:sz="4" w:space="0"/>
            </w:tcBorders>
            <w:vAlign w:val="center"/>
          </w:tcPr>
          <w:p w14:paraId="6BB5D215">
            <w:pPr>
              <w:spacing w:line="260" w:lineRule="exact"/>
              <w:jc w:val="center"/>
              <w:rPr>
                <w:rFonts w:ascii="宋体" w:hAnsi="宋体" w:cs="宋体"/>
                <w:szCs w:val="21"/>
              </w:rPr>
            </w:pPr>
            <w:r>
              <w:rPr>
                <w:rFonts w:hint="eastAsia" w:ascii="宋体" w:hAnsi="宋体"/>
                <w:szCs w:val="21"/>
              </w:rPr>
              <w:t>数字</w:t>
            </w:r>
            <w:r>
              <w:rPr>
                <w:rFonts w:ascii="宋体" w:hAnsi="宋体"/>
                <w:szCs w:val="21"/>
              </w:rPr>
              <w:t>示波器</w:t>
            </w:r>
          </w:p>
        </w:tc>
        <w:tc>
          <w:tcPr>
            <w:tcW w:w="872" w:type="pct"/>
            <w:tcBorders>
              <w:top w:val="single" w:color="auto" w:sz="4" w:space="0"/>
              <w:right w:val="single" w:color="auto" w:sz="4" w:space="0"/>
            </w:tcBorders>
            <w:vAlign w:val="center"/>
          </w:tcPr>
          <w:p w14:paraId="58545DC7">
            <w:pPr>
              <w:spacing w:line="260" w:lineRule="exact"/>
              <w:jc w:val="center"/>
              <w:rPr>
                <w:rFonts w:ascii="宋体" w:hAnsi="宋体" w:cs="宋体"/>
                <w:szCs w:val="21"/>
              </w:rPr>
            </w:pPr>
            <w:r>
              <w:rPr>
                <w:rFonts w:ascii="宋体" w:hAnsi="宋体"/>
                <w:szCs w:val="21"/>
              </w:rPr>
              <w:t>MDO3052</w:t>
            </w:r>
          </w:p>
        </w:tc>
        <w:tc>
          <w:tcPr>
            <w:tcW w:w="1527" w:type="pct"/>
            <w:tcBorders>
              <w:top w:val="single" w:color="auto" w:sz="4" w:space="0"/>
              <w:left w:val="single" w:color="auto" w:sz="4" w:space="0"/>
            </w:tcBorders>
            <w:vAlign w:val="center"/>
          </w:tcPr>
          <w:p w14:paraId="3DEEDFC4">
            <w:pPr>
              <w:spacing w:line="260" w:lineRule="exact"/>
              <w:jc w:val="center"/>
              <w:rPr>
                <w:rFonts w:ascii="宋体" w:hAnsi="宋体" w:cs="宋体"/>
                <w:snapToGrid w:val="0"/>
                <w:kern w:val="0"/>
                <w:szCs w:val="21"/>
              </w:rPr>
            </w:pPr>
            <w:r>
              <w:rPr>
                <w:rFonts w:hint="eastAsia" w:ascii="宋体" w:hAnsi="宋体" w:cs="宋体"/>
                <w:szCs w:val="21"/>
              </w:rPr>
              <w:t>带宽：500MHz；</w:t>
            </w:r>
          </w:p>
        </w:tc>
        <w:tc>
          <w:tcPr>
            <w:tcW w:w="960" w:type="pct"/>
            <w:tcBorders>
              <w:top w:val="single" w:color="auto" w:sz="4" w:space="0"/>
            </w:tcBorders>
            <w:vAlign w:val="center"/>
          </w:tcPr>
          <w:p w14:paraId="34C44474">
            <w:pPr>
              <w:spacing w:line="260" w:lineRule="exact"/>
              <w:jc w:val="center"/>
              <w:rPr>
                <w:rFonts w:ascii="宋体" w:hAnsi="宋体" w:cs="宋体"/>
                <w:szCs w:val="21"/>
              </w:rPr>
            </w:pPr>
            <w:r>
              <w:rPr>
                <w:rFonts w:hint="eastAsia" w:ascii="宋体" w:hAnsi="宋体" w:cs="宋体"/>
                <w:szCs w:val="21"/>
              </w:rPr>
              <w:t>电压增益不大于输入电压×±2.5%（根据校准证书中抽取的样本点测量结果表明）</w:t>
            </w:r>
          </w:p>
        </w:tc>
        <w:tc>
          <w:tcPr>
            <w:tcW w:w="596" w:type="pct"/>
            <w:vAlign w:val="center"/>
          </w:tcPr>
          <w:p w14:paraId="6B1FA4C2">
            <w:pPr>
              <w:spacing w:line="260" w:lineRule="exact"/>
              <w:jc w:val="center"/>
              <w:rPr>
                <w:rFonts w:ascii="宋体" w:hAnsi="宋体" w:cs="宋体"/>
                <w:szCs w:val="21"/>
              </w:rPr>
            </w:pPr>
            <w:r>
              <w:rPr>
                <w:rFonts w:hint="eastAsia" w:ascii="宋体" w:hAnsi="宋体" w:cs="宋体"/>
                <w:szCs w:val="21"/>
              </w:rPr>
              <w:t>1年</w:t>
            </w:r>
          </w:p>
        </w:tc>
      </w:tr>
      <w:tr w14:paraId="20E3F2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69" w:type="pct"/>
            <w:vAlign w:val="center"/>
          </w:tcPr>
          <w:p w14:paraId="68A426B8">
            <w:pPr>
              <w:pStyle w:val="73"/>
              <w:widowControl w:val="0"/>
              <w:numPr>
                <w:ilvl w:val="0"/>
                <w:numId w:val="12"/>
              </w:numPr>
              <w:adjustRightInd w:val="0"/>
              <w:snapToGrid w:val="0"/>
              <w:spacing w:line="260" w:lineRule="exact"/>
              <w:jc w:val="center"/>
              <w:rPr>
                <w:rFonts w:hAnsi="宋体" w:cs="宋体"/>
                <w:szCs w:val="21"/>
              </w:rPr>
            </w:pPr>
          </w:p>
        </w:tc>
        <w:tc>
          <w:tcPr>
            <w:tcW w:w="676" w:type="pct"/>
            <w:tcBorders>
              <w:top w:val="single" w:color="auto" w:sz="4" w:space="0"/>
            </w:tcBorders>
            <w:vAlign w:val="center"/>
          </w:tcPr>
          <w:p w14:paraId="089702FA">
            <w:pPr>
              <w:spacing w:line="260" w:lineRule="exact"/>
              <w:jc w:val="center"/>
              <w:rPr>
                <w:rFonts w:ascii="宋体" w:hAnsi="宋体" w:cs="宋体"/>
                <w:szCs w:val="21"/>
              </w:rPr>
            </w:pPr>
            <w:r>
              <w:rPr>
                <w:rFonts w:hint="eastAsia" w:ascii="宋体" w:hAnsi="宋体"/>
                <w:szCs w:val="21"/>
              </w:rPr>
              <w:t>示波器电压探头</w:t>
            </w:r>
          </w:p>
        </w:tc>
        <w:tc>
          <w:tcPr>
            <w:tcW w:w="872" w:type="pct"/>
            <w:tcBorders>
              <w:top w:val="single" w:color="auto" w:sz="4" w:space="0"/>
              <w:right w:val="single" w:color="auto" w:sz="4" w:space="0"/>
            </w:tcBorders>
            <w:vAlign w:val="center"/>
          </w:tcPr>
          <w:p w14:paraId="66E2052F">
            <w:pPr>
              <w:spacing w:line="260" w:lineRule="exact"/>
              <w:jc w:val="center"/>
              <w:rPr>
                <w:rFonts w:ascii="宋体" w:hAnsi="宋体" w:cs="宋体"/>
                <w:szCs w:val="21"/>
              </w:rPr>
            </w:pPr>
            <w:r>
              <w:rPr>
                <w:rFonts w:ascii="宋体" w:hAnsi="宋体"/>
                <w:szCs w:val="21"/>
              </w:rPr>
              <w:t>P5100A</w:t>
            </w:r>
          </w:p>
        </w:tc>
        <w:tc>
          <w:tcPr>
            <w:tcW w:w="1527" w:type="pct"/>
            <w:tcBorders>
              <w:top w:val="single" w:color="auto" w:sz="4" w:space="0"/>
              <w:left w:val="single" w:color="auto" w:sz="4" w:space="0"/>
            </w:tcBorders>
            <w:vAlign w:val="center"/>
          </w:tcPr>
          <w:p w14:paraId="768B84D4">
            <w:pPr>
              <w:spacing w:line="260" w:lineRule="exact"/>
              <w:jc w:val="center"/>
              <w:rPr>
                <w:rFonts w:ascii="宋体" w:hAnsi="宋体" w:cs="宋体"/>
                <w:szCs w:val="21"/>
              </w:rPr>
            </w:pPr>
            <w:r>
              <w:rPr>
                <w:rFonts w:hint="eastAsia" w:ascii="宋体" w:hAnsi="宋体" w:cs="宋体"/>
                <w:szCs w:val="21"/>
              </w:rPr>
              <w:t>带宽：500MHz</w:t>
            </w:r>
          </w:p>
          <w:p w14:paraId="595F9659">
            <w:pPr>
              <w:spacing w:line="260" w:lineRule="exact"/>
              <w:jc w:val="center"/>
              <w:rPr>
                <w:rFonts w:ascii="宋体" w:hAnsi="宋体" w:cs="宋体"/>
                <w:szCs w:val="21"/>
              </w:rPr>
            </w:pPr>
            <w:r>
              <w:rPr>
                <w:rFonts w:hint="eastAsia" w:ascii="宋体" w:hAnsi="宋体" w:cs="宋体"/>
                <w:szCs w:val="21"/>
              </w:rPr>
              <w:t>输入阻抗：40MΩ</w:t>
            </w:r>
          </w:p>
          <w:p w14:paraId="17E9CCAA">
            <w:pPr>
              <w:spacing w:line="260" w:lineRule="exact"/>
              <w:jc w:val="center"/>
              <w:rPr>
                <w:rFonts w:ascii="宋体" w:hAnsi="宋体" w:cs="宋体"/>
                <w:snapToGrid w:val="0"/>
                <w:kern w:val="0"/>
                <w:szCs w:val="21"/>
              </w:rPr>
            </w:pPr>
            <w:r>
              <w:rPr>
                <w:rFonts w:hint="eastAsia" w:ascii="宋体" w:hAnsi="宋体" w:cs="宋体"/>
                <w:szCs w:val="21"/>
              </w:rPr>
              <w:t>电压范围：0V~1000V（峰值）</w:t>
            </w:r>
          </w:p>
        </w:tc>
        <w:tc>
          <w:tcPr>
            <w:tcW w:w="960" w:type="pct"/>
            <w:tcBorders>
              <w:top w:val="single" w:color="auto" w:sz="4" w:space="0"/>
            </w:tcBorders>
            <w:vAlign w:val="center"/>
          </w:tcPr>
          <w:p w14:paraId="7961D9F1">
            <w:pPr>
              <w:spacing w:line="260" w:lineRule="exact"/>
              <w:jc w:val="center"/>
              <w:rPr>
                <w:rFonts w:ascii="宋体" w:hAnsi="宋体" w:cs="宋体"/>
                <w:szCs w:val="21"/>
              </w:rPr>
            </w:pPr>
            <w:r>
              <w:rPr>
                <w:rFonts w:hint="eastAsia" w:ascii="宋体" w:hAnsi="宋体"/>
                <w:bCs/>
                <w:szCs w:val="21"/>
              </w:rPr>
              <w:t>电压允许误差：≯±1.8%</w:t>
            </w:r>
          </w:p>
        </w:tc>
        <w:tc>
          <w:tcPr>
            <w:tcW w:w="596" w:type="pct"/>
            <w:vAlign w:val="center"/>
          </w:tcPr>
          <w:p w14:paraId="726900AC">
            <w:pPr>
              <w:spacing w:line="260" w:lineRule="exact"/>
              <w:jc w:val="center"/>
              <w:rPr>
                <w:rFonts w:ascii="宋体" w:hAnsi="宋体" w:cs="宋体"/>
                <w:szCs w:val="21"/>
              </w:rPr>
            </w:pPr>
            <w:r>
              <w:rPr>
                <w:rFonts w:hint="eastAsia" w:ascii="宋体" w:hAnsi="宋体" w:cs="宋体"/>
                <w:szCs w:val="21"/>
              </w:rPr>
              <w:t>1年</w:t>
            </w:r>
          </w:p>
        </w:tc>
      </w:tr>
      <w:tr w14:paraId="30920E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69" w:type="pct"/>
            <w:vAlign w:val="center"/>
          </w:tcPr>
          <w:p w14:paraId="7ACFD571">
            <w:pPr>
              <w:pStyle w:val="73"/>
              <w:widowControl w:val="0"/>
              <w:numPr>
                <w:ilvl w:val="0"/>
                <w:numId w:val="12"/>
              </w:numPr>
              <w:adjustRightInd w:val="0"/>
              <w:snapToGrid w:val="0"/>
              <w:spacing w:line="260" w:lineRule="exact"/>
              <w:jc w:val="center"/>
              <w:rPr>
                <w:rFonts w:hAnsi="宋体" w:cs="宋体"/>
                <w:szCs w:val="21"/>
              </w:rPr>
            </w:pPr>
          </w:p>
        </w:tc>
        <w:tc>
          <w:tcPr>
            <w:tcW w:w="676" w:type="pct"/>
            <w:tcBorders>
              <w:top w:val="single" w:color="auto" w:sz="4" w:space="0"/>
            </w:tcBorders>
            <w:vAlign w:val="center"/>
          </w:tcPr>
          <w:p w14:paraId="30328D0F">
            <w:pPr>
              <w:spacing w:line="260" w:lineRule="exact"/>
              <w:jc w:val="center"/>
              <w:rPr>
                <w:rFonts w:ascii="宋体" w:hAnsi="宋体" w:cs="宋体"/>
                <w:szCs w:val="21"/>
              </w:rPr>
            </w:pPr>
            <w:r>
              <w:rPr>
                <w:rFonts w:ascii="宋体" w:hAnsi="宋体"/>
                <w:szCs w:val="21"/>
              </w:rPr>
              <w:t>隔离变压器</w:t>
            </w:r>
          </w:p>
        </w:tc>
        <w:tc>
          <w:tcPr>
            <w:tcW w:w="872" w:type="pct"/>
            <w:tcBorders>
              <w:top w:val="single" w:color="auto" w:sz="4" w:space="0"/>
              <w:right w:val="single" w:color="auto" w:sz="4" w:space="0"/>
            </w:tcBorders>
            <w:vAlign w:val="center"/>
          </w:tcPr>
          <w:p w14:paraId="5018DBA2">
            <w:pPr>
              <w:spacing w:line="260" w:lineRule="exact"/>
              <w:jc w:val="center"/>
              <w:rPr>
                <w:rFonts w:ascii="宋体" w:hAnsi="宋体" w:cs="宋体"/>
                <w:szCs w:val="21"/>
              </w:rPr>
            </w:pPr>
            <w:r>
              <w:rPr>
                <w:rFonts w:ascii="宋体" w:hAnsi="宋体"/>
                <w:szCs w:val="21"/>
              </w:rPr>
              <w:t>7032-2</w:t>
            </w:r>
          </w:p>
        </w:tc>
        <w:tc>
          <w:tcPr>
            <w:tcW w:w="1527" w:type="pct"/>
            <w:tcBorders>
              <w:top w:val="single" w:color="auto" w:sz="4" w:space="0"/>
              <w:left w:val="single" w:color="auto" w:sz="4" w:space="0"/>
            </w:tcBorders>
            <w:vAlign w:val="center"/>
          </w:tcPr>
          <w:p w14:paraId="01A93F5B">
            <w:pPr>
              <w:spacing w:line="260" w:lineRule="exact"/>
              <w:ind w:right="-1"/>
              <w:jc w:val="center"/>
              <w:rPr>
                <w:rFonts w:ascii="宋体" w:hAnsi="宋体"/>
                <w:szCs w:val="21"/>
              </w:rPr>
            </w:pPr>
            <w:r>
              <w:rPr>
                <w:rFonts w:hint="eastAsia" w:ascii="宋体" w:hAnsi="宋体"/>
                <w:szCs w:val="21"/>
              </w:rPr>
              <w:t>电压：（0～230）V</w:t>
            </w:r>
          </w:p>
          <w:p w14:paraId="2BF710CC">
            <w:pPr>
              <w:spacing w:line="260" w:lineRule="exact"/>
              <w:jc w:val="center"/>
              <w:rPr>
                <w:rFonts w:ascii="宋体" w:hAnsi="宋体" w:cs="宋体"/>
                <w:snapToGrid w:val="0"/>
                <w:kern w:val="0"/>
                <w:szCs w:val="21"/>
              </w:rPr>
            </w:pPr>
            <w:r>
              <w:rPr>
                <w:rFonts w:hint="eastAsia" w:ascii="宋体" w:hAnsi="宋体"/>
                <w:szCs w:val="21"/>
              </w:rPr>
              <w:t>频率：（50～400）Hz</w:t>
            </w:r>
          </w:p>
        </w:tc>
        <w:tc>
          <w:tcPr>
            <w:tcW w:w="960" w:type="pct"/>
            <w:tcBorders>
              <w:top w:val="single" w:color="auto" w:sz="4" w:space="0"/>
            </w:tcBorders>
            <w:vAlign w:val="center"/>
          </w:tcPr>
          <w:p w14:paraId="687C9EBE">
            <w:pPr>
              <w:spacing w:line="260" w:lineRule="exact"/>
              <w:jc w:val="center"/>
              <w:rPr>
                <w:rFonts w:ascii="宋体" w:hAnsi="宋体"/>
                <w:szCs w:val="21"/>
              </w:rPr>
            </w:pPr>
            <w:r>
              <w:rPr>
                <w:rFonts w:hint="eastAsia" w:ascii="宋体" w:hAnsi="宋体"/>
                <w:szCs w:val="21"/>
              </w:rPr>
              <w:t>电压误差≯±3.5V</w:t>
            </w:r>
          </w:p>
          <w:p w14:paraId="5CFB1E21">
            <w:pPr>
              <w:spacing w:line="260" w:lineRule="exact"/>
              <w:jc w:val="center"/>
              <w:rPr>
                <w:rFonts w:ascii="宋体" w:hAnsi="宋体" w:cs="宋体"/>
                <w:szCs w:val="21"/>
              </w:rPr>
            </w:pPr>
            <w:r>
              <w:rPr>
                <w:rFonts w:hint="eastAsia" w:ascii="宋体" w:hAnsi="宋体"/>
                <w:szCs w:val="21"/>
              </w:rPr>
              <w:t>频率误差≯±0.1%</w:t>
            </w:r>
          </w:p>
        </w:tc>
        <w:tc>
          <w:tcPr>
            <w:tcW w:w="596" w:type="pct"/>
            <w:vAlign w:val="center"/>
          </w:tcPr>
          <w:p w14:paraId="196F2D00">
            <w:pPr>
              <w:spacing w:line="260" w:lineRule="exact"/>
              <w:jc w:val="center"/>
              <w:rPr>
                <w:rFonts w:ascii="宋体" w:hAnsi="宋体" w:cs="宋体"/>
                <w:szCs w:val="21"/>
              </w:rPr>
            </w:pPr>
            <w:r>
              <w:rPr>
                <w:rFonts w:hint="eastAsia" w:ascii="宋体" w:hAnsi="宋体" w:cs="宋体"/>
                <w:szCs w:val="21"/>
              </w:rPr>
              <w:t>1年</w:t>
            </w:r>
          </w:p>
        </w:tc>
      </w:tr>
      <w:tr w14:paraId="4E258D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69" w:type="pct"/>
            <w:vAlign w:val="center"/>
          </w:tcPr>
          <w:p w14:paraId="6522151C">
            <w:pPr>
              <w:pStyle w:val="73"/>
              <w:widowControl w:val="0"/>
              <w:numPr>
                <w:ilvl w:val="0"/>
                <w:numId w:val="12"/>
              </w:numPr>
              <w:adjustRightInd w:val="0"/>
              <w:snapToGrid w:val="0"/>
              <w:spacing w:line="260" w:lineRule="exact"/>
              <w:jc w:val="center"/>
              <w:rPr>
                <w:rFonts w:hAnsi="宋体" w:cs="宋体"/>
                <w:szCs w:val="21"/>
              </w:rPr>
            </w:pPr>
          </w:p>
        </w:tc>
        <w:tc>
          <w:tcPr>
            <w:tcW w:w="676" w:type="pct"/>
            <w:tcBorders>
              <w:top w:val="single" w:color="auto" w:sz="4" w:space="0"/>
            </w:tcBorders>
            <w:vAlign w:val="center"/>
          </w:tcPr>
          <w:p w14:paraId="4202A97F">
            <w:pPr>
              <w:spacing w:line="260" w:lineRule="exact"/>
              <w:jc w:val="center"/>
              <w:rPr>
                <w:rFonts w:ascii="宋体" w:hAnsi="宋体" w:cs="宋体"/>
                <w:szCs w:val="21"/>
              </w:rPr>
            </w:pPr>
            <w:r>
              <w:rPr>
                <w:rFonts w:ascii="宋体" w:hAnsi="宋体"/>
                <w:szCs w:val="21"/>
              </w:rPr>
              <w:t>穿心电容</w:t>
            </w:r>
          </w:p>
        </w:tc>
        <w:tc>
          <w:tcPr>
            <w:tcW w:w="872" w:type="pct"/>
            <w:tcBorders>
              <w:top w:val="single" w:color="auto" w:sz="4" w:space="0"/>
              <w:right w:val="single" w:color="auto" w:sz="4" w:space="0"/>
            </w:tcBorders>
            <w:vAlign w:val="center"/>
          </w:tcPr>
          <w:p w14:paraId="32C08BA8">
            <w:pPr>
              <w:spacing w:line="260" w:lineRule="exact"/>
              <w:jc w:val="center"/>
              <w:rPr>
                <w:rFonts w:ascii="宋体" w:hAnsi="宋体" w:cs="宋体"/>
                <w:szCs w:val="21"/>
              </w:rPr>
            </w:pPr>
            <w:r>
              <w:rPr>
                <w:rFonts w:ascii="宋体" w:hAnsi="宋体"/>
                <w:szCs w:val="21"/>
              </w:rPr>
              <w:t>6512-106R</w:t>
            </w:r>
          </w:p>
        </w:tc>
        <w:tc>
          <w:tcPr>
            <w:tcW w:w="1527" w:type="pct"/>
            <w:tcBorders>
              <w:top w:val="single" w:color="auto" w:sz="4" w:space="0"/>
              <w:left w:val="single" w:color="auto" w:sz="4" w:space="0"/>
            </w:tcBorders>
            <w:vAlign w:val="center"/>
          </w:tcPr>
          <w:p w14:paraId="69107598">
            <w:pPr>
              <w:spacing w:line="260" w:lineRule="exact"/>
              <w:jc w:val="center"/>
              <w:rPr>
                <w:rFonts w:ascii="宋体" w:hAnsi="宋体" w:cs="宋体"/>
                <w:snapToGrid w:val="0"/>
                <w:kern w:val="0"/>
                <w:szCs w:val="21"/>
              </w:rPr>
            </w:pPr>
            <w:r>
              <w:rPr>
                <w:rFonts w:hint="eastAsia" w:ascii="宋体" w:hAnsi="宋体"/>
                <w:bCs/>
                <w:szCs w:val="21"/>
              </w:rPr>
              <w:t>标称值：10μF±10%</w:t>
            </w:r>
          </w:p>
        </w:tc>
        <w:tc>
          <w:tcPr>
            <w:tcW w:w="960" w:type="pct"/>
            <w:tcBorders>
              <w:top w:val="single" w:color="auto" w:sz="4" w:space="0"/>
            </w:tcBorders>
            <w:vAlign w:val="center"/>
          </w:tcPr>
          <w:p w14:paraId="69676DE1">
            <w:pPr>
              <w:spacing w:line="260" w:lineRule="exact"/>
              <w:jc w:val="center"/>
              <w:rPr>
                <w:rFonts w:ascii="宋体" w:hAnsi="宋体" w:cs="宋体"/>
                <w:szCs w:val="21"/>
              </w:rPr>
            </w:pPr>
            <w:r>
              <w:rPr>
                <w:rFonts w:hint="eastAsia" w:ascii="宋体" w:hAnsi="宋体"/>
                <w:szCs w:val="21"/>
              </w:rPr>
              <w:t>0.1μF</w:t>
            </w:r>
          </w:p>
        </w:tc>
        <w:tc>
          <w:tcPr>
            <w:tcW w:w="596" w:type="pct"/>
            <w:vAlign w:val="center"/>
          </w:tcPr>
          <w:p w14:paraId="63F48012">
            <w:pPr>
              <w:spacing w:line="260" w:lineRule="exact"/>
              <w:jc w:val="center"/>
              <w:rPr>
                <w:rFonts w:ascii="宋体" w:hAnsi="宋体" w:cs="宋体"/>
                <w:szCs w:val="21"/>
              </w:rPr>
            </w:pPr>
            <w:r>
              <w:rPr>
                <w:rFonts w:hint="eastAsia" w:ascii="宋体" w:hAnsi="宋体" w:cs="宋体"/>
                <w:szCs w:val="21"/>
              </w:rPr>
              <w:t>1年</w:t>
            </w:r>
          </w:p>
        </w:tc>
      </w:tr>
      <w:tr w14:paraId="46EA1F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69" w:type="pct"/>
            <w:vAlign w:val="center"/>
          </w:tcPr>
          <w:p w14:paraId="3C78B8F0">
            <w:pPr>
              <w:pStyle w:val="73"/>
              <w:widowControl w:val="0"/>
              <w:numPr>
                <w:ilvl w:val="0"/>
                <w:numId w:val="12"/>
              </w:numPr>
              <w:adjustRightInd w:val="0"/>
              <w:snapToGrid w:val="0"/>
              <w:spacing w:line="260" w:lineRule="exact"/>
              <w:jc w:val="center"/>
              <w:rPr>
                <w:rFonts w:hAnsi="宋体" w:cs="宋体"/>
                <w:szCs w:val="21"/>
              </w:rPr>
            </w:pPr>
          </w:p>
        </w:tc>
        <w:tc>
          <w:tcPr>
            <w:tcW w:w="676" w:type="pct"/>
            <w:tcBorders>
              <w:top w:val="single" w:color="auto" w:sz="4" w:space="0"/>
            </w:tcBorders>
            <w:vAlign w:val="center"/>
          </w:tcPr>
          <w:p w14:paraId="4ED0BDBE">
            <w:pPr>
              <w:spacing w:line="260" w:lineRule="exact"/>
              <w:jc w:val="center"/>
              <w:rPr>
                <w:rFonts w:ascii="宋体" w:hAnsi="宋体" w:cs="宋体"/>
                <w:szCs w:val="21"/>
              </w:rPr>
            </w:pPr>
            <w:r>
              <w:rPr>
                <w:rFonts w:hint="eastAsia" w:ascii="宋体" w:hAnsi="宋体"/>
                <w:szCs w:val="21"/>
              </w:rPr>
              <w:t>校准电阻</w:t>
            </w:r>
          </w:p>
        </w:tc>
        <w:tc>
          <w:tcPr>
            <w:tcW w:w="872" w:type="pct"/>
            <w:tcBorders>
              <w:top w:val="single" w:color="auto" w:sz="4" w:space="0"/>
              <w:right w:val="single" w:color="auto" w:sz="4" w:space="0"/>
            </w:tcBorders>
            <w:vAlign w:val="center"/>
          </w:tcPr>
          <w:p w14:paraId="3FCFDF8F">
            <w:pPr>
              <w:spacing w:line="260" w:lineRule="exact"/>
              <w:jc w:val="center"/>
              <w:rPr>
                <w:rFonts w:ascii="宋体" w:hAnsi="宋体" w:cs="宋体"/>
                <w:szCs w:val="21"/>
              </w:rPr>
            </w:pPr>
            <w:r>
              <w:rPr>
                <w:rFonts w:hint="eastAsia" w:ascii="宋体" w:hAnsi="宋体"/>
                <w:szCs w:val="21"/>
              </w:rPr>
              <w:t>CRM 051</w:t>
            </w:r>
          </w:p>
        </w:tc>
        <w:tc>
          <w:tcPr>
            <w:tcW w:w="1527" w:type="pct"/>
            <w:tcBorders>
              <w:top w:val="single" w:color="auto" w:sz="4" w:space="0"/>
              <w:left w:val="single" w:color="auto" w:sz="4" w:space="0"/>
            </w:tcBorders>
            <w:vAlign w:val="center"/>
          </w:tcPr>
          <w:p w14:paraId="401340F4">
            <w:pPr>
              <w:spacing w:line="260" w:lineRule="exact"/>
              <w:jc w:val="center"/>
              <w:rPr>
                <w:rFonts w:ascii="宋体" w:hAnsi="宋体" w:cs="宋体"/>
                <w:snapToGrid w:val="0"/>
                <w:kern w:val="0"/>
                <w:szCs w:val="21"/>
              </w:rPr>
            </w:pPr>
            <w:r>
              <w:rPr>
                <w:rFonts w:hint="eastAsia" w:ascii="宋体" w:hAnsi="宋体"/>
                <w:szCs w:val="21"/>
              </w:rPr>
              <w:t>电阻：50Ω</w:t>
            </w:r>
          </w:p>
        </w:tc>
        <w:tc>
          <w:tcPr>
            <w:tcW w:w="960" w:type="pct"/>
            <w:tcBorders>
              <w:top w:val="single" w:color="auto" w:sz="4" w:space="0"/>
            </w:tcBorders>
            <w:vAlign w:val="center"/>
          </w:tcPr>
          <w:p w14:paraId="5470052E">
            <w:pPr>
              <w:spacing w:line="260" w:lineRule="exact"/>
              <w:jc w:val="center"/>
              <w:rPr>
                <w:rFonts w:ascii="宋体" w:hAnsi="宋体" w:cs="宋体"/>
                <w:szCs w:val="21"/>
              </w:rPr>
            </w:pPr>
            <w:r>
              <w:rPr>
                <w:rFonts w:hint="eastAsia" w:ascii="宋体" w:hAnsi="宋体"/>
                <w:szCs w:val="21"/>
              </w:rPr>
              <w:t>精度：±10%</w:t>
            </w:r>
          </w:p>
        </w:tc>
        <w:tc>
          <w:tcPr>
            <w:tcW w:w="596" w:type="pct"/>
            <w:vAlign w:val="center"/>
          </w:tcPr>
          <w:p w14:paraId="1681D47F">
            <w:pPr>
              <w:spacing w:line="260" w:lineRule="exact"/>
              <w:jc w:val="center"/>
              <w:rPr>
                <w:rFonts w:ascii="宋体" w:hAnsi="宋体" w:cs="宋体"/>
                <w:szCs w:val="21"/>
              </w:rPr>
            </w:pPr>
            <w:r>
              <w:rPr>
                <w:rFonts w:hint="eastAsia" w:ascii="宋体" w:hAnsi="宋体" w:cs="宋体"/>
                <w:szCs w:val="21"/>
              </w:rPr>
              <w:t>1年</w:t>
            </w:r>
          </w:p>
        </w:tc>
      </w:tr>
      <w:tr w14:paraId="69D9DD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69" w:type="pct"/>
            <w:vAlign w:val="center"/>
          </w:tcPr>
          <w:p w14:paraId="0B93DAFF">
            <w:pPr>
              <w:pStyle w:val="73"/>
              <w:widowControl w:val="0"/>
              <w:numPr>
                <w:ilvl w:val="0"/>
                <w:numId w:val="12"/>
              </w:numPr>
              <w:adjustRightInd w:val="0"/>
              <w:snapToGrid w:val="0"/>
              <w:spacing w:line="260" w:lineRule="exact"/>
              <w:jc w:val="center"/>
              <w:rPr>
                <w:rFonts w:hAnsi="宋体" w:cs="宋体"/>
                <w:szCs w:val="21"/>
              </w:rPr>
            </w:pPr>
          </w:p>
        </w:tc>
        <w:tc>
          <w:tcPr>
            <w:tcW w:w="676" w:type="pct"/>
            <w:tcBorders>
              <w:top w:val="single" w:color="auto" w:sz="4" w:space="0"/>
            </w:tcBorders>
            <w:vAlign w:val="center"/>
          </w:tcPr>
          <w:p w14:paraId="48F1E10C">
            <w:pPr>
              <w:jc w:val="center"/>
              <w:rPr>
                <w:rFonts w:ascii="宋体" w:hAnsi="宋体"/>
                <w:szCs w:val="21"/>
              </w:rPr>
            </w:pPr>
            <w:r>
              <w:rPr>
                <w:rFonts w:hint="eastAsia" w:ascii="宋体" w:hAnsi="宋体"/>
                <w:szCs w:val="21"/>
              </w:rPr>
              <w:t>纤维卷尺</w:t>
            </w:r>
          </w:p>
        </w:tc>
        <w:tc>
          <w:tcPr>
            <w:tcW w:w="872" w:type="pct"/>
            <w:tcBorders>
              <w:top w:val="single" w:color="auto" w:sz="4" w:space="0"/>
              <w:right w:val="single" w:color="auto" w:sz="4" w:space="0"/>
            </w:tcBorders>
            <w:vAlign w:val="center"/>
          </w:tcPr>
          <w:p w14:paraId="15B36DF7">
            <w:pPr>
              <w:jc w:val="center"/>
              <w:rPr>
                <w:rFonts w:ascii="宋体" w:hAnsi="宋体"/>
                <w:szCs w:val="21"/>
              </w:rPr>
            </w:pPr>
            <w:r>
              <w:rPr>
                <w:rFonts w:hint="eastAsia" w:ascii="宋体" w:hAnsi="宋体"/>
                <w:szCs w:val="21"/>
              </w:rPr>
              <w:t>得力</w:t>
            </w:r>
          </w:p>
        </w:tc>
        <w:tc>
          <w:tcPr>
            <w:tcW w:w="1527" w:type="pct"/>
            <w:tcBorders>
              <w:top w:val="single" w:color="auto" w:sz="4" w:space="0"/>
              <w:left w:val="single" w:color="auto" w:sz="4" w:space="0"/>
            </w:tcBorders>
            <w:vAlign w:val="center"/>
          </w:tcPr>
          <w:p w14:paraId="7E66CDB6">
            <w:pPr>
              <w:jc w:val="center"/>
              <w:rPr>
                <w:rFonts w:ascii="宋体" w:hAnsi="宋体"/>
                <w:szCs w:val="21"/>
              </w:rPr>
            </w:pPr>
            <w:r>
              <w:rPr>
                <w:rFonts w:ascii="宋体" w:hAnsi="宋体"/>
                <w:szCs w:val="21"/>
              </w:rPr>
              <w:t>0~30m</w:t>
            </w:r>
          </w:p>
        </w:tc>
        <w:tc>
          <w:tcPr>
            <w:tcW w:w="960" w:type="pct"/>
            <w:tcBorders>
              <w:top w:val="single" w:color="auto" w:sz="4" w:space="0"/>
            </w:tcBorders>
            <w:vAlign w:val="center"/>
          </w:tcPr>
          <w:p w14:paraId="5A2CD67F">
            <w:pPr>
              <w:spacing w:line="276" w:lineRule="auto"/>
              <w:jc w:val="center"/>
              <w:rPr>
                <w:rFonts w:ascii="宋体" w:hAnsi="宋体"/>
                <w:szCs w:val="21"/>
              </w:rPr>
            </w:pPr>
            <w:r>
              <w:rPr>
                <w:rFonts w:hint="eastAsia" w:ascii="宋体" w:hAnsi="宋体"/>
                <w:szCs w:val="21"/>
              </w:rPr>
              <w:t>1mm</w:t>
            </w:r>
          </w:p>
        </w:tc>
        <w:tc>
          <w:tcPr>
            <w:tcW w:w="596" w:type="pct"/>
            <w:vAlign w:val="center"/>
          </w:tcPr>
          <w:p w14:paraId="3898E92D">
            <w:pPr>
              <w:spacing w:line="280" w:lineRule="exact"/>
              <w:jc w:val="center"/>
              <w:rPr>
                <w:rFonts w:ascii="宋体" w:hAnsi="宋体"/>
                <w:szCs w:val="21"/>
              </w:rPr>
            </w:pPr>
            <w:r>
              <w:rPr>
                <w:rFonts w:hint="eastAsia" w:ascii="宋体" w:hAnsi="宋体"/>
                <w:szCs w:val="21"/>
              </w:rPr>
              <w:t>1年</w:t>
            </w:r>
          </w:p>
        </w:tc>
      </w:tr>
      <w:tr w14:paraId="6743C8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69" w:type="pct"/>
            <w:vAlign w:val="center"/>
          </w:tcPr>
          <w:p w14:paraId="661E12A5">
            <w:pPr>
              <w:pStyle w:val="73"/>
              <w:widowControl w:val="0"/>
              <w:numPr>
                <w:ilvl w:val="0"/>
                <w:numId w:val="12"/>
              </w:numPr>
              <w:adjustRightInd w:val="0"/>
              <w:snapToGrid w:val="0"/>
              <w:spacing w:line="260" w:lineRule="exact"/>
              <w:jc w:val="center"/>
              <w:rPr>
                <w:rFonts w:hAnsi="宋体" w:cs="宋体"/>
                <w:szCs w:val="21"/>
              </w:rPr>
            </w:pPr>
          </w:p>
        </w:tc>
        <w:tc>
          <w:tcPr>
            <w:tcW w:w="676" w:type="pct"/>
            <w:tcBorders>
              <w:top w:val="single" w:color="auto" w:sz="4" w:space="0"/>
            </w:tcBorders>
            <w:vAlign w:val="center"/>
          </w:tcPr>
          <w:p w14:paraId="2A9839D1">
            <w:pPr>
              <w:spacing w:line="260" w:lineRule="exact"/>
              <w:jc w:val="center"/>
              <w:rPr>
                <w:rFonts w:ascii="宋体" w:hAnsi="宋体"/>
                <w:szCs w:val="21"/>
              </w:rPr>
            </w:pPr>
            <w:r>
              <w:rPr>
                <w:rFonts w:ascii="宋体" w:hAnsi="宋体"/>
                <w:szCs w:val="21"/>
              </w:rPr>
              <w:t>管状接头搭接线</w:t>
            </w:r>
          </w:p>
        </w:tc>
        <w:tc>
          <w:tcPr>
            <w:tcW w:w="872" w:type="pct"/>
            <w:tcBorders>
              <w:top w:val="single" w:color="auto" w:sz="4" w:space="0"/>
              <w:right w:val="single" w:color="auto" w:sz="4" w:space="0"/>
            </w:tcBorders>
            <w:vAlign w:val="center"/>
          </w:tcPr>
          <w:p w14:paraId="14258EC8">
            <w:pPr>
              <w:spacing w:line="260" w:lineRule="exact"/>
              <w:jc w:val="center"/>
              <w:rPr>
                <w:rFonts w:ascii="宋体" w:hAnsi="宋体"/>
                <w:szCs w:val="21"/>
              </w:rPr>
            </w:pPr>
            <w:r>
              <w:rPr>
                <w:rFonts w:ascii="宋体" w:hAnsi="宋体"/>
                <w:szCs w:val="21"/>
              </w:rPr>
              <w:t>HB8111-3x120</w:t>
            </w:r>
          </w:p>
        </w:tc>
        <w:tc>
          <w:tcPr>
            <w:tcW w:w="1527" w:type="pct"/>
            <w:tcBorders>
              <w:top w:val="single" w:color="auto" w:sz="4" w:space="0"/>
              <w:left w:val="single" w:color="auto" w:sz="4" w:space="0"/>
            </w:tcBorders>
            <w:vAlign w:val="center"/>
          </w:tcPr>
          <w:p w14:paraId="63560DBD">
            <w:pPr>
              <w:spacing w:line="260" w:lineRule="exact"/>
              <w:jc w:val="center"/>
              <w:rPr>
                <w:rFonts w:ascii="宋体" w:hAnsi="宋体"/>
                <w:szCs w:val="21"/>
              </w:rPr>
            </w:pPr>
            <w:r>
              <w:rPr>
                <w:rFonts w:hint="eastAsia" w:ascii="宋体" w:hAnsi="宋体"/>
                <w:szCs w:val="21"/>
              </w:rPr>
              <w:t>/</w:t>
            </w:r>
          </w:p>
        </w:tc>
        <w:tc>
          <w:tcPr>
            <w:tcW w:w="960" w:type="pct"/>
            <w:tcBorders>
              <w:top w:val="single" w:color="auto" w:sz="4" w:space="0"/>
            </w:tcBorders>
            <w:vAlign w:val="center"/>
          </w:tcPr>
          <w:p w14:paraId="69D76E19">
            <w:pPr>
              <w:spacing w:line="260" w:lineRule="exact"/>
              <w:jc w:val="center"/>
              <w:rPr>
                <w:rFonts w:ascii="宋体" w:hAnsi="宋体" w:cs="宋体"/>
                <w:szCs w:val="21"/>
              </w:rPr>
            </w:pPr>
            <w:r>
              <w:rPr>
                <w:rFonts w:hint="eastAsia" w:ascii="宋体" w:hAnsi="宋体" w:cs="宋体"/>
                <w:szCs w:val="21"/>
              </w:rPr>
              <w:t>/</w:t>
            </w:r>
          </w:p>
        </w:tc>
        <w:tc>
          <w:tcPr>
            <w:tcW w:w="596" w:type="pct"/>
            <w:vAlign w:val="center"/>
          </w:tcPr>
          <w:p w14:paraId="7E540E20">
            <w:pPr>
              <w:spacing w:line="260" w:lineRule="exact"/>
              <w:jc w:val="center"/>
              <w:rPr>
                <w:rFonts w:ascii="宋体" w:hAnsi="宋体" w:cs="宋体"/>
                <w:szCs w:val="21"/>
              </w:rPr>
            </w:pPr>
            <w:r>
              <w:rPr>
                <w:rFonts w:hint="eastAsia" w:ascii="宋体" w:hAnsi="宋体" w:cs="宋体"/>
                <w:szCs w:val="21"/>
              </w:rPr>
              <w:t>/</w:t>
            </w:r>
          </w:p>
        </w:tc>
      </w:tr>
      <w:tr w14:paraId="77F17D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69" w:type="pct"/>
            <w:vAlign w:val="center"/>
          </w:tcPr>
          <w:p w14:paraId="268B693D">
            <w:pPr>
              <w:pStyle w:val="73"/>
              <w:widowControl w:val="0"/>
              <w:numPr>
                <w:ilvl w:val="0"/>
                <w:numId w:val="12"/>
              </w:numPr>
              <w:adjustRightInd w:val="0"/>
              <w:snapToGrid w:val="0"/>
              <w:spacing w:line="260" w:lineRule="exact"/>
              <w:jc w:val="center"/>
              <w:rPr>
                <w:rFonts w:hAnsi="宋体" w:cs="宋体"/>
                <w:szCs w:val="21"/>
              </w:rPr>
            </w:pPr>
          </w:p>
        </w:tc>
        <w:tc>
          <w:tcPr>
            <w:tcW w:w="676" w:type="pct"/>
            <w:tcBorders>
              <w:top w:val="single" w:color="auto" w:sz="4" w:space="0"/>
            </w:tcBorders>
            <w:vAlign w:val="center"/>
          </w:tcPr>
          <w:p w14:paraId="7699BCBA">
            <w:pPr>
              <w:snapToGrid w:val="0"/>
              <w:spacing w:line="320" w:lineRule="exact"/>
              <w:jc w:val="center"/>
              <w:rPr>
                <w:rFonts w:asciiTheme="minorEastAsia" w:hAnsiTheme="minorEastAsia"/>
                <w:snapToGrid w:val="0"/>
                <w:kern w:val="0"/>
                <w:szCs w:val="21"/>
              </w:rPr>
            </w:pPr>
            <w:r>
              <w:rPr>
                <w:rFonts w:hint="eastAsia" w:asciiTheme="minorEastAsia" w:hAnsiTheme="minorEastAsia"/>
                <w:szCs w:val="21"/>
              </w:rPr>
              <w:t>微欧计</w:t>
            </w:r>
          </w:p>
        </w:tc>
        <w:tc>
          <w:tcPr>
            <w:tcW w:w="872" w:type="pct"/>
            <w:tcBorders>
              <w:top w:val="single" w:color="auto" w:sz="4" w:space="0"/>
              <w:right w:val="single" w:color="auto" w:sz="4" w:space="0"/>
            </w:tcBorders>
            <w:vAlign w:val="center"/>
          </w:tcPr>
          <w:p w14:paraId="0FFB52E7">
            <w:pPr>
              <w:pStyle w:val="73"/>
              <w:widowControl w:val="0"/>
              <w:adjustRightInd w:val="0"/>
              <w:snapToGrid w:val="0"/>
              <w:spacing w:line="280" w:lineRule="exact"/>
              <w:ind w:firstLine="0"/>
              <w:jc w:val="center"/>
              <w:rPr>
                <w:rFonts w:asciiTheme="minorEastAsia" w:hAnsiTheme="minorEastAsia" w:eastAsiaTheme="minorEastAsia"/>
                <w:snapToGrid w:val="0"/>
                <w:szCs w:val="21"/>
              </w:rPr>
            </w:pPr>
            <w:r>
              <w:rPr>
                <w:rFonts w:hint="eastAsia" w:asciiTheme="minorEastAsia" w:hAnsiTheme="minorEastAsia" w:eastAsiaTheme="minorEastAsia"/>
                <w:szCs w:val="21"/>
              </w:rPr>
              <w:t>ZY</w:t>
            </w:r>
            <w:r>
              <w:rPr>
                <w:rFonts w:asciiTheme="minorEastAsia" w:hAnsiTheme="minorEastAsia" w:eastAsiaTheme="minorEastAsia"/>
                <w:szCs w:val="21"/>
              </w:rPr>
              <w:t>-9858</w:t>
            </w:r>
          </w:p>
        </w:tc>
        <w:tc>
          <w:tcPr>
            <w:tcW w:w="1527" w:type="pct"/>
            <w:tcBorders>
              <w:top w:val="single" w:color="auto" w:sz="4" w:space="0"/>
              <w:left w:val="single" w:color="auto" w:sz="4" w:space="0"/>
            </w:tcBorders>
            <w:vAlign w:val="center"/>
          </w:tcPr>
          <w:p w14:paraId="79ADD082">
            <w:pPr>
              <w:snapToGrid w:val="0"/>
              <w:spacing w:line="320" w:lineRule="exact"/>
              <w:jc w:val="center"/>
              <w:rPr>
                <w:rFonts w:asciiTheme="minorEastAsia" w:hAnsiTheme="minorEastAsia"/>
                <w:szCs w:val="21"/>
              </w:rPr>
            </w:pPr>
            <w:r>
              <w:rPr>
                <w:rFonts w:hint="eastAsia" w:asciiTheme="minorEastAsia" w:hAnsiTheme="minorEastAsia"/>
                <w:szCs w:val="21"/>
              </w:rPr>
              <w:t>2mΩ</w:t>
            </w:r>
            <w:r>
              <w:rPr>
                <w:rFonts w:asciiTheme="minorEastAsia" w:hAnsiTheme="minorEastAsia"/>
                <w:szCs w:val="21"/>
              </w:rPr>
              <w:t>~2</w:t>
            </w:r>
            <w:r>
              <w:rPr>
                <w:rFonts w:hint="eastAsia" w:asciiTheme="minorEastAsia" w:hAnsiTheme="minorEastAsia"/>
                <w:szCs w:val="21"/>
              </w:rPr>
              <w:t>kΩ</w:t>
            </w:r>
          </w:p>
        </w:tc>
        <w:tc>
          <w:tcPr>
            <w:tcW w:w="960" w:type="pct"/>
            <w:tcBorders>
              <w:top w:val="single" w:color="auto" w:sz="4" w:space="0"/>
            </w:tcBorders>
            <w:vAlign w:val="center"/>
          </w:tcPr>
          <w:p w14:paraId="53C9CB8B">
            <w:pPr>
              <w:snapToGrid w:val="0"/>
              <w:spacing w:line="280" w:lineRule="exact"/>
              <w:jc w:val="center"/>
              <w:rPr>
                <w:rFonts w:asciiTheme="minorEastAsia" w:hAnsiTheme="minorEastAsia"/>
                <w:szCs w:val="21"/>
              </w:rPr>
            </w:pPr>
            <w:r>
              <w:rPr>
                <w:rFonts w:hint="eastAsia" w:asciiTheme="minorEastAsia" w:hAnsiTheme="minorEastAsia"/>
                <w:szCs w:val="21"/>
              </w:rPr>
              <w:t>≤5</w:t>
            </w:r>
            <w:r>
              <w:rPr>
                <w:rFonts w:asciiTheme="minorEastAsia" w:hAnsiTheme="minorEastAsia"/>
                <w:szCs w:val="21"/>
              </w:rPr>
              <w:t>%</w:t>
            </w:r>
          </w:p>
        </w:tc>
        <w:tc>
          <w:tcPr>
            <w:tcW w:w="596" w:type="pct"/>
            <w:vAlign w:val="center"/>
          </w:tcPr>
          <w:p w14:paraId="4DA5BCF6">
            <w:pPr>
              <w:snapToGrid w:val="0"/>
              <w:spacing w:line="280" w:lineRule="exact"/>
              <w:jc w:val="center"/>
              <w:rPr>
                <w:rFonts w:asciiTheme="minorEastAsia" w:hAnsiTheme="minorEastAsia"/>
                <w:szCs w:val="21"/>
              </w:rPr>
            </w:pPr>
            <w:r>
              <w:rPr>
                <w:rFonts w:hint="eastAsia" w:cs="宋体" w:asciiTheme="minorEastAsia" w:hAnsiTheme="minorEastAsia"/>
                <w:szCs w:val="21"/>
              </w:rPr>
              <w:t>1年</w:t>
            </w:r>
          </w:p>
        </w:tc>
      </w:tr>
      <w:tr w14:paraId="19C6EB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14:paraId="350B3D05">
            <w:pPr>
              <w:spacing w:line="260" w:lineRule="exact"/>
              <w:rPr>
                <w:rFonts w:ascii="宋体" w:hAnsi="宋体" w:cs="宋体"/>
                <w:szCs w:val="21"/>
              </w:rPr>
            </w:pPr>
            <w:r>
              <w:rPr>
                <w:rFonts w:hint="eastAsia" w:ascii="宋体" w:hAnsi="宋体" w:cs="宋体"/>
                <w:kern w:val="0"/>
                <w:szCs w:val="21"/>
              </w:rPr>
              <w:t>注：设备信息以实际使用为准，若没有相同设备，则选用满足技术参数和精度相当或更高，且在有效期内的同类设备进行试验。</w:t>
            </w:r>
          </w:p>
        </w:tc>
      </w:tr>
    </w:tbl>
    <w:p w14:paraId="39615DBD"/>
    <w:p w14:paraId="2F38A5EC">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试验布置和连接</w:t>
      </w:r>
    </w:p>
    <w:p w14:paraId="4AD33356">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校准布置如图</w:t>
      </w:r>
      <w:r>
        <w:rPr>
          <w:rFonts w:hint="eastAsia" w:ascii="Times New Roman" w:hAnsi="Times New Roman" w:eastAsia="宋体" w:cs="Times New Roman"/>
          <w:sz w:val="24"/>
          <w:szCs w:val="21"/>
        </w:rPr>
        <w:t>6</w:t>
      </w:r>
      <w:r>
        <w:rPr>
          <w:rFonts w:ascii="Times New Roman" w:hAnsi="Times New Roman" w:eastAsia="宋体" w:cs="Times New Roman"/>
          <w:sz w:val="24"/>
          <w:szCs w:val="21"/>
        </w:rPr>
        <w:t>所示，源阻抗验证布置如图</w:t>
      </w:r>
      <w:r>
        <w:rPr>
          <w:rFonts w:hint="eastAsia" w:ascii="Times New Roman" w:hAnsi="Times New Roman" w:eastAsia="宋体" w:cs="Times New Roman"/>
          <w:sz w:val="24"/>
          <w:szCs w:val="21"/>
        </w:rPr>
        <w:t>7</w:t>
      </w:r>
      <w:r>
        <w:rPr>
          <w:rFonts w:ascii="Times New Roman" w:hAnsi="Times New Roman" w:eastAsia="宋体" w:cs="Times New Roman"/>
          <w:sz w:val="24"/>
          <w:szCs w:val="21"/>
        </w:rPr>
        <w:t>所示。将</w:t>
      </w:r>
      <w:r>
        <w:rPr>
          <w:rFonts w:hint="eastAsia" w:ascii="Times New Roman" w:hAnsi="Times New Roman" w:eastAsia="宋体" w:cs="Times New Roman"/>
          <w:sz w:val="24"/>
          <w:szCs w:val="21"/>
        </w:rPr>
        <w:t>FSECU</w:t>
      </w:r>
      <w:r>
        <w:rPr>
          <w:rFonts w:ascii="Times New Roman" w:hAnsi="Times New Roman" w:eastAsia="宋体" w:cs="Times New Roman"/>
          <w:sz w:val="24"/>
          <w:szCs w:val="21"/>
        </w:rPr>
        <w:t>安装在接地平板上，按图</w:t>
      </w:r>
      <w:r>
        <w:rPr>
          <w:rFonts w:hint="eastAsia" w:ascii="Times New Roman" w:hAnsi="Times New Roman" w:eastAsia="宋体" w:cs="Times New Roman"/>
          <w:sz w:val="24"/>
          <w:szCs w:val="21"/>
        </w:rPr>
        <w:t>8</w:t>
      </w:r>
      <w:r>
        <w:rPr>
          <w:rFonts w:ascii="Times New Roman" w:hAnsi="Times New Roman" w:eastAsia="宋体" w:cs="Times New Roman"/>
          <w:sz w:val="24"/>
          <w:szCs w:val="21"/>
        </w:rPr>
        <w:t>将受试设备与测试设备进行连接布置。</w:t>
      </w:r>
    </w:p>
    <w:p w14:paraId="0957FC83">
      <w:pPr>
        <w:pStyle w:val="18"/>
        <w:tabs>
          <w:tab w:val="left" w:pos="340"/>
        </w:tabs>
        <w:spacing w:line="240" w:lineRule="auto"/>
        <w:ind w:firstLine="0" w:firstLineChars="0"/>
        <w:jc w:val="center"/>
      </w:pPr>
      <w:bookmarkStart w:id="51" w:name="_Ref8926011"/>
      <w:r>
        <mc:AlternateContent>
          <mc:Choice Requires="wpc">
            <w:drawing>
              <wp:inline distT="0" distB="0" distL="0" distR="0">
                <wp:extent cx="4888230" cy="2437130"/>
                <wp:effectExtent l="9525" t="9525" r="7620" b="1270"/>
                <wp:docPr id="668250040" name="画布 668250040"/>
                <wp:cNvGraphicFramePr/>
                <a:graphic xmlns:a="http://schemas.openxmlformats.org/drawingml/2006/main">
                  <a:graphicData uri="http://schemas.microsoft.com/office/word/2010/wordprocessingCanvas">
                    <wpc:wpc>
                      <wpc:bg>
                        <a:noFill/>
                      </wpc:bg>
                      <wpc:whole/>
                      <wps:wsp>
                        <wps:cNvPr id="1" name="Rectangle 47"/>
                        <wps:cNvSpPr>
                          <a:spLocks noChangeArrowheads="1"/>
                        </wps:cNvSpPr>
                        <wps:spPr bwMode="auto">
                          <a:xfrm>
                            <a:off x="56515" y="72390"/>
                            <a:ext cx="4741545" cy="1971675"/>
                          </a:xfrm>
                          <a:prstGeom prst="rect">
                            <a:avLst/>
                          </a:prstGeom>
                          <a:noFill/>
                          <a:ln w="5080" cap="rnd">
                            <a:solidFill>
                              <a:srgbClr val="000000"/>
                            </a:solidFill>
                            <a:round/>
                          </a:ln>
                        </wps:spPr>
                        <wps:bodyPr rot="0" vert="horz" wrap="square" lIns="91440" tIns="45720" rIns="91440" bIns="45720" anchor="t" anchorCtr="0" upright="1">
                          <a:noAutofit/>
                        </wps:bodyPr>
                      </wps:wsp>
                      <wps:wsp>
                        <wps:cNvPr id="2" name="Rectangle 48"/>
                        <wps:cNvSpPr>
                          <a:spLocks noChangeArrowheads="1"/>
                        </wps:cNvSpPr>
                        <wps:spPr bwMode="auto">
                          <a:xfrm>
                            <a:off x="0" y="0"/>
                            <a:ext cx="4888230" cy="2185035"/>
                          </a:xfrm>
                          <a:prstGeom prst="rect">
                            <a:avLst/>
                          </a:prstGeom>
                          <a:noFill/>
                          <a:ln w="5080" cap="rnd">
                            <a:solidFill>
                              <a:srgbClr val="000000"/>
                            </a:solidFill>
                            <a:round/>
                          </a:ln>
                        </wps:spPr>
                        <wps:bodyPr rot="0" vert="horz" wrap="square" lIns="91440" tIns="45720" rIns="91440" bIns="45720" anchor="t" anchorCtr="0" upright="1">
                          <a:noAutofit/>
                        </wps:bodyPr>
                      </wps:wsp>
                      <wps:wsp>
                        <wps:cNvPr id="3" name="Rectangle 49"/>
                        <wps:cNvSpPr>
                          <a:spLocks noChangeArrowheads="1"/>
                        </wps:cNvSpPr>
                        <wps:spPr bwMode="auto">
                          <a:xfrm>
                            <a:off x="586740" y="215265"/>
                            <a:ext cx="3971925" cy="1651635"/>
                          </a:xfrm>
                          <a:prstGeom prst="rect">
                            <a:avLst/>
                          </a:prstGeom>
                          <a:noFill/>
                          <a:ln w="18415" cap="rnd">
                            <a:solidFill>
                              <a:srgbClr val="000000"/>
                            </a:solidFill>
                            <a:round/>
                          </a:ln>
                        </wps:spPr>
                        <wps:bodyPr rot="0" vert="horz" wrap="square" lIns="91440" tIns="45720" rIns="91440" bIns="45720" anchor="t" anchorCtr="0" upright="1">
                          <a:noAutofit/>
                        </wps:bodyPr>
                      </wps:wsp>
                      <wps:wsp>
                        <wps:cNvPr id="4" name="Rectangle 50"/>
                        <wps:cNvSpPr>
                          <a:spLocks noChangeArrowheads="1"/>
                        </wps:cNvSpPr>
                        <wps:spPr bwMode="auto">
                          <a:xfrm>
                            <a:off x="3836670" y="287655"/>
                            <a:ext cx="661035" cy="396240"/>
                          </a:xfrm>
                          <a:prstGeom prst="rect">
                            <a:avLst/>
                          </a:prstGeom>
                          <a:noFill/>
                          <a:ln>
                            <a:noFill/>
                          </a:ln>
                        </wps:spPr>
                        <wps:txbx>
                          <w:txbxContent>
                            <w:p w14:paraId="52F70A32">
                              <w:r>
                                <w:rPr>
                                  <w:rFonts w:hint="eastAsia" w:ascii="宋体" w:cs="宋体"/>
                                  <w:color w:val="000000"/>
                                  <w:kern w:val="0"/>
                                  <w:sz w:val="26"/>
                                  <w:szCs w:val="26"/>
                                </w:rPr>
                                <w:t>接地平板</w:t>
                              </w:r>
                            </w:p>
                          </w:txbxContent>
                        </wps:txbx>
                        <wps:bodyPr rot="0" vert="horz" wrap="none" lIns="0" tIns="0" rIns="0" bIns="0" anchor="t" anchorCtr="0" upright="1">
                          <a:spAutoFit/>
                        </wps:bodyPr>
                      </wps:wsp>
                      <wps:wsp>
                        <wps:cNvPr id="5" name="Rectangle 51"/>
                        <wps:cNvSpPr>
                          <a:spLocks noChangeArrowheads="1"/>
                        </wps:cNvSpPr>
                        <wps:spPr bwMode="auto">
                          <a:xfrm>
                            <a:off x="2042160" y="2044065"/>
                            <a:ext cx="600710" cy="142875"/>
                          </a:xfrm>
                          <a:prstGeom prst="rect">
                            <a:avLst/>
                          </a:prstGeom>
                          <a:solidFill>
                            <a:srgbClr val="FFFFFF"/>
                          </a:solidFill>
                          <a:ln>
                            <a:noFill/>
                          </a:ln>
                        </wps:spPr>
                        <wps:bodyPr rot="0" vert="horz" wrap="square" lIns="91440" tIns="45720" rIns="91440" bIns="45720" anchor="t" anchorCtr="0" upright="1">
                          <a:noAutofit/>
                        </wps:bodyPr>
                      </wps:wsp>
                      <wps:wsp>
                        <wps:cNvPr id="9" name="Rectangle 52"/>
                        <wps:cNvSpPr>
                          <a:spLocks noChangeArrowheads="1"/>
                        </wps:cNvSpPr>
                        <wps:spPr bwMode="auto">
                          <a:xfrm>
                            <a:off x="2042160" y="2044065"/>
                            <a:ext cx="600710" cy="142875"/>
                          </a:xfrm>
                          <a:prstGeom prst="rect">
                            <a:avLst/>
                          </a:prstGeom>
                          <a:noFill/>
                          <a:ln w="5080" cap="rnd">
                            <a:solidFill>
                              <a:srgbClr val="FFFFFF"/>
                            </a:solidFill>
                            <a:round/>
                          </a:ln>
                        </wps:spPr>
                        <wps:bodyPr rot="0" vert="horz" wrap="square" lIns="91440" tIns="45720" rIns="91440" bIns="45720" anchor="t" anchorCtr="0" upright="1">
                          <a:noAutofit/>
                        </wps:bodyPr>
                      </wps:wsp>
                      <wps:wsp>
                        <wps:cNvPr id="12" name="AutoShape 53"/>
                        <wps:cNvSpPr/>
                        <wps:spPr bwMode="auto">
                          <a:xfrm>
                            <a:off x="2042160" y="2045970"/>
                            <a:ext cx="600710" cy="139065"/>
                          </a:xfrm>
                          <a:custGeom>
                            <a:avLst/>
                            <a:gdLst>
                              <a:gd name="T0" fmla="*/ 0 w 946"/>
                              <a:gd name="T1" fmla="*/ 0 h 219"/>
                              <a:gd name="T2" fmla="*/ 0 w 946"/>
                              <a:gd name="T3" fmla="*/ 139065 h 219"/>
                              <a:gd name="T4" fmla="*/ 21590 w 946"/>
                              <a:gd name="T5" fmla="*/ 139065 h 219"/>
                              <a:gd name="T6" fmla="*/ 21590 w 946"/>
                              <a:gd name="T7" fmla="*/ 116840 h 219"/>
                              <a:gd name="T8" fmla="*/ 21590 w 946"/>
                              <a:gd name="T9" fmla="*/ 95885 h 219"/>
                              <a:gd name="T10" fmla="*/ 21590 w 946"/>
                              <a:gd name="T11" fmla="*/ 0 h 219"/>
                              <a:gd name="T12" fmla="*/ 0 w 946"/>
                              <a:gd name="T13" fmla="*/ 0 h 219"/>
                              <a:gd name="T14" fmla="*/ 600710 w 946"/>
                              <a:gd name="T15" fmla="*/ 0 h 219"/>
                              <a:gd name="T16" fmla="*/ 600710 w 946"/>
                              <a:gd name="T17" fmla="*/ 139065 h 219"/>
                              <a:gd name="T18" fmla="*/ 579755 w 946"/>
                              <a:gd name="T19" fmla="*/ 139065 h 219"/>
                              <a:gd name="T20" fmla="*/ 579755 w 946"/>
                              <a:gd name="T21" fmla="*/ 116840 h 219"/>
                              <a:gd name="T22" fmla="*/ 579755 w 946"/>
                              <a:gd name="T23" fmla="*/ 95885 h 219"/>
                              <a:gd name="T24" fmla="*/ 579755 w 946"/>
                              <a:gd name="T25" fmla="*/ 0 h 219"/>
                              <a:gd name="T26" fmla="*/ 600710 w 946"/>
                              <a:gd name="T27" fmla="*/ 0 h 219"/>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946" h="219">
                                <a:moveTo>
                                  <a:pt x="0" y="0"/>
                                </a:moveTo>
                                <a:lnTo>
                                  <a:pt x="0" y="219"/>
                                </a:lnTo>
                                <a:lnTo>
                                  <a:pt x="34" y="219"/>
                                </a:lnTo>
                                <a:lnTo>
                                  <a:pt x="34" y="184"/>
                                </a:lnTo>
                                <a:lnTo>
                                  <a:pt x="34" y="151"/>
                                </a:lnTo>
                                <a:lnTo>
                                  <a:pt x="34" y="0"/>
                                </a:lnTo>
                                <a:lnTo>
                                  <a:pt x="0" y="0"/>
                                </a:lnTo>
                                <a:close/>
                                <a:moveTo>
                                  <a:pt x="946" y="0"/>
                                </a:moveTo>
                                <a:lnTo>
                                  <a:pt x="946" y="219"/>
                                </a:lnTo>
                                <a:lnTo>
                                  <a:pt x="913" y="219"/>
                                </a:lnTo>
                                <a:lnTo>
                                  <a:pt x="913" y="184"/>
                                </a:lnTo>
                                <a:lnTo>
                                  <a:pt x="913" y="151"/>
                                </a:lnTo>
                                <a:lnTo>
                                  <a:pt x="913" y="0"/>
                                </a:lnTo>
                                <a:lnTo>
                                  <a:pt x="946" y="0"/>
                                </a:lnTo>
                                <a:close/>
                              </a:path>
                            </a:pathLst>
                          </a:custGeom>
                          <a:solidFill>
                            <a:srgbClr val="FFFFFF"/>
                          </a:solidFill>
                          <a:ln>
                            <a:noFill/>
                          </a:ln>
                        </wps:spPr>
                        <wps:bodyPr rot="0" vert="horz" wrap="square" lIns="91440" tIns="45720" rIns="91440" bIns="45720" anchor="t" anchorCtr="0" upright="1">
                          <a:noAutofit/>
                        </wps:bodyPr>
                      </wps:wsp>
                      <wps:wsp>
                        <wps:cNvPr id="13" name="Freeform 54"/>
                        <wps:cNvSpPr/>
                        <wps:spPr bwMode="auto">
                          <a:xfrm>
                            <a:off x="2042160" y="2045970"/>
                            <a:ext cx="21590" cy="139065"/>
                          </a:xfrm>
                          <a:custGeom>
                            <a:avLst/>
                            <a:gdLst>
                              <a:gd name="T0" fmla="*/ 0 w 34"/>
                              <a:gd name="T1" fmla="*/ 0 h 219"/>
                              <a:gd name="T2" fmla="*/ 0 w 34"/>
                              <a:gd name="T3" fmla="*/ 139065 h 219"/>
                              <a:gd name="T4" fmla="*/ 21590 w 34"/>
                              <a:gd name="T5" fmla="*/ 139065 h 219"/>
                              <a:gd name="T6" fmla="*/ 21590 w 34"/>
                              <a:gd name="T7" fmla="*/ 116840 h 21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4" h="219">
                                <a:moveTo>
                                  <a:pt x="0" y="0"/>
                                </a:moveTo>
                                <a:lnTo>
                                  <a:pt x="0" y="219"/>
                                </a:lnTo>
                                <a:lnTo>
                                  <a:pt x="34" y="219"/>
                                </a:lnTo>
                                <a:lnTo>
                                  <a:pt x="34" y="184"/>
                                </a:lnTo>
                              </a:path>
                            </a:pathLst>
                          </a:custGeom>
                          <a:noFill/>
                          <a:ln w="5080" cap="rnd">
                            <a:solidFill>
                              <a:srgbClr val="000000"/>
                            </a:solidFill>
                            <a:round/>
                          </a:ln>
                        </wps:spPr>
                        <wps:bodyPr rot="0" vert="horz" wrap="square" lIns="91440" tIns="45720" rIns="91440" bIns="45720" anchor="t" anchorCtr="0" upright="1">
                          <a:noAutofit/>
                        </wps:bodyPr>
                      </wps:wsp>
                      <wps:wsp>
                        <wps:cNvPr id="14" name="Freeform 55"/>
                        <wps:cNvSpPr/>
                        <wps:spPr bwMode="auto">
                          <a:xfrm>
                            <a:off x="2042160" y="2045970"/>
                            <a:ext cx="21590" cy="95885"/>
                          </a:xfrm>
                          <a:custGeom>
                            <a:avLst/>
                            <a:gdLst>
                              <a:gd name="T0" fmla="*/ 21590 w 34"/>
                              <a:gd name="T1" fmla="*/ 95885 h 151"/>
                              <a:gd name="T2" fmla="*/ 21590 w 34"/>
                              <a:gd name="T3" fmla="*/ 0 h 151"/>
                              <a:gd name="T4" fmla="*/ 0 w 34"/>
                              <a:gd name="T5" fmla="*/ 0 h 151"/>
                              <a:gd name="T6" fmla="*/ 0 60000 65536"/>
                              <a:gd name="T7" fmla="*/ 0 60000 65536"/>
                              <a:gd name="T8" fmla="*/ 0 60000 65536"/>
                            </a:gdLst>
                            <a:ahLst/>
                            <a:cxnLst>
                              <a:cxn ang="T6">
                                <a:pos x="T0" y="T1"/>
                              </a:cxn>
                              <a:cxn ang="T7">
                                <a:pos x="T2" y="T3"/>
                              </a:cxn>
                              <a:cxn ang="T8">
                                <a:pos x="T4" y="T5"/>
                              </a:cxn>
                            </a:cxnLst>
                            <a:rect l="0" t="0" r="r" b="b"/>
                            <a:pathLst>
                              <a:path w="34" h="151">
                                <a:moveTo>
                                  <a:pt x="34" y="151"/>
                                </a:moveTo>
                                <a:lnTo>
                                  <a:pt x="34" y="0"/>
                                </a:lnTo>
                                <a:lnTo>
                                  <a:pt x="0" y="0"/>
                                </a:lnTo>
                              </a:path>
                            </a:pathLst>
                          </a:custGeom>
                          <a:noFill/>
                          <a:ln w="5080" cap="rnd">
                            <a:solidFill>
                              <a:srgbClr val="000000"/>
                            </a:solidFill>
                            <a:round/>
                          </a:ln>
                        </wps:spPr>
                        <wps:bodyPr rot="0" vert="horz" wrap="square" lIns="91440" tIns="45720" rIns="91440" bIns="45720" anchor="t" anchorCtr="0" upright="1">
                          <a:noAutofit/>
                        </wps:bodyPr>
                      </wps:wsp>
                      <wps:wsp>
                        <wps:cNvPr id="15" name="Freeform 56"/>
                        <wps:cNvSpPr/>
                        <wps:spPr bwMode="auto">
                          <a:xfrm>
                            <a:off x="2621915" y="2045970"/>
                            <a:ext cx="20955" cy="139065"/>
                          </a:xfrm>
                          <a:custGeom>
                            <a:avLst/>
                            <a:gdLst>
                              <a:gd name="T0" fmla="*/ 20955 w 33"/>
                              <a:gd name="T1" fmla="*/ 0 h 219"/>
                              <a:gd name="T2" fmla="*/ 20955 w 33"/>
                              <a:gd name="T3" fmla="*/ 139065 h 219"/>
                              <a:gd name="T4" fmla="*/ 0 w 33"/>
                              <a:gd name="T5" fmla="*/ 139065 h 219"/>
                              <a:gd name="T6" fmla="*/ 0 w 33"/>
                              <a:gd name="T7" fmla="*/ 116840 h 21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 h="219">
                                <a:moveTo>
                                  <a:pt x="33" y="0"/>
                                </a:moveTo>
                                <a:lnTo>
                                  <a:pt x="33" y="219"/>
                                </a:lnTo>
                                <a:lnTo>
                                  <a:pt x="0" y="219"/>
                                </a:lnTo>
                                <a:lnTo>
                                  <a:pt x="0" y="184"/>
                                </a:lnTo>
                              </a:path>
                            </a:pathLst>
                          </a:custGeom>
                          <a:noFill/>
                          <a:ln w="5080" cap="rnd">
                            <a:solidFill>
                              <a:srgbClr val="000000"/>
                            </a:solidFill>
                            <a:round/>
                          </a:ln>
                        </wps:spPr>
                        <wps:bodyPr rot="0" vert="horz" wrap="square" lIns="91440" tIns="45720" rIns="91440" bIns="45720" anchor="t" anchorCtr="0" upright="1">
                          <a:noAutofit/>
                        </wps:bodyPr>
                      </wps:wsp>
                      <wps:wsp>
                        <wps:cNvPr id="16" name="Freeform 57"/>
                        <wps:cNvSpPr/>
                        <wps:spPr bwMode="auto">
                          <a:xfrm>
                            <a:off x="2621915" y="2045970"/>
                            <a:ext cx="20955" cy="95885"/>
                          </a:xfrm>
                          <a:custGeom>
                            <a:avLst/>
                            <a:gdLst>
                              <a:gd name="T0" fmla="*/ 0 w 33"/>
                              <a:gd name="T1" fmla="*/ 95885 h 151"/>
                              <a:gd name="T2" fmla="*/ 0 w 33"/>
                              <a:gd name="T3" fmla="*/ 0 h 151"/>
                              <a:gd name="T4" fmla="*/ 20955 w 33"/>
                              <a:gd name="T5" fmla="*/ 0 h 151"/>
                              <a:gd name="T6" fmla="*/ 0 60000 65536"/>
                              <a:gd name="T7" fmla="*/ 0 60000 65536"/>
                              <a:gd name="T8" fmla="*/ 0 60000 65536"/>
                            </a:gdLst>
                            <a:ahLst/>
                            <a:cxnLst>
                              <a:cxn ang="T6">
                                <a:pos x="T0" y="T1"/>
                              </a:cxn>
                              <a:cxn ang="T7">
                                <a:pos x="T2" y="T3"/>
                              </a:cxn>
                              <a:cxn ang="T8">
                                <a:pos x="T4" y="T5"/>
                              </a:cxn>
                            </a:cxnLst>
                            <a:rect l="0" t="0" r="r" b="b"/>
                            <a:pathLst>
                              <a:path w="33" h="151">
                                <a:moveTo>
                                  <a:pt x="0" y="151"/>
                                </a:moveTo>
                                <a:lnTo>
                                  <a:pt x="0" y="0"/>
                                </a:lnTo>
                                <a:lnTo>
                                  <a:pt x="33" y="0"/>
                                </a:lnTo>
                              </a:path>
                            </a:pathLst>
                          </a:custGeom>
                          <a:noFill/>
                          <a:ln w="5080" cap="rnd">
                            <a:solidFill>
                              <a:srgbClr val="000000"/>
                            </a:solidFill>
                            <a:round/>
                          </a:ln>
                        </wps:spPr>
                        <wps:bodyPr rot="0" vert="horz" wrap="square" lIns="91440" tIns="45720" rIns="91440" bIns="45720" anchor="t" anchorCtr="0" upright="1">
                          <a:noAutofit/>
                        </wps:bodyPr>
                      </wps:wsp>
                      <wps:wsp>
                        <wps:cNvPr id="17" name="AutoShape 58"/>
                        <wps:cNvSpPr/>
                        <wps:spPr bwMode="auto">
                          <a:xfrm>
                            <a:off x="2063750" y="2141855"/>
                            <a:ext cx="558165" cy="20955"/>
                          </a:xfrm>
                          <a:custGeom>
                            <a:avLst/>
                            <a:gdLst>
                              <a:gd name="T0" fmla="*/ 0 w 879"/>
                              <a:gd name="T1" fmla="*/ 20955 h 33"/>
                              <a:gd name="T2" fmla="*/ 8255 w 879"/>
                              <a:gd name="T3" fmla="*/ 20955 h 33"/>
                              <a:gd name="T4" fmla="*/ 8255 w 879"/>
                              <a:gd name="T5" fmla="*/ 0 h 33"/>
                              <a:gd name="T6" fmla="*/ 0 w 879"/>
                              <a:gd name="T7" fmla="*/ 0 h 33"/>
                              <a:gd name="T8" fmla="*/ 0 w 879"/>
                              <a:gd name="T9" fmla="*/ 20955 h 33"/>
                              <a:gd name="T10" fmla="*/ 558165 w 879"/>
                              <a:gd name="T11" fmla="*/ 20955 h 33"/>
                              <a:gd name="T12" fmla="*/ 549275 w 879"/>
                              <a:gd name="T13" fmla="*/ 20955 h 33"/>
                              <a:gd name="T14" fmla="*/ 549275 w 879"/>
                              <a:gd name="T15" fmla="*/ 0 h 33"/>
                              <a:gd name="T16" fmla="*/ 558165 w 879"/>
                              <a:gd name="T17" fmla="*/ 0 h 33"/>
                              <a:gd name="T18" fmla="*/ 558165 w 879"/>
                              <a:gd name="T19" fmla="*/ 20955 h 3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9" h="33">
                                <a:moveTo>
                                  <a:pt x="0" y="33"/>
                                </a:moveTo>
                                <a:lnTo>
                                  <a:pt x="13" y="33"/>
                                </a:lnTo>
                                <a:lnTo>
                                  <a:pt x="13" y="0"/>
                                </a:lnTo>
                                <a:lnTo>
                                  <a:pt x="0" y="0"/>
                                </a:lnTo>
                                <a:lnTo>
                                  <a:pt x="0" y="33"/>
                                </a:lnTo>
                                <a:close/>
                                <a:moveTo>
                                  <a:pt x="879" y="33"/>
                                </a:moveTo>
                                <a:lnTo>
                                  <a:pt x="865" y="33"/>
                                </a:lnTo>
                                <a:lnTo>
                                  <a:pt x="865" y="0"/>
                                </a:lnTo>
                                <a:lnTo>
                                  <a:pt x="879" y="0"/>
                                </a:lnTo>
                                <a:lnTo>
                                  <a:pt x="879" y="33"/>
                                </a:lnTo>
                                <a:close/>
                              </a:path>
                            </a:pathLst>
                          </a:custGeom>
                          <a:solidFill>
                            <a:srgbClr val="FFFFFF"/>
                          </a:solidFill>
                          <a:ln>
                            <a:noFill/>
                          </a:ln>
                        </wps:spPr>
                        <wps:bodyPr rot="0" vert="horz" wrap="square" lIns="91440" tIns="45720" rIns="91440" bIns="45720" anchor="t" anchorCtr="0" upright="1">
                          <a:noAutofit/>
                        </wps:bodyPr>
                      </wps:wsp>
                      <wps:wsp>
                        <wps:cNvPr id="18" name="Freeform 59"/>
                        <wps:cNvSpPr/>
                        <wps:spPr bwMode="auto">
                          <a:xfrm>
                            <a:off x="2063750" y="2141855"/>
                            <a:ext cx="8255" cy="20955"/>
                          </a:xfrm>
                          <a:custGeom>
                            <a:avLst/>
                            <a:gdLst>
                              <a:gd name="T0" fmla="*/ 0 w 13"/>
                              <a:gd name="T1" fmla="*/ 20955 h 33"/>
                              <a:gd name="T2" fmla="*/ 8255 w 13"/>
                              <a:gd name="T3" fmla="*/ 20955 h 33"/>
                              <a:gd name="T4" fmla="*/ 8255 w 13"/>
                              <a:gd name="T5" fmla="*/ 0 h 33"/>
                              <a:gd name="T6" fmla="*/ 0 w 13"/>
                              <a:gd name="T7" fmla="*/ 0 h 3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 h="33">
                                <a:moveTo>
                                  <a:pt x="0" y="33"/>
                                </a:moveTo>
                                <a:lnTo>
                                  <a:pt x="13" y="33"/>
                                </a:lnTo>
                                <a:lnTo>
                                  <a:pt x="13" y="0"/>
                                </a:lnTo>
                                <a:lnTo>
                                  <a:pt x="0" y="0"/>
                                </a:lnTo>
                              </a:path>
                            </a:pathLst>
                          </a:custGeom>
                          <a:noFill/>
                          <a:ln w="5080" cap="rnd">
                            <a:solidFill>
                              <a:srgbClr val="000000"/>
                            </a:solidFill>
                            <a:round/>
                          </a:ln>
                        </wps:spPr>
                        <wps:bodyPr rot="0" vert="horz" wrap="square" lIns="91440" tIns="45720" rIns="91440" bIns="45720" anchor="t" anchorCtr="0" upright="1">
                          <a:noAutofit/>
                        </wps:bodyPr>
                      </wps:wsp>
                      <wps:wsp>
                        <wps:cNvPr id="19" name="Freeform 60"/>
                        <wps:cNvSpPr/>
                        <wps:spPr bwMode="auto">
                          <a:xfrm>
                            <a:off x="2613025" y="2141855"/>
                            <a:ext cx="8890" cy="20955"/>
                          </a:xfrm>
                          <a:custGeom>
                            <a:avLst/>
                            <a:gdLst>
                              <a:gd name="T0" fmla="*/ 8890 w 14"/>
                              <a:gd name="T1" fmla="*/ 20955 h 33"/>
                              <a:gd name="T2" fmla="*/ 0 w 14"/>
                              <a:gd name="T3" fmla="*/ 20955 h 33"/>
                              <a:gd name="T4" fmla="*/ 0 w 14"/>
                              <a:gd name="T5" fmla="*/ 0 h 33"/>
                              <a:gd name="T6" fmla="*/ 8890 w 14"/>
                              <a:gd name="T7" fmla="*/ 0 h 3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4" h="33">
                                <a:moveTo>
                                  <a:pt x="14" y="33"/>
                                </a:moveTo>
                                <a:lnTo>
                                  <a:pt x="0" y="33"/>
                                </a:lnTo>
                                <a:lnTo>
                                  <a:pt x="0" y="0"/>
                                </a:lnTo>
                                <a:lnTo>
                                  <a:pt x="14" y="0"/>
                                </a:lnTo>
                              </a:path>
                            </a:pathLst>
                          </a:custGeom>
                          <a:noFill/>
                          <a:ln w="5080" cap="rnd">
                            <a:solidFill>
                              <a:srgbClr val="000000"/>
                            </a:solidFill>
                            <a:round/>
                          </a:ln>
                        </wps:spPr>
                        <wps:bodyPr rot="0" vert="horz" wrap="square" lIns="91440" tIns="45720" rIns="91440" bIns="45720" anchor="t" anchorCtr="0" upright="1">
                          <a:noAutofit/>
                        </wps:bodyPr>
                      </wps:wsp>
                      <wps:wsp>
                        <wps:cNvPr id="20" name="Line 61"/>
                        <wps:cNvCnPr>
                          <a:cxnSpLocks noChangeShapeType="1"/>
                        </wps:cNvCnPr>
                        <wps:spPr bwMode="auto">
                          <a:xfrm>
                            <a:off x="2042160" y="2045970"/>
                            <a:ext cx="635" cy="139065"/>
                          </a:xfrm>
                          <a:prstGeom prst="line">
                            <a:avLst/>
                          </a:prstGeom>
                          <a:noFill/>
                          <a:ln w="5080" cap="rnd">
                            <a:solidFill>
                              <a:srgbClr val="000000"/>
                            </a:solidFill>
                            <a:round/>
                          </a:ln>
                        </wps:spPr>
                        <wps:bodyPr/>
                      </wps:wsp>
                      <wps:wsp>
                        <wps:cNvPr id="21" name="Line 62"/>
                        <wps:cNvCnPr>
                          <a:cxnSpLocks noChangeShapeType="1"/>
                        </wps:cNvCnPr>
                        <wps:spPr bwMode="auto">
                          <a:xfrm>
                            <a:off x="2642870" y="2045970"/>
                            <a:ext cx="635" cy="139065"/>
                          </a:xfrm>
                          <a:prstGeom prst="line">
                            <a:avLst/>
                          </a:prstGeom>
                          <a:noFill/>
                          <a:ln w="5080" cap="rnd">
                            <a:solidFill>
                              <a:srgbClr val="000000"/>
                            </a:solidFill>
                            <a:round/>
                          </a:ln>
                        </wps:spPr>
                        <wps:bodyPr/>
                      </wps:wsp>
                      <wps:wsp>
                        <wps:cNvPr id="22" name="Freeform 63"/>
                        <wps:cNvSpPr/>
                        <wps:spPr bwMode="auto">
                          <a:xfrm>
                            <a:off x="2576195" y="2185035"/>
                            <a:ext cx="45720" cy="216535"/>
                          </a:xfrm>
                          <a:custGeom>
                            <a:avLst/>
                            <a:gdLst>
                              <a:gd name="T0" fmla="*/ 45720 w 72"/>
                              <a:gd name="T1" fmla="*/ 0 h 341"/>
                              <a:gd name="T2" fmla="*/ 44450 w 72"/>
                              <a:gd name="T3" fmla="*/ 27940 h 341"/>
                              <a:gd name="T4" fmla="*/ 42545 w 72"/>
                              <a:gd name="T5" fmla="*/ 55880 h 341"/>
                              <a:gd name="T6" fmla="*/ 38735 w 72"/>
                              <a:gd name="T7" fmla="*/ 82550 h 341"/>
                              <a:gd name="T8" fmla="*/ 33655 w 72"/>
                              <a:gd name="T9" fmla="*/ 110490 h 341"/>
                              <a:gd name="T10" fmla="*/ 27940 w 72"/>
                              <a:gd name="T11" fmla="*/ 137795 h 341"/>
                              <a:gd name="T12" fmla="*/ 20320 w 72"/>
                              <a:gd name="T13" fmla="*/ 164465 h 341"/>
                              <a:gd name="T14" fmla="*/ 10795 w 72"/>
                              <a:gd name="T15" fmla="*/ 190500 h 341"/>
                              <a:gd name="T16" fmla="*/ 0 w 72"/>
                              <a:gd name="T17" fmla="*/ 216535 h 34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2" h="341">
                                <a:moveTo>
                                  <a:pt x="72" y="0"/>
                                </a:moveTo>
                                <a:lnTo>
                                  <a:pt x="70" y="44"/>
                                </a:lnTo>
                                <a:lnTo>
                                  <a:pt x="67" y="88"/>
                                </a:lnTo>
                                <a:lnTo>
                                  <a:pt x="61" y="130"/>
                                </a:lnTo>
                                <a:lnTo>
                                  <a:pt x="53" y="174"/>
                                </a:lnTo>
                                <a:lnTo>
                                  <a:pt x="44" y="217"/>
                                </a:lnTo>
                                <a:lnTo>
                                  <a:pt x="32" y="259"/>
                                </a:lnTo>
                                <a:lnTo>
                                  <a:pt x="17" y="300"/>
                                </a:lnTo>
                                <a:lnTo>
                                  <a:pt x="0" y="341"/>
                                </a:lnTo>
                              </a:path>
                            </a:pathLst>
                          </a:custGeom>
                          <a:noFill/>
                          <a:ln w="5080" cap="rnd">
                            <a:solidFill>
                              <a:srgbClr val="000000"/>
                            </a:solidFill>
                            <a:round/>
                          </a:ln>
                        </wps:spPr>
                        <wps:bodyPr rot="0" vert="horz" wrap="square" lIns="91440" tIns="45720" rIns="91440" bIns="45720" anchor="t" anchorCtr="0" upright="1">
                          <a:noAutofit/>
                        </wps:bodyPr>
                      </wps:wsp>
                      <wps:wsp>
                        <wps:cNvPr id="23" name="Freeform 64"/>
                        <wps:cNvSpPr/>
                        <wps:spPr bwMode="auto">
                          <a:xfrm>
                            <a:off x="2063750" y="2164715"/>
                            <a:ext cx="520700" cy="236855"/>
                          </a:xfrm>
                          <a:custGeom>
                            <a:avLst/>
                            <a:gdLst>
                              <a:gd name="T0" fmla="*/ 520700 w 820"/>
                              <a:gd name="T1" fmla="*/ 217805 h 373"/>
                              <a:gd name="T2" fmla="*/ 8255 w 820"/>
                              <a:gd name="T3" fmla="*/ 0 h 373"/>
                              <a:gd name="T4" fmla="*/ 0 w 820"/>
                              <a:gd name="T5" fmla="*/ 20320 h 373"/>
                              <a:gd name="T6" fmla="*/ 512445 w 820"/>
                              <a:gd name="T7" fmla="*/ 236855 h 373"/>
                              <a:gd name="T8" fmla="*/ 520700 w 820"/>
                              <a:gd name="T9" fmla="*/ 217805 h 37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20" h="373">
                                <a:moveTo>
                                  <a:pt x="820" y="343"/>
                                </a:moveTo>
                                <a:lnTo>
                                  <a:pt x="13" y="0"/>
                                </a:lnTo>
                                <a:lnTo>
                                  <a:pt x="0" y="32"/>
                                </a:lnTo>
                                <a:lnTo>
                                  <a:pt x="807" y="373"/>
                                </a:lnTo>
                                <a:lnTo>
                                  <a:pt x="820" y="343"/>
                                </a:lnTo>
                                <a:close/>
                              </a:path>
                            </a:pathLst>
                          </a:custGeom>
                          <a:solidFill>
                            <a:srgbClr val="FFFFFF"/>
                          </a:solidFill>
                          <a:ln>
                            <a:noFill/>
                          </a:ln>
                        </wps:spPr>
                        <wps:bodyPr rot="0" vert="horz" wrap="square" lIns="91440" tIns="45720" rIns="91440" bIns="45720" anchor="t" anchorCtr="0" upright="1">
                          <a:noAutofit/>
                        </wps:bodyPr>
                      </wps:wsp>
                      <wps:wsp>
                        <wps:cNvPr id="24" name="Freeform 65"/>
                        <wps:cNvSpPr/>
                        <wps:spPr bwMode="auto">
                          <a:xfrm>
                            <a:off x="2063750" y="2164715"/>
                            <a:ext cx="520700" cy="236855"/>
                          </a:xfrm>
                          <a:custGeom>
                            <a:avLst/>
                            <a:gdLst>
                              <a:gd name="T0" fmla="*/ 520700 w 820"/>
                              <a:gd name="T1" fmla="*/ 217805 h 373"/>
                              <a:gd name="T2" fmla="*/ 8255 w 820"/>
                              <a:gd name="T3" fmla="*/ 0 h 373"/>
                              <a:gd name="T4" fmla="*/ 0 w 820"/>
                              <a:gd name="T5" fmla="*/ 20320 h 373"/>
                              <a:gd name="T6" fmla="*/ 512445 w 820"/>
                              <a:gd name="T7" fmla="*/ 236855 h 373"/>
                              <a:gd name="T8" fmla="*/ 520700 w 820"/>
                              <a:gd name="T9" fmla="*/ 217805 h 37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20" h="373">
                                <a:moveTo>
                                  <a:pt x="820" y="343"/>
                                </a:moveTo>
                                <a:lnTo>
                                  <a:pt x="13" y="0"/>
                                </a:lnTo>
                                <a:lnTo>
                                  <a:pt x="0" y="32"/>
                                </a:lnTo>
                                <a:lnTo>
                                  <a:pt x="807" y="373"/>
                                </a:lnTo>
                                <a:lnTo>
                                  <a:pt x="820" y="343"/>
                                </a:lnTo>
                                <a:close/>
                              </a:path>
                            </a:pathLst>
                          </a:custGeom>
                          <a:noFill/>
                          <a:ln w="5080" cap="rnd">
                            <a:solidFill>
                              <a:srgbClr val="000000"/>
                            </a:solidFill>
                            <a:round/>
                          </a:ln>
                        </wps:spPr>
                        <wps:bodyPr rot="0" vert="horz" wrap="square" lIns="91440" tIns="45720" rIns="91440" bIns="45720" anchor="t" anchorCtr="0" upright="1">
                          <a:noAutofit/>
                        </wps:bodyPr>
                      </wps:wsp>
                      <wps:wsp>
                        <wps:cNvPr id="25" name="Rectangle 66"/>
                        <wps:cNvSpPr>
                          <a:spLocks noChangeArrowheads="1"/>
                        </wps:cNvSpPr>
                        <wps:spPr bwMode="auto">
                          <a:xfrm>
                            <a:off x="111125" y="135255"/>
                            <a:ext cx="419735" cy="196850"/>
                          </a:xfrm>
                          <a:prstGeom prst="rect">
                            <a:avLst/>
                          </a:prstGeom>
                          <a:noFill/>
                          <a:ln>
                            <a:noFill/>
                          </a:ln>
                        </wps:spPr>
                        <wps:txbx>
                          <w:txbxContent>
                            <w:p w14:paraId="4B0AC83A">
                              <w:r>
                                <w:rPr>
                                  <w:rFonts w:hint="eastAsia" w:ascii="宋体" w:cs="宋体"/>
                                  <w:color w:val="000000"/>
                                  <w:kern w:val="0"/>
                                  <w:sz w:val="22"/>
                                </w:rPr>
                                <w:t>屏蔽室</w:t>
                              </w:r>
                            </w:p>
                          </w:txbxContent>
                        </wps:txbx>
                        <wps:bodyPr rot="0" vert="horz" wrap="none" lIns="0" tIns="0" rIns="0" bIns="0" anchor="t" anchorCtr="0" upright="1">
                          <a:spAutoFit/>
                        </wps:bodyPr>
                      </wps:wsp>
                      <wps:wsp>
                        <wps:cNvPr id="26" name="Rectangle 67"/>
                        <wps:cNvSpPr>
                          <a:spLocks noChangeArrowheads="1"/>
                        </wps:cNvSpPr>
                        <wps:spPr bwMode="auto">
                          <a:xfrm>
                            <a:off x="628650" y="287655"/>
                            <a:ext cx="495935" cy="396240"/>
                          </a:xfrm>
                          <a:prstGeom prst="rect">
                            <a:avLst/>
                          </a:prstGeom>
                          <a:noFill/>
                          <a:ln>
                            <a:noFill/>
                          </a:ln>
                        </wps:spPr>
                        <wps:txbx>
                          <w:txbxContent>
                            <w:p w14:paraId="56832110">
                              <w:r>
                                <w:rPr>
                                  <w:rFonts w:hint="eastAsia" w:ascii="宋体" w:cs="宋体"/>
                                  <w:color w:val="000000"/>
                                  <w:kern w:val="0"/>
                                  <w:sz w:val="26"/>
                                  <w:szCs w:val="26"/>
                                </w:rPr>
                                <w:t>测试桌</w:t>
                              </w:r>
                            </w:p>
                          </w:txbxContent>
                        </wps:txbx>
                        <wps:bodyPr rot="0" vert="horz" wrap="none" lIns="0" tIns="0" rIns="0" bIns="0" anchor="t" anchorCtr="0" upright="1">
                          <a:spAutoFit/>
                        </wps:bodyPr>
                      </wps:wsp>
                      <wps:wsp>
                        <wps:cNvPr id="27" name="Rectangle 68"/>
                        <wps:cNvSpPr>
                          <a:spLocks noChangeArrowheads="1"/>
                        </wps:cNvSpPr>
                        <wps:spPr bwMode="auto">
                          <a:xfrm>
                            <a:off x="2543810" y="1671320"/>
                            <a:ext cx="114935" cy="198120"/>
                          </a:xfrm>
                          <a:prstGeom prst="rect">
                            <a:avLst/>
                          </a:prstGeom>
                          <a:noFill/>
                          <a:ln>
                            <a:noFill/>
                          </a:ln>
                        </wps:spPr>
                        <wps:txbx>
                          <w:txbxContent>
                            <w:p w14:paraId="0B9B44A5">
                              <w:r>
                                <w:rPr>
                                  <w:rFonts w:ascii="宋体" w:cs="宋体"/>
                                  <w:color w:val="000000"/>
                                  <w:kern w:val="0"/>
                                  <w:sz w:val="12"/>
                                  <w:szCs w:val="12"/>
                                </w:rPr>
                                <w:t xml:space="preserve"> </w:t>
                              </w:r>
                            </w:p>
                          </w:txbxContent>
                        </wps:txbx>
                        <wps:bodyPr rot="0" vert="horz" wrap="none" lIns="0" tIns="0" rIns="0" bIns="0" anchor="t" anchorCtr="0" upright="1">
                          <a:spAutoFit/>
                        </wps:bodyPr>
                      </wps:wsp>
                      <wps:wsp>
                        <wps:cNvPr id="28" name="Rectangle 69"/>
                        <wps:cNvSpPr>
                          <a:spLocks noChangeArrowheads="1"/>
                        </wps:cNvSpPr>
                        <wps:spPr bwMode="auto">
                          <a:xfrm>
                            <a:off x="1976120" y="1256665"/>
                            <a:ext cx="746760" cy="406400"/>
                          </a:xfrm>
                          <a:prstGeom prst="rect">
                            <a:avLst/>
                          </a:prstGeom>
                          <a:solidFill>
                            <a:srgbClr val="92CDDC"/>
                          </a:solidFill>
                          <a:ln>
                            <a:noFill/>
                          </a:ln>
                        </wps:spPr>
                        <wps:bodyPr rot="0" vert="horz" wrap="square" lIns="91440" tIns="45720" rIns="91440" bIns="45720" anchor="t" anchorCtr="0" upright="1">
                          <a:noAutofit/>
                        </wps:bodyPr>
                      </wps:wsp>
                      <wps:wsp>
                        <wps:cNvPr id="29" name="Rectangle 70"/>
                        <wps:cNvSpPr>
                          <a:spLocks noChangeArrowheads="1"/>
                        </wps:cNvSpPr>
                        <wps:spPr bwMode="auto">
                          <a:xfrm>
                            <a:off x="1976120" y="1256665"/>
                            <a:ext cx="746760" cy="406400"/>
                          </a:xfrm>
                          <a:prstGeom prst="rect">
                            <a:avLst/>
                          </a:prstGeom>
                          <a:noFill/>
                          <a:ln w="5080" cap="rnd">
                            <a:solidFill>
                              <a:srgbClr val="000000"/>
                            </a:solidFill>
                            <a:round/>
                          </a:ln>
                        </wps:spPr>
                        <wps:bodyPr rot="0" vert="horz" wrap="square" lIns="91440" tIns="45720" rIns="91440" bIns="45720" anchor="t" anchorCtr="0" upright="1">
                          <a:noAutofit/>
                        </wps:bodyPr>
                      </wps:wsp>
                      <wps:wsp>
                        <wps:cNvPr id="30" name="Rectangle 71"/>
                        <wps:cNvSpPr>
                          <a:spLocks noChangeArrowheads="1"/>
                        </wps:cNvSpPr>
                        <wps:spPr bwMode="auto">
                          <a:xfrm>
                            <a:off x="2030095" y="1341755"/>
                            <a:ext cx="612140" cy="196850"/>
                          </a:xfrm>
                          <a:prstGeom prst="rect">
                            <a:avLst/>
                          </a:prstGeom>
                          <a:noFill/>
                          <a:ln>
                            <a:noFill/>
                          </a:ln>
                        </wps:spPr>
                        <wps:txbx>
                          <w:txbxContent>
                            <w:p w14:paraId="10A9A4EE">
                              <w:r>
                                <w:rPr>
                                  <w:rFonts w:hint="eastAsia" w:ascii="宋体" w:cs="宋体"/>
                                  <w:b/>
                                  <w:bCs/>
                                  <w:color w:val="000000"/>
                                  <w:kern w:val="0"/>
                                  <w:sz w:val="16"/>
                                  <w:szCs w:val="16"/>
                                </w:rPr>
                                <w:t>电压尖峰脉冲</w:t>
                              </w:r>
                            </w:p>
                          </w:txbxContent>
                        </wps:txbx>
                        <wps:bodyPr rot="0" vert="horz" wrap="none" lIns="0" tIns="0" rIns="0" bIns="0" anchor="t" anchorCtr="0" upright="1">
                          <a:spAutoFit/>
                        </wps:bodyPr>
                      </wps:wsp>
                      <wps:wsp>
                        <wps:cNvPr id="31" name="Rectangle 72"/>
                        <wps:cNvSpPr>
                          <a:spLocks noChangeArrowheads="1"/>
                        </wps:cNvSpPr>
                        <wps:spPr bwMode="auto">
                          <a:xfrm>
                            <a:off x="2190750" y="1468755"/>
                            <a:ext cx="306070" cy="196850"/>
                          </a:xfrm>
                          <a:prstGeom prst="rect">
                            <a:avLst/>
                          </a:prstGeom>
                          <a:noFill/>
                          <a:ln>
                            <a:noFill/>
                          </a:ln>
                        </wps:spPr>
                        <wps:txbx>
                          <w:txbxContent>
                            <w:p w14:paraId="1C4939DD">
                              <w:r>
                                <w:rPr>
                                  <w:rFonts w:hint="eastAsia" w:ascii="宋体" w:cs="宋体"/>
                                  <w:b/>
                                  <w:bCs/>
                                  <w:color w:val="000000"/>
                                  <w:kern w:val="0"/>
                                  <w:sz w:val="16"/>
                                  <w:szCs w:val="16"/>
                                </w:rPr>
                                <w:t>发生器</w:t>
                              </w:r>
                            </w:p>
                          </w:txbxContent>
                        </wps:txbx>
                        <wps:bodyPr rot="0" vert="horz" wrap="none" lIns="0" tIns="0" rIns="0" bIns="0" anchor="t" anchorCtr="0" upright="1">
                          <a:spAutoFit/>
                        </wps:bodyPr>
                      </wps:wsp>
                      <wps:wsp>
                        <wps:cNvPr id="668250016" name="Rectangle 73"/>
                        <wps:cNvSpPr>
                          <a:spLocks noChangeArrowheads="1"/>
                        </wps:cNvSpPr>
                        <wps:spPr bwMode="auto">
                          <a:xfrm>
                            <a:off x="1779270" y="347345"/>
                            <a:ext cx="448310" cy="256540"/>
                          </a:xfrm>
                          <a:prstGeom prst="rect">
                            <a:avLst/>
                          </a:prstGeom>
                          <a:solidFill>
                            <a:srgbClr val="92CDDC"/>
                          </a:solidFill>
                          <a:ln>
                            <a:noFill/>
                          </a:ln>
                        </wps:spPr>
                        <wps:bodyPr rot="0" vert="horz" wrap="square" lIns="91440" tIns="45720" rIns="91440" bIns="45720" anchor="t" anchorCtr="0" upright="1">
                          <a:noAutofit/>
                        </wps:bodyPr>
                      </wps:wsp>
                      <wps:wsp>
                        <wps:cNvPr id="668250017" name="Rectangle 74"/>
                        <wps:cNvSpPr>
                          <a:spLocks noChangeArrowheads="1"/>
                        </wps:cNvSpPr>
                        <wps:spPr bwMode="auto">
                          <a:xfrm>
                            <a:off x="1779270" y="347345"/>
                            <a:ext cx="448310" cy="256540"/>
                          </a:xfrm>
                          <a:prstGeom prst="rect">
                            <a:avLst/>
                          </a:prstGeom>
                          <a:noFill/>
                          <a:ln w="5080" cap="rnd">
                            <a:solidFill>
                              <a:srgbClr val="000000"/>
                            </a:solidFill>
                            <a:round/>
                          </a:ln>
                        </wps:spPr>
                        <wps:bodyPr rot="0" vert="horz" wrap="square" lIns="91440" tIns="45720" rIns="91440" bIns="45720" anchor="t" anchorCtr="0" upright="1">
                          <a:noAutofit/>
                        </wps:bodyPr>
                      </wps:wsp>
                      <wps:wsp>
                        <wps:cNvPr id="668250018" name="Rectangle 75"/>
                        <wps:cNvSpPr>
                          <a:spLocks noChangeArrowheads="1"/>
                        </wps:cNvSpPr>
                        <wps:spPr bwMode="auto">
                          <a:xfrm>
                            <a:off x="1779270" y="415925"/>
                            <a:ext cx="510540" cy="196850"/>
                          </a:xfrm>
                          <a:prstGeom prst="rect">
                            <a:avLst/>
                          </a:prstGeom>
                          <a:noFill/>
                          <a:ln>
                            <a:noFill/>
                          </a:ln>
                        </wps:spPr>
                        <wps:txbx>
                          <w:txbxContent>
                            <w:p w14:paraId="39E889C2">
                              <w:r>
                                <w:rPr>
                                  <w:rFonts w:hint="eastAsia" w:ascii="宋体" w:cs="宋体"/>
                                  <w:b/>
                                  <w:bCs/>
                                  <w:color w:val="000000"/>
                                  <w:kern w:val="0"/>
                                  <w:sz w:val="16"/>
                                  <w:szCs w:val="16"/>
                                </w:rPr>
                                <w:t>数字示波器</w:t>
                              </w:r>
                            </w:p>
                          </w:txbxContent>
                        </wps:txbx>
                        <wps:bodyPr rot="0" vert="horz" wrap="none" lIns="0" tIns="0" rIns="0" bIns="0" anchor="t" anchorCtr="0" upright="1">
                          <a:spAutoFit/>
                        </wps:bodyPr>
                      </wps:wsp>
                      <wps:wsp>
                        <wps:cNvPr id="668250019" name="Rectangle 76"/>
                        <wps:cNvSpPr>
                          <a:spLocks noChangeArrowheads="1"/>
                        </wps:cNvSpPr>
                        <wps:spPr bwMode="auto">
                          <a:xfrm>
                            <a:off x="2395855" y="347345"/>
                            <a:ext cx="601345" cy="247015"/>
                          </a:xfrm>
                          <a:prstGeom prst="rect">
                            <a:avLst/>
                          </a:prstGeom>
                          <a:solidFill>
                            <a:srgbClr val="92CDDC"/>
                          </a:solidFill>
                          <a:ln>
                            <a:noFill/>
                          </a:ln>
                        </wps:spPr>
                        <wps:bodyPr rot="0" vert="horz" wrap="square" lIns="91440" tIns="45720" rIns="91440" bIns="45720" anchor="t" anchorCtr="0" upright="1">
                          <a:noAutofit/>
                        </wps:bodyPr>
                      </wps:wsp>
                      <wps:wsp>
                        <wps:cNvPr id="668250020" name="Rectangle 77"/>
                        <wps:cNvSpPr>
                          <a:spLocks noChangeArrowheads="1"/>
                        </wps:cNvSpPr>
                        <wps:spPr bwMode="auto">
                          <a:xfrm>
                            <a:off x="2395855" y="347345"/>
                            <a:ext cx="601345" cy="247015"/>
                          </a:xfrm>
                          <a:prstGeom prst="rect">
                            <a:avLst/>
                          </a:prstGeom>
                          <a:noFill/>
                          <a:ln w="5080" cap="rnd">
                            <a:solidFill>
                              <a:srgbClr val="000000"/>
                            </a:solidFill>
                            <a:round/>
                          </a:ln>
                        </wps:spPr>
                        <wps:bodyPr rot="0" vert="horz" wrap="square" lIns="91440" tIns="45720" rIns="91440" bIns="45720" anchor="t" anchorCtr="0" upright="1">
                          <a:noAutofit/>
                        </wps:bodyPr>
                      </wps:wsp>
                      <wps:wsp>
                        <wps:cNvPr id="668250022" name="Rectangle 78"/>
                        <wps:cNvSpPr>
                          <a:spLocks noChangeArrowheads="1"/>
                        </wps:cNvSpPr>
                        <wps:spPr bwMode="auto">
                          <a:xfrm>
                            <a:off x="2430780" y="415925"/>
                            <a:ext cx="510540" cy="196850"/>
                          </a:xfrm>
                          <a:prstGeom prst="rect">
                            <a:avLst/>
                          </a:prstGeom>
                          <a:noFill/>
                          <a:ln>
                            <a:noFill/>
                          </a:ln>
                        </wps:spPr>
                        <wps:txbx>
                          <w:txbxContent>
                            <w:p w14:paraId="2A7027B8">
                              <w:r>
                                <w:rPr>
                                  <w:rFonts w:hint="eastAsia" w:ascii="宋体" w:cs="宋体"/>
                                  <w:b/>
                                  <w:bCs/>
                                  <w:color w:val="000000"/>
                                  <w:kern w:val="0"/>
                                  <w:sz w:val="16"/>
                                  <w:szCs w:val="16"/>
                                </w:rPr>
                                <w:t>隔离变压器</w:t>
                              </w:r>
                            </w:p>
                          </w:txbxContent>
                        </wps:txbx>
                        <wps:bodyPr rot="0" vert="horz" wrap="none" lIns="0" tIns="0" rIns="0" bIns="0" anchor="t" anchorCtr="0" upright="1">
                          <a:spAutoFit/>
                        </wps:bodyPr>
                      </wps:wsp>
                      <wps:wsp>
                        <wps:cNvPr id="668250023" name="Freeform 79"/>
                        <wps:cNvSpPr/>
                        <wps:spPr bwMode="auto">
                          <a:xfrm>
                            <a:off x="1488440" y="475615"/>
                            <a:ext cx="154305" cy="781050"/>
                          </a:xfrm>
                          <a:custGeom>
                            <a:avLst/>
                            <a:gdLst>
                              <a:gd name="T0" fmla="*/ 154305 w 243"/>
                              <a:gd name="T1" fmla="*/ 0 h 1230"/>
                              <a:gd name="T2" fmla="*/ 0 w 243"/>
                              <a:gd name="T3" fmla="*/ 0 h 1230"/>
                              <a:gd name="T4" fmla="*/ 0 w 243"/>
                              <a:gd name="T5" fmla="*/ 781050 h 1230"/>
                              <a:gd name="T6" fmla="*/ 0 60000 65536"/>
                              <a:gd name="T7" fmla="*/ 0 60000 65536"/>
                              <a:gd name="T8" fmla="*/ 0 60000 65536"/>
                            </a:gdLst>
                            <a:ahLst/>
                            <a:cxnLst>
                              <a:cxn ang="T6">
                                <a:pos x="T0" y="T1"/>
                              </a:cxn>
                              <a:cxn ang="T7">
                                <a:pos x="T2" y="T3"/>
                              </a:cxn>
                              <a:cxn ang="T8">
                                <a:pos x="T4" y="T5"/>
                              </a:cxn>
                            </a:cxnLst>
                            <a:rect l="0" t="0" r="r" b="b"/>
                            <a:pathLst>
                              <a:path w="243" h="1230">
                                <a:moveTo>
                                  <a:pt x="243" y="0"/>
                                </a:moveTo>
                                <a:lnTo>
                                  <a:pt x="0" y="0"/>
                                </a:lnTo>
                                <a:lnTo>
                                  <a:pt x="0" y="1230"/>
                                </a:lnTo>
                              </a:path>
                            </a:pathLst>
                          </a:custGeom>
                          <a:noFill/>
                          <a:ln w="5080" cap="rnd">
                            <a:solidFill>
                              <a:srgbClr val="000000"/>
                            </a:solidFill>
                            <a:round/>
                          </a:ln>
                        </wps:spPr>
                        <wps:bodyPr rot="0" vert="horz" wrap="square" lIns="91440" tIns="45720" rIns="91440" bIns="45720" anchor="t" anchorCtr="0" upright="1">
                          <a:noAutofit/>
                        </wps:bodyPr>
                      </wps:wsp>
                      <wps:wsp>
                        <wps:cNvPr id="668250024" name="Line 80"/>
                        <wps:cNvCnPr>
                          <a:cxnSpLocks noChangeShapeType="1"/>
                        </wps:cNvCnPr>
                        <wps:spPr bwMode="auto">
                          <a:xfrm>
                            <a:off x="2227580" y="475615"/>
                            <a:ext cx="168275" cy="635"/>
                          </a:xfrm>
                          <a:prstGeom prst="line">
                            <a:avLst/>
                          </a:prstGeom>
                          <a:noFill/>
                          <a:ln w="5080" cap="rnd">
                            <a:solidFill>
                              <a:srgbClr val="000000"/>
                            </a:solidFill>
                            <a:round/>
                          </a:ln>
                        </wps:spPr>
                        <wps:bodyPr/>
                      </wps:wsp>
                      <wps:wsp>
                        <wps:cNvPr id="668250025" name="Rectangle 81"/>
                        <wps:cNvSpPr>
                          <a:spLocks noChangeArrowheads="1"/>
                        </wps:cNvSpPr>
                        <wps:spPr bwMode="auto">
                          <a:xfrm>
                            <a:off x="1247140" y="1256665"/>
                            <a:ext cx="558165" cy="406400"/>
                          </a:xfrm>
                          <a:prstGeom prst="rect">
                            <a:avLst/>
                          </a:prstGeom>
                          <a:solidFill>
                            <a:srgbClr val="92CDDC"/>
                          </a:solidFill>
                          <a:ln>
                            <a:noFill/>
                          </a:ln>
                        </wps:spPr>
                        <wps:bodyPr rot="0" vert="horz" wrap="square" lIns="91440" tIns="45720" rIns="91440" bIns="45720" anchor="t" anchorCtr="0" upright="1">
                          <a:noAutofit/>
                        </wps:bodyPr>
                      </wps:wsp>
                      <wps:wsp>
                        <wps:cNvPr id="668250026" name="Rectangle 82"/>
                        <wps:cNvSpPr>
                          <a:spLocks noChangeArrowheads="1"/>
                        </wps:cNvSpPr>
                        <wps:spPr bwMode="auto">
                          <a:xfrm>
                            <a:off x="1247140" y="1256665"/>
                            <a:ext cx="558165" cy="406400"/>
                          </a:xfrm>
                          <a:prstGeom prst="rect">
                            <a:avLst/>
                          </a:prstGeom>
                          <a:noFill/>
                          <a:ln w="5080" cap="rnd">
                            <a:solidFill>
                              <a:srgbClr val="000000"/>
                            </a:solidFill>
                            <a:round/>
                          </a:ln>
                        </wps:spPr>
                        <wps:bodyPr rot="0" vert="horz" wrap="square" lIns="91440" tIns="45720" rIns="91440" bIns="45720" anchor="t" anchorCtr="0" upright="1">
                          <a:noAutofit/>
                        </wps:bodyPr>
                      </wps:wsp>
                      <wps:wsp>
                        <wps:cNvPr id="668250027" name="Rectangle 83"/>
                        <wps:cNvSpPr>
                          <a:spLocks noChangeArrowheads="1"/>
                        </wps:cNvSpPr>
                        <wps:spPr bwMode="auto">
                          <a:xfrm>
                            <a:off x="1314450" y="1341755"/>
                            <a:ext cx="408305" cy="196850"/>
                          </a:xfrm>
                          <a:prstGeom prst="rect">
                            <a:avLst/>
                          </a:prstGeom>
                          <a:noFill/>
                          <a:ln>
                            <a:noFill/>
                          </a:ln>
                        </wps:spPr>
                        <wps:txbx>
                          <w:txbxContent>
                            <w:p w14:paraId="0F1436B6">
                              <w:r>
                                <w:rPr>
                                  <w:rFonts w:hint="eastAsia" w:ascii="宋体" w:cs="宋体"/>
                                  <w:b/>
                                  <w:bCs/>
                                  <w:color w:val="000000"/>
                                  <w:kern w:val="0"/>
                                  <w:sz w:val="16"/>
                                  <w:szCs w:val="16"/>
                                </w:rPr>
                                <w:t>微秒脉冲</w:t>
                              </w:r>
                            </w:p>
                          </w:txbxContent>
                        </wps:txbx>
                        <wps:bodyPr rot="0" vert="horz" wrap="none" lIns="0" tIns="0" rIns="0" bIns="0" anchor="t" anchorCtr="0" upright="1">
                          <a:spAutoFit/>
                        </wps:bodyPr>
                      </wps:wsp>
                      <wps:wsp>
                        <wps:cNvPr id="668250028" name="Rectangle 84"/>
                        <wps:cNvSpPr>
                          <a:spLocks noChangeArrowheads="1"/>
                        </wps:cNvSpPr>
                        <wps:spPr bwMode="auto">
                          <a:xfrm>
                            <a:off x="1367790" y="1468755"/>
                            <a:ext cx="306070" cy="196850"/>
                          </a:xfrm>
                          <a:prstGeom prst="rect">
                            <a:avLst/>
                          </a:prstGeom>
                          <a:noFill/>
                          <a:ln>
                            <a:noFill/>
                          </a:ln>
                        </wps:spPr>
                        <wps:txbx>
                          <w:txbxContent>
                            <w:p w14:paraId="4C58EF1B">
                              <w:r>
                                <w:rPr>
                                  <w:rFonts w:hint="eastAsia" w:ascii="宋体" w:cs="宋体"/>
                                  <w:b/>
                                  <w:bCs/>
                                  <w:color w:val="000000"/>
                                  <w:kern w:val="0"/>
                                  <w:sz w:val="16"/>
                                  <w:szCs w:val="16"/>
                                </w:rPr>
                                <w:t>变压器</w:t>
                              </w:r>
                            </w:p>
                          </w:txbxContent>
                        </wps:txbx>
                        <wps:bodyPr rot="0" vert="horz" wrap="none" lIns="0" tIns="0" rIns="0" bIns="0" anchor="t" anchorCtr="0" upright="1">
                          <a:spAutoFit/>
                        </wps:bodyPr>
                      </wps:wsp>
                      <wps:wsp>
                        <wps:cNvPr id="668250029" name="Line 85"/>
                        <wps:cNvCnPr>
                          <a:cxnSpLocks noChangeShapeType="1"/>
                        </wps:cNvCnPr>
                        <wps:spPr bwMode="auto">
                          <a:xfrm>
                            <a:off x="1805305" y="1400810"/>
                            <a:ext cx="170815" cy="635"/>
                          </a:xfrm>
                          <a:prstGeom prst="line">
                            <a:avLst/>
                          </a:prstGeom>
                          <a:noFill/>
                          <a:ln w="5080" cap="rnd">
                            <a:solidFill>
                              <a:srgbClr val="000000"/>
                            </a:solidFill>
                            <a:round/>
                          </a:ln>
                        </wps:spPr>
                        <wps:bodyPr/>
                      </wps:wsp>
                      <wps:wsp>
                        <wps:cNvPr id="668250030" name="Line 86"/>
                        <wps:cNvCnPr>
                          <a:cxnSpLocks noChangeShapeType="1"/>
                        </wps:cNvCnPr>
                        <wps:spPr bwMode="auto">
                          <a:xfrm flipH="1">
                            <a:off x="1805305" y="1532255"/>
                            <a:ext cx="170815" cy="635"/>
                          </a:xfrm>
                          <a:prstGeom prst="line">
                            <a:avLst/>
                          </a:prstGeom>
                          <a:noFill/>
                          <a:ln w="5080" cap="rnd">
                            <a:solidFill>
                              <a:srgbClr val="000000"/>
                            </a:solidFill>
                            <a:round/>
                          </a:ln>
                        </wps:spPr>
                        <wps:bodyPr/>
                      </wps:wsp>
                      <wps:wsp>
                        <wps:cNvPr id="668250031" name="Rectangle 87"/>
                        <wps:cNvSpPr>
                          <a:spLocks noChangeArrowheads="1"/>
                        </wps:cNvSpPr>
                        <wps:spPr bwMode="auto">
                          <a:xfrm>
                            <a:off x="1171575" y="342265"/>
                            <a:ext cx="521335" cy="256540"/>
                          </a:xfrm>
                          <a:prstGeom prst="rect">
                            <a:avLst/>
                          </a:prstGeom>
                          <a:solidFill>
                            <a:srgbClr val="92CDDC"/>
                          </a:solidFill>
                          <a:ln>
                            <a:noFill/>
                          </a:ln>
                        </wps:spPr>
                        <wps:bodyPr rot="0" vert="horz" wrap="square" lIns="91440" tIns="45720" rIns="91440" bIns="45720" anchor="t" anchorCtr="0" upright="1">
                          <a:noAutofit/>
                        </wps:bodyPr>
                      </wps:wsp>
                      <wps:wsp>
                        <wps:cNvPr id="668250032" name="Rectangle 88"/>
                        <wps:cNvSpPr>
                          <a:spLocks noChangeArrowheads="1"/>
                        </wps:cNvSpPr>
                        <wps:spPr bwMode="auto">
                          <a:xfrm>
                            <a:off x="1171575" y="342265"/>
                            <a:ext cx="521335" cy="256540"/>
                          </a:xfrm>
                          <a:prstGeom prst="rect">
                            <a:avLst/>
                          </a:prstGeom>
                          <a:noFill/>
                          <a:ln w="5080" cap="rnd">
                            <a:solidFill>
                              <a:srgbClr val="000000"/>
                            </a:solidFill>
                            <a:round/>
                          </a:ln>
                        </wps:spPr>
                        <wps:bodyPr rot="0" vert="horz" wrap="square" lIns="91440" tIns="45720" rIns="91440" bIns="45720" anchor="t" anchorCtr="0" upright="1">
                          <a:noAutofit/>
                        </wps:bodyPr>
                      </wps:wsp>
                      <wps:wsp>
                        <wps:cNvPr id="668250033" name="Line 90"/>
                        <wps:cNvCnPr>
                          <a:cxnSpLocks noChangeShapeType="1"/>
                        </wps:cNvCnPr>
                        <wps:spPr bwMode="auto">
                          <a:xfrm flipH="1">
                            <a:off x="1692910" y="448945"/>
                            <a:ext cx="86360" cy="635"/>
                          </a:xfrm>
                          <a:prstGeom prst="line">
                            <a:avLst/>
                          </a:prstGeom>
                          <a:noFill/>
                          <a:ln w="5080" cap="rnd">
                            <a:solidFill>
                              <a:srgbClr val="000000"/>
                            </a:solidFill>
                            <a:round/>
                          </a:ln>
                        </wps:spPr>
                        <wps:bodyPr/>
                      </wps:wsp>
                      <wps:wsp>
                        <wps:cNvPr id="668250034" name="Line 91"/>
                        <wps:cNvCnPr>
                          <a:cxnSpLocks noChangeShapeType="1"/>
                        </wps:cNvCnPr>
                        <wps:spPr bwMode="auto">
                          <a:xfrm flipV="1">
                            <a:off x="1607185" y="598805"/>
                            <a:ext cx="635" cy="657860"/>
                          </a:xfrm>
                          <a:prstGeom prst="line">
                            <a:avLst/>
                          </a:prstGeom>
                          <a:noFill/>
                          <a:ln w="5080" cap="rnd">
                            <a:solidFill>
                              <a:srgbClr val="000000"/>
                            </a:solidFill>
                            <a:round/>
                          </a:ln>
                        </wps:spPr>
                        <wps:bodyPr/>
                      </wps:wsp>
                      <wps:wsp>
                        <wps:cNvPr id="668250035" name="Line 85"/>
                        <wps:cNvCnPr>
                          <a:cxnSpLocks noChangeShapeType="1"/>
                        </wps:cNvCnPr>
                        <wps:spPr bwMode="auto">
                          <a:xfrm>
                            <a:off x="2722880" y="1400175"/>
                            <a:ext cx="170815" cy="635"/>
                          </a:xfrm>
                          <a:prstGeom prst="line">
                            <a:avLst/>
                          </a:prstGeom>
                          <a:noFill/>
                          <a:ln w="5080" cap="rnd">
                            <a:solidFill>
                              <a:srgbClr val="000000"/>
                            </a:solidFill>
                            <a:round/>
                          </a:ln>
                        </wps:spPr>
                        <wps:bodyPr/>
                      </wps:wsp>
                      <wps:wsp>
                        <wps:cNvPr id="668250036" name="Line 86"/>
                        <wps:cNvCnPr>
                          <a:cxnSpLocks noChangeShapeType="1"/>
                        </wps:cNvCnPr>
                        <wps:spPr bwMode="auto">
                          <a:xfrm flipH="1">
                            <a:off x="2722880" y="1531620"/>
                            <a:ext cx="170815" cy="635"/>
                          </a:xfrm>
                          <a:prstGeom prst="line">
                            <a:avLst/>
                          </a:prstGeom>
                          <a:noFill/>
                          <a:ln w="5080" cap="rnd">
                            <a:solidFill>
                              <a:srgbClr val="000000"/>
                            </a:solidFill>
                            <a:round/>
                          </a:ln>
                        </wps:spPr>
                        <wps:bodyPr/>
                      </wps:wsp>
                      <wps:wsp>
                        <wps:cNvPr id="668250037" name="Rectangle 50"/>
                        <wps:cNvSpPr>
                          <a:spLocks noChangeArrowheads="1"/>
                        </wps:cNvSpPr>
                        <wps:spPr bwMode="auto">
                          <a:xfrm>
                            <a:off x="2941320" y="1362710"/>
                            <a:ext cx="699135" cy="196850"/>
                          </a:xfrm>
                          <a:prstGeom prst="rect">
                            <a:avLst/>
                          </a:prstGeom>
                          <a:noFill/>
                          <a:ln>
                            <a:noFill/>
                          </a:ln>
                        </wps:spPr>
                        <wps:txbx>
                          <w:txbxContent>
                            <w:p w14:paraId="5740A47C">
                              <w:pPr>
                                <w:rPr>
                                  <w:sz w:val="20"/>
                                </w:rPr>
                              </w:pPr>
                              <w:r>
                                <w:rPr>
                                  <w:rFonts w:hint="eastAsia" w:ascii="宋体" w:cs="宋体"/>
                                  <w:color w:val="000000"/>
                                  <w:kern w:val="0"/>
                                  <w:sz w:val="20"/>
                                </w:rPr>
                                <w:t>220VAC 50Hz</w:t>
                              </w:r>
                            </w:p>
                          </w:txbxContent>
                        </wps:txbx>
                        <wps:bodyPr rot="0" vert="horz" wrap="none" lIns="0" tIns="0" rIns="0" bIns="0" anchor="t" anchorCtr="0" upright="1">
                          <a:spAutoFit/>
                        </wps:bodyPr>
                      </wps:wsp>
                      <wps:wsp>
                        <wps:cNvPr id="668250038" name="Rectangle 83"/>
                        <wps:cNvSpPr>
                          <a:spLocks noChangeArrowheads="1"/>
                        </wps:cNvSpPr>
                        <wps:spPr bwMode="auto">
                          <a:xfrm>
                            <a:off x="1171575" y="279400"/>
                            <a:ext cx="510540" cy="196850"/>
                          </a:xfrm>
                          <a:prstGeom prst="rect">
                            <a:avLst/>
                          </a:prstGeom>
                          <a:noFill/>
                          <a:ln>
                            <a:noFill/>
                          </a:ln>
                        </wps:spPr>
                        <wps:txbx>
                          <w:txbxContent>
                            <w:p w14:paraId="2CA520BC">
                              <w:r>
                                <w:rPr>
                                  <w:rFonts w:hint="eastAsia" w:ascii="宋体" w:cs="宋体"/>
                                  <w:b/>
                                  <w:bCs/>
                                  <w:color w:val="000000"/>
                                  <w:kern w:val="0"/>
                                  <w:sz w:val="16"/>
                                  <w:szCs w:val="16"/>
                                </w:rPr>
                                <w:t>示波器电压</w:t>
                              </w:r>
                            </w:p>
                          </w:txbxContent>
                        </wps:txbx>
                        <wps:bodyPr rot="0" vert="horz" wrap="none" lIns="0" tIns="0" rIns="0" bIns="0" anchor="t" anchorCtr="0" upright="1">
                          <a:spAutoFit/>
                        </wps:bodyPr>
                      </wps:wsp>
                      <wps:wsp>
                        <wps:cNvPr id="668250039" name="Rectangle 84"/>
                        <wps:cNvSpPr>
                          <a:spLocks noChangeArrowheads="1"/>
                        </wps:cNvSpPr>
                        <wps:spPr bwMode="auto">
                          <a:xfrm>
                            <a:off x="1310005" y="405130"/>
                            <a:ext cx="204470" cy="196850"/>
                          </a:xfrm>
                          <a:prstGeom prst="rect">
                            <a:avLst/>
                          </a:prstGeom>
                          <a:noFill/>
                          <a:ln>
                            <a:noFill/>
                          </a:ln>
                        </wps:spPr>
                        <wps:txbx>
                          <w:txbxContent>
                            <w:p w14:paraId="6436CA29">
                              <w:r>
                                <w:rPr>
                                  <w:rFonts w:hint="eastAsia" w:ascii="宋体" w:cs="宋体"/>
                                  <w:b/>
                                  <w:bCs/>
                                  <w:color w:val="000000"/>
                                  <w:kern w:val="0"/>
                                  <w:sz w:val="16"/>
                                  <w:szCs w:val="16"/>
                                </w:rPr>
                                <w:t>探头</w:t>
                              </w:r>
                            </w:p>
                          </w:txbxContent>
                        </wps:txbx>
                        <wps:bodyPr rot="0" vert="horz" wrap="none" lIns="0" tIns="0" rIns="0" bIns="0" anchor="t" anchorCtr="0" upright="1">
                          <a:spAutoFit/>
                        </wps:bodyPr>
                      </wps:wsp>
                    </wpc:wpc>
                  </a:graphicData>
                </a:graphic>
              </wp:inline>
            </w:drawing>
          </mc:Choice>
          <mc:Fallback>
            <w:pict>
              <v:group id="_x0000_s1026" o:spid="_x0000_s1026" o:spt="203" style="height:191.9pt;width:384.9pt;" coordsize="4888230,2437130" editas="canvas" o:gfxdata="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">
                <o:lock v:ext="edit" aspectratio="f"/>
                <v:shape id="_x0000_s1026" o:spid="_x0000_s1026" style="position:absolute;left:0;top:0;height:2437130;width:4888230;" filled="f" stroked="f" coordsize="21600,21600" o:gfxdata="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">
                  <v:fill on="f" focussize="0,0"/>
                  <v:stroke on="f"/>
                  <v:imagedata o:title=""/>
                  <o:lock v:ext="edit" aspectratio="f"/>
                </v:shape>
                <v:rect id="Rectangle 47" o:spid="_x0000_s1026" o:spt="1" style="position:absolute;left:56515;top:72390;height:1971675;width:4741545;" filled="f" stroked="t" coordsize="21600,21600" o:gfxdata="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UzKKsNUAAAAFAQAADwAAAAAAAAABACAAAAAiAAAAZHJzL2Rvd25yZXYueG1sUEsBAhQA&#10;FAAAAAgAh07iQEHGA5YuAgAAUAQAAA4AAAAAAAAAAQAgAAAAJAEAAGRycy9lMm9Eb2MueG1sUEsF&#10;BgAAAAAGAAYAWQEAAMQFAAAAAA==&#10;">
                  <v:fill on="f" focussize="0,0"/>
                  <v:stroke weight="0.4pt" color="#000000" joinstyle="round" endcap="round"/>
                  <v:imagedata o:title=""/>
                  <o:lock v:ext="edit" aspectratio="f"/>
                </v:rect>
                <v:rect id="Rectangle 48" o:spid="_x0000_s1026" o:spt="1" style="position:absolute;left:0;top:0;height:2185035;width:4888230;" filled="f" stroked="t" coordsize="21600,21600" o:gfxdata="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UzKK&#10;sNUAAAAFAQAADwAAAAAAAAABACAAAAAiAAAAZHJzL2Rvd25yZXYueG1sUEsBAhQAFAAAAAgAh07i&#10;QII/UQglAgAASAQAAA4AAAAAAAAAAQAgAAAAJAEAAGRycy9lMm9Eb2MueG1sUEsFBgAAAAAGAAYA&#10;WQEAALsFAAAAAA==&#10;">
                  <v:fill on="f" focussize="0,0"/>
                  <v:stroke weight="0.4pt" color="#000000" joinstyle="round" endcap="round"/>
                  <v:imagedata o:title=""/>
                  <o:lock v:ext="edit" aspectratio="f"/>
                </v:rect>
                <v:rect id="Rectangle 49" o:spid="_x0000_s1026" o:spt="1" style="position:absolute;left:586740;top:215265;height:1651635;width:3971925;" filled="f" stroked="t" coordsize="21600,21600" o:gfxdata="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X2FoidQAAAAFAQAADwAAAAAAAAABACAAAAAiAAAAZHJzL2Rvd25yZXYueG1sUEsB&#10;AhQAFAAAAAgAh07iQB8FJhgyAgAAUwQAAA4AAAAAAAAAAQAgAAAAIwEAAGRycy9lMm9Eb2MueG1s&#10;UEsFBgAAAAAGAAYAWQEAAMcFAAAAAA==&#10;">
                  <v:fill on="f" focussize="0,0"/>
                  <v:stroke weight="1.45pt" color="#000000" joinstyle="round" endcap="round"/>
                  <v:imagedata o:title=""/>
                  <o:lock v:ext="edit" aspectratio="f"/>
                </v:rect>
                <v:rect id="Rectangle 50" o:spid="_x0000_s1026" o:spt="1" style="position:absolute;left:3836670;top:287655;height:396240;width:661035;mso-wrap-style:none;" filled="f" stroked="f" coordsize="21600,21600" o:gfxdata="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Oy5ppTUAAAABQEAAA8AAAAAAAAAAQAgAAAAIgAAAGRycy9k&#10;b3ducmV2LnhtbFBLAQIUABQAAAAIAIdO4kBIkp0bBgIAAAQEAAAOAAAAAAAAAAEAIAAAACMBAABk&#10;cnMvZTJvRG9jLnhtbFBLBQYAAAAABgAGAFkBAACbBQAAAAA=&#10;">
                  <v:fill on="f" focussize="0,0"/>
                  <v:stroke on="f"/>
                  <v:imagedata o:title=""/>
                  <o:lock v:ext="edit" aspectratio="f"/>
                  <v:textbox inset="0mm,0mm,0mm,0mm" style="mso-fit-shape-to-text:t;">
                    <w:txbxContent>
                      <w:p w14:paraId="52F70A32">
                        <w:r>
                          <w:rPr>
                            <w:rFonts w:hint="eastAsia" w:ascii="宋体" w:cs="宋体"/>
                            <w:color w:val="000000"/>
                            <w:kern w:val="0"/>
                            <w:sz w:val="26"/>
                            <w:szCs w:val="26"/>
                          </w:rPr>
                          <w:t>接地平板</w:t>
                        </w:r>
                      </w:p>
                    </w:txbxContent>
                  </v:textbox>
                </v:rect>
                <v:rect id="Rectangle 51" o:spid="_x0000_s1026" o:spt="1" style="position:absolute;left:2042160;top:2044065;height:142875;width:600710;" fillcolor="#FFFFFF" filled="t" stroked="f" coordsize="21600,21600" o:gfxdata="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CkwVJ1QAAAAUBAAAP&#10;AAAAAAAAAAEAIAAAACIAAABkcnMvZG93bnJldi54bWxQSwECFAAUAAAACACHTuJA+ojLBBsCAAA1&#10;BAAADgAAAAAAAAABACAAAAAkAQAAZHJzL2Uyb0RvYy54bWxQSwUGAAAAAAYABgBZAQAAsQUAAAAA&#10;">
                  <v:fill on="t" focussize="0,0"/>
                  <v:stroke on="f"/>
                  <v:imagedata o:title=""/>
                  <o:lock v:ext="edit" aspectratio="f"/>
                </v:rect>
                <v:rect id="Rectangle 52" o:spid="_x0000_s1026" o:spt="1" style="position:absolute;left:2042160;top:2044065;height:142875;width:600710;" filled="f" stroked="t" coordsize="21600,21600" o:gfxdata="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gM0IvVAAAABQEAAA8AAAAAAAAAAQAgAAAAIgAAAGRycy9kb3ducmV2LnhtbFBLAQIU&#10;ABQAAAAIAIdO4kChJyUzLwIAAFIEAAAOAAAAAAAAAAEAIAAAACQBAABkcnMvZTJvRG9jLnhtbFBL&#10;BQYAAAAABgAGAFkBAADFBQAAAAA=&#10;">
                  <v:fill on="f" focussize="0,0"/>
                  <v:stroke weight="0.4pt" color="#FFFFFF" joinstyle="round" endcap="round"/>
                  <v:imagedata o:title=""/>
                  <o:lock v:ext="edit" aspectratio="f"/>
                </v:rect>
                <v:shape id="AutoShape 53" o:spid="_x0000_s1026" o:spt="100" style="position:absolute;left:2042160;top:2045970;height:139065;width:600710;" fillcolor="#FFFFFF" filled="t" stroked="f" coordsize="946,219" o:gfxdata="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" path="m0,0l0,219,34,219,34,184,34,151,34,0,0,0xm946,0l946,219,913,219,913,184,913,151,913,0,946,0xe">
                  <v:path o:connectlocs="0,0;0,88306275;13709650,88306275;13709650,74193400;13709650,60886975;13709650,0;0,0;381450850,0;381450850,88306275;368144425,88306275;368144425,74193400;368144425,60886975;368144425,0;381450850,0" o:connectangles="0,0,0,0,0,0,0,0,0,0,0,0,0,0"/>
                  <v:fill on="t" focussize="0,0"/>
                  <v:stroke on="f"/>
                  <v:imagedata o:title=""/>
                  <o:lock v:ext="edit" aspectratio="f"/>
                </v:shape>
                <v:shape id="Freeform 54" o:spid="_x0000_s1026" o:spt="100" style="position:absolute;left:2042160;top:2045970;height:139065;width:21590;" filled="f" stroked="t" coordsize="34,219" o:gfxdata="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" path="m0,0l0,219,34,219,34,184e">
                  <v:path o:connectlocs="0,0;0,88306275;13709650,88306275;13709650,74193400" o:connectangles="0,0,0,0"/>
                  <v:fill on="f" focussize="0,0"/>
                  <v:stroke weight="0.4pt" color="#000000" joinstyle="round" endcap="round"/>
                  <v:imagedata o:title=""/>
                  <o:lock v:ext="edit" aspectratio="f"/>
                </v:shape>
                <v:shape id="Freeform 55" o:spid="_x0000_s1026" o:spt="100" style="position:absolute;left:2042160;top:2045970;height:95885;width:21590;" filled="f" stroked="t" coordsize="34,151" o:gfxdata="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Or5n49QAAAAFAQAADwAAAAAAAAABACAAAAAiAAAAZHJzL2Rv&#10;d25yZXYueG1sUEsBAhQAFAAAAAgAh07iQArPK67pAgAA8gYAAA4AAAAAAAAAAQAgAAAAIwEAAGRy&#10;cy9lMm9Eb2MueG1sUEsFBgAAAAAGAAYAWQEAAH4GAAAAAA==&#10;" path="m34,151l34,0,0,0e">
                  <v:path o:connectlocs="13709650,60886975;13709650,0;0,0" o:connectangles="0,0,0"/>
                  <v:fill on="f" focussize="0,0"/>
                  <v:stroke weight="0.4pt" color="#000000" joinstyle="round" endcap="round"/>
                  <v:imagedata o:title=""/>
                  <o:lock v:ext="edit" aspectratio="f"/>
                </v:shape>
                <v:shape id="Freeform 56" o:spid="_x0000_s1026" o:spt="100" style="position:absolute;left:2621915;top:2045970;height:139065;width:20955;" filled="f" stroked="t" coordsize="33,219" o:gfxdata="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" path="m33,0l33,219,0,219,0,184e">
                  <v:path o:connectlocs="13306425,0;13306425,88306275;0,88306275;0,74193400" o:connectangles="0,0,0,0"/>
                  <v:fill on="f" focussize="0,0"/>
                  <v:stroke weight="0.4pt" color="#000000" joinstyle="round" endcap="round"/>
                  <v:imagedata o:title=""/>
                  <o:lock v:ext="edit" aspectratio="f"/>
                </v:shape>
                <v:shape id="Freeform 57" o:spid="_x0000_s1026" o:spt="100" style="position:absolute;left:2621915;top:2045970;height:95885;width:20955;" filled="f" stroked="t" coordsize="33,151" o:gfxdata="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X8KRA9QAAAAFAQAADwAAAAAAAAABACAAAAAiAAAAZHJz&#10;L2Rvd25yZXYueG1sUEsBAhQAFAAAAAgAh07iQDcqbTjsAgAA7QYAAA4AAAAAAAAAAQAgAAAAIwEA&#10;AGRycy9lMm9Eb2MueG1sUEsFBgAAAAAGAAYAWQEAAIEGAAAAAA==&#10;" path="m0,151l0,0,33,0e">
                  <v:path o:connectlocs="0,60886975;0,0;13306425,0" o:connectangles="0,0,0"/>
                  <v:fill on="f" focussize="0,0"/>
                  <v:stroke weight="0.4pt" color="#000000" joinstyle="round" endcap="round"/>
                  <v:imagedata o:title=""/>
                  <o:lock v:ext="edit" aspectratio="f"/>
                </v:shape>
                <v:shape id="AutoShape 58" o:spid="_x0000_s1026" o:spt="100" style="position:absolute;left:2063750;top:2141855;height:20955;width:558165;" fillcolor="#FFFFFF" filled="t" stroked="f" coordsize="879,33" o:gfxdata="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" path="m0,33l13,33,13,0,0,0,0,33xm879,33l865,33,865,0,879,0,879,33xe">
                  <v:path o:connectlocs="0,13306425;5241925,13306425;5241925,0;0,0;0,13306425;354434775,13306425;348789625,13306425;348789625,0;354434775,0;354434775,13306425" o:connectangles="0,0,0,0,0,0,0,0,0,0"/>
                  <v:fill on="t" focussize="0,0"/>
                  <v:stroke on="f"/>
                  <v:imagedata o:title=""/>
                  <o:lock v:ext="edit" aspectratio="f"/>
                </v:shape>
                <v:shape id="Freeform 59" o:spid="_x0000_s1026" o:spt="100" style="position:absolute;left:2063750;top:2141855;height:20955;width:8255;" filled="f" stroked="t" coordsize="13,33" o:gfxdata="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" path="m0,33l13,33,13,0,0,0e">
                  <v:path o:connectlocs="0,13306425;5241925,13306425;5241925,0;0,0" o:connectangles="0,0,0,0"/>
                  <v:fill on="f" focussize="0,0"/>
                  <v:stroke weight="0.4pt" color="#000000" joinstyle="round" endcap="round"/>
                  <v:imagedata o:title=""/>
                  <o:lock v:ext="edit" aspectratio="f"/>
                </v:shape>
                <v:shape id="Freeform 60" o:spid="_x0000_s1026" o:spt="100" style="position:absolute;left:2613025;top:2141855;height:20955;width:8890;" filled="f" stroked="t" coordsize="14,33" o:gfxdata="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gQ5J9tYAAAAFAQAADwAAAAAAAAABACAAAAAiAAAAZHJzL2Rvd25yZXYueG1sUEsBAhQA&#10;FAAAAAgAh07iQBqEjw0RAwAAsgcAAA4AAAAAAAAAAQAgAAAAJQEAAGRycy9lMm9Eb2MueG1sUEsF&#10;BgAAAAAGAAYAWQEAAKgGAAAAAA==&#10;" path="m14,33l0,33,0,0,14,0e">
                  <v:path o:connectlocs="5645150,13306425;0,13306425;0,0;5645150,0" o:connectangles="0,0,0,0"/>
                  <v:fill on="f" focussize="0,0"/>
                  <v:stroke weight="0.4pt" color="#000000" joinstyle="round" endcap="round"/>
                  <v:imagedata o:title=""/>
                  <o:lock v:ext="edit" aspectratio="f"/>
                </v:shape>
                <v:line id="Line 61" o:spid="_x0000_s1026" o:spt="20" style="position:absolute;left:2042160;top:2045970;height:139065;width:635;" filled="f" stroked="t" coordsize="21600,21600" o:gfxdata="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NQtc/VAAAABQEAAA8AAAAAAAAA&#10;AQAgAAAAIgAAAGRycy9kb3ducmV2LnhtbFBLAQIUABQAAAAIAIdO4kBzq+Ds2wEAALgDAAAOAAAA&#10;AAAAAAEAIAAAACQBAABkcnMvZTJvRG9jLnhtbFBLBQYAAAAABgAGAFkBAABxBQAAAAA=&#10;">
                  <v:fill on="f" focussize="0,0"/>
                  <v:stroke weight="0.4pt" color="#000000" joinstyle="round" endcap="round"/>
                  <v:imagedata o:title=""/>
                  <o:lock v:ext="edit" aspectratio="f"/>
                </v:line>
                <v:line id="Line 62" o:spid="_x0000_s1026" o:spt="20" style="position:absolute;left:2642870;top:2045970;height:139065;width:635;" filled="f" stroked="t" coordsize="21600,21600" o:gfxdata="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k1C1z9UAAAAFAQAADwAA&#10;AAAAAAABACAAAAAiAAAAZHJzL2Rvd25yZXYueG1sUEsBAhQAFAAAAAgAh07iQDM7eQPgAQAAuAMA&#10;AA4AAAAAAAAAAQAgAAAAJAEAAGRycy9lMm9Eb2MueG1sUEsFBgAAAAAGAAYAWQEAAHYFAAAAAA==&#10;">
                  <v:fill on="f" focussize="0,0"/>
                  <v:stroke weight="0.4pt" color="#000000" joinstyle="round" endcap="round"/>
                  <v:imagedata o:title=""/>
                  <o:lock v:ext="edit" aspectratio="f"/>
                </v:line>
                <v:shape id="Freeform 63" o:spid="_x0000_s1026" o:spt="100" style="position:absolute;left:2576195;top:2185035;height:216535;width:45720;" filled="f" stroked="t" coordsize="72,341" o:gfxdata="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" path="m72,0l70,44,67,88,61,130,53,174,44,217,32,259,17,300,0,341e">
                  <v:path o:connectlocs="29032200,0;28225750,17741900;27016075,35483800;24596725,52419250;21370925,70161150;17741900,87499825;12903200,104435275;6854825,120967500;0,137499725" o:connectangles="0,0,0,0,0,0,0,0,0"/>
                  <v:fill on="f" focussize="0,0"/>
                  <v:stroke weight="0.4pt" color="#000000" joinstyle="round" endcap="round"/>
                  <v:imagedata o:title=""/>
                  <o:lock v:ext="edit" aspectratio="f"/>
                </v:shape>
                <v:shape id="Freeform 64" o:spid="_x0000_s1026" o:spt="100" style="position:absolute;left:2063750;top:2164715;height:236855;width:520700;" fillcolor="#FFFFFF" filled="t" stroked="f" coordsize="820,373" o:gfxdata="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" path="m820,343l13,0,0,32,807,373,820,343xe">
                  <v:path o:connectlocs="330644500,138306175;5241925,0;0,12903200;325402575,150402925;330644500,138306175" o:connectangles="0,0,0,0,0"/>
                  <v:fill on="t" focussize="0,0"/>
                  <v:stroke on="f"/>
                  <v:imagedata o:title=""/>
                  <o:lock v:ext="edit" aspectratio="f"/>
                </v:shape>
                <v:shape id="Freeform 65" o:spid="_x0000_s1026" o:spt="100" style="position:absolute;left:2063750;top:2164715;height:236855;width:520700;" filled="f" stroked="t" coordsize="820,373" o:gfxdata="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JJT24dcAAAAFAQAADwAAAAAAAAABACAAAAAiAAAAZHJzL2Rvd25y&#10;ZXYueG1sUEsBAhQAFAAAAAgAh07iQL5L/ZRVAwAAsQgAAA4AAAAAAAAAAQAgAAAAJgEAAGRycy9l&#10;Mm9Eb2MueG1sUEsFBgAAAAAGAAYAWQEAAO0GAAAAAA==&#10;" path="m820,343l13,0,0,32,807,373,820,343xe">
                  <v:path o:connectlocs="330644500,138306175;5241925,0;0,12903200;325402575,150402925;330644500,138306175" o:connectangles="0,0,0,0,0"/>
                  <v:fill on="f" focussize="0,0"/>
                  <v:stroke weight="0.4pt" color="#000000" joinstyle="round" endcap="round"/>
                  <v:imagedata o:title=""/>
                  <o:lock v:ext="edit" aspectratio="f"/>
                </v:shape>
                <v:rect id="Rectangle 66" o:spid="_x0000_s1026" o:spt="1" style="position:absolute;left:111125;top:135255;height:196850;width:419735;mso-wrap-style:none;" filled="f" stroked="f" coordsize="21600,21600" o:gfxdata="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suaaU1AAAAAUBAAAPAAAAAAAAAAEAIAAAACIAAABkcnMvZG93bnJl&#10;di54bWxQSwECFAAUAAAACACHTuJAqgRvNwECAAAEBAAADgAAAAAAAAABACAAAAAjAQAAZHJzL2Uy&#10;b0RvYy54bWxQSwUGAAAAAAYABgBZAQAAlgUAAAAA&#10;">
                  <v:fill on="f" focussize="0,0"/>
                  <v:stroke on="f"/>
                  <v:imagedata o:title=""/>
                  <o:lock v:ext="edit" aspectratio="f"/>
                  <v:textbox inset="0mm,0mm,0mm,0mm" style="mso-fit-shape-to-text:t;">
                    <w:txbxContent>
                      <w:p w14:paraId="4B0AC83A">
                        <w:r>
                          <w:rPr>
                            <w:rFonts w:hint="eastAsia" w:ascii="宋体" w:cs="宋体"/>
                            <w:color w:val="000000"/>
                            <w:kern w:val="0"/>
                            <w:sz w:val="22"/>
                          </w:rPr>
                          <w:t>屏蔽室</w:t>
                        </w:r>
                      </w:p>
                    </w:txbxContent>
                  </v:textbox>
                </v:rect>
                <v:rect id="Rectangle 67" o:spid="_x0000_s1026" o:spt="1" style="position:absolute;left:628650;top:287655;height:396240;width:495935;mso-wrap-style:none;" filled="f" stroked="f" coordsize="21600,21600" o:gfxdata="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Oy5ppTUAAAABQEAAA8AAAAAAAAAAQAgAAAAIgAAAGRycy9k&#10;b3ducmV2LnhtbFBLAQIUABQAAAAIAIdO4kCmjePTBgIAAAQEAAAOAAAAAAAAAAEAIAAAACMBAABk&#10;cnMvZTJvRG9jLnhtbFBLBQYAAAAABgAGAFkBAACbBQAAAAA=&#10;">
                  <v:fill on="f" focussize="0,0"/>
                  <v:stroke on="f"/>
                  <v:imagedata o:title=""/>
                  <o:lock v:ext="edit" aspectratio="f"/>
                  <v:textbox inset="0mm,0mm,0mm,0mm" style="mso-fit-shape-to-text:t;">
                    <w:txbxContent>
                      <w:p w14:paraId="56832110">
                        <w:r>
                          <w:rPr>
                            <w:rFonts w:hint="eastAsia" w:ascii="宋体" w:cs="宋体"/>
                            <w:color w:val="000000"/>
                            <w:kern w:val="0"/>
                            <w:sz w:val="26"/>
                            <w:szCs w:val="26"/>
                          </w:rPr>
                          <w:t>测试桌</w:t>
                        </w:r>
                      </w:p>
                    </w:txbxContent>
                  </v:textbox>
                </v:rect>
                <v:rect id="Rectangle 68" o:spid="_x0000_s1026" o:spt="1" style="position:absolute;left:2543810;top:1671320;height:198120;width:114935;mso-wrap-style:none;" filled="f" stroked="f" coordsize="21600,21600" o:gfxdata="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y5ppTUAAAABQEAAA8AAAAAAAAAAQAgAAAAIgAAAGRycy9kb3du&#10;cmV2LnhtbFBLAQIUABQAAAAIAIdO4kB+my+gAwIAAAYEAAAOAAAAAAAAAAEAIAAAACMBAABkcnMv&#10;ZTJvRG9jLnhtbFBLBQYAAAAABgAGAFkBAACYBQAAAAA=&#10;">
                  <v:fill on="f" focussize="0,0"/>
                  <v:stroke on="f"/>
                  <v:imagedata o:title=""/>
                  <o:lock v:ext="edit" aspectratio="f"/>
                  <v:textbox inset="0mm,0mm,0mm,0mm" style="mso-fit-shape-to-text:t;">
                    <w:txbxContent>
                      <w:p w14:paraId="0B9B44A5">
                        <w:r>
                          <w:rPr>
                            <w:rFonts w:ascii="宋体" w:cs="宋体"/>
                            <w:color w:val="000000"/>
                            <w:kern w:val="0"/>
                            <w:sz w:val="12"/>
                            <w:szCs w:val="12"/>
                          </w:rPr>
                          <w:t xml:space="preserve"> </w:t>
                        </w:r>
                      </w:p>
                    </w:txbxContent>
                  </v:textbox>
                </v:rect>
                <v:rect id="Rectangle 69" o:spid="_x0000_s1026" o:spt="1" style="position:absolute;left:1976120;top:1256665;height:406400;width:746760;" fillcolor="#92CDDC" filled="t" stroked="f" coordsize="21600,21600" o:gfxdata="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FQfkRdQAAAAF&#10;AQAADwAAAAAAAAABACAAAAAiAAAAZHJzL2Rvd25yZXYueG1sUEsBAhQAFAAAAAgAh07iQPhA0fgg&#10;AgAANgQAAA4AAAAAAAAAAQAgAAAAIwEAAGRycy9lMm9Eb2MueG1sUEsFBgAAAAAGAAYAWQEAALUF&#10;AAAAAA==&#10;">
                  <v:fill on="t" focussize="0,0"/>
                  <v:stroke on="f"/>
                  <v:imagedata o:title=""/>
                  <o:lock v:ext="edit" aspectratio="f"/>
                </v:rect>
                <v:rect id="Rectangle 70" o:spid="_x0000_s1026" o:spt="1" style="position:absolute;left:1976120;top:1256665;height:406400;width:746760;" filled="f" stroked="t" coordsize="21600,21600" o:gfxdata="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TMoqw1QAAAAUBAAAPAAAAAAAAAAEAIAAAACIAAABkcnMvZG93bnJldi54bWxQSwEC&#10;FAAUAAAACACHTuJAedAOVTACAABTBAAADgAAAAAAAAABACAAAAAkAQAAZHJzL2Uyb0RvYy54bWxQ&#10;SwUGAAAAAAYABgBZAQAAxgUAAAAA&#10;">
                  <v:fill on="f" focussize="0,0"/>
                  <v:stroke weight="0.4pt" color="#000000" joinstyle="round" endcap="round"/>
                  <v:imagedata o:title=""/>
                  <o:lock v:ext="edit" aspectratio="f"/>
                </v:rect>
                <v:rect id="Rectangle 71" o:spid="_x0000_s1026" o:spt="1" style="position:absolute;left:2030095;top:1341755;height:196850;width:612140;mso-wrap-style:none;" filled="f" stroked="f" coordsize="21600,21600" o:gfxdata="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suaaU1AAAAAUBAAAPAAAAAAAAAAEAIAAAACIAAABkcnMvZG93&#10;bnJldi54bWxQSwECFAAUAAAACACHTuJAx0NPWQQCAAAGBAAADgAAAAAAAAABACAAAAAjAQAAZHJz&#10;L2Uyb0RvYy54bWxQSwUGAAAAAAYABgBZAQAAmQUAAAAA&#10;">
                  <v:fill on="f" focussize="0,0"/>
                  <v:stroke on="f"/>
                  <v:imagedata o:title=""/>
                  <o:lock v:ext="edit" aspectratio="f"/>
                  <v:textbox inset="0mm,0mm,0mm,0mm" style="mso-fit-shape-to-text:t;">
                    <w:txbxContent>
                      <w:p w14:paraId="10A9A4EE">
                        <w:r>
                          <w:rPr>
                            <w:rFonts w:hint="eastAsia" w:ascii="宋体" w:cs="宋体"/>
                            <w:b/>
                            <w:bCs/>
                            <w:color w:val="000000"/>
                            <w:kern w:val="0"/>
                            <w:sz w:val="16"/>
                            <w:szCs w:val="16"/>
                          </w:rPr>
                          <w:t>电压尖峰脉冲</w:t>
                        </w:r>
                      </w:p>
                    </w:txbxContent>
                  </v:textbox>
                </v:rect>
                <v:rect id="Rectangle 72" o:spid="_x0000_s1026" o:spt="1" style="position:absolute;left:2190750;top:1468755;height:196850;width:306070;mso-wrap-style:none;" filled="f" stroked="f" coordsize="21600,21600" o:gfxdata="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suaaU1AAAAAUBAAAPAAAAAAAAAAEAIAAAACIAAABkcnMvZG93&#10;bnJldi54bWxQSwECFAAUAAAACACHTuJAYvDxwgQCAAAGBAAADgAAAAAAAAABACAAAAAjAQAAZHJz&#10;L2Uyb0RvYy54bWxQSwUGAAAAAAYABgBZAQAAmQUAAAAA&#10;">
                  <v:fill on="f" focussize="0,0"/>
                  <v:stroke on="f"/>
                  <v:imagedata o:title=""/>
                  <o:lock v:ext="edit" aspectratio="f"/>
                  <v:textbox inset="0mm,0mm,0mm,0mm" style="mso-fit-shape-to-text:t;">
                    <w:txbxContent>
                      <w:p w14:paraId="1C4939DD">
                        <w:r>
                          <w:rPr>
                            <w:rFonts w:hint="eastAsia" w:ascii="宋体" w:cs="宋体"/>
                            <w:b/>
                            <w:bCs/>
                            <w:color w:val="000000"/>
                            <w:kern w:val="0"/>
                            <w:sz w:val="16"/>
                            <w:szCs w:val="16"/>
                          </w:rPr>
                          <w:t>发生器</w:t>
                        </w:r>
                      </w:p>
                    </w:txbxContent>
                  </v:textbox>
                </v:rect>
                <v:rect id="Rectangle 73" o:spid="_x0000_s1026" o:spt="1" style="position:absolute;left:1779270;top:347345;height:256540;width:448310;" fillcolor="#92CDDC" filled="t" stroked="f" coordsize="21600,21600" o:gfxdata="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V&#10;B+RF1AAAAAUBAAAPAAAAAAAAAAEAIAAAACIAAABkcnMvZG93bnJldi54bWxQSwECFAAUAAAACACH&#10;TuJAb8RHsSgCAAA8BAAADgAAAAAAAAABACAAAAAjAQAAZHJzL2Uyb0RvYy54bWxQSwUGAAAAAAYA&#10;BgBZAQAAvQUAAAAA&#10;">
                  <v:fill on="t" focussize="0,0"/>
                  <v:stroke on="f"/>
                  <v:imagedata o:title=""/>
                  <o:lock v:ext="edit" aspectratio="f"/>
                </v:rect>
                <v:rect id="Rectangle 74" o:spid="_x0000_s1026" o:spt="1" style="position:absolute;left:1779270;top:347345;height:256540;width:448310;" filled="f" stroked="t" coordsize="21600,21600" o:gfxdata="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zKKsNUAAAAFAQAADwAAAAAAAAABACAAAAAiAAAAZHJzL2Rvd25yZXYu&#10;eG1sUEsBAhQAFAAAAAgAh07iQKD+Yuw3AgAAWQQAAA4AAAAAAAAAAQAgAAAAJAEAAGRycy9lMm9E&#10;b2MueG1sUEsFBgAAAAAGAAYAWQEAAM0FAAAAAA==&#10;">
                  <v:fill on="f" focussize="0,0"/>
                  <v:stroke weight="0.4pt" color="#000000" joinstyle="round" endcap="round"/>
                  <v:imagedata o:title=""/>
                  <o:lock v:ext="edit" aspectratio="f"/>
                </v:rect>
                <v:rect id="Rectangle 75" o:spid="_x0000_s1026" o:spt="1" style="position:absolute;left:1779270;top:415925;height:196850;width:510540;mso-wrap-style:none;" filled="f" stroked="f" coordsize="21600,21600" o:gfxdata="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7LmmlNQAAAAFAQAADwAAAAAAAAABACAAAAAiAAAA&#10;ZHJzL2Rvd25yZXYueG1sUEsBAhQAFAAAAAgAh07iQKzJTOILAgAADAQAAA4AAAAAAAAAAQAgAAAA&#10;IwEAAGRycy9lMm9Eb2MueG1sUEsFBgAAAAAGAAYAWQEAAKAFAAAAAA==&#10;">
                  <v:fill on="f" focussize="0,0"/>
                  <v:stroke on="f"/>
                  <v:imagedata o:title=""/>
                  <o:lock v:ext="edit" aspectratio="f"/>
                  <v:textbox inset="0mm,0mm,0mm,0mm" style="mso-fit-shape-to-text:t;">
                    <w:txbxContent>
                      <w:p w14:paraId="39E889C2">
                        <w:r>
                          <w:rPr>
                            <w:rFonts w:hint="eastAsia" w:ascii="宋体" w:cs="宋体"/>
                            <w:b/>
                            <w:bCs/>
                            <w:color w:val="000000"/>
                            <w:kern w:val="0"/>
                            <w:sz w:val="16"/>
                            <w:szCs w:val="16"/>
                          </w:rPr>
                          <w:t>数字示波器</w:t>
                        </w:r>
                      </w:p>
                    </w:txbxContent>
                  </v:textbox>
                </v:rect>
                <v:rect id="Rectangle 76" o:spid="_x0000_s1026" o:spt="1" style="position:absolute;left:2395855;top:347345;height:247015;width:601345;" fillcolor="#92CDDC" filled="t" stroked="f" coordsize="21600,21600" o:gfxdata="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VB+RF&#10;1AAAAAUBAAAPAAAAAAAAAAEAIAAAACIAAABkcnMvZG93bnJldi54bWxQSwECFAAUAAAACACHTuJA&#10;J2oVJyUCAAA8BAAADgAAAAAAAAABACAAAAAjAQAAZHJzL2Uyb0RvYy54bWxQSwUGAAAAAAYABgBZ&#10;AQAAugUAAAAA&#10;">
                  <v:fill on="t" focussize="0,0"/>
                  <v:stroke on="f"/>
                  <v:imagedata o:title=""/>
                  <o:lock v:ext="edit" aspectratio="f"/>
                </v:rect>
                <v:rect id="Rectangle 77" o:spid="_x0000_s1026" o:spt="1" style="position:absolute;left:2395855;top:347345;height:247015;width:601345;" filled="f" stroked="t" coordsize="21600,21600" o:gfxdata="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zKKsNUAAAAFAQAADwAAAAAAAAABACAAAAAiAAAAZHJzL2Rvd25yZXYu&#10;eG1sUEsBAhQAFAAAAAgAh07iQFCLljY3AgAAWQQAAA4AAAAAAAAAAQAgAAAAJAEAAGRycy9lMm9E&#10;b2MueG1sUEsFBgAAAAAGAAYAWQEAAM0FAAAAAA==&#10;">
                  <v:fill on="f" focussize="0,0"/>
                  <v:stroke weight="0.4pt" color="#000000" joinstyle="round" endcap="round"/>
                  <v:imagedata o:title=""/>
                  <o:lock v:ext="edit" aspectratio="f"/>
                </v:rect>
                <v:rect id="Rectangle 78" o:spid="_x0000_s1026" o:spt="1" style="position:absolute;left:2430780;top:415925;height:196850;width:510540;mso-wrap-style:none;" filled="f" stroked="f" coordsize="21600,21600" o:gfxdata="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Oy5ppTUAAAABQEAAA8AAAAAAAAAAQAgAAAAIgAA&#10;AGRycy9kb3ducmV2LnhtbFBLAQIUABQAAAAIAIdO4kAsIIruDAIAAAwEAAAOAAAAAAAAAAEAIAAA&#10;ACMBAABkcnMvZTJvRG9jLnhtbFBLBQYAAAAABgAGAFkBAAChBQAAAAA=&#10;">
                  <v:fill on="f" focussize="0,0"/>
                  <v:stroke on="f"/>
                  <v:imagedata o:title=""/>
                  <o:lock v:ext="edit" aspectratio="f"/>
                  <v:textbox inset="0mm,0mm,0mm,0mm" style="mso-fit-shape-to-text:t;">
                    <w:txbxContent>
                      <w:p w14:paraId="2A7027B8">
                        <w:r>
                          <w:rPr>
                            <w:rFonts w:hint="eastAsia" w:ascii="宋体" w:cs="宋体"/>
                            <w:b/>
                            <w:bCs/>
                            <w:color w:val="000000"/>
                            <w:kern w:val="0"/>
                            <w:sz w:val="16"/>
                            <w:szCs w:val="16"/>
                          </w:rPr>
                          <w:t>隔离变压器</w:t>
                        </w:r>
                      </w:p>
                    </w:txbxContent>
                  </v:textbox>
                </v:rect>
                <v:shape id="Freeform 79" o:spid="_x0000_s1026" o:spt="100" style="position:absolute;left:1488440;top:475615;height:781050;width:154305;" filled="f" stroked="t" coordsize="243,1230" o:gfxdata="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L9Cm9HWAAAABQEAAA8AAAAA&#10;AAAAAQAgAAAAIgAAAGRycy9kb3ducmV2LnhtbFBLAQIUABQAAAAIAIdO4kAXoV3n+gIAAAEHAAAO&#10;AAAAAAAAAAEAIAAAACUBAABkcnMvZTJvRG9jLnhtbFBLBQYAAAAABgAGAFkBAACRBgAAAAA=&#10;" path="m243,0l0,0,0,1230e">
                  <v:path o:connectlocs="97983675,0;0,0;0,495966750" o:connectangles="0,0,0"/>
                  <v:fill on="f" focussize="0,0"/>
                  <v:stroke weight="0.4pt" color="#000000" joinstyle="round" endcap="round"/>
                  <v:imagedata o:title=""/>
                  <o:lock v:ext="edit" aspectratio="f"/>
                </v:shape>
                <v:line id="Line 80" o:spid="_x0000_s1026" o:spt="20" style="position:absolute;left:2227580;top:475615;height:635;width:168275;" filled="f" stroked="t" coordsize="21600,21600" o:gfxdata="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TULXP1QAAAAUB&#10;AAAPAAAAAAAAAAEAIAAAACIAAABkcnMvZG93bnJldi54bWxQSwECFAAUAAAACACHTuJAFCG7ouUB&#10;AAC+AwAADgAAAAAAAAABACAAAAAkAQAAZHJzL2Uyb0RvYy54bWxQSwUGAAAAAAYABgBZAQAAewUA&#10;AAAA&#10;">
                  <v:fill on="f" focussize="0,0"/>
                  <v:stroke weight="0.4pt" color="#000000" joinstyle="round" endcap="round"/>
                  <v:imagedata o:title=""/>
                  <o:lock v:ext="edit" aspectratio="f"/>
                </v:line>
                <v:rect id="Rectangle 81" o:spid="_x0000_s1026" o:spt="1" style="position:absolute;left:1247140;top:1256665;height:406400;width:558165;" fillcolor="#92CDDC" filled="t" stroked="f" coordsize="21600,21600" o:gfxdata="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UH5EXU&#10;AAAABQEAAA8AAAAAAAAAAQAgAAAAIgAAAGRycy9kb3ducmV2LnhtbFBLAQIUABQAAAAIAIdO4kDd&#10;ZjEOJAIAAD0EAAAOAAAAAAAAAAEAIAAAACMBAABkcnMvZTJvRG9jLnhtbFBLBQYAAAAABgAGAFkB&#10;AAC5BQAAAAA=&#10;">
                  <v:fill on="t" focussize="0,0"/>
                  <v:stroke on="f"/>
                  <v:imagedata o:title=""/>
                  <o:lock v:ext="edit" aspectratio="f"/>
                </v:rect>
                <v:rect id="Rectangle 82" o:spid="_x0000_s1026" o:spt="1" style="position:absolute;left:1247140;top:1256665;height:406400;width:558165;" filled="f" stroked="t" coordsize="21600,21600" o:gfxdata="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FMyirDVAAAABQEAAA8AAAAAAAAAAQAgAAAAIgAAAGRycy9kb3ducmV2Lnht&#10;bFBLAQIUABQAAAAIAIdO4kBXV/CeNQIAAFoEAAAOAAAAAAAAAAEAIAAAACQBAABkcnMvZTJvRG9j&#10;LnhtbFBLBQYAAAAABgAGAFkBAADLBQAAAAA=&#10;">
                  <v:fill on="f" focussize="0,0"/>
                  <v:stroke weight="0.4pt" color="#000000" joinstyle="round" endcap="round"/>
                  <v:imagedata o:title=""/>
                  <o:lock v:ext="edit" aspectratio="f"/>
                </v:rect>
                <v:rect id="Rectangle 83" o:spid="_x0000_s1026" o:spt="1" style="position:absolute;left:1314450;top:1341755;height:196850;width:408305;mso-wrap-style:none;" filled="f" stroked="f" coordsize="21600,21600" o:gfxdata="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&#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Oy5ppTUAAAABQEAAA8AAAAAAAAAAQAgAAAAIgAAAGRy&#10;cy9kb3ducmV2LnhtbFBLAQIUABQAAAAIAIdO4kC9RpiyCQIAAA0EAAAOAAAAAAAAAAEAIAAAACMB&#10;AABkcnMvZTJvRG9jLnhtbFBLBQYAAAAABgAGAFkBAACeBQAAAAA=&#10;">
                  <v:fill on="f" focussize="0,0"/>
                  <v:stroke on="f"/>
                  <v:imagedata o:title=""/>
                  <o:lock v:ext="edit" aspectratio="f"/>
                  <v:textbox inset="0mm,0mm,0mm,0mm" style="mso-fit-shape-to-text:t;">
                    <w:txbxContent>
                      <w:p w14:paraId="0F1436B6">
                        <w:r>
                          <w:rPr>
                            <w:rFonts w:hint="eastAsia" w:ascii="宋体" w:cs="宋体"/>
                            <w:b/>
                            <w:bCs/>
                            <w:color w:val="000000"/>
                            <w:kern w:val="0"/>
                            <w:sz w:val="16"/>
                            <w:szCs w:val="16"/>
                          </w:rPr>
                          <w:t>微秒脉冲</w:t>
                        </w:r>
                      </w:p>
                    </w:txbxContent>
                  </v:textbox>
                </v:rect>
                <v:rect id="Rectangle 84" o:spid="_x0000_s1026" o:spt="1" style="position:absolute;left:1367790;top:1468755;height:196850;width:306070;mso-wrap-style:none;" filled="f" stroked="f" coordsize="21600,21600" o:gfxdata="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7LmmlNQAAAAFAQAADwAAAAAAAAABACAAAAAiAAAA&#10;ZHJzL2Rvd25yZXYueG1sUEsBAhQAFAAAAAgAh07iQKiyx0gLAgAADQQAAA4AAAAAAAAAAQAgAAAA&#10;IwEAAGRycy9lMm9Eb2MueG1sUEsFBgAAAAAGAAYAWQEAAKAFAAAAAA==&#10;">
                  <v:fill on="f" focussize="0,0"/>
                  <v:stroke on="f"/>
                  <v:imagedata o:title=""/>
                  <o:lock v:ext="edit" aspectratio="f"/>
                  <v:textbox inset="0mm,0mm,0mm,0mm" style="mso-fit-shape-to-text:t;">
                    <w:txbxContent>
                      <w:p w14:paraId="4C58EF1B">
                        <w:r>
                          <w:rPr>
                            <w:rFonts w:hint="eastAsia" w:ascii="宋体" w:cs="宋体"/>
                            <w:b/>
                            <w:bCs/>
                            <w:color w:val="000000"/>
                            <w:kern w:val="0"/>
                            <w:sz w:val="16"/>
                            <w:szCs w:val="16"/>
                          </w:rPr>
                          <w:t>变压器</w:t>
                        </w:r>
                      </w:p>
                    </w:txbxContent>
                  </v:textbox>
                </v:rect>
                <v:line id="Line 85" o:spid="_x0000_s1026" o:spt="20" style="position:absolute;left:1805305;top:1400810;height:635;width:170815;" filled="f" stroked="t" coordsize="21600,21600" o:gfxdata="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k1C1z9UAAAAFAQAA&#10;DwAAAAAAAAABACAAAAAiAAAAZHJzL2Rvd25yZXYueG1sUEsBAhQAFAAAAAgAh07iQEqA0czjAQAA&#10;vwMAAA4AAAAAAAAAAQAgAAAAJAEAAGRycy9lMm9Eb2MueG1sUEsFBgAAAAAGAAYAWQEAAHkFAAAA&#10;AA==&#10;">
                  <v:fill on="f" focussize="0,0"/>
                  <v:stroke weight="0.4pt" color="#000000" joinstyle="round" endcap="round"/>
                  <v:imagedata o:title=""/>
                  <o:lock v:ext="edit" aspectratio="f"/>
                </v:line>
                <v:line id="Line 86" o:spid="_x0000_s1026" o:spt="20" style="position:absolute;left:1805305;top:1532255;flip:x;height:635;width:170815;" filled="f" stroked="t" coordsize="21600,21600" o:gfxdata="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YCmQ99QA&#10;AAAFAQAADwAAAAAAAAABACAAAAAiAAAAZHJzL2Rvd25yZXYueG1sUEsBAhQAFAAAAAgAh07iQGbV&#10;a/7qAQAAyQMAAA4AAAAAAAAAAQAgAAAAIwEAAGRycy9lMm9Eb2MueG1sUEsFBgAAAAAGAAYAWQEA&#10;AH8FAAAAAA==&#10;">
                  <v:fill on="f" focussize="0,0"/>
                  <v:stroke weight="0.4pt" color="#000000" joinstyle="round" endcap="round"/>
                  <v:imagedata o:title=""/>
                  <o:lock v:ext="edit" aspectratio="f"/>
                </v:line>
                <v:rect id="Rectangle 87" o:spid="_x0000_s1026" o:spt="1" style="position:absolute;left:1171575;top:342265;height:256540;width:521335;" fillcolor="#92CDDC" filled="t" stroked="f" coordsize="21600,21600" o:gfxdata="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V&#10;B+RF1AAAAAUBAAAPAAAAAAAAAAEAIAAAACIAAABkcnMvZG93bnJldi54bWxQSwECFAAUAAAACACH&#10;TuJA2PK/WCgCAAA8BAAADgAAAAAAAAABACAAAAAjAQAAZHJzL2Uyb0RvYy54bWxQSwUGAAAAAAYA&#10;BgBZAQAAvQUAAAAA&#10;">
                  <v:fill on="t" focussize="0,0"/>
                  <v:stroke on="f"/>
                  <v:imagedata o:title=""/>
                  <o:lock v:ext="edit" aspectratio="f"/>
                </v:rect>
                <v:rect id="Rectangle 88" o:spid="_x0000_s1026" o:spt="1" style="position:absolute;left:1171575;top:342265;height:256540;width:521335;" filled="f" stroked="t" coordsize="21600,21600" o:gfxdata="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MyirDVAAAABQEAAA8AAAAAAAAAAQAgAAAAIgAAAGRycy9kb3ducmV2&#10;LnhtbFBLAQIUABQAAAAIAIdO4kA2uq3bOAIAAFkEAAAOAAAAAAAAAAEAIAAAACQBAABkcnMvZTJv&#10;RG9jLnhtbFBLBQYAAAAABgAGAFkBAADOBQAAAAA=&#10;">
                  <v:fill on="f" focussize="0,0"/>
                  <v:stroke weight="0.4pt" color="#000000" joinstyle="round" endcap="round"/>
                  <v:imagedata o:title=""/>
                  <o:lock v:ext="edit" aspectratio="f"/>
                </v:rect>
                <v:line id="Line 90" o:spid="_x0000_s1026" o:spt="20" style="position:absolute;left:1692910;top:448945;flip:x;height:635;width:86360;" filled="f" stroked="t" coordsize="21600,21600" o:gfxdata="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GApkPfU&#10;AAAABQEAAA8AAAAAAAAAAQAgAAAAIgAAAGRycy9kb3ducmV2LnhtbFBLAQIUABQAAAAIAIdO4kDo&#10;0ZKi6wEAAMcDAAAOAAAAAAAAAAEAIAAAACMBAABkcnMvZTJvRG9jLnhtbFBLBQYAAAAABgAGAFkB&#10;AACABQAAAAA=&#10;">
                  <v:fill on="f" focussize="0,0"/>
                  <v:stroke weight="0.4pt" color="#000000" joinstyle="round" endcap="round"/>
                  <v:imagedata o:title=""/>
                  <o:lock v:ext="edit" aspectratio="f"/>
                </v:line>
                <v:line id="Line 91" o:spid="_x0000_s1026" o:spt="20" style="position:absolute;left:1607185;top:598805;flip:y;height:657860;width:635;" filled="f" stroked="t" coordsize="21600,21600" o:gfxdata="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gKZD3&#10;1AAAAAUBAAAPAAAAAAAAAAEAIAAAACIAAABkcnMvZG93bnJldi54bWxQSwECFAAUAAAACACHTuJA&#10;tSJt9OwBAADIAwAADgAAAAAAAAABACAAAAAjAQAAZHJzL2Uyb0RvYy54bWxQSwUGAAAAAAYABgBZ&#10;AQAAgQUAAAAA&#10;">
                  <v:fill on="f" focussize="0,0"/>
                  <v:stroke weight="0.4pt" color="#000000" joinstyle="round" endcap="round"/>
                  <v:imagedata o:title=""/>
                  <o:lock v:ext="edit" aspectratio="f"/>
                </v:line>
                <v:line id="Line 85" o:spid="_x0000_s1026" o:spt="20" style="position:absolute;left:2722880;top:1400175;height:635;width:170815;" filled="f" stroked="t" coordsize="21600,21600" o:gfxdata="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JNQtc/VAAAABQEA&#10;AA8AAAAAAAAAAQAgAAAAIgAAAGRycy9kb3ducmV2LnhtbFBLAQIUABQAAAAIAIdO4kCMd1Hn5AEA&#10;AL8DAAAOAAAAAAAAAAEAIAAAACQBAABkcnMvZTJvRG9jLnhtbFBLBQYAAAAABgAGAFkBAAB6BQAA&#10;AAA=&#10;">
                  <v:fill on="f" focussize="0,0"/>
                  <v:stroke weight="0.4pt" color="#000000" joinstyle="round" endcap="round"/>
                  <v:imagedata o:title=""/>
                  <o:lock v:ext="edit" aspectratio="f"/>
                </v:line>
                <v:line id="Line 86" o:spid="_x0000_s1026" o:spt="20" style="position:absolute;left:2722880;top:1531620;flip:x;height:635;width:170815;" filled="f" stroked="t" coordsize="21600,21600" o:gfxdata="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gKZD31AAA&#10;AAUBAAAPAAAAAAAAAAEAIAAAACIAAABkcnMvZG93bnJldi54bWxQSwECFAAUAAAACACHTuJASLMY&#10;jekBAADJAwAADgAAAAAAAAABACAAAAAjAQAAZHJzL2Uyb0RvYy54bWxQSwUGAAAAAAYABgBZAQAA&#10;fgUAAAAA&#10;">
                  <v:fill on="f" focussize="0,0"/>
                  <v:stroke weight="0.4pt" color="#000000" joinstyle="round" endcap="round"/>
                  <v:imagedata o:title=""/>
                  <o:lock v:ext="edit" aspectratio="f"/>
                </v:line>
                <v:rect id="Rectangle 50" o:spid="_x0000_s1026" o:spt="1" style="position:absolute;left:2941320;top:1362710;height:196850;width:699135;mso-wrap-style:none;" filled="f" stroked="f" coordsize="21600,21600" o:gfxdata="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7LmmlNQAAAAFAQAADwAAAAAAAAABACAAAAAiAAAA&#10;ZHJzL2Rvd25yZXYueG1sUEsBAhQAFAAAAAgAh07iQF8k4s0LAgAADQQAAA4AAAAAAAAAAQAgAAAA&#10;IwEAAGRycy9lMm9Eb2MueG1sUEsFBgAAAAAGAAYAWQEAAKAFAAAAAA==&#10;">
                  <v:fill on="f" focussize="0,0"/>
                  <v:stroke on="f"/>
                  <v:imagedata o:title=""/>
                  <o:lock v:ext="edit" aspectratio="f"/>
                  <v:textbox inset="0mm,0mm,0mm,0mm" style="mso-fit-shape-to-text:t;">
                    <w:txbxContent>
                      <w:p w14:paraId="5740A47C">
                        <w:pPr>
                          <w:rPr>
                            <w:sz w:val="20"/>
                          </w:rPr>
                        </w:pPr>
                        <w:r>
                          <w:rPr>
                            <w:rFonts w:hint="eastAsia" w:ascii="宋体" w:cs="宋体"/>
                            <w:color w:val="000000"/>
                            <w:kern w:val="0"/>
                            <w:sz w:val="20"/>
                          </w:rPr>
                          <w:t>220VAC 50Hz</w:t>
                        </w:r>
                      </w:p>
                    </w:txbxContent>
                  </v:textbox>
                </v:rect>
                <v:rect id="Rectangle 83" o:spid="_x0000_s1026" o:spt="1" style="position:absolute;left:1171575;top:279400;height:196850;width:510540;mso-wrap-style:none;" filled="f" stroked="f" coordsize="21600,21600" o:gfxdata="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7LmmlNQAAAAFAQAADwAAAAAAAAABACAAAAAiAAAA&#10;ZHJzL2Rvd25yZXYueG1sUEsBAhQAFAAAAAgAh07iQI4WpTcLAgAADAQAAA4AAAAAAAAAAQAgAAAA&#10;IwEAAGRycy9lMm9Eb2MueG1sUEsFBgAAAAAGAAYAWQEAAKAFAAAAAA==&#10;">
                  <v:fill on="f" focussize="0,0"/>
                  <v:stroke on="f"/>
                  <v:imagedata o:title=""/>
                  <o:lock v:ext="edit" aspectratio="f"/>
                  <v:textbox inset="0mm,0mm,0mm,0mm" style="mso-fit-shape-to-text:t;">
                    <w:txbxContent>
                      <w:p w14:paraId="2CA520BC">
                        <w:r>
                          <w:rPr>
                            <w:rFonts w:hint="eastAsia" w:ascii="宋体" w:cs="宋体"/>
                            <w:b/>
                            <w:bCs/>
                            <w:color w:val="000000"/>
                            <w:kern w:val="0"/>
                            <w:sz w:val="16"/>
                            <w:szCs w:val="16"/>
                          </w:rPr>
                          <w:t>示波器电压</w:t>
                        </w:r>
                      </w:p>
                    </w:txbxContent>
                  </v:textbox>
                </v:rect>
                <v:rect id="Rectangle 84" o:spid="_x0000_s1026" o:spt="1" style="position:absolute;left:1310005;top:405130;height:196850;width:204470;mso-wrap-style:none;" filled="f" stroked="f" coordsize="21600,21600" o:gfxdata="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7LmmlNQAAAAFAQAADwAAAAAAAAABACAAAAAiAAAA&#10;ZHJzL2Rvd25yZXYueG1sUEsBAhQAFAAAAAgAh07iQFACy+gLAgAADAQAAA4AAAAAAAAAAQAgAAAA&#10;IwEAAGRycy9lMm9Eb2MueG1sUEsFBgAAAAAGAAYAWQEAAKAFAAAAAA==&#10;">
                  <v:fill on="f" focussize="0,0"/>
                  <v:stroke on="f"/>
                  <v:imagedata o:title=""/>
                  <o:lock v:ext="edit" aspectratio="f"/>
                  <v:textbox inset="0mm,0mm,0mm,0mm" style="mso-fit-shape-to-text:t;">
                    <w:txbxContent>
                      <w:p w14:paraId="6436CA29">
                        <w:r>
                          <w:rPr>
                            <w:rFonts w:hint="eastAsia" w:ascii="宋体" w:cs="宋体"/>
                            <w:b/>
                            <w:bCs/>
                            <w:color w:val="000000"/>
                            <w:kern w:val="0"/>
                            <w:sz w:val="16"/>
                            <w:szCs w:val="16"/>
                          </w:rPr>
                          <w:t>探头</w:t>
                        </w:r>
                      </w:p>
                    </w:txbxContent>
                  </v:textbox>
                </v:rect>
                <w10:wrap type="none"/>
                <w10:anchorlock/>
              </v:group>
            </w:pict>
          </mc:Fallback>
        </mc:AlternateContent>
      </w:r>
    </w:p>
    <w:p w14:paraId="38BCD238">
      <w:pPr>
        <w:numPr>
          <w:ilvl w:val="0"/>
          <w:numId w:val="13"/>
        </w:numPr>
        <w:jc w:val="center"/>
        <w:rPr>
          <w:rFonts w:ascii="Times New Roman" w:hAnsi="Times New Roman" w:eastAsia="黑体" w:cs="Times New Roman"/>
        </w:rPr>
      </w:pPr>
      <w:r>
        <w:rPr>
          <w:rFonts w:ascii="Times New Roman" w:hAnsi="Times New Roman" w:eastAsia="黑体" w:cs="Times New Roman"/>
        </w:rPr>
        <w:t>校准布置图</w:t>
      </w:r>
      <w:bookmarkEnd w:id="51"/>
    </w:p>
    <w:p w14:paraId="3A7A6EFF">
      <w:pPr>
        <w:pStyle w:val="18"/>
        <w:tabs>
          <w:tab w:val="left" w:pos="340"/>
        </w:tabs>
        <w:spacing w:line="240" w:lineRule="auto"/>
        <w:ind w:firstLine="0" w:firstLineChars="0"/>
        <w:jc w:val="center"/>
      </w:pPr>
      <w:r>
        <mc:AlternateContent>
          <mc:Choice Requires="wpc">
            <w:drawing>
              <wp:inline distT="0" distB="0" distL="0" distR="0">
                <wp:extent cx="4715510" cy="2308225"/>
                <wp:effectExtent l="9525" t="9525" r="8890" b="15875"/>
                <wp:docPr id="598460241" name="画布 59846024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668250041" name="Rectangle 76"/>
                        <wps:cNvSpPr>
                          <a:spLocks noChangeArrowheads="1"/>
                        </wps:cNvSpPr>
                        <wps:spPr bwMode="auto">
                          <a:xfrm>
                            <a:off x="55245" y="69215"/>
                            <a:ext cx="4573270" cy="1894840"/>
                          </a:xfrm>
                          <a:prstGeom prst="rect">
                            <a:avLst/>
                          </a:prstGeom>
                          <a:noFill/>
                          <a:ln w="8" cap="rnd">
                            <a:solidFill>
                              <a:srgbClr val="000000"/>
                            </a:solidFill>
                            <a:round/>
                          </a:ln>
                        </wps:spPr>
                        <wps:bodyPr rot="0" vert="horz" wrap="square" lIns="91440" tIns="45720" rIns="91440" bIns="45720" anchor="t" anchorCtr="0" upright="1">
                          <a:noAutofit/>
                        </wps:bodyPr>
                      </wps:wsp>
                      <wps:wsp>
                        <wps:cNvPr id="668250042" name="Rectangle 77"/>
                        <wps:cNvSpPr>
                          <a:spLocks noChangeArrowheads="1"/>
                        </wps:cNvSpPr>
                        <wps:spPr bwMode="auto">
                          <a:xfrm>
                            <a:off x="0" y="0"/>
                            <a:ext cx="4715510" cy="2099945"/>
                          </a:xfrm>
                          <a:prstGeom prst="rect">
                            <a:avLst/>
                          </a:prstGeom>
                          <a:noFill/>
                          <a:ln w="8" cap="rnd">
                            <a:solidFill>
                              <a:srgbClr val="000000"/>
                            </a:solidFill>
                            <a:round/>
                          </a:ln>
                        </wps:spPr>
                        <wps:bodyPr rot="0" vert="horz" wrap="square" lIns="91440" tIns="45720" rIns="91440" bIns="45720" anchor="t" anchorCtr="0" upright="1">
                          <a:noAutofit/>
                        </wps:bodyPr>
                      </wps:wsp>
                      <wps:wsp>
                        <wps:cNvPr id="668250043" name="Rectangle 78"/>
                        <wps:cNvSpPr>
                          <a:spLocks noChangeArrowheads="1"/>
                        </wps:cNvSpPr>
                        <wps:spPr bwMode="auto">
                          <a:xfrm>
                            <a:off x="565785" y="207010"/>
                            <a:ext cx="3832225" cy="1586865"/>
                          </a:xfrm>
                          <a:prstGeom prst="rect">
                            <a:avLst/>
                          </a:prstGeom>
                          <a:noFill/>
                          <a:ln w="28" cap="rnd">
                            <a:solidFill>
                              <a:srgbClr val="000000"/>
                            </a:solidFill>
                            <a:round/>
                          </a:ln>
                        </wps:spPr>
                        <wps:bodyPr rot="0" vert="horz" wrap="square" lIns="91440" tIns="45720" rIns="91440" bIns="45720" anchor="t" anchorCtr="0" upright="1">
                          <a:noAutofit/>
                        </wps:bodyPr>
                      </wps:wsp>
                      <wps:wsp>
                        <wps:cNvPr id="668250044" name="Rectangle 79"/>
                        <wps:cNvSpPr>
                          <a:spLocks noChangeArrowheads="1"/>
                        </wps:cNvSpPr>
                        <wps:spPr bwMode="auto">
                          <a:xfrm>
                            <a:off x="3701415" y="280035"/>
                            <a:ext cx="610235" cy="396240"/>
                          </a:xfrm>
                          <a:prstGeom prst="rect">
                            <a:avLst/>
                          </a:prstGeom>
                          <a:noFill/>
                          <a:ln>
                            <a:noFill/>
                          </a:ln>
                        </wps:spPr>
                        <wps:txbx>
                          <w:txbxContent>
                            <w:p w14:paraId="772371F2">
                              <w:r>
                                <w:rPr>
                                  <w:rFonts w:hint="eastAsia" w:ascii="宋体" w:cs="宋体"/>
                                  <w:color w:val="000000"/>
                                  <w:kern w:val="0"/>
                                  <w:sz w:val="24"/>
                                  <w:szCs w:val="24"/>
                                </w:rPr>
                                <w:t>接地平板</w:t>
                              </w:r>
                            </w:p>
                          </w:txbxContent>
                        </wps:txbx>
                        <wps:bodyPr rot="0" vert="horz" wrap="none" lIns="0" tIns="0" rIns="0" bIns="0" anchor="t" anchorCtr="0" upright="1">
                          <a:spAutoFit/>
                        </wps:bodyPr>
                      </wps:wsp>
                      <wps:wsp>
                        <wps:cNvPr id="668250045" name="Rectangle 80"/>
                        <wps:cNvSpPr>
                          <a:spLocks noChangeArrowheads="1"/>
                        </wps:cNvSpPr>
                        <wps:spPr bwMode="auto">
                          <a:xfrm>
                            <a:off x="1969770" y="1964055"/>
                            <a:ext cx="580390" cy="137795"/>
                          </a:xfrm>
                          <a:prstGeom prst="rect">
                            <a:avLst/>
                          </a:prstGeom>
                          <a:solidFill>
                            <a:srgbClr val="FFFFFF"/>
                          </a:solidFill>
                          <a:ln>
                            <a:noFill/>
                          </a:ln>
                        </wps:spPr>
                        <wps:bodyPr rot="0" vert="horz" wrap="square" lIns="91440" tIns="45720" rIns="91440" bIns="45720" anchor="t" anchorCtr="0" upright="1">
                          <a:noAutofit/>
                        </wps:bodyPr>
                      </wps:wsp>
                      <wps:wsp>
                        <wps:cNvPr id="668250046" name="Rectangle 81"/>
                        <wps:cNvSpPr>
                          <a:spLocks noChangeArrowheads="1"/>
                        </wps:cNvSpPr>
                        <wps:spPr bwMode="auto">
                          <a:xfrm>
                            <a:off x="1969770" y="1964055"/>
                            <a:ext cx="580390" cy="137795"/>
                          </a:xfrm>
                          <a:prstGeom prst="rect">
                            <a:avLst/>
                          </a:prstGeom>
                          <a:noFill/>
                          <a:ln w="8" cap="rnd">
                            <a:solidFill>
                              <a:srgbClr val="FFFFFF"/>
                            </a:solidFill>
                            <a:round/>
                          </a:ln>
                        </wps:spPr>
                        <wps:bodyPr rot="0" vert="horz" wrap="square" lIns="91440" tIns="45720" rIns="91440" bIns="45720" anchor="t" anchorCtr="0" upright="1">
                          <a:noAutofit/>
                        </wps:bodyPr>
                      </wps:wsp>
                      <wps:wsp>
                        <wps:cNvPr id="668250047" name="Freeform 82"/>
                        <wps:cNvSpPr>
                          <a:spLocks noEditPoints="1"/>
                        </wps:cNvSpPr>
                        <wps:spPr bwMode="auto">
                          <a:xfrm>
                            <a:off x="1969770" y="1965960"/>
                            <a:ext cx="580390" cy="133985"/>
                          </a:xfrm>
                          <a:custGeom>
                            <a:avLst/>
                            <a:gdLst>
                              <a:gd name="T0" fmla="*/ 0 w 914"/>
                              <a:gd name="T1" fmla="*/ 0 h 211"/>
                              <a:gd name="T2" fmla="*/ 0 w 914"/>
                              <a:gd name="T3" fmla="*/ 211 h 211"/>
                              <a:gd name="T4" fmla="*/ 33 w 914"/>
                              <a:gd name="T5" fmla="*/ 211 h 211"/>
                              <a:gd name="T6" fmla="*/ 33 w 914"/>
                              <a:gd name="T7" fmla="*/ 177 h 211"/>
                              <a:gd name="T8" fmla="*/ 33 w 914"/>
                              <a:gd name="T9" fmla="*/ 145 h 211"/>
                              <a:gd name="T10" fmla="*/ 33 w 914"/>
                              <a:gd name="T11" fmla="*/ 0 h 211"/>
                              <a:gd name="T12" fmla="*/ 0 w 914"/>
                              <a:gd name="T13" fmla="*/ 0 h 211"/>
                              <a:gd name="T14" fmla="*/ 914 w 914"/>
                              <a:gd name="T15" fmla="*/ 0 h 211"/>
                              <a:gd name="T16" fmla="*/ 914 w 914"/>
                              <a:gd name="T17" fmla="*/ 211 h 211"/>
                              <a:gd name="T18" fmla="*/ 881 w 914"/>
                              <a:gd name="T19" fmla="*/ 211 h 211"/>
                              <a:gd name="T20" fmla="*/ 881 w 914"/>
                              <a:gd name="T21" fmla="*/ 177 h 211"/>
                              <a:gd name="T22" fmla="*/ 881 w 914"/>
                              <a:gd name="T23" fmla="*/ 145 h 211"/>
                              <a:gd name="T24" fmla="*/ 881 w 914"/>
                              <a:gd name="T25" fmla="*/ 0 h 211"/>
                              <a:gd name="T26" fmla="*/ 914 w 914"/>
                              <a:gd name="T27" fmla="*/ 0 h 2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14" h="211">
                                <a:moveTo>
                                  <a:pt x="0" y="0"/>
                                </a:moveTo>
                                <a:lnTo>
                                  <a:pt x="0" y="211"/>
                                </a:lnTo>
                                <a:lnTo>
                                  <a:pt x="33" y="211"/>
                                </a:lnTo>
                                <a:lnTo>
                                  <a:pt x="33" y="177"/>
                                </a:lnTo>
                                <a:lnTo>
                                  <a:pt x="33" y="145"/>
                                </a:lnTo>
                                <a:lnTo>
                                  <a:pt x="33" y="0"/>
                                </a:lnTo>
                                <a:lnTo>
                                  <a:pt x="0" y="0"/>
                                </a:lnTo>
                                <a:close/>
                                <a:moveTo>
                                  <a:pt x="914" y="0"/>
                                </a:moveTo>
                                <a:lnTo>
                                  <a:pt x="914" y="211"/>
                                </a:lnTo>
                                <a:lnTo>
                                  <a:pt x="881" y="211"/>
                                </a:lnTo>
                                <a:lnTo>
                                  <a:pt x="881" y="177"/>
                                </a:lnTo>
                                <a:lnTo>
                                  <a:pt x="881" y="145"/>
                                </a:lnTo>
                                <a:lnTo>
                                  <a:pt x="881" y="0"/>
                                </a:lnTo>
                                <a:lnTo>
                                  <a:pt x="914" y="0"/>
                                </a:lnTo>
                                <a:close/>
                              </a:path>
                            </a:pathLst>
                          </a:custGeom>
                          <a:solidFill>
                            <a:srgbClr val="FFFFFF"/>
                          </a:solidFill>
                          <a:ln>
                            <a:noFill/>
                          </a:ln>
                        </wps:spPr>
                        <wps:bodyPr rot="0" vert="horz" wrap="square" lIns="91440" tIns="45720" rIns="91440" bIns="45720" anchor="t" anchorCtr="0" upright="1">
                          <a:noAutofit/>
                        </wps:bodyPr>
                      </wps:wsp>
                      <wps:wsp>
                        <wps:cNvPr id="1324229376" name="Freeform 83"/>
                        <wps:cNvSpPr/>
                        <wps:spPr bwMode="auto">
                          <a:xfrm>
                            <a:off x="1969770" y="1965960"/>
                            <a:ext cx="20955" cy="133985"/>
                          </a:xfrm>
                          <a:custGeom>
                            <a:avLst/>
                            <a:gdLst>
                              <a:gd name="T0" fmla="*/ 0 w 33"/>
                              <a:gd name="T1" fmla="*/ 0 h 211"/>
                              <a:gd name="T2" fmla="*/ 0 w 33"/>
                              <a:gd name="T3" fmla="*/ 211 h 211"/>
                              <a:gd name="T4" fmla="*/ 33 w 33"/>
                              <a:gd name="T5" fmla="*/ 211 h 211"/>
                              <a:gd name="T6" fmla="*/ 33 w 33"/>
                              <a:gd name="T7" fmla="*/ 177 h 211"/>
                            </a:gdLst>
                            <a:ahLst/>
                            <a:cxnLst>
                              <a:cxn ang="0">
                                <a:pos x="T0" y="T1"/>
                              </a:cxn>
                              <a:cxn ang="0">
                                <a:pos x="T2" y="T3"/>
                              </a:cxn>
                              <a:cxn ang="0">
                                <a:pos x="T4" y="T5"/>
                              </a:cxn>
                              <a:cxn ang="0">
                                <a:pos x="T6" y="T7"/>
                              </a:cxn>
                            </a:cxnLst>
                            <a:rect l="0" t="0" r="r" b="b"/>
                            <a:pathLst>
                              <a:path w="33" h="211">
                                <a:moveTo>
                                  <a:pt x="0" y="0"/>
                                </a:moveTo>
                                <a:lnTo>
                                  <a:pt x="0" y="211"/>
                                </a:lnTo>
                                <a:lnTo>
                                  <a:pt x="33" y="211"/>
                                </a:lnTo>
                                <a:lnTo>
                                  <a:pt x="33" y="177"/>
                                </a:lnTo>
                              </a:path>
                            </a:pathLst>
                          </a:custGeom>
                          <a:noFill/>
                          <a:ln w="8" cap="rnd">
                            <a:solidFill>
                              <a:srgbClr val="000000"/>
                            </a:solidFill>
                            <a:round/>
                          </a:ln>
                        </wps:spPr>
                        <wps:bodyPr rot="0" vert="horz" wrap="square" lIns="91440" tIns="45720" rIns="91440" bIns="45720" anchor="t" anchorCtr="0" upright="1">
                          <a:noAutofit/>
                        </wps:bodyPr>
                      </wps:wsp>
                      <wps:wsp>
                        <wps:cNvPr id="1324229377" name="Freeform 84"/>
                        <wps:cNvSpPr/>
                        <wps:spPr bwMode="auto">
                          <a:xfrm>
                            <a:off x="1969770" y="1965960"/>
                            <a:ext cx="20955" cy="92075"/>
                          </a:xfrm>
                          <a:custGeom>
                            <a:avLst/>
                            <a:gdLst>
                              <a:gd name="T0" fmla="*/ 33 w 33"/>
                              <a:gd name="T1" fmla="*/ 145 h 145"/>
                              <a:gd name="T2" fmla="*/ 33 w 33"/>
                              <a:gd name="T3" fmla="*/ 0 h 145"/>
                              <a:gd name="T4" fmla="*/ 0 w 33"/>
                              <a:gd name="T5" fmla="*/ 0 h 145"/>
                            </a:gdLst>
                            <a:ahLst/>
                            <a:cxnLst>
                              <a:cxn ang="0">
                                <a:pos x="T0" y="T1"/>
                              </a:cxn>
                              <a:cxn ang="0">
                                <a:pos x="T2" y="T3"/>
                              </a:cxn>
                              <a:cxn ang="0">
                                <a:pos x="T4" y="T5"/>
                              </a:cxn>
                            </a:cxnLst>
                            <a:rect l="0" t="0" r="r" b="b"/>
                            <a:pathLst>
                              <a:path w="33" h="145">
                                <a:moveTo>
                                  <a:pt x="33" y="145"/>
                                </a:moveTo>
                                <a:lnTo>
                                  <a:pt x="33" y="0"/>
                                </a:lnTo>
                                <a:lnTo>
                                  <a:pt x="0" y="0"/>
                                </a:lnTo>
                              </a:path>
                            </a:pathLst>
                          </a:custGeom>
                          <a:noFill/>
                          <a:ln w="8" cap="rnd">
                            <a:solidFill>
                              <a:srgbClr val="000000"/>
                            </a:solidFill>
                            <a:round/>
                          </a:ln>
                        </wps:spPr>
                        <wps:bodyPr rot="0" vert="horz" wrap="square" lIns="91440" tIns="45720" rIns="91440" bIns="45720" anchor="t" anchorCtr="0" upright="1">
                          <a:noAutofit/>
                        </wps:bodyPr>
                      </wps:wsp>
                      <wps:wsp>
                        <wps:cNvPr id="1324229378" name="Freeform 85"/>
                        <wps:cNvSpPr/>
                        <wps:spPr bwMode="auto">
                          <a:xfrm>
                            <a:off x="2529205" y="1965960"/>
                            <a:ext cx="20955" cy="133985"/>
                          </a:xfrm>
                          <a:custGeom>
                            <a:avLst/>
                            <a:gdLst>
                              <a:gd name="T0" fmla="*/ 33 w 33"/>
                              <a:gd name="T1" fmla="*/ 0 h 211"/>
                              <a:gd name="T2" fmla="*/ 33 w 33"/>
                              <a:gd name="T3" fmla="*/ 211 h 211"/>
                              <a:gd name="T4" fmla="*/ 0 w 33"/>
                              <a:gd name="T5" fmla="*/ 211 h 211"/>
                              <a:gd name="T6" fmla="*/ 0 w 33"/>
                              <a:gd name="T7" fmla="*/ 177 h 211"/>
                            </a:gdLst>
                            <a:ahLst/>
                            <a:cxnLst>
                              <a:cxn ang="0">
                                <a:pos x="T0" y="T1"/>
                              </a:cxn>
                              <a:cxn ang="0">
                                <a:pos x="T2" y="T3"/>
                              </a:cxn>
                              <a:cxn ang="0">
                                <a:pos x="T4" y="T5"/>
                              </a:cxn>
                              <a:cxn ang="0">
                                <a:pos x="T6" y="T7"/>
                              </a:cxn>
                            </a:cxnLst>
                            <a:rect l="0" t="0" r="r" b="b"/>
                            <a:pathLst>
                              <a:path w="33" h="211">
                                <a:moveTo>
                                  <a:pt x="33" y="0"/>
                                </a:moveTo>
                                <a:lnTo>
                                  <a:pt x="33" y="211"/>
                                </a:lnTo>
                                <a:lnTo>
                                  <a:pt x="0" y="211"/>
                                </a:lnTo>
                                <a:lnTo>
                                  <a:pt x="0" y="177"/>
                                </a:lnTo>
                              </a:path>
                            </a:pathLst>
                          </a:custGeom>
                          <a:noFill/>
                          <a:ln w="8" cap="rnd">
                            <a:solidFill>
                              <a:srgbClr val="000000"/>
                            </a:solidFill>
                            <a:round/>
                          </a:ln>
                        </wps:spPr>
                        <wps:bodyPr rot="0" vert="horz" wrap="square" lIns="91440" tIns="45720" rIns="91440" bIns="45720" anchor="t" anchorCtr="0" upright="1">
                          <a:noAutofit/>
                        </wps:bodyPr>
                      </wps:wsp>
                      <wps:wsp>
                        <wps:cNvPr id="1324229379" name="Freeform 86"/>
                        <wps:cNvSpPr/>
                        <wps:spPr bwMode="auto">
                          <a:xfrm>
                            <a:off x="2529205" y="1965960"/>
                            <a:ext cx="20955" cy="92075"/>
                          </a:xfrm>
                          <a:custGeom>
                            <a:avLst/>
                            <a:gdLst>
                              <a:gd name="T0" fmla="*/ 0 w 33"/>
                              <a:gd name="T1" fmla="*/ 145 h 145"/>
                              <a:gd name="T2" fmla="*/ 0 w 33"/>
                              <a:gd name="T3" fmla="*/ 0 h 145"/>
                              <a:gd name="T4" fmla="*/ 33 w 33"/>
                              <a:gd name="T5" fmla="*/ 0 h 145"/>
                            </a:gdLst>
                            <a:ahLst/>
                            <a:cxnLst>
                              <a:cxn ang="0">
                                <a:pos x="T0" y="T1"/>
                              </a:cxn>
                              <a:cxn ang="0">
                                <a:pos x="T2" y="T3"/>
                              </a:cxn>
                              <a:cxn ang="0">
                                <a:pos x="T4" y="T5"/>
                              </a:cxn>
                            </a:cxnLst>
                            <a:rect l="0" t="0" r="r" b="b"/>
                            <a:pathLst>
                              <a:path w="33" h="145">
                                <a:moveTo>
                                  <a:pt x="0" y="145"/>
                                </a:moveTo>
                                <a:lnTo>
                                  <a:pt x="0" y="0"/>
                                </a:lnTo>
                                <a:lnTo>
                                  <a:pt x="33" y="0"/>
                                </a:lnTo>
                              </a:path>
                            </a:pathLst>
                          </a:custGeom>
                          <a:noFill/>
                          <a:ln w="8" cap="rnd">
                            <a:solidFill>
                              <a:srgbClr val="000000"/>
                            </a:solidFill>
                            <a:round/>
                          </a:ln>
                        </wps:spPr>
                        <wps:bodyPr rot="0" vert="horz" wrap="square" lIns="91440" tIns="45720" rIns="91440" bIns="45720" anchor="t" anchorCtr="0" upright="1">
                          <a:noAutofit/>
                        </wps:bodyPr>
                      </wps:wsp>
                      <wps:wsp>
                        <wps:cNvPr id="1324229380" name="Freeform 87"/>
                        <wps:cNvSpPr>
                          <a:spLocks noEditPoints="1"/>
                        </wps:cNvSpPr>
                        <wps:spPr bwMode="auto">
                          <a:xfrm>
                            <a:off x="1990725" y="2058035"/>
                            <a:ext cx="538480" cy="20320"/>
                          </a:xfrm>
                          <a:custGeom>
                            <a:avLst/>
                            <a:gdLst>
                              <a:gd name="T0" fmla="*/ 0 w 848"/>
                              <a:gd name="T1" fmla="*/ 32 h 32"/>
                              <a:gd name="T2" fmla="*/ 14 w 848"/>
                              <a:gd name="T3" fmla="*/ 32 h 32"/>
                              <a:gd name="T4" fmla="*/ 14 w 848"/>
                              <a:gd name="T5" fmla="*/ 0 h 32"/>
                              <a:gd name="T6" fmla="*/ 0 w 848"/>
                              <a:gd name="T7" fmla="*/ 0 h 32"/>
                              <a:gd name="T8" fmla="*/ 0 w 848"/>
                              <a:gd name="T9" fmla="*/ 32 h 32"/>
                              <a:gd name="T10" fmla="*/ 848 w 848"/>
                              <a:gd name="T11" fmla="*/ 32 h 32"/>
                              <a:gd name="T12" fmla="*/ 835 w 848"/>
                              <a:gd name="T13" fmla="*/ 32 h 32"/>
                              <a:gd name="T14" fmla="*/ 835 w 848"/>
                              <a:gd name="T15" fmla="*/ 0 h 32"/>
                              <a:gd name="T16" fmla="*/ 848 w 848"/>
                              <a:gd name="T17" fmla="*/ 0 h 32"/>
                              <a:gd name="T18" fmla="*/ 848 w 848"/>
                              <a:gd name="T19" fmla="*/ 32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48" h="32">
                                <a:moveTo>
                                  <a:pt x="0" y="32"/>
                                </a:moveTo>
                                <a:lnTo>
                                  <a:pt x="14" y="32"/>
                                </a:lnTo>
                                <a:lnTo>
                                  <a:pt x="14" y="0"/>
                                </a:lnTo>
                                <a:lnTo>
                                  <a:pt x="0" y="0"/>
                                </a:lnTo>
                                <a:lnTo>
                                  <a:pt x="0" y="32"/>
                                </a:lnTo>
                                <a:close/>
                                <a:moveTo>
                                  <a:pt x="848" y="32"/>
                                </a:moveTo>
                                <a:lnTo>
                                  <a:pt x="835" y="32"/>
                                </a:lnTo>
                                <a:lnTo>
                                  <a:pt x="835" y="0"/>
                                </a:lnTo>
                                <a:lnTo>
                                  <a:pt x="848" y="0"/>
                                </a:lnTo>
                                <a:lnTo>
                                  <a:pt x="848" y="32"/>
                                </a:lnTo>
                                <a:close/>
                              </a:path>
                            </a:pathLst>
                          </a:custGeom>
                          <a:solidFill>
                            <a:srgbClr val="FFFFFF"/>
                          </a:solidFill>
                          <a:ln>
                            <a:noFill/>
                          </a:ln>
                        </wps:spPr>
                        <wps:bodyPr rot="0" vert="horz" wrap="square" lIns="91440" tIns="45720" rIns="91440" bIns="45720" anchor="t" anchorCtr="0" upright="1">
                          <a:noAutofit/>
                        </wps:bodyPr>
                      </wps:wsp>
                      <wps:wsp>
                        <wps:cNvPr id="1324229381" name="Freeform 88"/>
                        <wps:cNvSpPr/>
                        <wps:spPr bwMode="auto">
                          <a:xfrm>
                            <a:off x="1990725" y="2058035"/>
                            <a:ext cx="8890" cy="20320"/>
                          </a:xfrm>
                          <a:custGeom>
                            <a:avLst/>
                            <a:gdLst>
                              <a:gd name="T0" fmla="*/ 0 w 14"/>
                              <a:gd name="T1" fmla="*/ 32 h 32"/>
                              <a:gd name="T2" fmla="*/ 14 w 14"/>
                              <a:gd name="T3" fmla="*/ 32 h 32"/>
                              <a:gd name="T4" fmla="*/ 14 w 14"/>
                              <a:gd name="T5" fmla="*/ 0 h 32"/>
                              <a:gd name="T6" fmla="*/ 0 w 14"/>
                              <a:gd name="T7" fmla="*/ 0 h 32"/>
                            </a:gdLst>
                            <a:ahLst/>
                            <a:cxnLst>
                              <a:cxn ang="0">
                                <a:pos x="T0" y="T1"/>
                              </a:cxn>
                              <a:cxn ang="0">
                                <a:pos x="T2" y="T3"/>
                              </a:cxn>
                              <a:cxn ang="0">
                                <a:pos x="T4" y="T5"/>
                              </a:cxn>
                              <a:cxn ang="0">
                                <a:pos x="T6" y="T7"/>
                              </a:cxn>
                            </a:cxnLst>
                            <a:rect l="0" t="0" r="r" b="b"/>
                            <a:pathLst>
                              <a:path w="14" h="32">
                                <a:moveTo>
                                  <a:pt x="0" y="32"/>
                                </a:moveTo>
                                <a:lnTo>
                                  <a:pt x="14" y="32"/>
                                </a:lnTo>
                                <a:lnTo>
                                  <a:pt x="14" y="0"/>
                                </a:lnTo>
                                <a:lnTo>
                                  <a:pt x="0" y="0"/>
                                </a:lnTo>
                              </a:path>
                            </a:pathLst>
                          </a:custGeom>
                          <a:noFill/>
                          <a:ln w="8" cap="rnd">
                            <a:solidFill>
                              <a:srgbClr val="000000"/>
                            </a:solidFill>
                            <a:round/>
                          </a:ln>
                        </wps:spPr>
                        <wps:bodyPr rot="0" vert="horz" wrap="square" lIns="91440" tIns="45720" rIns="91440" bIns="45720" anchor="t" anchorCtr="0" upright="1">
                          <a:noAutofit/>
                        </wps:bodyPr>
                      </wps:wsp>
                      <wps:wsp>
                        <wps:cNvPr id="1324229382" name="Freeform 89"/>
                        <wps:cNvSpPr/>
                        <wps:spPr bwMode="auto">
                          <a:xfrm>
                            <a:off x="2520950" y="2058035"/>
                            <a:ext cx="8255" cy="20320"/>
                          </a:xfrm>
                          <a:custGeom>
                            <a:avLst/>
                            <a:gdLst>
                              <a:gd name="T0" fmla="*/ 13 w 13"/>
                              <a:gd name="T1" fmla="*/ 32 h 32"/>
                              <a:gd name="T2" fmla="*/ 0 w 13"/>
                              <a:gd name="T3" fmla="*/ 32 h 32"/>
                              <a:gd name="T4" fmla="*/ 0 w 13"/>
                              <a:gd name="T5" fmla="*/ 0 h 32"/>
                              <a:gd name="T6" fmla="*/ 13 w 13"/>
                              <a:gd name="T7" fmla="*/ 0 h 32"/>
                            </a:gdLst>
                            <a:ahLst/>
                            <a:cxnLst>
                              <a:cxn ang="0">
                                <a:pos x="T0" y="T1"/>
                              </a:cxn>
                              <a:cxn ang="0">
                                <a:pos x="T2" y="T3"/>
                              </a:cxn>
                              <a:cxn ang="0">
                                <a:pos x="T4" y="T5"/>
                              </a:cxn>
                              <a:cxn ang="0">
                                <a:pos x="T6" y="T7"/>
                              </a:cxn>
                            </a:cxnLst>
                            <a:rect l="0" t="0" r="r" b="b"/>
                            <a:pathLst>
                              <a:path w="13" h="32">
                                <a:moveTo>
                                  <a:pt x="13" y="32"/>
                                </a:moveTo>
                                <a:lnTo>
                                  <a:pt x="0" y="32"/>
                                </a:lnTo>
                                <a:lnTo>
                                  <a:pt x="0" y="0"/>
                                </a:lnTo>
                                <a:lnTo>
                                  <a:pt x="13" y="0"/>
                                </a:lnTo>
                              </a:path>
                            </a:pathLst>
                          </a:custGeom>
                          <a:noFill/>
                          <a:ln w="8" cap="rnd">
                            <a:solidFill>
                              <a:srgbClr val="000000"/>
                            </a:solidFill>
                            <a:round/>
                          </a:ln>
                        </wps:spPr>
                        <wps:bodyPr rot="0" vert="horz" wrap="square" lIns="91440" tIns="45720" rIns="91440" bIns="45720" anchor="t" anchorCtr="0" upright="1">
                          <a:noAutofit/>
                        </wps:bodyPr>
                      </wps:wsp>
                      <wps:wsp>
                        <wps:cNvPr id="1324229383" name="Line 90"/>
                        <wps:cNvCnPr>
                          <a:cxnSpLocks noChangeShapeType="1"/>
                        </wps:cNvCnPr>
                        <wps:spPr bwMode="auto">
                          <a:xfrm>
                            <a:off x="1969770" y="1965960"/>
                            <a:ext cx="635" cy="133985"/>
                          </a:xfrm>
                          <a:prstGeom prst="line">
                            <a:avLst/>
                          </a:prstGeom>
                          <a:noFill/>
                          <a:ln w="8" cap="rnd">
                            <a:solidFill>
                              <a:srgbClr val="000000"/>
                            </a:solidFill>
                            <a:round/>
                          </a:ln>
                        </wps:spPr>
                        <wps:bodyPr/>
                      </wps:wsp>
                      <wps:wsp>
                        <wps:cNvPr id="1324229384" name="Line 91"/>
                        <wps:cNvCnPr>
                          <a:cxnSpLocks noChangeShapeType="1"/>
                        </wps:cNvCnPr>
                        <wps:spPr bwMode="auto">
                          <a:xfrm>
                            <a:off x="2550160" y="1965960"/>
                            <a:ext cx="635" cy="133985"/>
                          </a:xfrm>
                          <a:prstGeom prst="line">
                            <a:avLst/>
                          </a:prstGeom>
                          <a:noFill/>
                          <a:ln w="8" cap="rnd">
                            <a:solidFill>
                              <a:srgbClr val="000000"/>
                            </a:solidFill>
                            <a:round/>
                          </a:ln>
                        </wps:spPr>
                        <wps:bodyPr/>
                      </wps:wsp>
                      <wps:wsp>
                        <wps:cNvPr id="1324229385" name="Freeform 92"/>
                        <wps:cNvSpPr/>
                        <wps:spPr bwMode="auto">
                          <a:xfrm>
                            <a:off x="2485390" y="2099945"/>
                            <a:ext cx="43815" cy="208280"/>
                          </a:xfrm>
                          <a:custGeom>
                            <a:avLst/>
                            <a:gdLst>
                              <a:gd name="T0" fmla="*/ 69 w 69"/>
                              <a:gd name="T1" fmla="*/ 0 h 328"/>
                              <a:gd name="T2" fmla="*/ 68 w 69"/>
                              <a:gd name="T3" fmla="*/ 42 h 328"/>
                              <a:gd name="T4" fmla="*/ 65 w 69"/>
                              <a:gd name="T5" fmla="*/ 84 h 328"/>
                              <a:gd name="T6" fmla="*/ 59 w 69"/>
                              <a:gd name="T7" fmla="*/ 125 h 328"/>
                              <a:gd name="T8" fmla="*/ 51 w 69"/>
                              <a:gd name="T9" fmla="*/ 167 h 328"/>
                              <a:gd name="T10" fmla="*/ 43 w 69"/>
                              <a:gd name="T11" fmla="*/ 208 h 328"/>
                              <a:gd name="T12" fmla="*/ 31 w 69"/>
                              <a:gd name="T13" fmla="*/ 249 h 328"/>
                              <a:gd name="T14" fmla="*/ 16 w 69"/>
                              <a:gd name="T15" fmla="*/ 288 h 328"/>
                              <a:gd name="T16" fmla="*/ 0 w 69"/>
                              <a:gd name="T17" fmla="*/ 328 h 3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9" h="328">
                                <a:moveTo>
                                  <a:pt x="69" y="0"/>
                                </a:moveTo>
                                <a:lnTo>
                                  <a:pt x="68" y="42"/>
                                </a:lnTo>
                                <a:lnTo>
                                  <a:pt x="65" y="84"/>
                                </a:lnTo>
                                <a:lnTo>
                                  <a:pt x="59" y="125"/>
                                </a:lnTo>
                                <a:lnTo>
                                  <a:pt x="51" y="167"/>
                                </a:lnTo>
                                <a:lnTo>
                                  <a:pt x="43" y="208"/>
                                </a:lnTo>
                                <a:lnTo>
                                  <a:pt x="31" y="249"/>
                                </a:lnTo>
                                <a:lnTo>
                                  <a:pt x="16" y="288"/>
                                </a:lnTo>
                                <a:lnTo>
                                  <a:pt x="0" y="328"/>
                                </a:lnTo>
                              </a:path>
                            </a:pathLst>
                          </a:custGeom>
                          <a:noFill/>
                          <a:ln w="8" cap="rnd">
                            <a:solidFill>
                              <a:srgbClr val="000000"/>
                            </a:solidFill>
                            <a:round/>
                          </a:ln>
                        </wps:spPr>
                        <wps:bodyPr rot="0" vert="horz" wrap="square" lIns="91440" tIns="45720" rIns="91440" bIns="45720" anchor="t" anchorCtr="0" upright="1">
                          <a:noAutofit/>
                        </wps:bodyPr>
                      </wps:wsp>
                      <wps:wsp>
                        <wps:cNvPr id="1324229386" name="Freeform 93"/>
                        <wps:cNvSpPr/>
                        <wps:spPr bwMode="auto">
                          <a:xfrm>
                            <a:off x="1990725" y="2080260"/>
                            <a:ext cx="502920" cy="227965"/>
                          </a:xfrm>
                          <a:custGeom>
                            <a:avLst/>
                            <a:gdLst>
                              <a:gd name="T0" fmla="*/ 792 w 792"/>
                              <a:gd name="T1" fmla="*/ 329 h 359"/>
                              <a:gd name="T2" fmla="*/ 14 w 792"/>
                              <a:gd name="T3" fmla="*/ 0 h 359"/>
                              <a:gd name="T4" fmla="*/ 0 w 792"/>
                              <a:gd name="T5" fmla="*/ 31 h 359"/>
                              <a:gd name="T6" fmla="*/ 779 w 792"/>
                              <a:gd name="T7" fmla="*/ 359 h 359"/>
                              <a:gd name="T8" fmla="*/ 792 w 792"/>
                              <a:gd name="T9" fmla="*/ 329 h 359"/>
                            </a:gdLst>
                            <a:ahLst/>
                            <a:cxnLst>
                              <a:cxn ang="0">
                                <a:pos x="T0" y="T1"/>
                              </a:cxn>
                              <a:cxn ang="0">
                                <a:pos x="T2" y="T3"/>
                              </a:cxn>
                              <a:cxn ang="0">
                                <a:pos x="T4" y="T5"/>
                              </a:cxn>
                              <a:cxn ang="0">
                                <a:pos x="T6" y="T7"/>
                              </a:cxn>
                              <a:cxn ang="0">
                                <a:pos x="T8" y="T9"/>
                              </a:cxn>
                            </a:cxnLst>
                            <a:rect l="0" t="0" r="r" b="b"/>
                            <a:pathLst>
                              <a:path w="792" h="359">
                                <a:moveTo>
                                  <a:pt x="792" y="329"/>
                                </a:moveTo>
                                <a:lnTo>
                                  <a:pt x="14" y="0"/>
                                </a:lnTo>
                                <a:lnTo>
                                  <a:pt x="0" y="31"/>
                                </a:lnTo>
                                <a:lnTo>
                                  <a:pt x="779" y="359"/>
                                </a:lnTo>
                                <a:lnTo>
                                  <a:pt x="792" y="329"/>
                                </a:lnTo>
                                <a:close/>
                              </a:path>
                            </a:pathLst>
                          </a:custGeom>
                          <a:solidFill>
                            <a:srgbClr val="FFFFFF"/>
                          </a:solidFill>
                          <a:ln>
                            <a:noFill/>
                          </a:ln>
                        </wps:spPr>
                        <wps:bodyPr rot="0" vert="horz" wrap="square" lIns="91440" tIns="45720" rIns="91440" bIns="45720" anchor="t" anchorCtr="0" upright="1">
                          <a:noAutofit/>
                        </wps:bodyPr>
                      </wps:wsp>
                      <wps:wsp>
                        <wps:cNvPr id="1324229387" name="Freeform 94"/>
                        <wps:cNvSpPr/>
                        <wps:spPr bwMode="auto">
                          <a:xfrm>
                            <a:off x="1990725" y="2080260"/>
                            <a:ext cx="502920" cy="227965"/>
                          </a:xfrm>
                          <a:custGeom>
                            <a:avLst/>
                            <a:gdLst>
                              <a:gd name="T0" fmla="*/ 792 w 792"/>
                              <a:gd name="T1" fmla="*/ 329 h 359"/>
                              <a:gd name="T2" fmla="*/ 14 w 792"/>
                              <a:gd name="T3" fmla="*/ 0 h 359"/>
                              <a:gd name="T4" fmla="*/ 0 w 792"/>
                              <a:gd name="T5" fmla="*/ 31 h 359"/>
                              <a:gd name="T6" fmla="*/ 779 w 792"/>
                              <a:gd name="T7" fmla="*/ 359 h 359"/>
                              <a:gd name="T8" fmla="*/ 792 w 792"/>
                              <a:gd name="T9" fmla="*/ 329 h 359"/>
                            </a:gdLst>
                            <a:ahLst/>
                            <a:cxnLst>
                              <a:cxn ang="0">
                                <a:pos x="T0" y="T1"/>
                              </a:cxn>
                              <a:cxn ang="0">
                                <a:pos x="T2" y="T3"/>
                              </a:cxn>
                              <a:cxn ang="0">
                                <a:pos x="T4" y="T5"/>
                              </a:cxn>
                              <a:cxn ang="0">
                                <a:pos x="T6" y="T7"/>
                              </a:cxn>
                              <a:cxn ang="0">
                                <a:pos x="T8" y="T9"/>
                              </a:cxn>
                            </a:cxnLst>
                            <a:rect l="0" t="0" r="r" b="b"/>
                            <a:pathLst>
                              <a:path w="792" h="359">
                                <a:moveTo>
                                  <a:pt x="792" y="329"/>
                                </a:moveTo>
                                <a:lnTo>
                                  <a:pt x="14" y="0"/>
                                </a:lnTo>
                                <a:lnTo>
                                  <a:pt x="0" y="31"/>
                                </a:lnTo>
                                <a:lnTo>
                                  <a:pt x="779" y="359"/>
                                </a:lnTo>
                                <a:lnTo>
                                  <a:pt x="792" y="329"/>
                                </a:lnTo>
                                <a:close/>
                              </a:path>
                            </a:pathLst>
                          </a:custGeom>
                          <a:noFill/>
                          <a:ln w="8" cap="rnd">
                            <a:solidFill>
                              <a:srgbClr val="000000"/>
                            </a:solidFill>
                            <a:round/>
                          </a:ln>
                        </wps:spPr>
                        <wps:bodyPr rot="0" vert="horz" wrap="square" lIns="91440" tIns="45720" rIns="91440" bIns="45720" anchor="t" anchorCtr="0" upright="1">
                          <a:noAutofit/>
                        </wps:bodyPr>
                      </wps:wsp>
                      <wps:wsp>
                        <wps:cNvPr id="1324229388" name="Rectangle 95"/>
                        <wps:cNvSpPr>
                          <a:spLocks noChangeArrowheads="1"/>
                        </wps:cNvSpPr>
                        <wps:spPr bwMode="auto">
                          <a:xfrm>
                            <a:off x="107315" y="128905"/>
                            <a:ext cx="419735" cy="196850"/>
                          </a:xfrm>
                          <a:prstGeom prst="rect">
                            <a:avLst/>
                          </a:prstGeom>
                          <a:noFill/>
                          <a:ln>
                            <a:noFill/>
                          </a:ln>
                        </wps:spPr>
                        <wps:txbx>
                          <w:txbxContent>
                            <w:p w14:paraId="61073C30">
                              <w:r>
                                <w:rPr>
                                  <w:rFonts w:hint="eastAsia" w:ascii="宋体" w:cs="宋体"/>
                                  <w:color w:val="000000"/>
                                  <w:kern w:val="0"/>
                                  <w:sz w:val="22"/>
                                </w:rPr>
                                <w:t>屏蔽室</w:t>
                              </w:r>
                            </w:p>
                          </w:txbxContent>
                        </wps:txbx>
                        <wps:bodyPr rot="0" vert="horz" wrap="none" lIns="0" tIns="0" rIns="0" bIns="0" anchor="t" anchorCtr="0" upright="1">
                          <a:spAutoFit/>
                        </wps:bodyPr>
                      </wps:wsp>
                      <wps:wsp>
                        <wps:cNvPr id="1324229389" name="Rectangle 96"/>
                        <wps:cNvSpPr>
                          <a:spLocks noChangeArrowheads="1"/>
                        </wps:cNvSpPr>
                        <wps:spPr bwMode="auto">
                          <a:xfrm>
                            <a:off x="607060" y="280035"/>
                            <a:ext cx="457835" cy="396240"/>
                          </a:xfrm>
                          <a:prstGeom prst="rect">
                            <a:avLst/>
                          </a:prstGeom>
                          <a:noFill/>
                          <a:ln>
                            <a:noFill/>
                          </a:ln>
                        </wps:spPr>
                        <wps:txbx>
                          <w:txbxContent>
                            <w:p w14:paraId="37FC6EBD">
                              <w:r>
                                <w:rPr>
                                  <w:rFonts w:hint="eastAsia" w:ascii="宋体" w:cs="宋体"/>
                                  <w:color w:val="000000"/>
                                  <w:kern w:val="0"/>
                                  <w:sz w:val="24"/>
                                  <w:szCs w:val="24"/>
                                </w:rPr>
                                <w:t>测试桌</w:t>
                              </w:r>
                            </w:p>
                          </w:txbxContent>
                        </wps:txbx>
                        <wps:bodyPr rot="0" vert="horz" wrap="none" lIns="0" tIns="0" rIns="0" bIns="0" anchor="t" anchorCtr="0" upright="1">
                          <a:spAutoFit/>
                        </wps:bodyPr>
                      </wps:wsp>
                      <wps:wsp>
                        <wps:cNvPr id="1324229390" name="Rectangle 97"/>
                        <wps:cNvSpPr>
                          <a:spLocks noChangeArrowheads="1"/>
                        </wps:cNvSpPr>
                        <wps:spPr bwMode="auto">
                          <a:xfrm>
                            <a:off x="2454275" y="1605915"/>
                            <a:ext cx="114935" cy="198120"/>
                          </a:xfrm>
                          <a:prstGeom prst="rect">
                            <a:avLst/>
                          </a:prstGeom>
                          <a:noFill/>
                          <a:ln>
                            <a:noFill/>
                          </a:ln>
                        </wps:spPr>
                        <wps:txbx>
                          <w:txbxContent>
                            <w:p w14:paraId="6BD72D07">
                              <w:r>
                                <w:rPr>
                                  <w:rFonts w:ascii="宋体" w:cs="宋体"/>
                                  <w:color w:val="000000"/>
                                  <w:kern w:val="0"/>
                                  <w:sz w:val="12"/>
                                  <w:szCs w:val="12"/>
                                </w:rPr>
                                <w:t xml:space="preserve"> </w:t>
                              </w:r>
                            </w:p>
                          </w:txbxContent>
                        </wps:txbx>
                        <wps:bodyPr rot="0" vert="horz" wrap="none" lIns="0" tIns="0" rIns="0" bIns="0" anchor="t" anchorCtr="0" upright="1">
                          <a:spAutoFit/>
                        </wps:bodyPr>
                      </wps:wsp>
                      <wps:wsp>
                        <wps:cNvPr id="1324229391" name="Rectangle 98"/>
                        <wps:cNvSpPr>
                          <a:spLocks noChangeArrowheads="1"/>
                        </wps:cNvSpPr>
                        <wps:spPr bwMode="auto">
                          <a:xfrm>
                            <a:off x="1906270" y="1207770"/>
                            <a:ext cx="720725" cy="390525"/>
                          </a:xfrm>
                          <a:prstGeom prst="rect">
                            <a:avLst/>
                          </a:prstGeom>
                          <a:solidFill>
                            <a:srgbClr val="92CDDC"/>
                          </a:solidFill>
                          <a:ln>
                            <a:noFill/>
                          </a:ln>
                        </wps:spPr>
                        <wps:bodyPr rot="0" vert="horz" wrap="square" lIns="91440" tIns="45720" rIns="91440" bIns="45720" anchor="t" anchorCtr="0" upright="1">
                          <a:noAutofit/>
                        </wps:bodyPr>
                      </wps:wsp>
                      <wps:wsp>
                        <wps:cNvPr id="1324229392" name="Rectangle 99"/>
                        <wps:cNvSpPr>
                          <a:spLocks noChangeArrowheads="1"/>
                        </wps:cNvSpPr>
                        <wps:spPr bwMode="auto">
                          <a:xfrm>
                            <a:off x="1906270" y="1207770"/>
                            <a:ext cx="720725" cy="390525"/>
                          </a:xfrm>
                          <a:prstGeom prst="rect">
                            <a:avLst/>
                          </a:prstGeom>
                          <a:noFill/>
                          <a:ln w="8" cap="rnd">
                            <a:solidFill>
                              <a:srgbClr val="000000"/>
                            </a:solidFill>
                            <a:round/>
                          </a:ln>
                        </wps:spPr>
                        <wps:bodyPr rot="0" vert="horz" wrap="square" lIns="91440" tIns="45720" rIns="91440" bIns="45720" anchor="t" anchorCtr="0" upright="1">
                          <a:noAutofit/>
                        </wps:bodyPr>
                      </wps:wsp>
                      <wps:wsp>
                        <wps:cNvPr id="1324229393" name="Rectangle 100"/>
                        <wps:cNvSpPr>
                          <a:spLocks noChangeArrowheads="1"/>
                        </wps:cNvSpPr>
                        <wps:spPr bwMode="auto">
                          <a:xfrm>
                            <a:off x="1958340" y="1289050"/>
                            <a:ext cx="612140" cy="196850"/>
                          </a:xfrm>
                          <a:prstGeom prst="rect">
                            <a:avLst/>
                          </a:prstGeom>
                          <a:noFill/>
                          <a:ln>
                            <a:noFill/>
                          </a:ln>
                        </wps:spPr>
                        <wps:txbx>
                          <w:txbxContent>
                            <w:p w14:paraId="581D3222">
                              <w:r>
                                <w:rPr>
                                  <w:rFonts w:hint="eastAsia" w:ascii="宋体" w:cs="宋体"/>
                                  <w:b/>
                                  <w:bCs/>
                                  <w:color w:val="000000"/>
                                  <w:kern w:val="0"/>
                                  <w:sz w:val="16"/>
                                  <w:szCs w:val="16"/>
                                </w:rPr>
                                <w:t>电压尖峰脉冲</w:t>
                              </w:r>
                            </w:p>
                          </w:txbxContent>
                        </wps:txbx>
                        <wps:bodyPr rot="0" vert="horz" wrap="none" lIns="0" tIns="0" rIns="0" bIns="0" anchor="t" anchorCtr="0" upright="1">
                          <a:spAutoFit/>
                        </wps:bodyPr>
                      </wps:wsp>
                      <wps:wsp>
                        <wps:cNvPr id="1324229394" name="Rectangle 101"/>
                        <wps:cNvSpPr>
                          <a:spLocks noChangeArrowheads="1"/>
                        </wps:cNvSpPr>
                        <wps:spPr bwMode="auto">
                          <a:xfrm>
                            <a:off x="2113915" y="1410970"/>
                            <a:ext cx="306070" cy="196850"/>
                          </a:xfrm>
                          <a:prstGeom prst="rect">
                            <a:avLst/>
                          </a:prstGeom>
                          <a:noFill/>
                          <a:ln>
                            <a:noFill/>
                          </a:ln>
                        </wps:spPr>
                        <wps:txbx>
                          <w:txbxContent>
                            <w:p w14:paraId="1C680FC7">
                              <w:r>
                                <w:rPr>
                                  <w:rFonts w:hint="eastAsia" w:ascii="宋体" w:cs="宋体"/>
                                  <w:b/>
                                  <w:bCs/>
                                  <w:color w:val="000000"/>
                                  <w:kern w:val="0"/>
                                  <w:sz w:val="16"/>
                                  <w:szCs w:val="16"/>
                                </w:rPr>
                                <w:t>发生器</w:t>
                              </w:r>
                            </w:p>
                          </w:txbxContent>
                        </wps:txbx>
                        <wps:bodyPr rot="0" vert="horz" wrap="none" lIns="0" tIns="0" rIns="0" bIns="0" anchor="t" anchorCtr="0" upright="1">
                          <a:spAutoFit/>
                        </wps:bodyPr>
                      </wps:wsp>
                      <wps:wsp>
                        <wps:cNvPr id="1324229395" name="Rectangle 102"/>
                        <wps:cNvSpPr>
                          <a:spLocks noChangeArrowheads="1"/>
                        </wps:cNvSpPr>
                        <wps:spPr bwMode="auto">
                          <a:xfrm>
                            <a:off x="1716405" y="333375"/>
                            <a:ext cx="433070" cy="247015"/>
                          </a:xfrm>
                          <a:prstGeom prst="rect">
                            <a:avLst/>
                          </a:prstGeom>
                          <a:solidFill>
                            <a:srgbClr val="92CDDC"/>
                          </a:solidFill>
                          <a:ln>
                            <a:noFill/>
                          </a:ln>
                        </wps:spPr>
                        <wps:bodyPr rot="0" vert="horz" wrap="square" lIns="91440" tIns="45720" rIns="91440" bIns="45720" anchor="t" anchorCtr="0" upright="1">
                          <a:noAutofit/>
                        </wps:bodyPr>
                      </wps:wsp>
                      <wps:wsp>
                        <wps:cNvPr id="1324229396" name="Rectangle 103"/>
                        <wps:cNvSpPr>
                          <a:spLocks noChangeArrowheads="1"/>
                        </wps:cNvSpPr>
                        <wps:spPr bwMode="auto">
                          <a:xfrm>
                            <a:off x="1716405" y="333375"/>
                            <a:ext cx="433070" cy="247015"/>
                          </a:xfrm>
                          <a:prstGeom prst="rect">
                            <a:avLst/>
                          </a:prstGeom>
                          <a:noFill/>
                          <a:ln w="8" cap="rnd">
                            <a:solidFill>
                              <a:srgbClr val="000000"/>
                            </a:solidFill>
                            <a:round/>
                          </a:ln>
                        </wps:spPr>
                        <wps:bodyPr rot="0" vert="horz" wrap="square" lIns="91440" tIns="45720" rIns="91440" bIns="45720" anchor="t" anchorCtr="0" upright="1">
                          <a:noAutofit/>
                        </wps:bodyPr>
                      </wps:wsp>
                      <wps:wsp>
                        <wps:cNvPr id="1324229397" name="Rectangle 104"/>
                        <wps:cNvSpPr>
                          <a:spLocks noChangeArrowheads="1"/>
                        </wps:cNvSpPr>
                        <wps:spPr bwMode="auto">
                          <a:xfrm>
                            <a:off x="1716405" y="401320"/>
                            <a:ext cx="510540" cy="196850"/>
                          </a:xfrm>
                          <a:prstGeom prst="rect">
                            <a:avLst/>
                          </a:prstGeom>
                          <a:noFill/>
                          <a:ln>
                            <a:noFill/>
                          </a:ln>
                        </wps:spPr>
                        <wps:txbx>
                          <w:txbxContent>
                            <w:p w14:paraId="796B5280">
                              <w:r>
                                <w:rPr>
                                  <w:rFonts w:hint="eastAsia" w:ascii="宋体" w:cs="宋体"/>
                                  <w:b/>
                                  <w:bCs/>
                                  <w:color w:val="000000"/>
                                  <w:kern w:val="0"/>
                                  <w:sz w:val="16"/>
                                  <w:szCs w:val="16"/>
                                </w:rPr>
                                <w:t>数字示波器</w:t>
                              </w:r>
                            </w:p>
                          </w:txbxContent>
                        </wps:txbx>
                        <wps:bodyPr rot="0" vert="horz" wrap="none" lIns="0" tIns="0" rIns="0" bIns="0" anchor="t" anchorCtr="0" upright="1">
                          <a:spAutoFit/>
                        </wps:bodyPr>
                      </wps:wsp>
                      <wps:wsp>
                        <wps:cNvPr id="1324229398" name="Rectangle 105"/>
                        <wps:cNvSpPr>
                          <a:spLocks noChangeArrowheads="1"/>
                        </wps:cNvSpPr>
                        <wps:spPr bwMode="auto">
                          <a:xfrm>
                            <a:off x="2311400" y="333375"/>
                            <a:ext cx="580390" cy="237490"/>
                          </a:xfrm>
                          <a:prstGeom prst="rect">
                            <a:avLst/>
                          </a:prstGeom>
                          <a:solidFill>
                            <a:srgbClr val="92CDDC"/>
                          </a:solidFill>
                          <a:ln>
                            <a:noFill/>
                          </a:ln>
                        </wps:spPr>
                        <wps:bodyPr rot="0" vert="horz" wrap="square" lIns="91440" tIns="45720" rIns="91440" bIns="45720" anchor="t" anchorCtr="0" upright="1">
                          <a:noAutofit/>
                        </wps:bodyPr>
                      </wps:wsp>
                      <wps:wsp>
                        <wps:cNvPr id="1324229399" name="Rectangle 106"/>
                        <wps:cNvSpPr>
                          <a:spLocks noChangeArrowheads="1"/>
                        </wps:cNvSpPr>
                        <wps:spPr bwMode="auto">
                          <a:xfrm>
                            <a:off x="2311400" y="333375"/>
                            <a:ext cx="580390" cy="237490"/>
                          </a:xfrm>
                          <a:prstGeom prst="rect">
                            <a:avLst/>
                          </a:prstGeom>
                          <a:noFill/>
                          <a:ln w="8" cap="rnd">
                            <a:solidFill>
                              <a:srgbClr val="000000"/>
                            </a:solidFill>
                            <a:round/>
                          </a:ln>
                        </wps:spPr>
                        <wps:bodyPr rot="0" vert="horz" wrap="square" lIns="91440" tIns="45720" rIns="91440" bIns="45720" anchor="t" anchorCtr="0" upright="1">
                          <a:noAutofit/>
                        </wps:bodyPr>
                      </wps:wsp>
                      <wps:wsp>
                        <wps:cNvPr id="1324229400" name="Rectangle 107"/>
                        <wps:cNvSpPr>
                          <a:spLocks noChangeArrowheads="1"/>
                        </wps:cNvSpPr>
                        <wps:spPr bwMode="auto">
                          <a:xfrm>
                            <a:off x="2345055" y="399415"/>
                            <a:ext cx="510540" cy="196850"/>
                          </a:xfrm>
                          <a:prstGeom prst="rect">
                            <a:avLst/>
                          </a:prstGeom>
                          <a:noFill/>
                          <a:ln>
                            <a:noFill/>
                          </a:ln>
                        </wps:spPr>
                        <wps:txbx>
                          <w:txbxContent>
                            <w:p w14:paraId="62103244">
                              <w:r>
                                <w:rPr>
                                  <w:rFonts w:hint="eastAsia" w:ascii="宋体" w:cs="宋体"/>
                                  <w:b/>
                                  <w:bCs/>
                                  <w:color w:val="000000"/>
                                  <w:kern w:val="0"/>
                                  <w:sz w:val="16"/>
                                  <w:szCs w:val="16"/>
                                </w:rPr>
                                <w:t>隔离变压器</w:t>
                              </w:r>
                            </w:p>
                          </w:txbxContent>
                        </wps:txbx>
                        <wps:bodyPr rot="0" vert="horz" wrap="none" lIns="0" tIns="0" rIns="0" bIns="0" anchor="t" anchorCtr="0" upright="1">
                          <a:spAutoFit/>
                        </wps:bodyPr>
                      </wps:wsp>
                      <wps:wsp>
                        <wps:cNvPr id="1324229401" name="Line 108"/>
                        <wps:cNvCnPr>
                          <a:cxnSpLocks noChangeShapeType="1"/>
                        </wps:cNvCnPr>
                        <wps:spPr bwMode="auto">
                          <a:xfrm>
                            <a:off x="2149475" y="457200"/>
                            <a:ext cx="161925" cy="635"/>
                          </a:xfrm>
                          <a:prstGeom prst="line">
                            <a:avLst/>
                          </a:prstGeom>
                          <a:noFill/>
                          <a:ln w="8" cap="rnd">
                            <a:solidFill>
                              <a:srgbClr val="000000"/>
                            </a:solidFill>
                            <a:round/>
                          </a:ln>
                        </wps:spPr>
                        <wps:bodyPr/>
                      </wps:wsp>
                      <wps:wsp>
                        <wps:cNvPr id="1324229402" name="Rectangle 109"/>
                        <wps:cNvSpPr>
                          <a:spLocks noChangeArrowheads="1"/>
                        </wps:cNvSpPr>
                        <wps:spPr bwMode="auto">
                          <a:xfrm>
                            <a:off x="1126490" y="1149985"/>
                            <a:ext cx="503555" cy="390525"/>
                          </a:xfrm>
                          <a:prstGeom prst="rect">
                            <a:avLst/>
                          </a:prstGeom>
                          <a:solidFill>
                            <a:srgbClr val="92CDDC"/>
                          </a:solidFill>
                          <a:ln>
                            <a:noFill/>
                          </a:ln>
                        </wps:spPr>
                        <wps:bodyPr rot="0" vert="horz" wrap="square" lIns="91440" tIns="45720" rIns="91440" bIns="45720" anchor="t" anchorCtr="0" upright="1">
                          <a:noAutofit/>
                        </wps:bodyPr>
                      </wps:wsp>
                      <wps:wsp>
                        <wps:cNvPr id="1324229403" name="Rectangle 110"/>
                        <wps:cNvSpPr>
                          <a:spLocks noChangeArrowheads="1"/>
                        </wps:cNvSpPr>
                        <wps:spPr bwMode="auto">
                          <a:xfrm>
                            <a:off x="1126490" y="1149985"/>
                            <a:ext cx="503555" cy="390525"/>
                          </a:xfrm>
                          <a:prstGeom prst="rect">
                            <a:avLst/>
                          </a:prstGeom>
                          <a:noFill/>
                          <a:ln w="8" cap="rnd">
                            <a:solidFill>
                              <a:srgbClr val="000000"/>
                            </a:solidFill>
                            <a:round/>
                          </a:ln>
                        </wps:spPr>
                        <wps:bodyPr rot="0" vert="horz" wrap="square" lIns="91440" tIns="45720" rIns="91440" bIns="45720" anchor="t" anchorCtr="0" upright="1">
                          <a:noAutofit/>
                        </wps:bodyPr>
                      </wps:wsp>
                      <wps:wsp>
                        <wps:cNvPr id="1324229404" name="Rectangle 111"/>
                        <wps:cNvSpPr>
                          <a:spLocks noChangeArrowheads="1"/>
                        </wps:cNvSpPr>
                        <wps:spPr bwMode="auto">
                          <a:xfrm>
                            <a:off x="1173480" y="1231265"/>
                            <a:ext cx="408305" cy="196850"/>
                          </a:xfrm>
                          <a:prstGeom prst="rect">
                            <a:avLst/>
                          </a:prstGeom>
                          <a:noFill/>
                          <a:ln>
                            <a:noFill/>
                          </a:ln>
                        </wps:spPr>
                        <wps:txbx>
                          <w:txbxContent>
                            <w:p w14:paraId="1D2683F7">
                              <w:r>
                                <w:rPr>
                                  <w:rFonts w:hint="eastAsia" w:ascii="宋体" w:cs="宋体"/>
                                  <w:b/>
                                  <w:bCs/>
                                  <w:color w:val="000000"/>
                                  <w:kern w:val="0"/>
                                  <w:sz w:val="16"/>
                                  <w:szCs w:val="16"/>
                                </w:rPr>
                                <w:t>微秒脉冲</w:t>
                              </w:r>
                            </w:p>
                          </w:txbxContent>
                        </wps:txbx>
                        <wps:bodyPr rot="0" vert="horz" wrap="none" lIns="0" tIns="0" rIns="0" bIns="0" anchor="t" anchorCtr="0" upright="1">
                          <a:spAutoFit/>
                        </wps:bodyPr>
                      </wps:wsp>
                      <wps:wsp>
                        <wps:cNvPr id="1324229406" name="Rectangle 112"/>
                        <wps:cNvSpPr>
                          <a:spLocks noChangeArrowheads="1"/>
                        </wps:cNvSpPr>
                        <wps:spPr bwMode="auto">
                          <a:xfrm>
                            <a:off x="1225550" y="1353185"/>
                            <a:ext cx="306070" cy="196850"/>
                          </a:xfrm>
                          <a:prstGeom prst="rect">
                            <a:avLst/>
                          </a:prstGeom>
                          <a:noFill/>
                          <a:ln>
                            <a:noFill/>
                          </a:ln>
                        </wps:spPr>
                        <wps:txbx>
                          <w:txbxContent>
                            <w:p w14:paraId="5ADA3B03">
                              <w:r>
                                <w:rPr>
                                  <w:rFonts w:hint="eastAsia" w:ascii="宋体" w:cs="宋体"/>
                                  <w:b/>
                                  <w:bCs/>
                                  <w:color w:val="000000"/>
                                  <w:kern w:val="0"/>
                                  <w:sz w:val="16"/>
                                  <w:szCs w:val="16"/>
                                </w:rPr>
                                <w:t>变压器</w:t>
                              </w:r>
                            </w:p>
                          </w:txbxContent>
                        </wps:txbx>
                        <wps:bodyPr rot="0" vert="horz" wrap="none" lIns="0" tIns="0" rIns="0" bIns="0" anchor="t" anchorCtr="0" upright="1">
                          <a:spAutoFit/>
                        </wps:bodyPr>
                      </wps:wsp>
                      <wps:wsp>
                        <wps:cNvPr id="1324229407" name="Line 113"/>
                        <wps:cNvCnPr>
                          <a:cxnSpLocks noChangeShapeType="1"/>
                        </wps:cNvCnPr>
                        <wps:spPr bwMode="auto">
                          <a:xfrm>
                            <a:off x="1630045" y="1345565"/>
                            <a:ext cx="276225" cy="635"/>
                          </a:xfrm>
                          <a:prstGeom prst="line">
                            <a:avLst/>
                          </a:prstGeom>
                          <a:noFill/>
                          <a:ln w="8" cap="rnd">
                            <a:solidFill>
                              <a:srgbClr val="000000"/>
                            </a:solidFill>
                            <a:round/>
                          </a:ln>
                        </wps:spPr>
                        <wps:bodyPr/>
                      </wps:wsp>
                      <wps:wsp>
                        <wps:cNvPr id="598460224" name="Line 114"/>
                        <wps:cNvCnPr>
                          <a:cxnSpLocks noChangeShapeType="1"/>
                        </wps:cNvCnPr>
                        <wps:spPr bwMode="auto">
                          <a:xfrm flipH="1">
                            <a:off x="1630045" y="1471930"/>
                            <a:ext cx="276225" cy="635"/>
                          </a:xfrm>
                          <a:prstGeom prst="line">
                            <a:avLst/>
                          </a:prstGeom>
                          <a:noFill/>
                          <a:ln w="8" cap="rnd">
                            <a:solidFill>
                              <a:srgbClr val="000000"/>
                            </a:solidFill>
                            <a:round/>
                          </a:ln>
                        </wps:spPr>
                        <wps:bodyPr/>
                      </wps:wsp>
                      <wps:wsp>
                        <wps:cNvPr id="598460225" name="Rectangle 115"/>
                        <wps:cNvSpPr>
                          <a:spLocks noChangeArrowheads="1"/>
                        </wps:cNvSpPr>
                        <wps:spPr bwMode="auto">
                          <a:xfrm>
                            <a:off x="1130300" y="328295"/>
                            <a:ext cx="502920" cy="247015"/>
                          </a:xfrm>
                          <a:prstGeom prst="rect">
                            <a:avLst/>
                          </a:prstGeom>
                          <a:solidFill>
                            <a:srgbClr val="92CDDC"/>
                          </a:solidFill>
                          <a:ln>
                            <a:noFill/>
                          </a:ln>
                        </wps:spPr>
                        <wps:bodyPr rot="0" vert="horz" wrap="square" lIns="91440" tIns="45720" rIns="91440" bIns="45720" anchor="t" anchorCtr="0" upright="1">
                          <a:noAutofit/>
                        </wps:bodyPr>
                      </wps:wsp>
                      <wps:wsp>
                        <wps:cNvPr id="598460226" name="Rectangle 116"/>
                        <wps:cNvSpPr>
                          <a:spLocks noChangeArrowheads="1"/>
                        </wps:cNvSpPr>
                        <wps:spPr bwMode="auto">
                          <a:xfrm>
                            <a:off x="1130300" y="328295"/>
                            <a:ext cx="502920" cy="247015"/>
                          </a:xfrm>
                          <a:prstGeom prst="rect">
                            <a:avLst/>
                          </a:prstGeom>
                          <a:noFill/>
                          <a:ln w="8" cap="rnd">
                            <a:solidFill>
                              <a:srgbClr val="000000"/>
                            </a:solidFill>
                            <a:round/>
                          </a:ln>
                        </wps:spPr>
                        <wps:bodyPr rot="0" vert="horz" wrap="square" lIns="91440" tIns="45720" rIns="91440" bIns="45720" anchor="t" anchorCtr="0" upright="1">
                          <a:noAutofit/>
                        </wps:bodyPr>
                      </wps:wsp>
                      <wps:wsp>
                        <wps:cNvPr id="598460227" name="Line 117"/>
                        <wps:cNvCnPr>
                          <a:cxnSpLocks noChangeShapeType="1"/>
                        </wps:cNvCnPr>
                        <wps:spPr bwMode="auto">
                          <a:xfrm flipH="1">
                            <a:off x="1633220" y="431165"/>
                            <a:ext cx="83185" cy="635"/>
                          </a:xfrm>
                          <a:prstGeom prst="line">
                            <a:avLst/>
                          </a:prstGeom>
                          <a:noFill/>
                          <a:ln w="8" cap="rnd">
                            <a:solidFill>
                              <a:srgbClr val="000000"/>
                            </a:solidFill>
                            <a:round/>
                          </a:ln>
                        </wps:spPr>
                        <wps:bodyPr/>
                      </wps:wsp>
                      <wps:wsp>
                        <wps:cNvPr id="598460228" name="Line 118"/>
                        <wps:cNvCnPr>
                          <a:cxnSpLocks noChangeShapeType="1"/>
                        </wps:cNvCnPr>
                        <wps:spPr bwMode="auto">
                          <a:xfrm flipV="1">
                            <a:off x="1476375" y="575310"/>
                            <a:ext cx="635" cy="301625"/>
                          </a:xfrm>
                          <a:prstGeom prst="line">
                            <a:avLst/>
                          </a:prstGeom>
                          <a:noFill/>
                          <a:ln w="8" cap="rnd">
                            <a:solidFill>
                              <a:srgbClr val="000000"/>
                            </a:solidFill>
                            <a:round/>
                          </a:ln>
                        </wps:spPr>
                        <wps:bodyPr/>
                      </wps:wsp>
                      <wps:wsp>
                        <wps:cNvPr id="598460229" name="Rectangle 119"/>
                        <wps:cNvSpPr>
                          <a:spLocks noChangeArrowheads="1"/>
                        </wps:cNvSpPr>
                        <wps:spPr bwMode="auto">
                          <a:xfrm>
                            <a:off x="1130300" y="876935"/>
                            <a:ext cx="502920" cy="247015"/>
                          </a:xfrm>
                          <a:prstGeom prst="rect">
                            <a:avLst/>
                          </a:prstGeom>
                          <a:solidFill>
                            <a:srgbClr val="92CDDC"/>
                          </a:solidFill>
                          <a:ln>
                            <a:noFill/>
                          </a:ln>
                        </wps:spPr>
                        <wps:bodyPr rot="0" vert="horz" wrap="square" lIns="91440" tIns="45720" rIns="91440" bIns="45720" anchor="t" anchorCtr="0" upright="1">
                          <a:noAutofit/>
                        </wps:bodyPr>
                      </wps:wsp>
                      <wps:wsp>
                        <wps:cNvPr id="598460230" name="Rectangle 120"/>
                        <wps:cNvSpPr>
                          <a:spLocks noChangeArrowheads="1"/>
                        </wps:cNvSpPr>
                        <wps:spPr bwMode="auto">
                          <a:xfrm>
                            <a:off x="1130300" y="876935"/>
                            <a:ext cx="502920" cy="247015"/>
                          </a:xfrm>
                          <a:prstGeom prst="rect">
                            <a:avLst/>
                          </a:prstGeom>
                          <a:noFill/>
                          <a:ln w="8" cap="rnd">
                            <a:solidFill>
                              <a:srgbClr val="000000"/>
                            </a:solidFill>
                            <a:round/>
                          </a:ln>
                        </wps:spPr>
                        <wps:bodyPr rot="0" vert="horz" wrap="square" lIns="91440" tIns="45720" rIns="91440" bIns="45720" anchor="t" anchorCtr="0" upright="1">
                          <a:noAutofit/>
                        </wps:bodyPr>
                      </wps:wsp>
                      <wps:wsp>
                        <wps:cNvPr id="598460231" name="Rectangle 121"/>
                        <wps:cNvSpPr>
                          <a:spLocks noChangeArrowheads="1"/>
                        </wps:cNvSpPr>
                        <wps:spPr bwMode="auto">
                          <a:xfrm>
                            <a:off x="1177290" y="947420"/>
                            <a:ext cx="408305" cy="196850"/>
                          </a:xfrm>
                          <a:prstGeom prst="rect">
                            <a:avLst/>
                          </a:prstGeom>
                          <a:noFill/>
                          <a:ln>
                            <a:noFill/>
                          </a:ln>
                        </wps:spPr>
                        <wps:txbx>
                          <w:txbxContent>
                            <w:p w14:paraId="0D942FA3">
                              <w:r>
                                <w:rPr>
                                  <w:rFonts w:hint="eastAsia" w:ascii="宋体" w:cs="宋体"/>
                                  <w:b/>
                                  <w:bCs/>
                                  <w:color w:val="000000"/>
                                  <w:kern w:val="0"/>
                                  <w:sz w:val="16"/>
                                  <w:szCs w:val="16"/>
                                </w:rPr>
                                <w:t>校准电阻</w:t>
                              </w:r>
                            </w:p>
                          </w:txbxContent>
                        </wps:txbx>
                        <wps:bodyPr rot="0" vert="horz" wrap="none" lIns="0" tIns="0" rIns="0" bIns="0" anchor="t" anchorCtr="0" upright="1">
                          <a:spAutoFit/>
                        </wps:bodyPr>
                      </wps:wsp>
                      <wps:wsp>
                        <wps:cNvPr id="598460232" name="Line 122"/>
                        <wps:cNvCnPr>
                          <a:cxnSpLocks noChangeShapeType="1"/>
                        </wps:cNvCnPr>
                        <wps:spPr bwMode="auto">
                          <a:xfrm flipV="1">
                            <a:off x="1276350" y="575310"/>
                            <a:ext cx="635" cy="301625"/>
                          </a:xfrm>
                          <a:prstGeom prst="line">
                            <a:avLst/>
                          </a:prstGeom>
                          <a:noFill/>
                          <a:ln w="8" cap="rnd">
                            <a:solidFill>
                              <a:srgbClr val="000000"/>
                            </a:solidFill>
                            <a:round/>
                          </a:ln>
                        </wps:spPr>
                        <wps:bodyPr/>
                      </wps:wsp>
                      <wps:wsp>
                        <wps:cNvPr id="598460233" name="Line 123"/>
                        <wps:cNvCnPr>
                          <a:cxnSpLocks noChangeShapeType="1"/>
                        </wps:cNvCnPr>
                        <wps:spPr bwMode="auto">
                          <a:xfrm>
                            <a:off x="1276350" y="1123950"/>
                            <a:ext cx="635" cy="26035"/>
                          </a:xfrm>
                          <a:prstGeom prst="line">
                            <a:avLst/>
                          </a:prstGeom>
                          <a:noFill/>
                          <a:ln w="8" cap="rnd">
                            <a:solidFill>
                              <a:srgbClr val="000000"/>
                            </a:solidFill>
                            <a:round/>
                          </a:ln>
                        </wps:spPr>
                        <wps:bodyPr/>
                      </wps:wsp>
                      <wps:wsp>
                        <wps:cNvPr id="598460234" name="Line 124"/>
                        <wps:cNvCnPr>
                          <a:cxnSpLocks noChangeShapeType="1"/>
                        </wps:cNvCnPr>
                        <wps:spPr bwMode="auto">
                          <a:xfrm>
                            <a:off x="1504315" y="1123950"/>
                            <a:ext cx="635" cy="26035"/>
                          </a:xfrm>
                          <a:prstGeom prst="line">
                            <a:avLst/>
                          </a:prstGeom>
                          <a:noFill/>
                          <a:ln w="8" cap="rnd">
                            <a:solidFill>
                              <a:srgbClr val="000000"/>
                            </a:solidFill>
                            <a:round/>
                          </a:ln>
                        </wps:spPr>
                        <wps:bodyPr/>
                      </wps:wsp>
                      <wps:wsp>
                        <wps:cNvPr id="598460235" name="Line 85"/>
                        <wps:cNvCnPr>
                          <a:cxnSpLocks noChangeShapeType="1"/>
                        </wps:cNvCnPr>
                        <wps:spPr bwMode="auto">
                          <a:xfrm>
                            <a:off x="2626995" y="1346200"/>
                            <a:ext cx="170815" cy="635"/>
                          </a:xfrm>
                          <a:prstGeom prst="line">
                            <a:avLst/>
                          </a:prstGeom>
                          <a:noFill/>
                          <a:ln w="5080" cap="rnd">
                            <a:solidFill>
                              <a:srgbClr val="000000"/>
                            </a:solidFill>
                            <a:round/>
                          </a:ln>
                        </wps:spPr>
                        <wps:bodyPr/>
                      </wps:wsp>
                      <wps:wsp>
                        <wps:cNvPr id="598460236" name="Line 86"/>
                        <wps:cNvCnPr>
                          <a:cxnSpLocks noChangeShapeType="1"/>
                        </wps:cNvCnPr>
                        <wps:spPr bwMode="auto">
                          <a:xfrm flipH="1">
                            <a:off x="2626995" y="1477645"/>
                            <a:ext cx="170815" cy="635"/>
                          </a:xfrm>
                          <a:prstGeom prst="line">
                            <a:avLst/>
                          </a:prstGeom>
                          <a:noFill/>
                          <a:ln w="5080" cap="rnd">
                            <a:solidFill>
                              <a:srgbClr val="000000"/>
                            </a:solidFill>
                            <a:round/>
                          </a:ln>
                        </wps:spPr>
                        <wps:bodyPr/>
                      </wps:wsp>
                      <wps:wsp>
                        <wps:cNvPr id="598460238" name="Rectangle 50"/>
                        <wps:cNvSpPr>
                          <a:spLocks noChangeArrowheads="1"/>
                        </wps:cNvSpPr>
                        <wps:spPr bwMode="auto">
                          <a:xfrm>
                            <a:off x="2845435" y="1308735"/>
                            <a:ext cx="699135" cy="196850"/>
                          </a:xfrm>
                          <a:prstGeom prst="rect">
                            <a:avLst/>
                          </a:prstGeom>
                          <a:noFill/>
                          <a:ln>
                            <a:noFill/>
                          </a:ln>
                        </wps:spPr>
                        <wps:txbx>
                          <w:txbxContent>
                            <w:p w14:paraId="5FB6B64D">
                              <w:pPr>
                                <w:rPr>
                                  <w:sz w:val="20"/>
                                </w:rPr>
                              </w:pPr>
                              <w:r>
                                <w:rPr>
                                  <w:rFonts w:hint="eastAsia" w:ascii="宋体" w:cs="宋体"/>
                                  <w:color w:val="000000"/>
                                  <w:kern w:val="0"/>
                                  <w:sz w:val="20"/>
                                </w:rPr>
                                <w:t>220VAC 50Hz</w:t>
                              </w:r>
                            </w:p>
                          </w:txbxContent>
                        </wps:txbx>
                        <wps:bodyPr rot="0" vert="horz" wrap="none" lIns="0" tIns="0" rIns="0" bIns="0" anchor="t" anchorCtr="0" upright="1">
                          <a:spAutoFit/>
                        </wps:bodyPr>
                      </wps:wsp>
                      <wps:wsp>
                        <wps:cNvPr id="598460239" name="Rectangle 83"/>
                        <wps:cNvSpPr>
                          <a:spLocks noChangeArrowheads="1"/>
                        </wps:cNvSpPr>
                        <wps:spPr bwMode="auto">
                          <a:xfrm>
                            <a:off x="1123950" y="260350"/>
                            <a:ext cx="510540" cy="196850"/>
                          </a:xfrm>
                          <a:prstGeom prst="rect">
                            <a:avLst/>
                          </a:prstGeom>
                          <a:noFill/>
                          <a:ln>
                            <a:noFill/>
                          </a:ln>
                        </wps:spPr>
                        <wps:txbx>
                          <w:txbxContent>
                            <w:p w14:paraId="5049CB49">
                              <w:r>
                                <w:rPr>
                                  <w:rFonts w:hint="eastAsia" w:ascii="宋体" w:cs="宋体"/>
                                  <w:b/>
                                  <w:bCs/>
                                  <w:color w:val="000000"/>
                                  <w:kern w:val="0"/>
                                  <w:sz w:val="16"/>
                                  <w:szCs w:val="16"/>
                                </w:rPr>
                                <w:t>示波器电压</w:t>
                              </w:r>
                            </w:p>
                          </w:txbxContent>
                        </wps:txbx>
                        <wps:bodyPr rot="0" vert="horz" wrap="none" lIns="0" tIns="0" rIns="0" bIns="0" anchor="t" anchorCtr="0" upright="1">
                          <a:spAutoFit/>
                        </wps:bodyPr>
                      </wps:wsp>
                      <wps:wsp>
                        <wps:cNvPr id="598460240" name="Rectangle 84"/>
                        <wps:cNvSpPr>
                          <a:spLocks noChangeArrowheads="1"/>
                        </wps:cNvSpPr>
                        <wps:spPr bwMode="auto">
                          <a:xfrm>
                            <a:off x="1268095" y="378460"/>
                            <a:ext cx="204470" cy="196850"/>
                          </a:xfrm>
                          <a:prstGeom prst="rect">
                            <a:avLst/>
                          </a:prstGeom>
                          <a:noFill/>
                          <a:ln>
                            <a:noFill/>
                          </a:ln>
                        </wps:spPr>
                        <wps:txbx>
                          <w:txbxContent>
                            <w:p w14:paraId="470E4457">
                              <w:r>
                                <w:rPr>
                                  <w:rFonts w:hint="eastAsia" w:ascii="宋体" w:cs="宋体"/>
                                  <w:b/>
                                  <w:bCs/>
                                  <w:color w:val="000000"/>
                                  <w:kern w:val="0"/>
                                  <w:sz w:val="16"/>
                                  <w:szCs w:val="16"/>
                                </w:rPr>
                                <w:t>探头</w:t>
                              </w:r>
                            </w:p>
                          </w:txbxContent>
                        </wps:txbx>
                        <wps:bodyPr rot="0" vert="horz" wrap="none" lIns="0" tIns="0" rIns="0" bIns="0" anchor="t" anchorCtr="0" upright="1">
                          <a:spAutoFit/>
                        </wps:bodyPr>
                      </wps:wsp>
                    </wpc:wpc>
                  </a:graphicData>
                </a:graphic>
              </wp:inline>
            </w:drawing>
          </mc:Choice>
          <mc:Fallback>
            <w:pict>
              <v:group id="_x0000_s1026" o:spid="_x0000_s1026" o:spt="203" style="height:181.75pt;width:371.3pt;" coordsize="4715510,2308225" editas="canvas" o:gfxdata="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">
                <o:lock v:ext="edit" aspectratio="f"/>
                <v:shape id="_x0000_s1026" o:spid="_x0000_s1026" style="position:absolute;left:0;top:0;height:2308225;width:4715510;" filled="f" stroked="f" coordsize="21600,21600" o:gfxdata="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">
                  <v:fill on="f" focussize="0,0"/>
                  <v:stroke on="f"/>
                  <v:imagedata o:title=""/>
                  <o:lock v:ext="edit" aspectratio="t"/>
                </v:shape>
                <v:rect id="Rectangle 76" o:spid="_x0000_s1026" o:spt="1" style="position:absolute;left:55245;top:69215;height:1894840;width:4573270;" filled="f" stroked="t" coordsize="21600,21600" o:gfxdata="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ISVaJ/WAAAABQEAAA8AAAAAAAAAAQAgAAAAIgAAAGRycy9kb3ducmV2Lnht&#10;bFBLAQIUABQAAAAIAIdO4kDUar1UNAIAAFUEAAAOAAAAAAAAAAEAIAAAACUBAABkcnMvZTJvRG9j&#10;LnhtbFBLBQYAAAAABgAGAFkBAADLBQAAAAA=&#10;">
                  <v:fill on="f" focussize="0,0"/>
                  <v:stroke weight="0.00062992125984252pt" color="#000000" joinstyle="round" endcap="round"/>
                  <v:imagedata o:title=""/>
                  <o:lock v:ext="edit" aspectratio="f"/>
                </v:rect>
                <v:rect id="Rectangle 77" o:spid="_x0000_s1026" o:spt="1" style="position:absolute;left:0;top:0;height:2099945;width:4715510;" filled="f" stroked="t" coordsize="21600,21600" o:gfxdata="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hJVon9YAAAAFAQAADwAAAAAAAAABACAAAAAiAAAAZHJzL2Rvd25yZXYueG1sUEsBAhQAFAAA&#10;AAgAh07iQBSPhGcqAgAATQQAAA4AAAAAAAAAAQAgAAAAJQEAAGRycy9lMm9Eb2MueG1sUEsFBgAA&#10;AAAGAAYAWQEAAMEFAAAAAA==&#10;">
                  <v:fill on="f" focussize="0,0"/>
                  <v:stroke weight="0.00062992125984252pt" color="#000000" joinstyle="round" endcap="round"/>
                  <v:imagedata o:title=""/>
                  <o:lock v:ext="edit" aspectratio="f"/>
                </v:rect>
                <v:rect id="Rectangle 78" o:spid="_x0000_s1026" o:spt="1" style="position:absolute;left:565785;top:207010;height:1586865;width:3832225;" filled="f" stroked="t" coordsize="21600,21600" o:gfxdata="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WBVejdYAAAAFAQAADwAAAAAAAAABACAAAAAiAAAAZHJzL2Rvd25yZXYu&#10;eG1sUEsBAhQAFAAAAAgAh07iQF4YcWY2AgAAWAQAAA4AAAAAAAAAAQAgAAAAJQEAAGRycy9lMm9E&#10;b2MueG1sUEsFBgAAAAAGAAYAWQEAAM0FAAAAAA==&#10;">
                  <v:fill on="f" focussize="0,0"/>
                  <v:stroke weight="0.00220472440944882pt" color="#000000" joinstyle="round" endcap="round"/>
                  <v:imagedata o:title=""/>
                  <o:lock v:ext="edit" aspectratio="f"/>
                </v:rect>
                <v:rect id="Rectangle 79" o:spid="_x0000_s1026" o:spt="1" style="position:absolute;left:3701415;top:280035;height:396240;width:610235;mso-wrap-style:none;" filled="f" stroked="f" coordsize="21600,21600" o:gfxdata="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urRAvUAAAABQEAAA8AAAAAAAAAAQAgAAAAIgAA&#10;AGRycy9kb3ducmV2LnhtbFBLAQIUABQAAAAIAIdO4kAAbVZvDAIAAAwEAAAOAAAAAAAAAAEAIAAA&#10;ACMBAABkcnMvZTJvRG9jLnhtbFBLBQYAAAAABgAGAFkBAAChBQAAAAA=&#10;">
                  <v:fill on="f" focussize="0,0"/>
                  <v:stroke on="f"/>
                  <v:imagedata o:title=""/>
                  <o:lock v:ext="edit" aspectratio="f"/>
                  <v:textbox inset="0mm,0mm,0mm,0mm" style="mso-fit-shape-to-text:t;">
                    <w:txbxContent>
                      <w:p w14:paraId="772371F2">
                        <w:r>
                          <w:rPr>
                            <w:rFonts w:hint="eastAsia" w:ascii="宋体" w:cs="宋体"/>
                            <w:color w:val="000000"/>
                            <w:kern w:val="0"/>
                            <w:sz w:val="24"/>
                            <w:szCs w:val="24"/>
                          </w:rPr>
                          <w:t>接地平板</w:t>
                        </w:r>
                      </w:p>
                    </w:txbxContent>
                  </v:textbox>
                </v:rect>
                <v:rect id="Rectangle 80" o:spid="_x0000_s1026" o:spt="1" style="position:absolute;left:1969770;top:1964055;height:137795;width:580390;" fillcolor="#FFFFFF" filled="t" stroked="f" coordsize="21600,21600" o:gfxdata="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1gefW1QAA&#10;AAUBAAAPAAAAAAAAAAEAIAAAACIAAABkcnMvZG93bnJldi54bWxQSwECFAAUAAAACACHTuJAF7j8&#10;3yECAAA9BAAADgAAAAAAAAABACAAAAAkAQAAZHJzL2Uyb0RvYy54bWxQSwUGAAAAAAYABgBZAQAA&#10;twUAAAAA&#10;">
                  <v:fill on="t" focussize="0,0"/>
                  <v:stroke on="f"/>
                  <v:imagedata o:title=""/>
                  <o:lock v:ext="edit" aspectratio="f"/>
                </v:rect>
                <v:rect id="Rectangle 81" o:spid="_x0000_s1026" o:spt="1" style="position:absolute;left:1969770;top:1964055;height:137795;width:580390;" filled="f" stroked="t" coordsize="21600,21600" o:gfxdata="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guNLD1gAAAAUBAAAPAAAAAAAAAAEAIAAAACIAAABkcnMvZG93bnJldi54bWxQ&#10;SwECFAAUAAAACACHTuJA+HI4/zICAABXBAAADgAAAAAAAAABACAAAAAlAQAAZHJzL2Uyb0RvYy54&#10;bWxQSwUGAAAAAAYABgBZAQAAyQUAAAAA&#10;">
                  <v:fill on="f" focussize="0,0"/>
                  <v:stroke weight="0.00062992125984252pt" color="#FFFFFF" joinstyle="round" endcap="round"/>
                  <v:imagedata o:title=""/>
                  <o:lock v:ext="edit" aspectratio="f"/>
                </v:rect>
                <v:shape id="Freeform 82" o:spid="_x0000_s1026" o:spt="100" style="position:absolute;left:1969770;top:1965960;height:133985;width:580390;" fillcolor="#FFFFFF" filled="t" stroked="f" coordsize="914,211" o:gfxdata="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" path="m0,0l0,211,33,211,33,177,33,145,33,0,0,0xm914,0l914,211,881,211,881,177,881,145,881,0,914,0xe">
                  <v:path o:connectlocs="0,0;0,133985;20955,133985;20955,112395;20955,92075;20955,0;0,0;580390,0;580390,133985;559435,133985;559435,112395;559435,92075;559435,0;580390,0" o:connectangles="0,0,0,0,0,0,0,0,0,0,0,0,0,0"/>
                  <v:fill on="t" focussize="0,0"/>
                  <v:stroke on="f"/>
                  <v:imagedata o:title=""/>
                  <o:lock v:ext="edit" aspectratio="f"/>
                </v:shape>
                <v:shape id="Freeform 83" o:spid="_x0000_s1026" o:spt="100" style="position:absolute;left:1969770;top:1965960;height:133985;width:20955;" filled="f" stroked="t" coordsize="33,211" o:gfxdata="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D1jAlP1gAAAAUBAAAPAAAAAAAAAAEAIAAA&#10;ACIAAABkcnMvZG93bnJldi54bWxQSwECFAAUAAAACACHTuJAeXx/s/ICAAAQBwAADgAAAAAAAAAB&#10;ACAAAAAlAQAAZHJzL2Uyb0RvYy54bWxQSwUGAAAAAAYABgBZAQAAiQYAAAAA&#10;" path="m0,0l0,211,33,211,33,177e">
                  <v:path o:connectlocs="0,0;0,133985;20955,133985;20955,112395" o:connectangles="0,0,0,0"/>
                  <v:fill on="f" focussize="0,0"/>
                  <v:stroke weight="0.00062992125984252pt" color="#000000" joinstyle="round" endcap="round"/>
                  <v:imagedata o:title=""/>
                  <o:lock v:ext="edit" aspectratio="f"/>
                </v:shape>
                <v:shape id="Freeform 84" o:spid="_x0000_s1026" o:spt="100" style="position:absolute;left:1969770;top:1965960;height:92075;width:20955;" filled="f" stroked="t" coordsize="33,145" o:gfxdata="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0Cr&#10;QdQAAAAFAQAADwAAAAAAAAABACAAAAAiAAAAZHJzL2Rvd25yZXYueG1sUEsBAhQAFAAAAAgAh07i&#10;QH0PgubRAgAAcQYAAA4AAAAAAAAAAQAgAAAAIwEAAGRycy9lMm9Eb2MueG1sUEsFBgAAAAAGAAYA&#10;WQEAAGYGAAAAAA==&#10;" path="m33,145l33,0,0,0e">
                  <v:path o:connectlocs="20955,92075;20955,0;0,0" o:connectangles="0,0,0"/>
                  <v:fill on="f" focussize="0,0"/>
                  <v:stroke weight="0.00062992125984252pt" color="#000000" joinstyle="round" endcap="round"/>
                  <v:imagedata o:title=""/>
                  <o:lock v:ext="edit" aspectratio="f"/>
                </v:shape>
                <v:shape id="Freeform 85" o:spid="_x0000_s1026" o:spt="100" style="position:absolute;left:2529205;top:1965960;height:133985;width:20955;" filled="f" stroked="t" coordsize="33,211" o:gfxdata="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&#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PWMCU/WAAAABQEAAA8AAAAAAAAAAQAgAAAAIgAAAGRy&#10;cy9kb3ducmV2LnhtbFBLAQIUABQAAAAIAIdO4kCIZOgW6wIAABAHAAAOAAAAAAAAAAEAIAAAACUB&#10;AABkcnMvZTJvRG9jLnhtbFBLBQYAAAAABgAGAFkBAACCBgAAAAA=&#10;" path="m33,0l33,211,0,211,0,177e">
                  <v:path o:connectlocs="20955,0;20955,133985;0,133985;0,112395" o:connectangles="0,0,0,0"/>
                  <v:fill on="f" focussize="0,0"/>
                  <v:stroke weight="0.00062992125984252pt" color="#000000" joinstyle="round" endcap="round"/>
                  <v:imagedata o:title=""/>
                  <o:lock v:ext="edit" aspectratio="f"/>
                </v:shape>
                <v:shape id="Freeform 86" o:spid="_x0000_s1026" o:spt="100" style="position:absolute;left:2529205;top:1965960;height:92075;width:20955;" filled="f" stroked="t" coordsize="33,145" o:gfxdata="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NA&#10;q0HUAAAABQEAAA8AAAAAAAAAAQAgAAAAIgAAAGRycy9kb3ducmV2LnhtbFBLAQIUABQAAAAIAIdO&#10;4kDhF/v50gIAAG8GAAAOAAAAAAAAAAEAIAAAACMBAABkcnMvZTJvRG9jLnhtbFBLBQYAAAAABgAG&#10;AFkBAABnBgAAAAA=&#10;" path="m0,145l0,0,33,0e">
                  <v:path o:connectlocs="0,92075;0,0;20955,0" o:connectangles="0,0,0"/>
                  <v:fill on="f" focussize="0,0"/>
                  <v:stroke weight="0.00062992125984252pt" color="#000000" joinstyle="round" endcap="round"/>
                  <v:imagedata o:title=""/>
                  <o:lock v:ext="edit" aspectratio="f"/>
                </v:shape>
                <v:shape id="Freeform 87" o:spid="_x0000_s1026" o:spt="100" style="position:absolute;left:1990725;top:2058035;height:20320;width:538480;" fillcolor="#FFFFFF" filled="t" stroked="f" coordsize="848,32" o:gfxdata="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" path="m0,32l14,32,14,0,0,0,0,32xm848,32l835,32,835,0,848,0,848,32xe">
                  <v:path o:connectlocs="0,20320;8890,20320;8890,0;0,0;0,20320;538480,20320;530225,20320;530225,0;538480,0;538480,20320" o:connectangles="0,0,0,0,0,0,0,0,0,0"/>
                  <v:fill on="t" focussize="0,0"/>
                  <v:stroke on="f"/>
                  <v:imagedata o:title=""/>
                  <o:lock v:ext="edit" aspectratio="f"/>
                </v:shape>
                <v:shape id="Freeform 88" o:spid="_x0000_s1026" o:spt="100" style="position:absolute;left:1990725;top:2058035;height:20320;width:8890;" filled="f" stroked="t" coordsize="14,32" o:gfxdata="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&#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HqOgJrVAAAABQEAAA8AAAAAAAAAAQAgAAAAIgAAAGRy&#10;cy9kb3ducmV2LnhtbFBLAQIUABQAAAAIAIdO4kBJu2WF7AIAAAEHAAAOAAAAAAAAAAEAIAAAACQB&#10;AABkcnMvZTJvRG9jLnhtbFBLBQYAAAAABgAGAFkBAACCBgAAAAA=&#10;" path="m0,32l14,32,14,0,0,0e">
                  <v:path o:connectlocs="0,20320;8890,20320;8890,0;0,0" o:connectangles="0,0,0,0"/>
                  <v:fill on="f" focussize="0,0"/>
                  <v:stroke weight="0.00062992125984252pt" color="#000000" joinstyle="round" endcap="round"/>
                  <v:imagedata o:title=""/>
                  <o:lock v:ext="edit" aspectratio="f"/>
                </v:shape>
                <v:shape id="Freeform 89" o:spid="_x0000_s1026" o:spt="100" style="position:absolute;left:2520950;top:2058035;height:20320;width:8255;" filled="f" stroked="t" coordsize="13,32" o:gfxdata="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AAAAAZHJzL1BLAQIUABQAAAAIAIdO4kCbT3U+2QAAAAUBAAAPAAAAAAAAAAEAIAAAACIA&#10;AABkcnMvZG93bnJldi54bWxQSwECFAAUAAAACACHTuJAWWGJCewCAAABBwAADgAAAAAAAAABACAA&#10;AAAoAQAAZHJzL2Uyb0RvYy54bWxQSwUGAAAAAAYABgBZAQAAhgYAAAAA&#10;" path="m13,32l0,32,0,0,13,0e">
                  <v:path o:connectlocs="8255,20320;0,20320;0,0;8255,0" o:connectangles="0,0,0,0"/>
                  <v:fill on="f" focussize="0,0"/>
                  <v:stroke weight="0.00062992125984252pt" color="#000000" joinstyle="round" endcap="round"/>
                  <v:imagedata o:title=""/>
                  <o:lock v:ext="edit" aspectratio="f"/>
                </v:shape>
                <v:line id="Line 90" o:spid="_x0000_s1026" o:spt="20" style="position:absolute;left:1969770;top:1965960;height:133985;width:635;" filled="f" stroked="t" coordsize="21600,21600" o:gfxdata="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E+hPHXAAAABQEA&#10;AA8AAAAAAAAAAQAgAAAAIgAAAGRycy9kb3ducmV2LnhtbFBLAQIUABQAAAAIAIdO4kBQyPYd4gEA&#10;AL0DAAAOAAAAAAAAAAEAIAAAACYBAABkcnMvZTJvRG9jLnhtbFBLBQYAAAAABgAGAFkBAAB6BQAA&#10;AAA=&#10;">
                  <v:fill on="f" focussize="0,0"/>
                  <v:stroke weight="0.00062992125984252pt" color="#000000" joinstyle="round" endcap="round"/>
                  <v:imagedata o:title=""/>
                  <o:lock v:ext="edit" aspectratio="f"/>
                </v:line>
                <v:line id="Line 91" o:spid="_x0000_s1026" o:spt="20" style="position:absolute;left:2550160;top:1965960;height:133985;width:635;" filled="f" stroked="t" coordsize="21600,21600" o:gfxdata="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E+hPHXAAAABQEA&#10;AA8AAAAAAAAAAQAgAAAAIgAAAGRycy9kb3ducmV2LnhtbFBLAQIUABQAAAAIAIdO4kCGkZLB4gEA&#10;AL0DAAAOAAAAAAAAAAEAIAAAACYBAABkcnMvZTJvRG9jLnhtbFBLBQYAAAAABgAGAFkBAAB6BQAA&#10;AAA=&#10;">
                  <v:fill on="f" focussize="0,0"/>
                  <v:stroke weight="0.00062992125984252pt" color="#000000" joinstyle="round" endcap="round"/>
                  <v:imagedata o:title=""/>
                  <o:lock v:ext="edit" aspectratio="f"/>
                </v:line>
                <v:shape id="Freeform 92" o:spid="_x0000_s1026" o:spt="100" style="position:absolute;left:2485390;top:2099945;height:208280;width:43815;" filled="f" stroked="t" coordsize="69,328" o:gfxdata="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" path="m69,0l68,42,65,84,59,125,51,167,43,208,31,249,16,288,0,328e">
                  <v:path o:connectlocs="43815,0;43180,26670;41275,53340;37465,79375;32385,106045;27305,132080;19685,158115;10160,182880;0,208280" o:connectangles="0,0,0,0,0,0,0,0,0"/>
                  <v:fill on="f" focussize="0,0"/>
                  <v:stroke weight="0.00062992125984252pt" color="#000000" joinstyle="round" endcap="round"/>
                  <v:imagedata o:title=""/>
                  <o:lock v:ext="edit" aspectratio="f"/>
                </v:shape>
                <v:shape id="Freeform 93" o:spid="_x0000_s1026" o:spt="100" style="position:absolute;left:1990725;top:2080260;height:227965;width:502920;" fillcolor="#FFFFFF" filled="t" stroked="f" coordsize="792,359" o:gfxdata="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B2FmHU1QAAAAUBAAAPAAAAAAAAAAEAIAAAACIAAABkcnMvZG93bnJldi54bWxQSwECFAAU&#10;AAAACACHTuJA6k8HOREDAACpBwAADgAAAAAAAAABACAAAAAkAQAAZHJzL2Uyb0RvYy54bWxQSwUG&#10;AAAAAAYABgBZAQAApwYAAAAA&#10;" path="m792,329l14,0,0,31,779,359,792,329xe">
                  <v:path o:connectlocs="502920,208915;8890,0;0,19685;494665,227965;502920,208915" o:connectangles="0,0,0,0,0"/>
                  <v:fill on="t" focussize="0,0"/>
                  <v:stroke on="f"/>
                  <v:imagedata o:title=""/>
                  <o:lock v:ext="edit" aspectratio="f"/>
                </v:shape>
                <v:shape id="Freeform 94" o:spid="_x0000_s1026" o:spt="100" style="position:absolute;left:1990725;top:2080260;height:227965;width:502920;" filled="f" stroked="t" coordsize="792,359" o:gfxdata="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" path="m792,329l14,0,0,31,779,359,792,329xe">
                  <v:path o:connectlocs="502920,208915;8890,0;0,19685;494665,227965;502920,208915" o:connectangles="0,0,0,0,0"/>
                  <v:fill on="f" focussize="0,0"/>
                  <v:stroke weight="0.00062992125984252pt" color="#000000" joinstyle="round" endcap="round"/>
                  <v:imagedata o:title=""/>
                  <o:lock v:ext="edit" aspectratio="f"/>
                </v:shape>
                <v:rect id="Rectangle 95" o:spid="_x0000_s1026" o:spt="1" style="position:absolute;left:107315;top:128905;height:196850;width:419735;mso-wrap-style:none;" filled="f" stroked="f" coordsize="21600,21600" o:gfxdata="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bq0QL1AAAAAUBAAAPAAAAAAAAAAEAIAAAACIAAABk&#10;cnMvZG93bnJldi54bWxQSwECFAAUAAAACACHTuJArGMFOgoCAAAMBAAADgAAAAAAAAABACAAAAAj&#10;AQAAZHJzL2Uyb0RvYy54bWxQSwUGAAAAAAYABgBZAQAAnwUAAAAA&#10;">
                  <v:fill on="f" focussize="0,0"/>
                  <v:stroke on="f"/>
                  <v:imagedata o:title=""/>
                  <o:lock v:ext="edit" aspectratio="f"/>
                  <v:textbox inset="0mm,0mm,0mm,0mm" style="mso-fit-shape-to-text:t;">
                    <w:txbxContent>
                      <w:p w14:paraId="61073C30">
                        <w:r>
                          <w:rPr>
                            <w:rFonts w:hint="eastAsia" w:ascii="宋体" w:cs="宋体"/>
                            <w:color w:val="000000"/>
                            <w:kern w:val="0"/>
                            <w:sz w:val="22"/>
                          </w:rPr>
                          <w:t>屏蔽室</w:t>
                        </w:r>
                      </w:p>
                    </w:txbxContent>
                  </v:textbox>
                </v:rect>
                <v:rect id="Rectangle 96" o:spid="_x0000_s1026" o:spt="1" style="position:absolute;left:607060;top:280035;height:396240;width:457835;mso-wrap-style:none;" filled="f" stroked="f" coordsize="21600,21600" o:gfxdata="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urRAvUAAAABQEAAA8AAAAAAAAAAQAgAAAAIgAA&#10;AGRycy9kb3ducmV2LnhtbFBLAQIUABQAAAAIAIdO4kDnn0XYDAIAAAwEAAAOAAAAAAAAAAEAIAAA&#10;ACMBAABkcnMvZTJvRG9jLnhtbFBLBQYAAAAABgAGAFkBAAChBQAAAAA=&#10;">
                  <v:fill on="f" focussize="0,0"/>
                  <v:stroke on="f"/>
                  <v:imagedata o:title=""/>
                  <o:lock v:ext="edit" aspectratio="f"/>
                  <v:textbox inset="0mm,0mm,0mm,0mm" style="mso-fit-shape-to-text:t;">
                    <w:txbxContent>
                      <w:p w14:paraId="37FC6EBD">
                        <w:r>
                          <w:rPr>
                            <w:rFonts w:hint="eastAsia" w:ascii="宋体" w:cs="宋体"/>
                            <w:color w:val="000000"/>
                            <w:kern w:val="0"/>
                            <w:sz w:val="24"/>
                            <w:szCs w:val="24"/>
                          </w:rPr>
                          <w:t>测试桌</w:t>
                        </w:r>
                      </w:p>
                    </w:txbxContent>
                  </v:textbox>
                </v:rect>
                <v:rect id="Rectangle 97" o:spid="_x0000_s1026" o:spt="1" style="position:absolute;left:2454275;top:1605915;height:198120;width:114935;mso-wrap-style:none;" filled="f" stroked="f" coordsize="21600,21600" o:gfxdata="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urRAvUAAAABQEAAA8AAAAAAAAAAQAgAAAAIgAA&#10;AGRycy9kb3ducmV2LnhtbFBLAQIUABQAAAAIAIdO4kA2IkBoDAIAAA4EAAAOAAAAAAAAAAEAIAAA&#10;ACMBAABkcnMvZTJvRG9jLnhtbFBLBQYAAAAABgAGAFkBAAChBQAAAAA=&#10;">
                  <v:fill on="f" focussize="0,0"/>
                  <v:stroke on="f"/>
                  <v:imagedata o:title=""/>
                  <o:lock v:ext="edit" aspectratio="f"/>
                  <v:textbox inset="0mm,0mm,0mm,0mm" style="mso-fit-shape-to-text:t;">
                    <w:txbxContent>
                      <w:p w14:paraId="6BD72D07">
                        <w:r>
                          <w:rPr>
                            <w:rFonts w:ascii="宋体" w:cs="宋体"/>
                            <w:color w:val="000000"/>
                            <w:kern w:val="0"/>
                            <w:sz w:val="12"/>
                            <w:szCs w:val="12"/>
                          </w:rPr>
                          <w:t xml:space="preserve"> </w:t>
                        </w:r>
                      </w:p>
                    </w:txbxContent>
                  </v:textbox>
                </v:rect>
                <v:rect id="Rectangle 98" o:spid="_x0000_s1026" o:spt="1" style="position:absolute;left:1906270;top:1207770;height:390525;width:720725;" fillcolor="#92CDDC" filled="t" stroked="f" coordsize="21600,21600" o:gfxdata="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OIVBtrU&#10;AAAABQEAAA8AAAAAAAAAAQAgAAAAIgAAAGRycy9kb3ducmV2LnhtbFBLAQIUABQAAAAIAIdO4kCg&#10;Wk7SJAIAAD4EAAAOAAAAAAAAAAEAIAAAACMBAABkcnMvZTJvRG9jLnhtbFBLBQYAAAAABgAGAFkB&#10;AAC5BQAAAAA=&#10;">
                  <v:fill on="t" focussize="0,0"/>
                  <v:stroke on="f"/>
                  <v:imagedata o:title=""/>
                  <o:lock v:ext="edit" aspectratio="f"/>
                </v:rect>
                <v:rect id="Rectangle 99" o:spid="_x0000_s1026" o:spt="1" style="position:absolute;left:1906270;top:1207770;height:390525;width:720725;" filled="f" stroked="t" coordsize="21600,21600" o:gfxdata="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ElWif1gAAAAUBAAAPAAAAAAAAAAEAIAAAACIAAABkcnMvZG93bnJldi54bWxQ&#10;SwECFAAUAAAACACHTuJAxuh4uzICAABYBAAADgAAAAAAAAABACAAAAAlAQAAZHJzL2Uyb0RvYy54&#10;bWxQSwUGAAAAAAYABgBZAQAAyQUAAAAA&#10;">
                  <v:fill on="f" focussize="0,0"/>
                  <v:stroke weight="0.00062992125984252pt" color="#000000" joinstyle="round" endcap="round"/>
                  <v:imagedata o:title=""/>
                  <o:lock v:ext="edit" aspectratio="f"/>
                </v:rect>
                <v:rect id="Rectangle 100" o:spid="_x0000_s1026" o:spt="1" style="position:absolute;left:1958340;top:1289050;height:196850;width:612140;mso-wrap-style:none;" filled="f" stroked="f" coordsize="21600,21600" o:gfxdata="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&#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bq0QL1AAAAAUBAAAPAAAAAAAAAAEAIAAAACIAAABk&#10;cnMvZG93bnJldi54bWxQSwECFAAUAAAACACHTuJAR5jcbwoCAAAPBAAADgAAAAAAAAABACAAAAAj&#10;AQAAZHJzL2Uyb0RvYy54bWxQSwUGAAAAAAYABgBZAQAAnwUAAAAA&#10;">
                  <v:fill on="f" focussize="0,0"/>
                  <v:stroke on="f"/>
                  <v:imagedata o:title=""/>
                  <o:lock v:ext="edit" aspectratio="f"/>
                  <v:textbox inset="0mm,0mm,0mm,0mm" style="mso-fit-shape-to-text:t;">
                    <w:txbxContent>
                      <w:p w14:paraId="581D3222">
                        <w:r>
                          <w:rPr>
                            <w:rFonts w:hint="eastAsia" w:ascii="宋体" w:cs="宋体"/>
                            <w:b/>
                            <w:bCs/>
                            <w:color w:val="000000"/>
                            <w:kern w:val="0"/>
                            <w:sz w:val="16"/>
                            <w:szCs w:val="16"/>
                          </w:rPr>
                          <w:t>电压尖峰脉冲</w:t>
                        </w:r>
                      </w:p>
                    </w:txbxContent>
                  </v:textbox>
                </v:rect>
                <v:rect id="Rectangle 101" o:spid="_x0000_s1026" o:spt="1" style="position:absolute;left:2113915;top:1410970;height:196850;width:306070;mso-wrap-style:none;" filled="f" stroked="f" coordsize="21600,21600" o:gfxdata="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G6tEC9QAAAAFAQAADwAAAAAAAAABACAAAAAiAAAA&#10;ZHJzL2Rvd25yZXYueG1sUEsBAhQAFAAAAAgAh07iQGganoELAgAADwQAAA4AAAAAAAAAAQAgAAAA&#10;IwEAAGRycy9lMm9Eb2MueG1sUEsFBgAAAAAGAAYAWQEAAKAFAAAAAA==&#10;">
                  <v:fill on="f" focussize="0,0"/>
                  <v:stroke on="f"/>
                  <v:imagedata o:title=""/>
                  <o:lock v:ext="edit" aspectratio="f"/>
                  <v:textbox inset="0mm,0mm,0mm,0mm" style="mso-fit-shape-to-text:t;">
                    <w:txbxContent>
                      <w:p w14:paraId="1C680FC7">
                        <w:r>
                          <w:rPr>
                            <w:rFonts w:hint="eastAsia" w:ascii="宋体" w:cs="宋体"/>
                            <w:b/>
                            <w:bCs/>
                            <w:color w:val="000000"/>
                            <w:kern w:val="0"/>
                            <w:sz w:val="16"/>
                            <w:szCs w:val="16"/>
                          </w:rPr>
                          <w:t>发生器</w:t>
                        </w:r>
                      </w:p>
                    </w:txbxContent>
                  </v:textbox>
                </v:rect>
                <v:rect id="Rectangle 102" o:spid="_x0000_s1026" o:spt="1" style="position:absolute;left:1716405;top:333375;height:247015;width:433070;" fillcolor="#92CDDC" filled="t" stroked="f" coordsize="21600,21600" o:gfxdata="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OIV&#10;BtrUAAAABQEAAA8AAAAAAAAAAQAgAAAAIgAAAGRycy9kb3ducmV2LnhtbFBLAQIUABQAAAAIAIdO&#10;4kDACa/bJwIAAD4EAAAOAAAAAAAAAAEAIAAAACMBAABkcnMvZTJvRG9jLnhtbFBLBQYAAAAABgAG&#10;AFkBAAC8BQAAAAA=&#10;">
                  <v:fill on="t" focussize="0,0"/>
                  <v:stroke on="f"/>
                  <v:imagedata o:title=""/>
                  <o:lock v:ext="edit" aspectratio="f"/>
                </v:rect>
                <v:rect id="Rectangle 103" o:spid="_x0000_s1026" o:spt="1" style="position:absolute;left:1716405;top:333375;height:247015;width:433070;" filled="f" stroked="t" coordsize="21600,21600" o:gfxdata="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hJVon9YAAAAFAQAADwAAAAAAAAABACAAAAAiAAAAZHJzL2Rvd25yZXYu&#10;eG1sUEsBAhQAFAAAAAgAh07iQC1V6/k2AgAAWAQAAA4AAAAAAAAAAQAgAAAAJQEAAGRycy9lMm9E&#10;b2MueG1sUEsFBgAAAAAGAAYAWQEAAM0FAAAAAA==&#10;">
                  <v:fill on="f" focussize="0,0"/>
                  <v:stroke weight="0.00062992125984252pt" color="#000000" joinstyle="round" endcap="round"/>
                  <v:imagedata o:title=""/>
                  <o:lock v:ext="edit" aspectratio="f"/>
                </v:rect>
                <v:rect id="Rectangle 104" o:spid="_x0000_s1026" o:spt="1" style="position:absolute;left:1716405;top:401320;height:196850;width:510540;mso-wrap-style:none;" filled="f" stroked="f" coordsize="21600,21600" o:gfxdata="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urRAvUAAAABQEAAA8AAAAAAAAAAQAgAAAAIgAA&#10;AGRycy9kb3ducmV2LnhtbFBLAQIUABQAAAAIAIdO4kDh/WTgDAIAAA4EAAAOAAAAAAAAAAEAIAAA&#10;ACMBAABkcnMvZTJvRG9jLnhtbFBLBQYAAAAABgAGAFkBAAChBQAAAAA=&#10;">
                  <v:fill on="f" focussize="0,0"/>
                  <v:stroke on="f"/>
                  <v:imagedata o:title=""/>
                  <o:lock v:ext="edit" aspectratio="f"/>
                  <v:textbox inset="0mm,0mm,0mm,0mm" style="mso-fit-shape-to-text:t;">
                    <w:txbxContent>
                      <w:p w14:paraId="796B5280">
                        <w:r>
                          <w:rPr>
                            <w:rFonts w:hint="eastAsia" w:ascii="宋体" w:cs="宋体"/>
                            <w:b/>
                            <w:bCs/>
                            <w:color w:val="000000"/>
                            <w:kern w:val="0"/>
                            <w:sz w:val="16"/>
                            <w:szCs w:val="16"/>
                          </w:rPr>
                          <w:t>数字示波器</w:t>
                        </w:r>
                      </w:p>
                    </w:txbxContent>
                  </v:textbox>
                </v:rect>
                <v:rect id="Rectangle 105" o:spid="_x0000_s1026" o:spt="1" style="position:absolute;left:2311400;top:333375;height:237490;width:580390;" fillcolor="#92CDDC" filled="t" stroked="f" coordsize="21600,21600" o:gfxdata="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iFQba&#10;1AAAAAUBAAAPAAAAAAAAAAEAIAAAACIAAABkcnMvZG93bnJldi54bWxQSwECFAAUAAAACACHTuJA&#10;QGEfcyUCAAA+BAAADgAAAAAAAAABACAAAAAjAQAAZHJzL2Uyb0RvYy54bWxQSwUGAAAAAAYABgBZ&#10;AQAAugUAAAAA&#10;">
                  <v:fill on="t" focussize="0,0"/>
                  <v:stroke on="f"/>
                  <v:imagedata o:title=""/>
                  <o:lock v:ext="edit" aspectratio="f"/>
                </v:rect>
                <v:rect id="Rectangle 106" o:spid="_x0000_s1026" o:spt="1" style="position:absolute;left:2311400;top:333375;height:237490;width:580390;" filled="f" stroked="t" coordsize="21600,21600" o:gfxdata="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ISVaJ/WAAAABQEAAA8AAAAAAAAAAQAgAAAAIgAAAGRycy9kb3ducmV2Lnht&#10;bFBLAQIUABQAAAAIAIdO4kAs2TdgNAIAAFgEAAAOAAAAAAAAAAEAIAAAACUBAABkcnMvZTJvRG9j&#10;LnhtbFBLBQYAAAAABgAGAFkBAADLBQAAAAA=&#10;">
                  <v:fill on="f" focussize="0,0"/>
                  <v:stroke weight="0.00062992125984252pt" color="#000000" joinstyle="round" endcap="round"/>
                  <v:imagedata o:title=""/>
                  <o:lock v:ext="edit" aspectratio="f"/>
                </v:rect>
                <v:rect id="Rectangle 107" o:spid="_x0000_s1026" o:spt="1" style="position:absolute;left:2345055;top:399415;height:196850;width:510540;mso-wrap-style:none;" filled="f" stroked="f" coordsize="21600,21600" o:gfxdata="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bq0QL1AAAAAUBAAAPAAAAAAAAAAEAIAAAACIA&#10;AABkcnMvZG93bnJldi54bWxQSwECFAAUAAAACACHTuJA+0RvQA0CAAAOBAAADgAAAAAAAAABACAA&#10;AAAjAQAAZHJzL2Uyb0RvYy54bWxQSwUGAAAAAAYABgBZAQAAogUAAAAA&#10;">
                  <v:fill on="f" focussize="0,0"/>
                  <v:stroke on="f"/>
                  <v:imagedata o:title=""/>
                  <o:lock v:ext="edit" aspectratio="f"/>
                  <v:textbox inset="0mm,0mm,0mm,0mm" style="mso-fit-shape-to-text:t;">
                    <w:txbxContent>
                      <w:p w14:paraId="62103244">
                        <w:r>
                          <w:rPr>
                            <w:rFonts w:hint="eastAsia" w:ascii="宋体" w:cs="宋体"/>
                            <w:b/>
                            <w:bCs/>
                            <w:color w:val="000000"/>
                            <w:kern w:val="0"/>
                            <w:sz w:val="16"/>
                            <w:szCs w:val="16"/>
                          </w:rPr>
                          <w:t>隔离变压器</w:t>
                        </w:r>
                      </w:p>
                    </w:txbxContent>
                  </v:textbox>
                </v:rect>
                <v:line id="Line 108" o:spid="_x0000_s1026" o:spt="20" style="position:absolute;left:2149475;top:457200;height:635;width:161925;" filled="f" stroked="t" coordsize="21600,21600" o:gfxdata="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YT6E8dcAAAAF&#10;AQAADwAAAAAAAAABACAAAAAiAAAAZHJzL2Rvd25yZXYueG1sUEsBAhQAFAAAAAgAh07iQA6pP83k&#10;AQAAvQMAAA4AAAAAAAAAAQAgAAAAJgEAAGRycy9lMm9Eb2MueG1sUEsFBgAAAAAGAAYAWQEAAHwF&#10;AAAAAA==&#10;">
                  <v:fill on="f" focussize="0,0"/>
                  <v:stroke weight="0.00062992125984252pt" color="#000000" joinstyle="round" endcap="round"/>
                  <v:imagedata o:title=""/>
                  <o:lock v:ext="edit" aspectratio="f"/>
                </v:line>
                <v:rect id="Rectangle 109" o:spid="_x0000_s1026" o:spt="1" style="position:absolute;left:1126490;top:1149985;height:390525;width:503555;" fillcolor="#92CDDC" filled="t" stroked="f" coordsize="21600,21600" o:gfxdata="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OIV&#10;BtrUAAAABQEAAA8AAAAAAAAAAQAgAAAAIgAAAGRycy9kb3ducmV2LnhtbFBLAQIUABQAAAAIAIdO&#10;4kBkocHJJwIAAD8EAAAOAAAAAAAAAAEAIAAAACMBAABkcnMvZTJvRG9jLnhtbFBLBQYAAAAABgAG&#10;AFkBAAC8BQAAAAA=&#10;">
                  <v:fill on="t" focussize="0,0"/>
                  <v:stroke on="f"/>
                  <v:imagedata o:title=""/>
                  <o:lock v:ext="edit" aspectratio="f"/>
                </v:rect>
                <v:rect id="Rectangle 110" o:spid="_x0000_s1026" o:spt="1" style="position:absolute;left:1126490;top:1149985;height:390525;width:503555;" filled="f" stroked="t" coordsize="21600,21600" o:gfxdata="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hJVon9YAAAAFAQAADwAAAAAAAAABACAAAAAiAAAAZHJzL2Rvd25yZXYu&#10;eG1sUEsBAhQAFAAAAAgAh07iQGnZ4wM2AgAAWQQAAA4AAAAAAAAAAQAgAAAAJQEAAGRycy9lMm9E&#10;b2MueG1sUEsFBgAAAAAGAAYAWQEAAM0FAAAAAA==&#10;">
                  <v:fill on="f" focussize="0,0"/>
                  <v:stroke weight="0.00062992125984252pt" color="#000000" joinstyle="round" endcap="round"/>
                  <v:imagedata o:title=""/>
                  <o:lock v:ext="edit" aspectratio="f"/>
                </v:rect>
                <v:rect id="Rectangle 111" o:spid="_x0000_s1026" o:spt="1" style="position:absolute;left:1173480;top:1231265;height:196850;width:408305;mso-wrap-style:none;" filled="f" stroked="f" coordsize="21600,21600" o:gfxdata="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urRAvUAAAABQEAAA8AAAAAAAAAAQAgAAAAIgAA&#10;AGRycy9kb3ducmV2LnhtbFBLAQIUABQAAAAIAIdO4kBu+8hdDAIAAA8EAAAOAAAAAAAAAAEAIAAA&#10;ACMBAABkcnMvZTJvRG9jLnhtbFBLBQYAAAAABgAGAFkBAAChBQAAAAA=&#10;">
                  <v:fill on="f" focussize="0,0"/>
                  <v:stroke on="f"/>
                  <v:imagedata o:title=""/>
                  <o:lock v:ext="edit" aspectratio="f"/>
                  <v:textbox inset="0mm,0mm,0mm,0mm" style="mso-fit-shape-to-text:t;">
                    <w:txbxContent>
                      <w:p w14:paraId="1D2683F7">
                        <w:r>
                          <w:rPr>
                            <w:rFonts w:hint="eastAsia" w:ascii="宋体" w:cs="宋体"/>
                            <w:b/>
                            <w:bCs/>
                            <w:color w:val="000000"/>
                            <w:kern w:val="0"/>
                            <w:sz w:val="16"/>
                            <w:szCs w:val="16"/>
                          </w:rPr>
                          <w:t>微秒脉冲</w:t>
                        </w:r>
                      </w:p>
                    </w:txbxContent>
                  </v:textbox>
                </v:rect>
                <v:rect id="Rectangle 112" o:spid="_x0000_s1026" o:spt="1" style="position:absolute;left:1225550;top:1353185;height:196850;width:306070;mso-wrap-style:none;" filled="f" stroked="f" coordsize="21600,21600" o:gfxdata="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G6tEC9QAAAAFAQAADwAAAAAAAAABACAAAAAiAAAA&#10;ZHJzL2Rvd25yZXYueG1sUEsBAhQAFAAAAAgAh07iQPEj2jMLAgAADwQAAA4AAAAAAAAAAQAgAAAA&#10;IwEAAGRycy9lMm9Eb2MueG1sUEsFBgAAAAAGAAYAWQEAAKAFAAAAAA==&#10;">
                  <v:fill on="f" focussize="0,0"/>
                  <v:stroke on="f"/>
                  <v:imagedata o:title=""/>
                  <o:lock v:ext="edit" aspectratio="f"/>
                  <v:textbox inset="0mm,0mm,0mm,0mm" style="mso-fit-shape-to-text:t;">
                    <w:txbxContent>
                      <w:p w14:paraId="5ADA3B03">
                        <w:r>
                          <w:rPr>
                            <w:rFonts w:hint="eastAsia" w:ascii="宋体" w:cs="宋体"/>
                            <w:b/>
                            <w:bCs/>
                            <w:color w:val="000000"/>
                            <w:kern w:val="0"/>
                            <w:sz w:val="16"/>
                            <w:szCs w:val="16"/>
                          </w:rPr>
                          <w:t>变压器</w:t>
                        </w:r>
                      </w:p>
                    </w:txbxContent>
                  </v:textbox>
                </v:rect>
                <v:line id="Line 113" o:spid="_x0000_s1026" o:spt="20" style="position:absolute;left:1630045;top:1345565;height:635;width:276225;" filled="f" stroked="t" coordsize="21600,21600" o:gfxdata="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YT6E8dcAAAAF&#10;AQAADwAAAAAAAAABACAAAAAiAAAAZHJzL2Rvd25yZXYueG1sUEsBAhQAFAAAAAgAh07iQEeqHGHk&#10;AQAAvgMAAA4AAAAAAAAAAQAgAAAAJgEAAGRycy9lMm9Eb2MueG1sUEsFBgAAAAAGAAYAWQEAAHwF&#10;AAAAAA==&#10;">
                  <v:fill on="f" focussize="0,0"/>
                  <v:stroke weight="0.00062992125984252pt" color="#000000" joinstyle="round" endcap="round"/>
                  <v:imagedata o:title=""/>
                  <o:lock v:ext="edit" aspectratio="f"/>
                </v:line>
                <v:line id="Line 114" o:spid="_x0000_s1026" o:spt="20" style="position:absolute;left:1630045;top:1471930;flip:x;height:635;width:276225;" filled="f" stroked="t" coordsize="21600,21600" o:gfxdata="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K/T77&#10;1wAAAAUBAAAPAAAAAAAAAAEAIAAAACIAAABkcnMvZG93bnJldi54bWxQSwECFAAUAAAACACHTuJA&#10;GM9Qb+kBAADHAwAADgAAAAAAAAABACAAAAAmAQAAZHJzL2Uyb0RvYy54bWxQSwUGAAAAAAYABgBZ&#10;AQAAgQUAAAAA&#10;">
                  <v:fill on="f" focussize="0,0"/>
                  <v:stroke weight="0.00062992125984252pt" color="#000000" joinstyle="round" endcap="round"/>
                  <v:imagedata o:title=""/>
                  <o:lock v:ext="edit" aspectratio="f"/>
                </v:line>
                <v:rect id="Rectangle 115" o:spid="_x0000_s1026" o:spt="1" style="position:absolute;left:1130300;top:328295;height:247015;width:502920;" fillcolor="#92CDDC" filled="t" stroked="f" coordsize="21600,21600" o:gfxdata="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4hUG&#10;2tQAAAAFAQAADwAAAAAAAAABACAAAAAiAAAAZHJzL2Rvd25yZXYueG1sUEsBAhQAFAAAAAgAh07i&#10;QDiz9jwmAgAAPQQAAA4AAAAAAAAAAQAgAAAAIwEAAGRycy9lMm9Eb2MueG1sUEsFBgAAAAAGAAYA&#10;WQEAALsFAAAAAA==&#10;">
                  <v:fill on="t" focussize="0,0"/>
                  <v:stroke on="f"/>
                  <v:imagedata o:title=""/>
                  <o:lock v:ext="edit" aspectratio="f"/>
                </v:rect>
                <v:rect id="Rectangle 116" o:spid="_x0000_s1026" o:spt="1" style="position:absolute;left:1130300;top:328295;height:247015;width:502920;" filled="f" stroked="t" coordsize="21600,21600" o:gfxdata="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hJVon9YAAAAFAQAADwAAAAAAAAABACAAAAAiAAAAZHJzL2Rvd25yZXYu&#10;eG1sUEsBAhQAFAAAAAgAh07iQOIG19g2AgAAVwQAAA4AAAAAAAAAAQAgAAAAJQEAAGRycy9lMm9E&#10;b2MueG1sUEsFBgAAAAAGAAYAWQEAAM0FAAAAAA==&#10;">
                  <v:fill on="f" focussize="0,0"/>
                  <v:stroke weight="0.00062992125984252pt" color="#000000" joinstyle="round" endcap="round"/>
                  <v:imagedata o:title=""/>
                  <o:lock v:ext="edit" aspectratio="f"/>
                </v:rect>
                <v:line id="Line 117" o:spid="_x0000_s1026" o:spt="20" style="position:absolute;left:1633220;top:431165;flip:x;height:635;width:83185;" filled="f" stroked="t" coordsize="21600,21600" o:gfxdata="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K/T77&#10;1wAAAAUBAAAPAAAAAAAAAAEAIAAAACIAAABkcnMvZG93bnJldi54bWxQSwECFAAUAAAACACHTuJA&#10;OsRaPOkBAADFAwAADgAAAAAAAAABACAAAAAmAQAAZHJzL2Uyb0RvYy54bWxQSwUGAAAAAAYABgBZ&#10;AQAAgQUAAAAA&#10;">
                  <v:fill on="f" focussize="0,0"/>
                  <v:stroke weight="0.00062992125984252pt" color="#000000" joinstyle="round" endcap="round"/>
                  <v:imagedata o:title=""/>
                  <o:lock v:ext="edit" aspectratio="f"/>
                </v:line>
                <v:line id="Line 118" o:spid="_x0000_s1026" o:spt="20" style="position:absolute;left:1476375;top:575310;flip:y;height:301625;width:635;" filled="f" stroked="t" coordsize="21600,21600" o:gfxdata="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Er9PvvX&#10;AAAABQEAAA8AAAAAAAAAAQAgAAAAIgAAAGRycy9kb3ducmV2LnhtbFBLAQIUABQAAAAIAIdO4kAZ&#10;r0Kc6AEAAMYDAAAOAAAAAAAAAAEAIAAAACYBAABkcnMvZTJvRG9jLnhtbFBLBQYAAAAABgAGAFkB&#10;AACABQAAAAA=&#10;">
                  <v:fill on="f" focussize="0,0"/>
                  <v:stroke weight="0.00062992125984252pt" color="#000000" joinstyle="round" endcap="round"/>
                  <v:imagedata o:title=""/>
                  <o:lock v:ext="edit" aspectratio="f"/>
                </v:line>
                <v:rect id="Rectangle 119" o:spid="_x0000_s1026" o:spt="1" style="position:absolute;left:1130300;top:876935;height:247015;width:502920;" fillcolor="#92CDDC" filled="t" stroked="f" coordsize="21600,21600" o:gfxdata="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i&#10;FQba1AAAAAUBAAAPAAAAAAAAAAEAIAAAACIAAABkcnMvZG93bnJldi54bWxQSwECFAAUAAAACACH&#10;TuJAc0wwtCgCAAA9BAAADgAAAAAAAAABACAAAAAjAQAAZHJzL2Uyb0RvYy54bWxQSwUGAAAAAAYA&#10;BgBZAQAAvQUAAAAA&#10;">
                  <v:fill on="t" focussize="0,0"/>
                  <v:stroke on="f"/>
                  <v:imagedata o:title=""/>
                  <o:lock v:ext="edit" aspectratio="f"/>
                </v:rect>
                <v:rect id="Rectangle 120" o:spid="_x0000_s1026" o:spt="1" style="position:absolute;left:1130300;top:876935;height:247015;width:502920;" filled="f" stroked="t" coordsize="21600,21600" o:gfxdata="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hJVon9YAAAAFAQAADwAAAAAAAAABACAAAAAiAAAAZHJzL2Rvd25yZXYueG1s&#10;UEsBAhQAFAAAAAgAh07iQDCcdX4zAgAAVwQAAA4AAAAAAAAAAQAgAAAAJQEAAGRycy9lMm9Eb2Mu&#10;eG1sUEsFBgAAAAAGAAYAWQEAAMoFAAAAAA==&#10;">
                  <v:fill on="f" focussize="0,0"/>
                  <v:stroke weight="0.00062992125984252pt" color="#000000" joinstyle="round" endcap="round"/>
                  <v:imagedata o:title=""/>
                  <o:lock v:ext="edit" aspectratio="f"/>
                </v:rect>
                <v:rect id="Rectangle 121" o:spid="_x0000_s1026" o:spt="1" style="position:absolute;left:1177290;top:947420;height:196850;width:408305;mso-wrap-style:none;" filled="f" stroked="f" coordsize="21600,21600" o:gfxdata="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G6tEC9QAAAAFAQAADwAAAAAAAAABACAAAAAiAAAA&#10;ZHJzL2Rvd25yZXYueG1sUEsBAhQAFAAAAAgAh07iQN/LVw4LAgAADQQAAA4AAAAAAAAAAQAgAAAA&#10;IwEAAGRycy9lMm9Eb2MueG1sUEsFBgAAAAAGAAYAWQEAAKAFAAAAAA==&#10;">
                  <v:fill on="f" focussize="0,0"/>
                  <v:stroke on="f"/>
                  <v:imagedata o:title=""/>
                  <o:lock v:ext="edit" aspectratio="f"/>
                  <v:textbox inset="0mm,0mm,0mm,0mm" style="mso-fit-shape-to-text:t;">
                    <w:txbxContent>
                      <w:p w14:paraId="0D942FA3">
                        <w:r>
                          <w:rPr>
                            <w:rFonts w:hint="eastAsia" w:ascii="宋体" w:cs="宋体"/>
                            <w:b/>
                            <w:bCs/>
                            <w:color w:val="000000"/>
                            <w:kern w:val="0"/>
                            <w:sz w:val="16"/>
                            <w:szCs w:val="16"/>
                          </w:rPr>
                          <w:t>校准电阻</w:t>
                        </w:r>
                      </w:p>
                    </w:txbxContent>
                  </v:textbox>
                </v:rect>
                <v:line id="Line 122" o:spid="_x0000_s1026" o:spt="20" style="position:absolute;left:1276350;top:575310;flip:y;height:301625;width:635;" filled="f" stroked="t" coordsize="21600,21600" o:gfxdata="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Sv0++9cA&#10;AAAFAQAADwAAAAAAAAABACAAAAAiAAAAZHJzL2Rvd25yZXYueG1sUEsBAhQAFAAAAAgAh07iQDou&#10;Gv/nAQAAxgMAAA4AAAAAAAAAAQAgAAAAJgEAAGRycy9lMm9Eb2MueG1sUEsFBgAAAAAGAAYAWQEA&#10;AH8FAAAAAA==&#10;">
                  <v:fill on="f" focussize="0,0"/>
                  <v:stroke weight="0.00062992125984252pt" color="#000000" joinstyle="round" endcap="round"/>
                  <v:imagedata o:title=""/>
                  <o:lock v:ext="edit" aspectratio="f"/>
                </v:line>
                <v:line id="Line 123" o:spid="_x0000_s1026" o:spt="20" style="position:absolute;left:1276350;top:1123950;height:26035;width:635;" filled="f" stroked="t" coordsize="21600,21600" o:gfxdata="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GE+hPHXAAAABQEAAA8A&#10;AAAAAAAAAQAgAAAAIgAAAGRycy9kb3ducmV2LnhtbFBLAQIUABQAAAAIAIdO4kBNcIVU3wEAALwD&#10;AAAOAAAAAAAAAAEAIAAAACYBAABkcnMvZTJvRG9jLnhtbFBLBQYAAAAABgAGAFkBAAB3BQAAAAA=&#10;">
                  <v:fill on="f" focussize="0,0"/>
                  <v:stroke weight="0.00062992125984252pt" color="#000000" joinstyle="round" endcap="round"/>
                  <v:imagedata o:title=""/>
                  <o:lock v:ext="edit" aspectratio="f"/>
                </v:line>
                <v:line id="Line 124" o:spid="_x0000_s1026" o:spt="20" style="position:absolute;left:1504315;top:1123950;height:26035;width:635;" filled="f" stroked="t" coordsize="21600,21600" o:gfxdata="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YT6E8dcAAAAFAQAA&#10;DwAAAAAAAAABACAAAAAiAAAAZHJzL2Rvd25yZXYueG1sUEsBAhQAFAAAAAgAh07iQKeax+LhAQAA&#10;vAMAAA4AAAAAAAAAAQAgAAAAJgEAAGRycy9lMm9Eb2MueG1sUEsFBgAAAAAGAAYAWQEAAHkFAAAA&#10;AA==&#10;">
                  <v:fill on="f" focussize="0,0"/>
                  <v:stroke weight="0.00062992125984252pt" color="#000000" joinstyle="round" endcap="round"/>
                  <v:imagedata o:title=""/>
                  <o:lock v:ext="edit" aspectratio="f"/>
                </v:line>
                <v:line id="Line 85" o:spid="_x0000_s1026" o:spt="20" style="position:absolute;left:2626995;top:1346200;height:635;width:170815;" filled="f" stroked="t" coordsize="21600,21600" o:gfxdata="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ZEJXUNYAAAAF&#10;AQAADwAAAAAAAAABACAAAAAiAAAAZHJzL2Rvd25yZXYueG1sUEsBAhQAFAAAAAgAh07iQN2Vv3Ll&#10;AQAAvwMAAA4AAAAAAAAAAQAgAAAAJQEAAGRycy9lMm9Eb2MueG1sUEsFBgAAAAAGAAYAWQEAAHwF&#10;AAAAAA==&#10;">
                  <v:fill on="f" focussize="0,0"/>
                  <v:stroke weight="0.4pt" color="#000000" joinstyle="round" endcap="round"/>
                  <v:imagedata o:title=""/>
                  <o:lock v:ext="edit" aspectratio="f"/>
                </v:line>
                <v:line id="Line 86" o:spid="_x0000_s1026" o:spt="20" style="position:absolute;left:2626995;top:1477645;flip:x;height:635;width:170815;" filled="f" stroked="t" coordsize="21600,21600" o:gfxdata="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Jc7&#10;cmjVAAAABQEAAA8AAAAAAAAAAQAgAAAAIgAAAGRycy9kb3ducmV2LnhtbFBLAQIUABQAAAAIAIdO&#10;4kAU9Jhe7QEAAMkDAAAOAAAAAAAAAAEAIAAAACQBAABkcnMvZTJvRG9jLnhtbFBLBQYAAAAABgAG&#10;AFkBAACDBQAAAAA=&#10;">
                  <v:fill on="f" focussize="0,0"/>
                  <v:stroke weight="0.4pt" color="#000000" joinstyle="round" endcap="round"/>
                  <v:imagedata o:title=""/>
                  <o:lock v:ext="edit" aspectratio="f"/>
                </v:line>
                <v:rect id="Rectangle 50" o:spid="_x0000_s1026" o:spt="1" style="position:absolute;left:2845435;top:1308735;height:196850;width:699135;mso-wrap-style:none;" filled="f" stroked="f" coordsize="21600,21600" o:gfxdata="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&#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BurRAvUAAAABQEAAA8AAAAAAAAAAQAgAAAAIgAAAGRy&#10;cy9kb3ducmV2LnhtbFBLAQIUABQAAAAIAIdO4kD2qp1XCQIAAA0EAAAOAAAAAAAAAAEAIAAAACMB&#10;AABkcnMvZTJvRG9jLnhtbFBLBQYAAAAABgAGAFkBAACeBQAAAAA=&#10;">
                  <v:fill on="f" focussize="0,0"/>
                  <v:stroke on="f"/>
                  <v:imagedata o:title=""/>
                  <o:lock v:ext="edit" aspectratio="f"/>
                  <v:textbox inset="0mm,0mm,0mm,0mm" style="mso-fit-shape-to-text:t;">
                    <w:txbxContent>
                      <w:p w14:paraId="5FB6B64D">
                        <w:pPr>
                          <w:rPr>
                            <w:sz w:val="20"/>
                          </w:rPr>
                        </w:pPr>
                        <w:r>
                          <w:rPr>
                            <w:rFonts w:hint="eastAsia" w:ascii="宋体" w:cs="宋体"/>
                            <w:color w:val="000000"/>
                            <w:kern w:val="0"/>
                            <w:sz w:val="20"/>
                          </w:rPr>
                          <w:t>220VAC 50Hz</w:t>
                        </w:r>
                      </w:p>
                    </w:txbxContent>
                  </v:textbox>
                </v:rect>
                <v:rect id="Rectangle 83" o:spid="_x0000_s1026" o:spt="1" style="position:absolute;left:1123950;top:260350;height:196850;width:510540;mso-wrap-style:none;" filled="f" stroked="f" coordsize="21600,21600" o:gfxdata="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G6tEC9QAAAAFAQAADwAAAAAAAAABACAAAAAiAAAAZHJz&#10;L2Rvd25yZXYueG1sUEsBAhQAFAAAAAgAh07iQE+j8OUIAgAADAQAAA4AAAAAAAAAAQAgAAAAIwEA&#10;AGRycy9lMm9Eb2MueG1sUEsFBgAAAAAGAAYAWQEAAJ0FAAAAAA==&#10;">
                  <v:fill on="f" focussize="0,0"/>
                  <v:stroke on="f"/>
                  <v:imagedata o:title=""/>
                  <o:lock v:ext="edit" aspectratio="f"/>
                  <v:textbox inset="0mm,0mm,0mm,0mm" style="mso-fit-shape-to-text:t;">
                    <w:txbxContent>
                      <w:p w14:paraId="5049CB49">
                        <w:r>
                          <w:rPr>
                            <w:rFonts w:hint="eastAsia" w:ascii="宋体" w:cs="宋体"/>
                            <w:b/>
                            <w:bCs/>
                            <w:color w:val="000000"/>
                            <w:kern w:val="0"/>
                            <w:sz w:val="16"/>
                            <w:szCs w:val="16"/>
                          </w:rPr>
                          <w:t>示波器电压</w:t>
                        </w:r>
                      </w:p>
                    </w:txbxContent>
                  </v:textbox>
                </v:rect>
                <v:rect id="Rectangle 84" o:spid="_x0000_s1026" o:spt="1" style="position:absolute;left:1268095;top:378460;height:196850;width:204470;mso-wrap-style:none;" filled="f" stroked="f" coordsize="21600,21600" o:gfxdata="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bq0QL1AAAAAUBAAAPAAAAAAAAAAEAIAAAACIAAABk&#10;cnMvZG93bnJldi54bWxQSwECFAAUAAAACACHTuJAR7+PMgoCAAAMBAAADgAAAAAAAAABACAAAAAj&#10;AQAAZHJzL2Uyb0RvYy54bWxQSwUGAAAAAAYABgBZAQAAnwUAAAAA&#10;">
                  <v:fill on="f" focussize="0,0"/>
                  <v:stroke on="f"/>
                  <v:imagedata o:title=""/>
                  <o:lock v:ext="edit" aspectratio="f"/>
                  <v:textbox inset="0mm,0mm,0mm,0mm" style="mso-fit-shape-to-text:t;">
                    <w:txbxContent>
                      <w:p w14:paraId="470E4457">
                        <w:r>
                          <w:rPr>
                            <w:rFonts w:hint="eastAsia" w:ascii="宋体" w:cs="宋体"/>
                            <w:b/>
                            <w:bCs/>
                            <w:color w:val="000000"/>
                            <w:kern w:val="0"/>
                            <w:sz w:val="16"/>
                            <w:szCs w:val="16"/>
                          </w:rPr>
                          <w:t>探头</w:t>
                        </w:r>
                      </w:p>
                    </w:txbxContent>
                  </v:textbox>
                </v:rect>
                <w10:wrap type="none"/>
                <w10:anchorlock/>
              </v:group>
            </w:pict>
          </mc:Fallback>
        </mc:AlternateContent>
      </w:r>
    </w:p>
    <w:p w14:paraId="307F3D7F">
      <w:pPr>
        <w:numPr>
          <w:ilvl w:val="0"/>
          <w:numId w:val="13"/>
        </w:numPr>
        <w:jc w:val="center"/>
        <w:rPr>
          <w:rFonts w:ascii="Times New Roman" w:hAnsi="Times New Roman" w:eastAsia="黑体" w:cs="Times New Roman"/>
        </w:rPr>
      </w:pPr>
      <w:r>
        <w:rPr>
          <w:rFonts w:ascii="Times New Roman" w:hAnsi="Times New Roman" w:eastAsia="黑体" w:cs="Times New Roman"/>
        </w:rPr>
        <w:t>源阻抗验证布置图</w:t>
      </w:r>
    </w:p>
    <w:p w14:paraId="78CDDF76">
      <w:pPr>
        <w:pStyle w:val="18"/>
        <w:spacing w:line="240" w:lineRule="auto"/>
        <w:ind w:firstLine="480"/>
        <w:jc w:val="center"/>
      </w:pPr>
      <w:r>
        <w:object>
          <v:shape id="_x0000_i1028" o:spt="75" type="#_x0000_t75" style="height:227.25pt;width:405.75pt;" o:ole="t" filled="f" o:preferrelative="t" stroked="f" coordsize="21600,21600">
            <v:path/>
            <v:fill on="f" focussize="0,0"/>
            <v:stroke on="f" joinstyle="miter"/>
            <v:imagedata r:id="rId17" o:title=""/>
            <o:lock v:ext="edit" aspectratio="t"/>
            <w10:wrap type="none"/>
            <w10:anchorlock/>
          </v:shape>
          <o:OLEObject Type="Embed" ProgID="Visio.Drawing.15" ShapeID="_x0000_i1028" DrawAspect="Content" ObjectID="_1468075728" r:id="rId16">
            <o:LockedField>false</o:LockedField>
          </o:OLEObject>
        </w:object>
      </w:r>
    </w:p>
    <w:p w14:paraId="20B16C8B">
      <w:pPr>
        <w:numPr>
          <w:ilvl w:val="0"/>
          <w:numId w:val="13"/>
        </w:numPr>
        <w:jc w:val="center"/>
        <w:rPr>
          <w:rFonts w:ascii="Times New Roman" w:hAnsi="Times New Roman" w:eastAsia="黑体" w:cs="Times New Roman"/>
        </w:rPr>
      </w:pPr>
      <w:r>
        <w:rPr>
          <w:rFonts w:ascii="Times New Roman" w:hAnsi="Times New Roman" w:eastAsia="黑体" w:cs="Times New Roman"/>
        </w:rPr>
        <w:t>电压尖峰试验布置图</w:t>
      </w:r>
    </w:p>
    <w:p w14:paraId="6D441939">
      <w:pPr>
        <w:pStyle w:val="18"/>
        <w:spacing w:line="420" w:lineRule="exact"/>
        <w:ind w:firstLine="480"/>
      </w:pPr>
    </w:p>
    <w:p w14:paraId="77C2FAE2">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受试设备、试验装置（试验前）的制造符合性要求</w:t>
      </w:r>
    </w:p>
    <w:p w14:paraId="18D244AD">
      <w:pPr>
        <w:pStyle w:val="31"/>
        <w:spacing w:line="420" w:lineRule="exact"/>
        <w:ind w:firstLine="563" w:firstLineChars="0"/>
        <w:rPr>
          <w:rFonts w:ascii="Times New Roman" w:hAnsi="Times New Roman" w:eastAsia="宋体" w:cs="Times New Roman"/>
          <w:sz w:val="24"/>
          <w:szCs w:val="21"/>
        </w:rPr>
      </w:pPr>
      <w:r>
        <w:rPr>
          <w:rFonts w:ascii="Times New Roman" w:hAnsi="Times New Roman" w:eastAsia="宋体" w:cs="Times New Roman"/>
          <w:sz w:val="24"/>
          <w:szCs w:val="21"/>
        </w:rPr>
        <w:t>受试设备状态应满足“5.试验产品/设备说明”构型和产品状态要求，确定受试设备按照11.1要求完成了产品验收测试。</w:t>
      </w:r>
    </w:p>
    <w:p w14:paraId="5AEE667A">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确保受试设备、陪试件、试验装置，在试验前按照14.3-14.5的要求，进行了相应的安装和连接。</w:t>
      </w:r>
    </w:p>
    <w:p w14:paraId="70E82238">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确保试验人员资质符合“9试验人员”的要求。</w:t>
      </w:r>
    </w:p>
    <w:p w14:paraId="6DED9F5A">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试验程序</w:t>
      </w:r>
    </w:p>
    <w:p w14:paraId="574BF04A">
      <w:pPr>
        <w:pStyle w:val="18"/>
        <w:spacing w:line="420" w:lineRule="exact"/>
        <w:ind w:firstLine="480"/>
        <w:rPr>
          <w:sz w:val="28"/>
          <w:szCs w:val="28"/>
          <w:lang w:val="zh-CN"/>
        </w:rPr>
      </w:pPr>
      <w:r>
        <w:rPr>
          <w:rFonts w:hint="eastAsia"/>
          <w:lang w:val="zh-CN"/>
        </w:rPr>
        <w:t>电压尖峰波形应如图</w:t>
      </w:r>
      <w:r>
        <w:rPr>
          <w:rFonts w:hint="eastAsia"/>
        </w:rPr>
        <w:t>9</w:t>
      </w:r>
      <w:r>
        <w:rPr>
          <w:lang w:val="zh-CN"/>
        </w:rPr>
        <w:t>所示。试验人员应在试验环境搭建完成后予以检查确认试验参数设置，待确认满足要求后再开始试验。</w:t>
      </w:r>
    </w:p>
    <w:p w14:paraId="794E9FA9">
      <w:pPr>
        <w:jc w:val="center"/>
        <w:rPr>
          <w:rFonts w:ascii="Times New Roman" w:hAnsi="Times New Roman" w:cs="Times New Roman"/>
          <w:szCs w:val="21"/>
        </w:rPr>
      </w:pPr>
      <w:r>
        <w:rPr>
          <w:rFonts w:ascii="Times New Roman" w:hAnsi="Times New Roman" w:cs="Times New Roman"/>
        </w:rPr>
        <w:object>
          <v:shape id="_x0000_i1029" o:spt="75" type="#_x0000_t75" style="height:232.5pt;width:309pt;" o:ole="t" filled="f" o:preferrelative="t" stroked="f" coordsize="21600,21600">
            <v:path/>
            <v:fill on="f" focussize="0,0"/>
            <v:stroke on="f" joinstyle="miter"/>
            <v:imagedata r:id="rId19" o:title=""/>
            <o:lock v:ext="edit" aspectratio="t"/>
            <w10:wrap type="none"/>
            <w10:anchorlock/>
          </v:shape>
          <o:OLEObject Type="Embed" ProgID="Visio.Drawing.15" ShapeID="_x0000_i1029" DrawAspect="Content" ObjectID="_1468075729" r:id="rId18">
            <o:LockedField>false</o:LockedField>
          </o:OLEObject>
        </w:object>
      </w:r>
    </w:p>
    <w:p w14:paraId="60B14D76">
      <w:pPr>
        <w:numPr>
          <w:ilvl w:val="0"/>
          <w:numId w:val="13"/>
        </w:numPr>
        <w:jc w:val="center"/>
        <w:rPr>
          <w:rFonts w:ascii="Times New Roman" w:hAnsi="Times New Roman" w:eastAsia="黑体" w:cs="Times New Roman"/>
        </w:rPr>
      </w:pPr>
      <w:r>
        <w:rPr>
          <w:rFonts w:ascii="Times New Roman" w:hAnsi="Times New Roman" w:eastAsia="黑体" w:cs="Times New Roman"/>
        </w:rPr>
        <w:t>电压尖峰试验波形</w:t>
      </w:r>
    </w:p>
    <w:p w14:paraId="1B5B9B7F">
      <w:pPr>
        <w:pStyle w:val="18"/>
        <w:spacing w:line="420" w:lineRule="exact"/>
        <w:ind w:firstLine="480"/>
      </w:pPr>
      <w:r>
        <w:rPr>
          <w:rFonts w:hint="eastAsia"/>
        </w:rPr>
        <w:t>注：</w:t>
      </w:r>
      <w:r>
        <w:t xml:space="preserve">Note: </w:t>
      </w:r>
    </w:p>
    <w:p w14:paraId="37F69914">
      <w:pPr>
        <w:pStyle w:val="18"/>
        <w:numPr>
          <w:ilvl w:val="0"/>
          <w:numId w:val="26"/>
        </w:numPr>
        <w:spacing w:line="420" w:lineRule="exact"/>
        <w:ind w:firstLineChars="0"/>
      </w:pPr>
      <w:r>
        <w:rPr>
          <w:rFonts w:hint="eastAsia"/>
        </w:rPr>
        <w:t>尖峰电压：</w:t>
      </w:r>
      <w:r>
        <w:t>E=600V</w:t>
      </w:r>
      <w:r>
        <w:rPr>
          <w:rFonts w:hint="eastAsia"/>
        </w:rPr>
        <w:t>+60V</w:t>
      </w:r>
    </w:p>
    <w:p w14:paraId="3E581321">
      <w:pPr>
        <w:pStyle w:val="18"/>
        <w:numPr>
          <w:ilvl w:val="0"/>
          <w:numId w:val="26"/>
        </w:numPr>
        <w:spacing w:line="420" w:lineRule="exact"/>
        <w:ind w:firstLineChars="0"/>
      </w:pPr>
      <w:r>
        <w:rPr>
          <w:rFonts w:hint="eastAsia"/>
        </w:rPr>
        <w:t>脉冲上升时间：小于或等于</w:t>
      </w:r>
      <w:r>
        <w:t>2μs；</w:t>
      </w:r>
    </w:p>
    <w:p w14:paraId="774F9F46">
      <w:pPr>
        <w:pStyle w:val="18"/>
        <w:numPr>
          <w:ilvl w:val="0"/>
          <w:numId w:val="26"/>
        </w:numPr>
        <w:spacing w:line="420" w:lineRule="exact"/>
        <w:ind w:firstLineChars="0"/>
      </w:pPr>
      <w:r>
        <w:rPr>
          <w:rFonts w:hint="eastAsia"/>
        </w:rPr>
        <w:t>源阻抗：（</w:t>
      </w:r>
      <w:r>
        <w:t>50±5）Ω</w:t>
      </w:r>
    </w:p>
    <w:p w14:paraId="107763C9">
      <w:pPr>
        <w:pStyle w:val="18"/>
        <w:numPr>
          <w:ilvl w:val="1"/>
          <w:numId w:val="27"/>
        </w:numPr>
        <w:tabs>
          <w:tab w:val="left" w:pos="709"/>
        </w:tabs>
        <w:spacing w:line="420" w:lineRule="exact"/>
        <w:ind w:left="0" w:firstLine="480"/>
      </w:pPr>
      <w:r>
        <w:rPr>
          <w:rFonts w:hint="eastAsia"/>
        </w:rPr>
        <w:t>按照图6进行电压尖峰校准</w:t>
      </w:r>
      <w:r>
        <w:t>布置</w:t>
      </w:r>
      <w:r>
        <w:rPr>
          <w:rFonts w:hint="eastAsia"/>
        </w:rPr>
        <w:t>，调节电源线尖峰脉冲发生器使其产生的标准波形满足图8所示的波形要求（如果波形的脉冲上升时间小于或等于2μs，且总的脉冲持续时间至少为10μs，则该波形也满足试验要求）</w:t>
      </w:r>
      <w:r>
        <w:t>；</w:t>
      </w:r>
    </w:p>
    <w:p w14:paraId="2CE2F338">
      <w:pPr>
        <w:pStyle w:val="18"/>
        <w:numPr>
          <w:ilvl w:val="1"/>
          <w:numId w:val="27"/>
        </w:numPr>
        <w:tabs>
          <w:tab w:val="left" w:pos="709"/>
        </w:tabs>
        <w:spacing w:line="420" w:lineRule="exact"/>
        <w:ind w:left="0" w:firstLine="480"/>
      </w:pPr>
      <w:r>
        <w:rPr>
          <w:rFonts w:hint="eastAsia"/>
        </w:rPr>
        <w:t>按照图7进行源阻抗验证</w:t>
      </w:r>
      <w:r>
        <w:t>布置</w:t>
      </w:r>
      <w:r>
        <w:rPr>
          <w:rFonts w:hint="eastAsia"/>
        </w:rPr>
        <w:t>，按照步骤a中尖峰信号发生器的设置进行输出，验证在阻抗</w:t>
      </w:r>
      <w:r>
        <w:t>50</w:t>
      </w:r>
      <w:r>
        <w:rPr>
          <w:rFonts w:hint="eastAsia"/>
        </w:rPr>
        <w:t>Ω转换模块上产生了规定电压一半的±10%的电压</w:t>
      </w:r>
      <w:r>
        <w:t>；</w:t>
      </w:r>
    </w:p>
    <w:p w14:paraId="35C0258D">
      <w:pPr>
        <w:pStyle w:val="18"/>
        <w:numPr>
          <w:ilvl w:val="1"/>
          <w:numId w:val="27"/>
        </w:numPr>
        <w:tabs>
          <w:tab w:val="left" w:pos="709"/>
        </w:tabs>
        <w:spacing w:line="420" w:lineRule="exact"/>
        <w:ind w:left="0" w:firstLine="480"/>
      </w:pPr>
      <w:r>
        <w:rPr>
          <w:rFonts w:hint="eastAsia"/>
        </w:rPr>
        <w:t>在标准大气条件下，按</w:t>
      </w:r>
      <w:r>
        <w:t>表</w:t>
      </w:r>
      <w:r>
        <w:rPr>
          <w:rFonts w:hint="eastAsia"/>
        </w:rPr>
        <w:t>7要求进行QPAT2检查，并记录检测结果</w:t>
      </w:r>
      <w:r>
        <w:t>；</w:t>
      </w:r>
    </w:p>
    <w:p w14:paraId="1930F50C">
      <w:pPr>
        <w:pStyle w:val="18"/>
        <w:numPr>
          <w:ilvl w:val="1"/>
          <w:numId w:val="27"/>
        </w:numPr>
        <w:tabs>
          <w:tab w:val="left" w:pos="709"/>
        </w:tabs>
        <w:spacing w:line="420" w:lineRule="exact"/>
        <w:ind w:left="0" w:firstLine="480"/>
      </w:pPr>
      <w:r>
        <w:rPr>
          <w:rFonts w:hint="eastAsia"/>
        </w:rPr>
        <w:t>受试设备</w:t>
      </w:r>
      <w:r>
        <w:t>按照</w:t>
      </w:r>
      <w:r>
        <w:rPr>
          <w:rFonts w:hint="eastAsia"/>
        </w:rPr>
        <w:t>图8</w:t>
      </w:r>
      <w:r>
        <w:t>要求进行试验连接</w:t>
      </w:r>
      <w:r>
        <w:rPr>
          <w:rFonts w:hint="eastAsia"/>
        </w:rPr>
        <w:t>，穿心电容并联在电源输入端，耦合变压器串联在电源正线，对于由同一汇流条提供多种电源供电的，所有连接的电源线应同时进行试验，对试验布置及试验设备进行确认检查；</w:t>
      </w:r>
    </w:p>
    <w:p w14:paraId="47213E07">
      <w:pPr>
        <w:pStyle w:val="18"/>
        <w:numPr>
          <w:ilvl w:val="1"/>
          <w:numId w:val="27"/>
        </w:numPr>
        <w:tabs>
          <w:tab w:val="left" w:pos="709"/>
        </w:tabs>
        <w:spacing w:line="420" w:lineRule="exact"/>
        <w:ind w:left="0" w:firstLine="480"/>
      </w:pPr>
      <w:r>
        <w:rPr>
          <w:rFonts w:hint="eastAsia"/>
        </w:rPr>
        <w:t>调节尖峰脉冲信号发生器，在</w:t>
      </w:r>
      <w:r>
        <w:t>1min</w:t>
      </w:r>
      <w:r>
        <w:rPr>
          <w:rFonts w:hint="eastAsia"/>
        </w:rPr>
        <w:t>内施加至少</w:t>
      </w:r>
      <w:r>
        <w:t>50</w:t>
      </w:r>
      <w:r>
        <w:rPr>
          <w:rFonts w:hint="eastAsia"/>
        </w:rPr>
        <w:t>次正极性瞬态信号；然后调节尖峰脉冲信号发生器的输出极性，在</w:t>
      </w:r>
      <w:r>
        <w:t>1min</w:t>
      </w:r>
      <w:r>
        <w:rPr>
          <w:rFonts w:hint="eastAsia"/>
        </w:rPr>
        <w:t>内施加至少</w:t>
      </w:r>
      <w:r>
        <w:t>50</w:t>
      </w:r>
      <w:r>
        <w:rPr>
          <w:rFonts w:hint="eastAsia"/>
        </w:rPr>
        <w:t>次负极性瞬态信号；</w:t>
      </w:r>
    </w:p>
    <w:p w14:paraId="3730A64B">
      <w:pPr>
        <w:pStyle w:val="18"/>
        <w:numPr>
          <w:ilvl w:val="1"/>
          <w:numId w:val="27"/>
        </w:numPr>
        <w:tabs>
          <w:tab w:val="left" w:pos="709"/>
        </w:tabs>
        <w:spacing w:line="420" w:lineRule="exact"/>
        <w:ind w:left="0" w:firstLine="480"/>
      </w:pPr>
      <w:r>
        <w:rPr>
          <w:rFonts w:hint="eastAsia"/>
        </w:rPr>
        <w:t>试验期间，按要求进行QPAT2-1检查并记录检测数据，检查受试设备是否正常；</w:t>
      </w:r>
    </w:p>
    <w:p w14:paraId="0D403CB1">
      <w:pPr>
        <w:pStyle w:val="18"/>
        <w:numPr>
          <w:ilvl w:val="1"/>
          <w:numId w:val="27"/>
        </w:numPr>
        <w:tabs>
          <w:tab w:val="left" w:pos="709"/>
        </w:tabs>
        <w:spacing w:line="420" w:lineRule="exact"/>
        <w:ind w:left="0" w:firstLine="480"/>
      </w:pPr>
      <w:r>
        <w:rPr>
          <w:rFonts w:hint="eastAsia"/>
        </w:rPr>
        <w:t>试验结束后在标准大气条件下，按表7的要求对受试设备进行</w:t>
      </w:r>
      <w:r>
        <w:rPr>
          <w:rFonts w:hint="eastAsia"/>
          <w:highlight w:val="yellow"/>
        </w:rPr>
        <w:t>QPAT2</w:t>
      </w:r>
      <w:r>
        <w:rPr>
          <w:rFonts w:hint="eastAsia"/>
        </w:rPr>
        <w:t>检查，并记录检测结果。</w:t>
      </w:r>
    </w:p>
    <w:p w14:paraId="7F8231F9">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试验判据</w:t>
      </w:r>
    </w:p>
    <w:p w14:paraId="56949175">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试验中，按11.2章节要求进行</w:t>
      </w:r>
      <w:r>
        <w:rPr>
          <w:rFonts w:ascii="Times New Roman" w:hAnsi="Times New Roman" w:eastAsia="宋体" w:cs="Times New Roman"/>
          <w:sz w:val="24"/>
          <w:szCs w:val="21"/>
          <w:highlight w:val="yellow"/>
        </w:rPr>
        <w:t>QPAT2-1</w:t>
      </w:r>
      <w:r>
        <w:rPr>
          <w:rFonts w:ascii="Times New Roman" w:hAnsi="Times New Roman" w:eastAsia="宋体" w:cs="Times New Roman"/>
          <w:sz w:val="24"/>
          <w:szCs w:val="21"/>
        </w:rPr>
        <w:t>检查并记录检测数据，检查受试设备应正常；</w:t>
      </w:r>
    </w:p>
    <w:p w14:paraId="51838803">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试验后，按11.2章节中要求进行</w:t>
      </w:r>
      <w:r>
        <w:rPr>
          <w:rFonts w:ascii="Times New Roman" w:hAnsi="Times New Roman" w:eastAsia="宋体" w:cs="Times New Roman"/>
          <w:sz w:val="24"/>
          <w:szCs w:val="21"/>
          <w:highlight w:val="yellow"/>
        </w:rPr>
        <w:t>QPAT1-1、QPAT2和QPAT3</w:t>
      </w:r>
      <w:r>
        <w:rPr>
          <w:rFonts w:ascii="Times New Roman" w:hAnsi="Times New Roman" w:eastAsia="宋体" w:cs="Times New Roman"/>
          <w:sz w:val="24"/>
          <w:szCs w:val="21"/>
        </w:rPr>
        <w:t>检查，确认通过并记录检测数据。</w:t>
      </w:r>
    </w:p>
    <w:p w14:paraId="7A331FF8">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满足以上两条要求，则判定结论为Pass，否则为Fail。</w:t>
      </w:r>
    </w:p>
    <w:p w14:paraId="10A1CBF0">
      <w:pPr>
        <w:pStyle w:val="19"/>
        <w:numPr>
          <w:ilvl w:val="0"/>
          <w:numId w:val="8"/>
        </w:numPr>
        <w:spacing w:before="156" w:after="156" w:line="420" w:lineRule="exact"/>
        <w:rPr>
          <w:rFonts w:ascii="Times New Roman" w:hAnsi="Times New Roman"/>
          <w:kern w:val="0"/>
          <w:sz w:val="30"/>
          <w:szCs w:val="30"/>
        </w:rPr>
      </w:pPr>
      <w:r>
        <w:rPr>
          <w:rFonts w:ascii="Times New Roman" w:hAnsi="Times New Roman"/>
          <w:kern w:val="0"/>
          <w:sz w:val="30"/>
          <w:szCs w:val="30"/>
        </w:rPr>
        <w:t>音频传导敏感性</w:t>
      </w:r>
    </w:p>
    <w:p w14:paraId="33AAD8B9">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试验目的</w:t>
      </w:r>
    </w:p>
    <w:p w14:paraId="74D00683">
      <w:pPr>
        <w:pStyle w:val="18"/>
        <w:spacing w:line="420" w:lineRule="exact"/>
        <w:ind w:firstLine="480"/>
      </w:pPr>
      <w:r>
        <w:t>确定受试设备承受规定电源低频纹波干扰的能力是否符合相关要求。</w:t>
      </w:r>
    </w:p>
    <w:p w14:paraId="156B8212">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试验要求</w:t>
      </w:r>
    </w:p>
    <w:p w14:paraId="472D3555">
      <w:pPr>
        <w:pStyle w:val="18"/>
        <w:spacing w:line="420" w:lineRule="exact"/>
        <w:ind w:firstLine="480"/>
      </w:pPr>
      <w:r>
        <w:rPr>
          <w:rFonts w:hint="eastAsia"/>
        </w:rPr>
        <w:t>FSECU安装于飞机驾驶舱，应通过DO－160G第18章，R类规定的音频传导敏感度。此类试验考核FSECU在表23规定的音频传导敏感度下的性能特征。</w:t>
      </w:r>
    </w:p>
    <w:p w14:paraId="3C0B1E63">
      <w:pPr>
        <w:pStyle w:val="4"/>
      </w:pPr>
      <w:r>
        <w:t>音频传导敏感性试验条件</w:t>
      </w:r>
    </w:p>
    <w:tbl>
      <w:tblPr>
        <w:tblStyle w:val="12"/>
        <w:tblW w:w="860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231"/>
        <w:gridCol w:w="4369"/>
      </w:tblGrid>
      <w:tr w14:paraId="0AE9E1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14:paraId="3A2618BB">
            <w:pPr>
              <w:jc w:val="center"/>
              <w:rPr>
                <w:rFonts w:ascii="Times New Roman" w:hAnsi="Times New Roman" w:eastAsia="宋体" w:cs="Times New Roman"/>
                <w:szCs w:val="21"/>
              </w:rPr>
            </w:pPr>
            <w:bookmarkStart w:id="52" w:name="_Toc527471868"/>
            <w:bookmarkStart w:id="53" w:name="_Toc70450433"/>
            <w:bookmarkStart w:id="54" w:name="_Toc519714773"/>
            <w:r>
              <w:rPr>
                <w:rFonts w:hint="eastAsia" w:ascii="Times New Roman" w:hAnsi="Times New Roman" w:eastAsia="宋体" w:cs="Times New Roman"/>
                <w:szCs w:val="21"/>
              </w:rPr>
              <w:t>频率（</w:t>
            </w:r>
            <w:r>
              <w:rPr>
                <w:rFonts w:ascii="Times New Roman" w:hAnsi="Times New Roman" w:eastAsia="宋体" w:cs="Times New Roman"/>
                <w:szCs w:val="21"/>
              </w:rPr>
              <w:t>kHz</w:t>
            </w:r>
            <w:r>
              <w:rPr>
                <w:rFonts w:hint="eastAsia" w:ascii="Times New Roman" w:hAnsi="Times New Roman" w:eastAsia="宋体" w:cs="Times New Roman"/>
                <w:szCs w:val="21"/>
              </w:rPr>
              <w:t>）</w:t>
            </w:r>
          </w:p>
        </w:tc>
        <w:tc>
          <w:tcPr>
            <w:tcW w:w="4369" w:type="dxa"/>
            <w:shd w:val="clear" w:color="auto" w:fill="auto"/>
            <w:noWrap/>
            <w:vAlign w:val="center"/>
          </w:tcPr>
          <w:p w14:paraId="60ABC33D">
            <w:pPr>
              <w:jc w:val="center"/>
              <w:rPr>
                <w:rFonts w:ascii="Times New Roman" w:hAnsi="Times New Roman" w:eastAsia="宋体" w:cs="Times New Roman"/>
                <w:szCs w:val="21"/>
              </w:rPr>
            </w:pPr>
            <w:r>
              <w:rPr>
                <w:rFonts w:hint="eastAsia" w:ascii="Times New Roman" w:hAnsi="Times New Roman" w:eastAsia="宋体" w:cs="Times New Roman"/>
                <w:szCs w:val="21"/>
              </w:rPr>
              <w:t>极限（</w:t>
            </w:r>
            <w:r>
              <w:rPr>
                <w:rFonts w:ascii="Times New Roman" w:hAnsi="Times New Roman" w:eastAsia="宋体" w:cs="Times New Roman"/>
                <w:szCs w:val="21"/>
              </w:rPr>
              <w:t>Vp-p)</w:t>
            </w:r>
          </w:p>
        </w:tc>
      </w:tr>
      <w:tr w14:paraId="5EDBA3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14:paraId="6A92BD5A">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0.01</w:t>
            </w:r>
          </w:p>
        </w:tc>
        <w:tc>
          <w:tcPr>
            <w:tcW w:w="4369" w:type="dxa"/>
            <w:shd w:val="clear" w:color="auto" w:fill="auto"/>
            <w:noWrap/>
            <w:vAlign w:val="center"/>
          </w:tcPr>
          <w:p w14:paraId="444AF103">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0.6</w:t>
            </w:r>
          </w:p>
        </w:tc>
      </w:tr>
      <w:tr w14:paraId="21EF65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14:paraId="141BD271">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0.2</w:t>
            </w:r>
          </w:p>
        </w:tc>
        <w:tc>
          <w:tcPr>
            <w:tcW w:w="4369" w:type="dxa"/>
            <w:shd w:val="clear" w:color="auto" w:fill="auto"/>
            <w:noWrap/>
            <w:vAlign w:val="center"/>
          </w:tcPr>
          <w:p w14:paraId="16660949">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0.6</w:t>
            </w:r>
          </w:p>
        </w:tc>
      </w:tr>
      <w:tr w14:paraId="7A6E38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14:paraId="40C5A97F">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0.2</w:t>
            </w:r>
          </w:p>
        </w:tc>
        <w:tc>
          <w:tcPr>
            <w:tcW w:w="4369" w:type="dxa"/>
            <w:shd w:val="clear" w:color="auto" w:fill="auto"/>
            <w:noWrap/>
            <w:vAlign w:val="center"/>
          </w:tcPr>
          <w:p w14:paraId="4A2D69F4">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1.6</w:t>
            </w:r>
          </w:p>
        </w:tc>
      </w:tr>
      <w:tr w14:paraId="39C0B2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14:paraId="73B936DF">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w:t>
            </w:r>
          </w:p>
        </w:tc>
        <w:tc>
          <w:tcPr>
            <w:tcW w:w="4369" w:type="dxa"/>
            <w:shd w:val="clear" w:color="auto" w:fill="auto"/>
            <w:noWrap/>
            <w:vAlign w:val="center"/>
          </w:tcPr>
          <w:p w14:paraId="6C3F4C1F">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1.6</w:t>
            </w:r>
          </w:p>
        </w:tc>
      </w:tr>
      <w:tr w14:paraId="458B12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14:paraId="5170A6EB">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w:t>
            </w:r>
          </w:p>
        </w:tc>
        <w:tc>
          <w:tcPr>
            <w:tcW w:w="4369" w:type="dxa"/>
            <w:shd w:val="clear" w:color="auto" w:fill="auto"/>
            <w:noWrap/>
            <w:vAlign w:val="center"/>
          </w:tcPr>
          <w:p w14:paraId="38453853">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4</w:t>
            </w:r>
          </w:p>
        </w:tc>
      </w:tr>
      <w:tr w14:paraId="399FEC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14:paraId="3DBB6F14">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15</w:t>
            </w:r>
          </w:p>
        </w:tc>
        <w:tc>
          <w:tcPr>
            <w:tcW w:w="4369" w:type="dxa"/>
            <w:shd w:val="clear" w:color="auto" w:fill="auto"/>
            <w:noWrap/>
            <w:vAlign w:val="center"/>
          </w:tcPr>
          <w:p w14:paraId="312A55ED">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4</w:t>
            </w:r>
          </w:p>
        </w:tc>
      </w:tr>
      <w:tr w14:paraId="2A17D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14:paraId="1AEC08BA">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15</w:t>
            </w:r>
          </w:p>
        </w:tc>
        <w:tc>
          <w:tcPr>
            <w:tcW w:w="4369" w:type="dxa"/>
            <w:shd w:val="clear" w:color="auto" w:fill="auto"/>
            <w:noWrap/>
            <w:vAlign w:val="center"/>
          </w:tcPr>
          <w:p w14:paraId="53632AFF">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0.6</w:t>
            </w:r>
          </w:p>
        </w:tc>
      </w:tr>
      <w:tr w14:paraId="22088C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14:paraId="40FA6BD3">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148.5936</w:t>
            </w:r>
          </w:p>
        </w:tc>
        <w:tc>
          <w:tcPr>
            <w:tcW w:w="4369" w:type="dxa"/>
            <w:shd w:val="clear" w:color="auto" w:fill="auto"/>
            <w:noWrap/>
            <w:vAlign w:val="center"/>
          </w:tcPr>
          <w:p w14:paraId="570C0CA4">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0.004</w:t>
            </w:r>
          </w:p>
        </w:tc>
      </w:tr>
      <w:bookmarkEnd w:id="52"/>
      <w:bookmarkEnd w:id="53"/>
      <w:bookmarkEnd w:id="54"/>
    </w:tbl>
    <w:p w14:paraId="3723D2A1">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受试设备</w:t>
      </w:r>
    </w:p>
    <w:p w14:paraId="5729BF4C">
      <w:pPr>
        <w:pStyle w:val="18"/>
        <w:spacing w:line="420" w:lineRule="exact"/>
        <w:ind w:firstLine="480"/>
      </w:pPr>
      <w:r>
        <w:rPr>
          <w:rFonts w:hint="eastAsia"/>
        </w:rPr>
        <w:t>受试设备：FSECU，详细构型见表24受试设备构型状态。</w:t>
      </w:r>
    </w:p>
    <w:p w14:paraId="6DE835FA">
      <w:pPr>
        <w:pStyle w:val="31"/>
        <w:spacing w:line="420" w:lineRule="exact"/>
        <w:ind w:firstLine="480"/>
        <w:rPr>
          <w:rFonts w:ascii="Times New Roman" w:hAnsi="Times New Roman" w:eastAsia="宋体" w:cs="Times New Roman"/>
          <w:sz w:val="24"/>
          <w:szCs w:val="21"/>
        </w:rPr>
      </w:pPr>
      <w:r>
        <w:rPr>
          <w:rFonts w:hint="eastAsia" w:ascii="Times New Roman" w:hAnsi="Times New Roman" w:eastAsia="宋体" w:cs="Times New Roman"/>
          <w:sz w:val="24"/>
          <w:szCs w:val="21"/>
          <w:highlight w:val="yellow"/>
        </w:rPr>
        <w:t>受试设备工作状态：</w:t>
      </w:r>
    </w:p>
    <w:p w14:paraId="25D8D2D8">
      <w:pPr>
        <w:pStyle w:val="18"/>
        <w:spacing w:line="420" w:lineRule="exact"/>
        <w:ind w:firstLine="480"/>
      </w:pPr>
      <w:r>
        <w:rPr>
          <w:szCs w:val="24"/>
        </w:rPr>
        <w:t>搭接要求：</w:t>
      </w:r>
    </w:p>
    <w:p w14:paraId="6A7408C2">
      <w:pPr>
        <w:pStyle w:val="18"/>
        <w:numPr>
          <w:ilvl w:val="0"/>
          <w:numId w:val="28"/>
        </w:numPr>
        <w:spacing w:line="420" w:lineRule="exact"/>
        <w:ind w:firstLine="480"/>
      </w:pPr>
      <w:r>
        <w:rPr>
          <w:rFonts w:hint="eastAsia"/>
        </w:rPr>
        <w:t>外部接地端子—当受试设备外部有接地端子时，应将外部接地端子连接到接地平板，可使用约30cm长的典型导线；</w:t>
      </w:r>
    </w:p>
    <w:p w14:paraId="16447FC0">
      <w:pPr>
        <w:pStyle w:val="18"/>
        <w:numPr>
          <w:ilvl w:val="0"/>
          <w:numId w:val="28"/>
        </w:numPr>
        <w:spacing w:line="420" w:lineRule="exact"/>
        <w:ind w:firstLine="480"/>
      </w:pPr>
      <w:r>
        <w:rPr>
          <w:rFonts w:hint="eastAsia"/>
        </w:rPr>
        <w:t>产品安装面金属与接地平板的搭接电阻≤2.5mΩ；</w:t>
      </w:r>
    </w:p>
    <w:p w14:paraId="17B8C1D5">
      <w:pPr>
        <w:pStyle w:val="18"/>
        <w:numPr>
          <w:ilvl w:val="0"/>
          <w:numId w:val="28"/>
        </w:numPr>
        <w:spacing w:line="420" w:lineRule="exact"/>
        <w:ind w:firstLine="480"/>
      </w:pPr>
      <w:r>
        <w:rPr>
          <w:rFonts w:hint="eastAsia"/>
        </w:rPr>
        <w:t>接地平板与屏蔽室（或暗室）壳体的搭接电阻≤2.5mΩ。</w:t>
      </w:r>
    </w:p>
    <w:p w14:paraId="4B185533">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陪试设备</w:t>
      </w:r>
    </w:p>
    <w:p w14:paraId="49EEB709">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陪试设备：指飞机构型内的设备。</w:t>
      </w:r>
    </w:p>
    <w:p w14:paraId="214D7602">
      <w:pPr>
        <w:pStyle w:val="4"/>
      </w:pPr>
      <w:r>
        <w:t>陪试设备清单</w:t>
      </w:r>
    </w:p>
    <w:tbl>
      <w:tblPr>
        <w:tblStyle w:val="13"/>
        <w:tblW w:w="4997"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988"/>
        <w:gridCol w:w="1767"/>
        <w:gridCol w:w="707"/>
        <w:gridCol w:w="671"/>
        <w:gridCol w:w="1413"/>
        <w:gridCol w:w="426"/>
        <w:gridCol w:w="716"/>
        <w:gridCol w:w="826"/>
        <w:gridCol w:w="537"/>
      </w:tblGrid>
      <w:tr w14:paraId="2D98DE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22" w:type="pct"/>
            <w:tcBorders>
              <w:tl2br w:val="nil"/>
              <w:tr2bl w:val="nil"/>
            </w:tcBorders>
            <w:vAlign w:val="center"/>
          </w:tcPr>
          <w:p w14:paraId="404F7854">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序号</w:t>
            </w:r>
          </w:p>
        </w:tc>
        <w:tc>
          <w:tcPr>
            <w:tcW w:w="582" w:type="pct"/>
            <w:tcBorders>
              <w:tl2br w:val="nil"/>
              <w:tr2bl w:val="nil"/>
            </w:tcBorders>
            <w:vAlign w:val="center"/>
          </w:tcPr>
          <w:p w14:paraId="18B14611">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名称</w:t>
            </w:r>
          </w:p>
        </w:tc>
        <w:tc>
          <w:tcPr>
            <w:tcW w:w="1026" w:type="pct"/>
            <w:tcBorders>
              <w:tl2br w:val="nil"/>
              <w:tr2bl w:val="nil"/>
            </w:tcBorders>
            <w:vAlign w:val="center"/>
          </w:tcPr>
          <w:p w14:paraId="0640D2FB">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件号（含主机件号、机载件号）</w:t>
            </w:r>
          </w:p>
        </w:tc>
        <w:tc>
          <w:tcPr>
            <w:tcW w:w="328" w:type="pct"/>
            <w:tcBorders>
              <w:tl2br w:val="nil"/>
              <w:tr2bl w:val="nil"/>
            </w:tcBorders>
            <w:vAlign w:val="center"/>
          </w:tcPr>
          <w:p w14:paraId="48FE4D2B">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MOD号</w:t>
            </w:r>
          </w:p>
        </w:tc>
        <w:tc>
          <w:tcPr>
            <w:tcW w:w="332" w:type="pct"/>
            <w:tcBorders>
              <w:tl2br w:val="nil"/>
              <w:tr2bl w:val="nil"/>
            </w:tcBorders>
            <w:vAlign w:val="center"/>
          </w:tcPr>
          <w:p w14:paraId="4B53D416">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图号</w:t>
            </w:r>
          </w:p>
        </w:tc>
        <w:tc>
          <w:tcPr>
            <w:tcW w:w="824" w:type="pct"/>
            <w:tcBorders>
              <w:tl2br w:val="nil"/>
              <w:tr2bl w:val="nil"/>
            </w:tcBorders>
            <w:vAlign w:val="center"/>
          </w:tcPr>
          <w:p w14:paraId="639AA65E">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序列号</w:t>
            </w:r>
          </w:p>
        </w:tc>
        <w:tc>
          <w:tcPr>
            <w:tcW w:w="243" w:type="pct"/>
            <w:tcBorders>
              <w:tl2br w:val="nil"/>
              <w:tr2bl w:val="nil"/>
            </w:tcBorders>
            <w:vAlign w:val="center"/>
          </w:tcPr>
          <w:p w14:paraId="2C3B4D09">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数量</w:t>
            </w:r>
          </w:p>
        </w:tc>
        <w:tc>
          <w:tcPr>
            <w:tcW w:w="426" w:type="pct"/>
            <w:tcBorders>
              <w:tl2br w:val="nil"/>
              <w:tr2bl w:val="nil"/>
            </w:tcBorders>
            <w:vAlign w:val="center"/>
          </w:tcPr>
          <w:p w14:paraId="7897B817">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软件件号</w:t>
            </w:r>
          </w:p>
        </w:tc>
        <w:tc>
          <w:tcPr>
            <w:tcW w:w="489" w:type="pct"/>
            <w:tcBorders>
              <w:tl2br w:val="nil"/>
              <w:tr2bl w:val="nil"/>
            </w:tcBorders>
            <w:vAlign w:val="center"/>
          </w:tcPr>
          <w:p w14:paraId="046EA618">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软件版本</w:t>
            </w:r>
          </w:p>
        </w:tc>
        <w:tc>
          <w:tcPr>
            <w:tcW w:w="324" w:type="pct"/>
            <w:tcBorders>
              <w:tl2br w:val="nil"/>
              <w:tr2bl w:val="nil"/>
            </w:tcBorders>
            <w:vAlign w:val="center"/>
          </w:tcPr>
          <w:p w14:paraId="37E84EAB">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备注</w:t>
            </w:r>
          </w:p>
        </w:tc>
      </w:tr>
      <w:tr w14:paraId="4C93DC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22" w:type="pct"/>
            <w:tcBorders>
              <w:tl2br w:val="nil"/>
              <w:tr2bl w:val="nil"/>
            </w:tcBorders>
            <w:vAlign w:val="center"/>
          </w:tcPr>
          <w:p w14:paraId="7D955EF1">
            <w:pPr>
              <w:pStyle w:val="29"/>
              <w:widowControl w:val="0"/>
              <w:spacing w:line="240" w:lineRule="auto"/>
              <w:ind w:firstLine="0" w:firstLineChars="0"/>
              <w:jc w:val="center"/>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1</w:t>
            </w:r>
          </w:p>
        </w:tc>
        <w:tc>
          <w:tcPr>
            <w:tcW w:w="582" w:type="pct"/>
            <w:tcBorders>
              <w:tl2br w:val="nil"/>
              <w:tr2bl w:val="nil"/>
            </w:tcBorders>
            <w:vAlign w:val="center"/>
          </w:tcPr>
          <w:p w14:paraId="40853387">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顶部调光XX电源</w:t>
            </w:r>
          </w:p>
        </w:tc>
        <w:tc>
          <w:tcPr>
            <w:tcW w:w="1026" w:type="pct"/>
            <w:tcBorders>
              <w:tl2br w:val="nil"/>
              <w:tr2bl w:val="nil"/>
            </w:tcBorders>
            <w:vAlign w:val="center"/>
          </w:tcPr>
          <w:p w14:paraId="4E367991">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3423044242G99/</w:t>
            </w:r>
          </w:p>
          <w:p w14:paraId="3A6C9549">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0"/>
                <w:sz w:val="21"/>
                <w:szCs w:val="21"/>
                <w:highlight w:val="yellow"/>
                <w:u w:val="single"/>
                <w:lang w:eastAsia="en-US"/>
              </w:rPr>
              <w:t>010550006900</w:t>
            </w:r>
          </w:p>
        </w:tc>
        <w:tc>
          <w:tcPr>
            <w:tcW w:w="328" w:type="pct"/>
            <w:tcBorders>
              <w:tl2br w:val="nil"/>
              <w:tr2bl w:val="nil"/>
            </w:tcBorders>
            <w:vAlign w:val="center"/>
          </w:tcPr>
          <w:p w14:paraId="7AB7D323">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1</w:t>
            </w:r>
          </w:p>
        </w:tc>
        <w:tc>
          <w:tcPr>
            <w:tcW w:w="332" w:type="pct"/>
            <w:tcBorders>
              <w:tl2br w:val="nil"/>
              <w:tr2bl w:val="nil"/>
            </w:tcBorders>
            <w:vAlign w:val="center"/>
          </w:tcPr>
          <w:p w14:paraId="6AD89882">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XXX</w:t>
            </w:r>
          </w:p>
        </w:tc>
        <w:tc>
          <w:tcPr>
            <w:tcW w:w="824" w:type="pct"/>
            <w:tcBorders>
              <w:tl2br w:val="nil"/>
              <w:tr2bl w:val="nil"/>
            </w:tcBorders>
            <w:vAlign w:val="center"/>
          </w:tcPr>
          <w:p w14:paraId="3982A6D2">
            <w:pPr>
              <w:pStyle w:val="29"/>
              <w:widowControl w:val="0"/>
              <w:spacing w:line="240" w:lineRule="auto"/>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10010-10012</w:t>
            </w:r>
          </w:p>
        </w:tc>
        <w:tc>
          <w:tcPr>
            <w:tcW w:w="243" w:type="pct"/>
            <w:tcBorders>
              <w:tl2br w:val="nil"/>
              <w:tr2bl w:val="nil"/>
            </w:tcBorders>
            <w:vAlign w:val="center"/>
          </w:tcPr>
          <w:p w14:paraId="4B1D2BB9">
            <w:pPr>
              <w:pStyle w:val="29"/>
              <w:widowControl w:val="0"/>
              <w:spacing w:line="240" w:lineRule="auto"/>
              <w:ind w:firstLine="0" w:firstLineChars="0"/>
              <w:jc w:val="both"/>
              <w:rPr>
                <w:rFonts w:ascii="Times New Roman" w:hAnsi="Times New Roman" w:cs="Times New Roman"/>
                <w:bCs/>
                <w:kern w:val="28"/>
                <w:sz w:val="21"/>
                <w:szCs w:val="21"/>
              </w:rPr>
            </w:pPr>
            <w:r>
              <w:rPr>
                <w:rFonts w:ascii="Times New Roman" w:hAnsi="Times New Roman" w:cs="Times New Roman"/>
                <w:bCs/>
                <w:kern w:val="28"/>
                <w:sz w:val="21"/>
                <w:szCs w:val="21"/>
                <w:highlight w:val="yellow"/>
              </w:rPr>
              <w:t>3</w:t>
            </w:r>
          </w:p>
        </w:tc>
        <w:tc>
          <w:tcPr>
            <w:tcW w:w="426" w:type="pct"/>
            <w:tcBorders>
              <w:tl2br w:val="nil"/>
              <w:tr2bl w:val="nil"/>
            </w:tcBorders>
            <w:vAlign w:val="center"/>
          </w:tcPr>
          <w:p w14:paraId="18FC5A27">
            <w:pPr>
              <w:pStyle w:val="29"/>
              <w:widowControl w:val="0"/>
              <w:spacing w:line="240" w:lineRule="auto"/>
              <w:ind w:firstLine="0" w:firstLineChars="0"/>
              <w:jc w:val="both"/>
              <w:rPr>
                <w:rFonts w:ascii="Times New Roman" w:hAnsi="Times New Roman" w:cs="Times New Roman"/>
                <w:bCs/>
                <w:kern w:val="28"/>
                <w:sz w:val="21"/>
                <w:szCs w:val="21"/>
              </w:rPr>
            </w:pPr>
          </w:p>
        </w:tc>
        <w:tc>
          <w:tcPr>
            <w:tcW w:w="489" w:type="pct"/>
            <w:tcBorders>
              <w:tl2br w:val="nil"/>
              <w:tr2bl w:val="nil"/>
            </w:tcBorders>
            <w:vAlign w:val="center"/>
          </w:tcPr>
          <w:p w14:paraId="737A3953">
            <w:pPr>
              <w:pStyle w:val="29"/>
              <w:widowControl w:val="0"/>
              <w:spacing w:line="240" w:lineRule="auto"/>
              <w:ind w:firstLine="0" w:firstLineChars="0"/>
              <w:jc w:val="both"/>
              <w:rPr>
                <w:rFonts w:ascii="Times New Roman" w:hAnsi="Times New Roman" w:cs="Times New Roman"/>
                <w:bCs/>
                <w:kern w:val="28"/>
                <w:sz w:val="21"/>
                <w:szCs w:val="21"/>
              </w:rPr>
            </w:pPr>
          </w:p>
        </w:tc>
        <w:tc>
          <w:tcPr>
            <w:tcW w:w="324" w:type="pct"/>
            <w:tcBorders>
              <w:tl2br w:val="nil"/>
              <w:tr2bl w:val="nil"/>
            </w:tcBorders>
            <w:vAlign w:val="center"/>
          </w:tcPr>
          <w:p w14:paraId="3BC55610">
            <w:pPr>
              <w:pStyle w:val="29"/>
              <w:widowControl w:val="0"/>
              <w:spacing w:line="240" w:lineRule="auto"/>
              <w:ind w:firstLine="0" w:firstLineChars="0"/>
              <w:jc w:val="both"/>
              <w:rPr>
                <w:rFonts w:ascii="Times New Roman" w:hAnsi="Times New Roman" w:cs="Times New Roman"/>
                <w:bCs/>
                <w:kern w:val="28"/>
                <w:sz w:val="21"/>
                <w:szCs w:val="21"/>
              </w:rPr>
            </w:pPr>
          </w:p>
        </w:tc>
      </w:tr>
    </w:tbl>
    <w:p w14:paraId="487F89EF">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试验设备、测试设备要求</w:t>
      </w:r>
    </w:p>
    <w:p w14:paraId="07FA8E9B">
      <w:pPr>
        <w:pStyle w:val="18"/>
        <w:spacing w:line="420" w:lineRule="exact"/>
        <w:ind w:firstLine="480"/>
      </w:pPr>
      <w:r>
        <w:t>试验设备</w:t>
      </w:r>
      <w:r>
        <w:rPr>
          <w:rFonts w:hint="eastAsia"/>
        </w:rPr>
        <w:t>以及测试设备</w:t>
      </w:r>
      <w:r>
        <w:t>见</w:t>
      </w:r>
      <w:r>
        <w:rPr>
          <w:rFonts w:hint="eastAsia"/>
        </w:rPr>
        <w:t>表25</w:t>
      </w:r>
      <w:r>
        <w:t>。</w:t>
      </w:r>
    </w:p>
    <w:p w14:paraId="41F2E7FA">
      <w:pPr>
        <w:pStyle w:val="4"/>
      </w:pPr>
      <w:r>
        <w:rPr>
          <w:rFonts w:hint="eastAsia"/>
        </w:rPr>
        <w:t>试验、测试</w:t>
      </w:r>
      <w:r>
        <w:t>设备</w:t>
      </w:r>
      <w:r>
        <w:rPr>
          <w:rFonts w:hint="eastAsia"/>
        </w:rPr>
        <w:t>信息表</w:t>
      </w:r>
    </w:p>
    <w:tbl>
      <w:tblPr>
        <w:tblStyle w:val="12"/>
        <w:tblW w:w="4998"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549"/>
        <w:gridCol w:w="1512"/>
        <w:gridCol w:w="1463"/>
        <w:gridCol w:w="1313"/>
        <w:gridCol w:w="3235"/>
        <w:gridCol w:w="587"/>
      </w:tblGrid>
      <w:tr w14:paraId="67C9CD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17" w:type="pct"/>
            <w:tcBorders>
              <w:top w:val="single" w:color="auto" w:sz="12" w:space="0"/>
              <w:bottom w:val="single" w:color="auto" w:sz="12" w:space="0"/>
            </w:tcBorders>
            <w:vAlign w:val="center"/>
          </w:tcPr>
          <w:p w14:paraId="1E0D9789">
            <w:pPr>
              <w:jc w:val="center"/>
              <w:rPr>
                <w:rFonts w:ascii="Times New Roman" w:hAnsi="Times New Roman" w:eastAsia="宋体" w:cs="Times New Roman"/>
                <w:szCs w:val="21"/>
              </w:rPr>
            </w:pPr>
            <w:r>
              <w:rPr>
                <w:rFonts w:hint="eastAsia" w:ascii="Times New Roman" w:hAnsi="Times New Roman" w:eastAsia="宋体" w:cs="Times New Roman"/>
                <w:szCs w:val="21"/>
              </w:rPr>
              <w:t>序号</w:t>
            </w:r>
          </w:p>
        </w:tc>
        <w:tc>
          <w:tcPr>
            <w:tcW w:w="873" w:type="pct"/>
            <w:tcBorders>
              <w:top w:val="single" w:color="auto" w:sz="12" w:space="0"/>
              <w:bottom w:val="single" w:color="auto" w:sz="12" w:space="0"/>
            </w:tcBorders>
            <w:vAlign w:val="center"/>
          </w:tcPr>
          <w:p w14:paraId="66B93BD9">
            <w:pPr>
              <w:jc w:val="center"/>
              <w:rPr>
                <w:rFonts w:ascii="Times New Roman" w:hAnsi="Times New Roman" w:eastAsia="宋体" w:cs="Times New Roman"/>
                <w:szCs w:val="21"/>
              </w:rPr>
            </w:pPr>
            <w:r>
              <w:rPr>
                <w:rFonts w:hint="eastAsia" w:ascii="Times New Roman" w:hAnsi="Times New Roman" w:eastAsia="宋体" w:cs="Times New Roman"/>
                <w:szCs w:val="21"/>
              </w:rPr>
              <w:t>设备名称</w:t>
            </w:r>
          </w:p>
        </w:tc>
        <w:tc>
          <w:tcPr>
            <w:tcW w:w="845" w:type="pct"/>
            <w:tcBorders>
              <w:top w:val="single" w:color="auto" w:sz="12" w:space="0"/>
              <w:bottom w:val="single" w:color="auto" w:sz="12" w:space="0"/>
            </w:tcBorders>
            <w:vAlign w:val="center"/>
          </w:tcPr>
          <w:p w14:paraId="7ABEBD04">
            <w:pPr>
              <w:jc w:val="center"/>
              <w:rPr>
                <w:rFonts w:ascii="Times New Roman" w:hAnsi="Times New Roman" w:eastAsia="宋体" w:cs="Times New Roman"/>
                <w:szCs w:val="21"/>
              </w:rPr>
            </w:pPr>
            <w:r>
              <w:rPr>
                <w:rFonts w:hint="eastAsia" w:ascii="Times New Roman" w:hAnsi="Times New Roman" w:eastAsia="宋体" w:cs="Times New Roman"/>
                <w:szCs w:val="21"/>
              </w:rPr>
              <w:t>用途</w:t>
            </w:r>
          </w:p>
        </w:tc>
        <w:tc>
          <w:tcPr>
            <w:tcW w:w="758" w:type="pct"/>
            <w:tcBorders>
              <w:top w:val="single" w:color="auto" w:sz="12" w:space="0"/>
              <w:bottom w:val="single" w:color="auto" w:sz="12" w:space="0"/>
            </w:tcBorders>
            <w:vAlign w:val="center"/>
          </w:tcPr>
          <w:p w14:paraId="13974C74">
            <w:pPr>
              <w:jc w:val="center"/>
              <w:rPr>
                <w:rFonts w:ascii="Times New Roman" w:hAnsi="Times New Roman" w:eastAsia="宋体" w:cs="Times New Roman"/>
                <w:szCs w:val="21"/>
              </w:rPr>
            </w:pPr>
            <w:r>
              <w:rPr>
                <w:rFonts w:hint="eastAsia" w:ascii="Times New Roman" w:hAnsi="Times New Roman" w:eastAsia="宋体" w:cs="Times New Roman"/>
                <w:szCs w:val="21"/>
              </w:rPr>
              <w:t>设备型号</w:t>
            </w:r>
          </w:p>
        </w:tc>
        <w:tc>
          <w:tcPr>
            <w:tcW w:w="1868" w:type="pct"/>
            <w:tcBorders>
              <w:top w:val="single" w:color="auto" w:sz="12" w:space="0"/>
              <w:bottom w:val="single" w:color="auto" w:sz="12" w:space="0"/>
            </w:tcBorders>
            <w:vAlign w:val="center"/>
          </w:tcPr>
          <w:p w14:paraId="3808BB07">
            <w:pPr>
              <w:jc w:val="center"/>
              <w:rPr>
                <w:rFonts w:ascii="Times New Roman" w:hAnsi="Times New Roman" w:eastAsia="宋体" w:cs="Times New Roman"/>
                <w:szCs w:val="21"/>
              </w:rPr>
            </w:pPr>
            <w:r>
              <w:rPr>
                <w:rFonts w:hint="eastAsia" w:ascii="Times New Roman" w:hAnsi="Times New Roman" w:eastAsia="宋体" w:cs="Times New Roman"/>
                <w:szCs w:val="21"/>
              </w:rPr>
              <w:t>技术要求</w:t>
            </w:r>
            <w:r>
              <w:rPr>
                <w:rFonts w:ascii="Times New Roman" w:hAnsi="Times New Roman" w:eastAsia="宋体" w:cs="Times New Roman"/>
                <w:szCs w:val="21"/>
              </w:rPr>
              <w:t>/</w:t>
            </w:r>
            <w:r>
              <w:rPr>
                <w:rFonts w:hint="eastAsia" w:ascii="Times New Roman" w:hAnsi="Times New Roman" w:eastAsia="宋体" w:cs="Times New Roman"/>
                <w:szCs w:val="21"/>
              </w:rPr>
              <w:t>精度</w:t>
            </w:r>
          </w:p>
        </w:tc>
        <w:tc>
          <w:tcPr>
            <w:tcW w:w="339" w:type="pct"/>
            <w:tcBorders>
              <w:top w:val="single" w:color="auto" w:sz="12" w:space="0"/>
              <w:bottom w:val="single" w:color="auto" w:sz="12" w:space="0"/>
            </w:tcBorders>
          </w:tcPr>
          <w:p w14:paraId="3043E825">
            <w:pPr>
              <w:jc w:val="center"/>
              <w:rPr>
                <w:rFonts w:ascii="Times New Roman" w:hAnsi="Times New Roman" w:eastAsia="宋体" w:cs="Times New Roman"/>
                <w:szCs w:val="21"/>
              </w:rPr>
            </w:pPr>
            <w:r>
              <w:rPr>
                <w:rFonts w:hint="eastAsia" w:ascii="Times New Roman" w:hAnsi="Times New Roman" w:eastAsia="宋体" w:cs="Times New Roman"/>
                <w:szCs w:val="21"/>
              </w:rPr>
              <w:t>校验方式</w:t>
            </w:r>
          </w:p>
        </w:tc>
      </w:tr>
      <w:tr w14:paraId="45EFF7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vAlign w:val="center"/>
          </w:tcPr>
          <w:p w14:paraId="44E9A7EE">
            <w:pPr>
              <w:pStyle w:val="69"/>
              <w:numPr>
                <w:ilvl w:val="0"/>
                <w:numId w:val="29"/>
              </w:numPr>
              <w:spacing w:line="240" w:lineRule="auto"/>
              <w:rPr>
                <w:rFonts w:ascii="Times New Roman" w:hAnsi="Times New Roman" w:eastAsia="宋体" w:cs="Times New Roman"/>
                <w:color w:val="000000"/>
              </w:rPr>
            </w:pPr>
          </w:p>
        </w:tc>
        <w:tc>
          <w:tcPr>
            <w:tcW w:w="873" w:type="pct"/>
            <w:vAlign w:val="center"/>
          </w:tcPr>
          <w:p w14:paraId="4019FD92">
            <w:pPr>
              <w:jc w:val="center"/>
              <w:rPr>
                <w:rFonts w:ascii="Times New Roman" w:hAnsi="Times New Roman" w:eastAsia="宋体" w:cs="Times New Roman"/>
                <w:szCs w:val="21"/>
              </w:rPr>
            </w:pPr>
            <w:r>
              <w:rPr>
                <w:rFonts w:ascii="Times New Roman" w:hAnsi="Times New Roman" w:eastAsia="宋体" w:cs="Times New Roman"/>
                <w:szCs w:val="21"/>
              </w:rPr>
              <w:t>示波器</w:t>
            </w:r>
          </w:p>
        </w:tc>
        <w:tc>
          <w:tcPr>
            <w:tcW w:w="845" w:type="pct"/>
            <w:vAlign w:val="center"/>
          </w:tcPr>
          <w:p w14:paraId="420BF74F">
            <w:pPr>
              <w:jc w:val="center"/>
              <w:rPr>
                <w:rFonts w:ascii="Times New Roman" w:hAnsi="Times New Roman" w:eastAsia="宋体" w:cs="Times New Roman"/>
                <w:szCs w:val="21"/>
              </w:rPr>
            </w:pPr>
            <w:r>
              <w:rPr>
                <w:rFonts w:ascii="Times New Roman" w:hAnsi="Times New Roman" w:eastAsia="宋体" w:cs="Times New Roman"/>
                <w:szCs w:val="21"/>
              </w:rPr>
              <w:t>监测电压波形</w:t>
            </w:r>
          </w:p>
        </w:tc>
        <w:tc>
          <w:tcPr>
            <w:tcW w:w="758" w:type="pct"/>
            <w:vAlign w:val="center"/>
          </w:tcPr>
          <w:p w14:paraId="741A01C2">
            <w:pPr>
              <w:jc w:val="center"/>
              <w:rPr>
                <w:rFonts w:ascii="Times New Roman" w:hAnsi="Times New Roman" w:eastAsia="宋体" w:cs="Times New Roman"/>
                <w:szCs w:val="21"/>
              </w:rPr>
            </w:pPr>
            <w:r>
              <w:rPr>
                <w:rFonts w:ascii="Times New Roman" w:hAnsi="Times New Roman" w:eastAsia="宋体" w:cs="Times New Roman"/>
                <w:szCs w:val="21"/>
              </w:rPr>
              <w:t>MDO3054</w:t>
            </w:r>
          </w:p>
        </w:tc>
        <w:tc>
          <w:tcPr>
            <w:tcW w:w="1868" w:type="pct"/>
            <w:vAlign w:val="center"/>
          </w:tcPr>
          <w:p w14:paraId="4DF42CA2">
            <w:pPr>
              <w:jc w:val="center"/>
              <w:rPr>
                <w:rFonts w:ascii="Times New Roman" w:hAnsi="Times New Roman" w:eastAsia="宋体" w:cs="Times New Roman"/>
                <w:szCs w:val="21"/>
              </w:rPr>
            </w:pPr>
            <w:r>
              <w:rPr>
                <w:rFonts w:hint="eastAsia" w:ascii="Times New Roman" w:hAnsi="Times New Roman" w:eastAsia="宋体" w:cs="Times New Roman"/>
                <w:szCs w:val="21"/>
              </w:rPr>
              <w:t>精度：直流增益误差±</w:t>
            </w:r>
            <w:r>
              <w:rPr>
                <w:rFonts w:ascii="Times New Roman" w:hAnsi="Times New Roman" w:eastAsia="宋体" w:cs="Times New Roman"/>
                <w:szCs w:val="21"/>
              </w:rPr>
              <w:t>2%</w:t>
            </w:r>
            <w:r>
              <w:rPr>
                <w:rFonts w:hint="eastAsia" w:ascii="Times New Roman" w:hAnsi="Times New Roman" w:eastAsia="宋体" w:cs="Times New Roman"/>
                <w:szCs w:val="21"/>
              </w:rPr>
              <w:t>；</w:t>
            </w:r>
            <w:r>
              <w:rPr>
                <w:rFonts w:ascii="Times New Roman" w:hAnsi="Times New Roman" w:eastAsia="宋体" w:cs="Times New Roman"/>
                <w:szCs w:val="21"/>
              </w:rPr>
              <w:t>上升时间：＜0.8ns；输入阻抗：50Ω±1.5%，1MΩ±1%</w:t>
            </w:r>
          </w:p>
        </w:tc>
        <w:tc>
          <w:tcPr>
            <w:tcW w:w="339" w:type="pct"/>
            <w:vAlign w:val="center"/>
          </w:tcPr>
          <w:p w14:paraId="2E332D22">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41F28A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vAlign w:val="center"/>
          </w:tcPr>
          <w:p w14:paraId="36EBC727">
            <w:pPr>
              <w:pStyle w:val="69"/>
              <w:numPr>
                <w:ilvl w:val="0"/>
                <w:numId w:val="29"/>
              </w:numPr>
              <w:spacing w:line="240" w:lineRule="auto"/>
              <w:rPr>
                <w:rFonts w:ascii="Times New Roman" w:hAnsi="Times New Roman" w:eastAsia="宋体" w:cs="Times New Roman"/>
                <w:color w:val="000000"/>
              </w:rPr>
            </w:pPr>
          </w:p>
        </w:tc>
        <w:tc>
          <w:tcPr>
            <w:tcW w:w="873" w:type="pct"/>
            <w:vAlign w:val="center"/>
          </w:tcPr>
          <w:p w14:paraId="5F4DC50F">
            <w:pPr>
              <w:jc w:val="center"/>
              <w:rPr>
                <w:rFonts w:ascii="Times New Roman" w:hAnsi="Times New Roman" w:eastAsia="宋体" w:cs="Times New Roman"/>
                <w:szCs w:val="21"/>
              </w:rPr>
            </w:pPr>
            <w:r>
              <w:rPr>
                <w:rFonts w:ascii="Times New Roman" w:hAnsi="Times New Roman" w:eastAsia="宋体" w:cs="Times New Roman"/>
                <w:szCs w:val="21"/>
              </w:rPr>
              <w:t>示波器电压探头</w:t>
            </w:r>
          </w:p>
        </w:tc>
        <w:tc>
          <w:tcPr>
            <w:tcW w:w="845" w:type="pct"/>
            <w:vAlign w:val="center"/>
          </w:tcPr>
          <w:p w14:paraId="556A2E0D">
            <w:pPr>
              <w:jc w:val="center"/>
              <w:rPr>
                <w:rFonts w:ascii="Times New Roman" w:hAnsi="Times New Roman" w:eastAsia="宋体" w:cs="Times New Roman"/>
                <w:szCs w:val="21"/>
              </w:rPr>
            </w:pPr>
            <w:r>
              <w:rPr>
                <w:rFonts w:ascii="Times New Roman" w:hAnsi="Times New Roman" w:eastAsia="宋体" w:cs="Times New Roman"/>
                <w:szCs w:val="21"/>
              </w:rPr>
              <w:t>检测波形</w:t>
            </w:r>
          </w:p>
        </w:tc>
        <w:tc>
          <w:tcPr>
            <w:tcW w:w="758" w:type="pct"/>
            <w:vAlign w:val="center"/>
          </w:tcPr>
          <w:p w14:paraId="4F077B29">
            <w:pPr>
              <w:jc w:val="center"/>
              <w:rPr>
                <w:rFonts w:ascii="Times New Roman" w:hAnsi="Times New Roman" w:eastAsia="宋体" w:cs="Times New Roman"/>
                <w:szCs w:val="21"/>
              </w:rPr>
            </w:pPr>
            <w:r>
              <w:rPr>
                <w:rFonts w:ascii="Times New Roman" w:hAnsi="Times New Roman" w:eastAsia="宋体" w:cs="Times New Roman"/>
                <w:szCs w:val="21"/>
              </w:rPr>
              <w:t>TPP0500B</w:t>
            </w:r>
          </w:p>
        </w:tc>
        <w:tc>
          <w:tcPr>
            <w:tcW w:w="1868" w:type="pct"/>
            <w:vAlign w:val="center"/>
          </w:tcPr>
          <w:p w14:paraId="03B2A553">
            <w:pPr>
              <w:jc w:val="center"/>
              <w:rPr>
                <w:rFonts w:ascii="Times New Roman" w:hAnsi="Times New Roman" w:eastAsia="宋体" w:cs="Times New Roman"/>
                <w:szCs w:val="21"/>
              </w:rPr>
            </w:pPr>
            <w:r>
              <w:rPr>
                <w:rFonts w:hint="eastAsia" w:ascii="Times New Roman" w:hAnsi="Times New Roman" w:eastAsia="宋体" w:cs="Times New Roman"/>
                <w:szCs w:val="21"/>
              </w:rPr>
              <w:t>精度：电压±</w:t>
            </w:r>
            <w:r>
              <w:rPr>
                <w:rFonts w:ascii="Times New Roman" w:hAnsi="Times New Roman" w:eastAsia="宋体" w:cs="Times New Roman"/>
                <w:szCs w:val="21"/>
              </w:rPr>
              <w:t>3</w:t>
            </w:r>
            <w:r>
              <w:rPr>
                <w:rFonts w:hint="eastAsia" w:ascii="Times New Roman" w:hAnsi="Times New Roman" w:eastAsia="宋体" w:cs="Times New Roman"/>
                <w:szCs w:val="21"/>
              </w:rPr>
              <w:t>％</w:t>
            </w:r>
          </w:p>
        </w:tc>
        <w:tc>
          <w:tcPr>
            <w:tcW w:w="339" w:type="pct"/>
            <w:vAlign w:val="center"/>
          </w:tcPr>
          <w:p w14:paraId="0399CF78">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3B3271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vAlign w:val="center"/>
          </w:tcPr>
          <w:p w14:paraId="2B612FCB">
            <w:pPr>
              <w:pStyle w:val="69"/>
              <w:numPr>
                <w:ilvl w:val="0"/>
                <w:numId w:val="29"/>
              </w:numPr>
              <w:spacing w:line="240" w:lineRule="auto"/>
              <w:rPr>
                <w:rFonts w:ascii="Times New Roman" w:hAnsi="Times New Roman" w:eastAsia="宋体" w:cs="Times New Roman"/>
                <w:color w:val="000000"/>
              </w:rPr>
            </w:pPr>
          </w:p>
        </w:tc>
        <w:tc>
          <w:tcPr>
            <w:tcW w:w="873" w:type="pct"/>
            <w:vAlign w:val="center"/>
          </w:tcPr>
          <w:p w14:paraId="7404F256">
            <w:pPr>
              <w:jc w:val="center"/>
              <w:rPr>
                <w:rFonts w:ascii="Times New Roman" w:hAnsi="Times New Roman" w:eastAsia="宋体" w:cs="Times New Roman"/>
                <w:szCs w:val="21"/>
              </w:rPr>
            </w:pPr>
            <w:r>
              <w:rPr>
                <w:rFonts w:ascii="Times New Roman" w:hAnsi="Times New Roman" w:eastAsia="宋体" w:cs="Times New Roman"/>
                <w:szCs w:val="21"/>
              </w:rPr>
              <w:t>隔离变压器</w:t>
            </w:r>
          </w:p>
        </w:tc>
        <w:tc>
          <w:tcPr>
            <w:tcW w:w="845" w:type="pct"/>
            <w:vAlign w:val="center"/>
          </w:tcPr>
          <w:p w14:paraId="3F1E56B8">
            <w:pPr>
              <w:jc w:val="center"/>
              <w:rPr>
                <w:rFonts w:ascii="Times New Roman" w:hAnsi="Times New Roman" w:eastAsia="宋体" w:cs="Times New Roman"/>
                <w:szCs w:val="21"/>
              </w:rPr>
            </w:pPr>
            <w:r>
              <w:rPr>
                <w:rFonts w:ascii="Times New Roman" w:hAnsi="Times New Roman" w:eastAsia="宋体" w:cs="Times New Roman"/>
                <w:szCs w:val="21"/>
              </w:rPr>
              <w:t>浮地</w:t>
            </w:r>
          </w:p>
        </w:tc>
        <w:tc>
          <w:tcPr>
            <w:tcW w:w="758" w:type="pct"/>
            <w:vAlign w:val="center"/>
          </w:tcPr>
          <w:p w14:paraId="5C3BD77A">
            <w:pPr>
              <w:jc w:val="center"/>
              <w:rPr>
                <w:rFonts w:ascii="Times New Roman" w:hAnsi="Times New Roman" w:eastAsia="宋体" w:cs="Times New Roman"/>
                <w:szCs w:val="21"/>
              </w:rPr>
            </w:pPr>
            <w:r>
              <w:rPr>
                <w:rFonts w:ascii="Times New Roman" w:hAnsi="Times New Roman" w:eastAsia="宋体" w:cs="Times New Roman"/>
                <w:szCs w:val="21"/>
              </w:rPr>
              <w:t>7032-2</w:t>
            </w:r>
          </w:p>
        </w:tc>
        <w:tc>
          <w:tcPr>
            <w:tcW w:w="1868" w:type="pct"/>
            <w:vAlign w:val="center"/>
          </w:tcPr>
          <w:p w14:paraId="71D27BE0">
            <w:pPr>
              <w:jc w:val="center"/>
              <w:rPr>
                <w:rFonts w:ascii="Times New Roman" w:hAnsi="Times New Roman" w:eastAsia="宋体" w:cs="Times New Roman"/>
                <w:szCs w:val="21"/>
              </w:rPr>
            </w:pPr>
            <w:r>
              <w:rPr>
                <w:rFonts w:hint="eastAsia" w:ascii="Times New Roman" w:hAnsi="Times New Roman" w:eastAsia="宋体" w:cs="Times New Roman"/>
                <w:szCs w:val="21"/>
              </w:rPr>
              <w:t>精度：电压误差±</w:t>
            </w:r>
            <w:r>
              <w:rPr>
                <w:rFonts w:ascii="Times New Roman" w:hAnsi="Times New Roman" w:eastAsia="宋体" w:cs="Times New Roman"/>
                <w:szCs w:val="21"/>
              </w:rPr>
              <w:t>10%</w:t>
            </w:r>
          </w:p>
          <w:p w14:paraId="79CAC8AC">
            <w:pPr>
              <w:jc w:val="center"/>
              <w:rPr>
                <w:rFonts w:ascii="Times New Roman" w:hAnsi="Times New Roman" w:eastAsia="宋体" w:cs="Times New Roman"/>
                <w:szCs w:val="21"/>
              </w:rPr>
            </w:pPr>
            <w:r>
              <w:rPr>
                <w:rFonts w:hint="eastAsia" w:ascii="Times New Roman" w:hAnsi="Times New Roman" w:eastAsia="宋体" w:cs="Times New Roman"/>
                <w:szCs w:val="21"/>
              </w:rPr>
              <w:t>频率误差±</w:t>
            </w:r>
            <w:r>
              <w:rPr>
                <w:rFonts w:ascii="Times New Roman" w:hAnsi="Times New Roman" w:eastAsia="宋体" w:cs="Times New Roman"/>
                <w:szCs w:val="21"/>
              </w:rPr>
              <w:t>5%</w:t>
            </w:r>
          </w:p>
        </w:tc>
        <w:tc>
          <w:tcPr>
            <w:tcW w:w="339" w:type="pct"/>
            <w:vAlign w:val="center"/>
          </w:tcPr>
          <w:p w14:paraId="5AAD86D3">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05B4A7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vAlign w:val="center"/>
          </w:tcPr>
          <w:p w14:paraId="754CE95D">
            <w:pPr>
              <w:pStyle w:val="69"/>
              <w:numPr>
                <w:ilvl w:val="0"/>
                <w:numId w:val="29"/>
              </w:numPr>
              <w:spacing w:line="240" w:lineRule="auto"/>
              <w:rPr>
                <w:rFonts w:ascii="Times New Roman" w:hAnsi="Times New Roman" w:eastAsia="宋体" w:cs="Times New Roman"/>
                <w:color w:val="000000"/>
              </w:rPr>
            </w:pPr>
          </w:p>
        </w:tc>
        <w:tc>
          <w:tcPr>
            <w:tcW w:w="873" w:type="pct"/>
            <w:vAlign w:val="center"/>
          </w:tcPr>
          <w:p w14:paraId="6A635EAC">
            <w:pPr>
              <w:jc w:val="center"/>
              <w:rPr>
                <w:rFonts w:ascii="Times New Roman" w:hAnsi="Times New Roman" w:eastAsia="宋体" w:cs="Times New Roman"/>
                <w:szCs w:val="21"/>
              </w:rPr>
            </w:pPr>
            <w:r>
              <w:rPr>
                <w:rFonts w:ascii="Times New Roman" w:hAnsi="Times New Roman" w:eastAsia="宋体" w:cs="Times New Roman"/>
                <w:szCs w:val="21"/>
              </w:rPr>
              <w:t>电流探头</w:t>
            </w:r>
          </w:p>
        </w:tc>
        <w:tc>
          <w:tcPr>
            <w:tcW w:w="845" w:type="pct"/>
            <w:vAlign w:val="center"/>
          </w:tcPr>
          <w:p w14:paraId="2826651D">
            <w:pPr>
              <w:jc w:val="center"/>
              <w:rPr>
                <w:rFonts w:ascii="Times New Roman" w:hAnsi="Times New Roman" w:eastAsia="宋体" w:cs="Times New Roman"/>
                <w:szCs w:val="21"/>
              </w:rPr>
            </w:pPr>
            <w:r>
              <w:rPr>
                <w:rFonts w:ascii="Times New Roman" w:hAnsi="Times New Roman" w:eastAsia="宋体" w:cs="Times New Roman"/>
                <w:szCs w:val="21"/>
              </w:rPr>
              <w:t>检测电流</w:t>
            </w:r>
          </w:p>
        </w:tc>
        <w:tc>
          <w:tcPr>
            <w:tcW w:w="758" w:type="pct"/>
            <w:vAlign w:val="center"/>
          </w:tcPr>
          <w:p w14:paraId="7A2364CD">
            <w:pPr>
              <w:jc w:val="center"/>
              <w:rPr>
                <w:rFonts w:ascii="Times New Roman" w:hAnsi="Times New Roman" w:eastAsia="宋体" w:cs="Times New Roman"/>
                <w:szCs w:val="21"/>
              </w:rPr>
            </w:pPr>
            <w:r>
              <w:rPr>
                <w:rFonts w:ascii="Times New Roman" w:hAnsi="Times New Roman" w:eastAsia="宋体" w:cs="Times New Roman"/>
                <w:szCs w:val="21"/>
              </w:rPr>
              <w:t>9209-1</w:t>
            </w:r>
          </w:p>
        </w:tc>
        <w:tc>
          <w:tcPr>
            <w:tcW w:w="1868" w:type="pct"/>
            <w:vAlign w:val="center"/>
          </w:tcPr>
          <w:p w14:paraId="2BF4E0C7">
            <w:pPr>
              <w:jc w:val="center"/>
              <w:rPr>
                <w:rFonts w:ascii="Times New Roman" w:hAnsi="Times New Roman" w:eastAsia="宋体" w:cs="Times New Roman"/>
                <w:szCs w:val="21"/>
              </w:rPr>
            </w:pPr>
            <w:r>
              <w:rPr>
                <w:rFonts w:hint="eastAsia" w:ascii="Times New Roman" w:hAnsi="Times New Roman" w:eastAsia="宋体" w:cs="Times New Roman"/>
                <w:szCs w:val="21"/>
              </w:rPr>
              <w:t>不确定度</w:t>
            </w:r>
            <w:r>
              <w:rPr>
                <w:rFonts w:ascii="Times New Roman" w:hAnsi="Times New Roman" w:eastAsia="宋体" w:cs="Times New Roman"/>
                <w:szCs w:val="21"/>
              </w:rPr>
              <w:t>U(k=2):1dB</w:t>
            </w:r>
          </w:p>
        </w:tc>
        <w:tc>
          <w:tcPr>
            <w:tcW w:w="339" w:type="pct"/>
            <w:vAlign w:val="center"/>
          </w:tcPr>
          <w:p w14:paraId="2569F072">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60E72B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vAlign w:val="center"/>
          </w:tcPr>
          <w:p w14:paraId="2B35DCC2">
            <w:pPr>
              <w:pStyle w:val="69"/>
              <w:numPr>
                <w:ilvl w:val="0"/>
                <w:numId w:val="29"/>
              </w:numPr>
              <w:spacing w:line="240" w:lineRule="auto"/>
              <w:rPr>
                <w:rFonts w:ascii="Times New Roman" w:hAnsi="Times New Roman" w:eastAsia="宋体" w:cs="Times New Roman"/>
                <w:color w:val="000000"/>
              </w:rPr>
            </w:pPr>
          </w:p>
        </w:tc>
        <w:tc>
          <w:tcPr>
            <w:tcW w:w="873" w:type="pct"/>
            <w:vAlign w:val="center"/>
          </w:tcPr>
          <w:p w14:paraId="599265E2">
            <w:pPr>
              <w:jc w:val="center"/>
              <w:rPr>
                <w:rFonts w:ascii="Times New Roman" w:hAnsi="Times New Roman" w:eastAsia="宋体" w:cs="Times New Roman"/>
                <w:szCs w:val="21"/>
              </w:rPr>
            </w:pPr>
            <w:r>
              <w:rPr>
                <w:rFonts w:ascii="Times New Roman" w:hAnsi="Times New Roman" w:eastAsia="宋体" w:cs="Times New Roman"/>
                <w:szCs w:val="21"/>
              </w:rPr>
              <w:t>频谱仪</w:t>
            </w:r>
          </w:p>
        </w:tc>
        <w:tc>
          <w:tcPr>
            <w:tcW w:w="845" w:type="pct"/>
            <w:vAlign w:val="center"/>
          </w:tcPr>
          <w:p w14:paraId="3C1357A7">
            <w:pPr>
              <w:jc w:val="center"/>
              <w:rPr>
                <w:rFonts w:ascii="Times New Roman" w:hAnsi="Times New Roman" w:eastAsia="宋体" w:cs="Times New Roman"/>
                <w:szCs w:val="21"/>
              </w:rPr>
            </w:pPr>
            <w:r>
              <w:rPr>
                <w:rFonts w:ascii="Times New Roman" w:hAnsi="Times New Roman" w:eastAsia="宋体" w:cs="Times New Roman"/>
                <w:szCs w:val="21"/>
              </w:rPr>
              <w:t>监测电流波形</w:t>
            </w:r>
          </w:p>
        </w:tc>
        <w:tc>
          <w:tcPr>
            <w:tcW w:w="758" w:type="pct"/>
            <w:vAlign w:val="center"/>
          </w:tcPr>
          <w:p w14:paraId="34640F29">
            <w:pPr>
              <w:jc w:val="center"/>
              <w:rPr>
                <w:rFonts w:ascii="Times New Roman" w:hAnsi="Times New Roman" w:eastAsia="宋体" w:cs="Times New Roman"/>
                <w:szCs w:val="21"/>
              </w:rPr>
            </w:pPr>
            <w:r>
              <w:rPr>
                <w:rFonts w:ascii="Times New Roman" w:hAnsi="Times New Roman" w:eastAsia="宋体" w:cs="Times New Roman"/>
                <w:szCs w:val="21"/>
              </w:rPr>
              <w:t>4051A-S</w:t>
            </w:r>
          </w:p>
        </w:tc>
        <w:tc>
          <w:tcPr>
            <w:tcW w:w="1868" w:type="pct"/>
            <w:vAlign w:val="center"/>
          </w:tcPr>
          <w:p w14:paraId="615D6666">
            <w:pPr>
              <w:jc w:val="center"/>
              <w:rPr>
                <w:rFonts w:ascii="Times New Roman" w:hAnsi="Times New Roman" w:eastAsia="宋体" w:cs="Times New Roman"/>
                <w:szCs w:val="21"/>
              </w:rPr>
            </w:pPr>
            <w:r>
              <w:rPr>
                <w:rFonts w:hint="eastAsia" w:ascii="Times New Roman" w:hAnsi="Times New Roman" w:eastAsia="宋体" w:cs="Times New Roman"/>
                <w:szCs w:val="21"/>
              </w:rPr>
              <w:t>频率精度±</w:t>
            </w:r>
            <w:r>
              <w:rPr>
                <w:rFonts w:ascii="Times New Roman" w:hAnsi="Times New Roman" w:eastAsia="宋体" w:cs="Times New Roman"/>
                <w:szCs w:val="21"/>
              </w:rPr>
              <w:t>0.5%</w:t>
            </w:r>
          </w:p>
        </w:tc>
        <w:tc>
          <w:tcPr>
            <w:tcW w:w="339" w:type="pct"/>
            <w:vAlign w:val="center"/>
          </w:tcPr>
          <w:p w14:paraId="5FA9E86A">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5297F4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vAlign w:val="center"/>
          </w:tcPr>
          <w:p w14:paraId="218610A0">
            <w:pPr>
              <w:pStyle w:val="69"/>
              <w:numPr>
                <w:ilvl w:val="0"/>
                <w:numId w:val="29"/>
              </w:numPr>
              <w:spacing w:line="240" w:lineRule="auto"/>
              <w:rPr>
                <w:rFonts w:ascii="Times New Roman" w:hAnsi="Times New Roman" w:eastAsia="宋体" w:cs="Times New Roman"/>
                <w:color w:val="000000"/>
              </w:rPr>
            </w:pPr>
          </w:p>
        </w:tc>
        <w:tc>
          <w:tcPr>
            <w:tcW w:w="873" w:type="pct"/>
            <w:vAlign w:val="center"/>
          </w:tcPr>
          <w:p w14:paraId="251856A2">
            <w:pPr>
              <w:jc w:val="center"/>
              <w:rPr>
                <w:rFonts w:ascii="Times New Roman" w:hAnsi="Times New Roman" w:eastAsia="宋体" w:cs="Times New Roman"/>
                <w:szCs w:val="21"/>
              </w:rPr>
            </w:pPr>
            <w:r>
              <w:rPr>
                <w:rFonts w:ascii="Times New Roman" w:hAnsi="Times New Roman" w:eastAsia="宋体" w:cs="Times New Roman"/>
                <w:szCs w:val="21"/>
              </w:rPr>
              <w:t>空盒气压表</w:t>
            </w:r>
          </w:p>
        </w:tc>
        <w:tc>
          <w:tcPr>
            <w:tcW w:w="845" w:type="pct"/>
            <w:vAlign w:val="center"/>
          </w:tcPr>
          <w:p w14:paraId="34F7EB10">
            <w:pPr>
              <w:jc w:val="center"/>
              <w:rPr>
                <w:rFonts w:ascii="Times New Roman" w:hAnsi="Times New Roman" w:eastAsia="宋体" w:cs="Times New Roman"/>
                <w:szCs w:val="21"/>
              </w:rPr>
            </w:pPr>
            <w:r>
              <w:rPr>
                <w:rFonts w:ascii="Times New Roman" w:hAnsi="Times New Roman" w:eastAsia="宋体" w:cs="Times New Roman"/>
                <w:szCs w:val="21"/>
              </w:rPr>
              <w:t>监测实验室大气压</w:t>
            </w:r>
          </w:p>
        </w:tc>
        <w:tc>
          <w:tcPr>
            <w:tcW w:w="758" w:type="pct"/>
            <w:vAlign w:val="center"/>
          </w:tcPr>
          <w:p w14:paraId="71B13080">
            <w:pPr>
              <w:jc w:val="center"/>
              <w:rPr>
                <w:rFonts w:ascii="Times New Roman" w:hAnsi="Times New Roman" w:eastAsia="宋体" w:cs="Times New Roman"/>
                <w:szCs w:val="21"/>
              </w:rPr>
            </w:pPr>
            <w:r>
              <w:rPr>
                <w:rFonts w:ascii="Times New Roman" w:hAnsi="Times New Roman" w:eastAsia="宋体" w:cs="Times New Roman"/>
                <w:szCs w:val="21"/>
              </w:rPr>
              <w:t>DYM3</w:t>
            </w:r>
          </w:p>
        </w:tc>
        <w:tc>
          <w:tcPr>
            <w:tcW w:w="1868" w:type="pct"/>
            <w:vAlign w:val="center"/>
          </w:tcPr>
          <w:p w14:paraId="6B01EDB8">
            <w:pPr>
              <w:jc w:val="center"/>
              <w:rPr>
                <w:rFonts w:ascii="Times New Roman" w:hAnsi="Times New Roman" w:eastAsia="宋体" w:cs="Times New Roman"/>
                <w:szCs w:val="21"/>
              </w:rPr>
            </w:pPr>
            <w:r>
              <w:rPr>
                <w:rFonts w:hint="eastAsia" w:ascii="Times New Roman" w:hAnsi="Times New Roman" w:eastAsia="宋体" w:cs="Times New Roman"/>
                <w:szCs w:val="21"/>
              </w:rPr>
              <w:t>精度：±</w:t>
            </w:r>
            <w:r>
              <w:rPr>
                <w:rFonts w:ascii="Times New Roman" w:hAnsi="Times New Roman" w:eastAsia="宋体" w:cs="Times New Roman"/>
                <w:szCs w:val="21"/>
              </w:rPr>
              <w:t>2.5hPa</w:t>
            </w:r>
          </w:p>
        </w:tc>
        <w:tc>
          <w:tcPr>
            <w:tcW w:w="339" w:type="pct"/>
            <w:vAlign w:val="center"/>
          </w:tcPr>
          <w:p w14:paraId="1AA9C010">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153468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vAlign w:val="center"/>
          </w:tcPr>
          <w:p w14:paraId="2C2ECDB3">
            <w:pPr>
              <w:pStyle w:val="69"/>
              <w:numPr>
                <w:ilvl w:val="0"/>
                <w:numId w:val="29"/>
              </w:numPr>
              <w:spacing w:line="240" w:lineRule="auto"/>
              <w:rPr>
                <w:rFonts w:ascii="Times New Roman" w:hAnsi="Times New Roman" w:eastAsia="宋体" w:cs="Times New Roman"/>
                <w:color w:val="000000"/>
              </w:rPr>
            </w:pPr>
          </w:p>
        </w:tc>
        <w:tc>
          <w:tcPr>
            <w:tcW w:w="873" w:type="pct"/>
            <w:vAlign w:val="center"/>
          </w:tcPr>
          <w:p w14:paraId="1838DC88">
            <w:pPr>
              <w:jc w:val="center"/>
              <w:rPr>
                <w:rFonts w:ascii="Times New Roman" w:hAnsi="Times New Roman" w:eastAsia="宋体" w:cs="Times New Roman"/>
                <w:szCs w:val="21"/>
              </w:rPr>
            </w:pPr>
            <w:r>
              <w:rPr>
                <w:rFonts w:ascii="Times New Roman" w:hAnsi="Times New Roman" w:eastAsia="宋体" w:cs="Times New Roman"/>
                <w:szCs w:val="21"/>
              </w:rPr>
              <w:t>温湿度计</w:t>
            </w:r>
          </w:p>
        </w:tc>
        <w:tc>
          <w:tcPr>
            <w:tcW w:w="845" w:type="pct"/>
            <w:vAlign w:val="center"/>
          </w:tcPr>
          <w:p w14:paraId="1C58EC08">
            <w:pPr>
              <w:jc w:val="center"/>
              <w:rPr>
                <w:rFonts w:ascii="Times New Roman" w:hAnsi="Times New Roman" w:eastAsia="宋体" w:cs="Times New Roman"/>
                <w:szCs w:val="21"/>
              </w:rPr>
            </w:pPr>
            <w:r>
              <w:rPr>
                <w:rFonts w:ascii="Times New Roman" w:hAnsi="Times New Roman" w:eastAsia="宋体" w:cs="Times New Roman"/>
                <w:szCs w:val="21"/>
              </w:rPr>
              <w:t>监测温度、湿度</w:t>
            </w:r>
          </w:p>
        </w:tc>
        <w:tc>
          <w:tcPr>
            <w:tcW w:w="758" w:type="pct"/>
            <w:vAlign w:val="center"/>
          </w:tcPr>
          <w:p w14:paraId="65B2DD72">
            <w:pPr>
              <w:jc w:val="center"/>
              <w:rPr>
                <w:rFonts w:ascii="Times New Roman" w:hAnsi="Times New Roman" w:eastAsia="宋体" w:cs="Times New Roman"/>
                <w:szCs w:val="21"/>
              </w:rPr>
            </w:pPr>
            <w:r>
              <w:rPr>
                <w:rFonts w:ascii="Times New Roman" w:hAnsi="Times New Roman" w:eastAsia="宋体" w:cs="Times New Roman"/>
                <w:szCs w:val="21"/>
              </w:rPr>
              <w:t>HTC-1</w:t>
            </w:r>
          </w:p>
        </w:tc>
        <w:tc>
          <w:tcPr>
            <w:tcW w:w="1868" w:type="pct"/>
            <w:vAlign w:val="center"/>
          </w:tcPr>
          <w:p w14:paraId="561CFCB2">
            <w:pPr>
              <w:jc w:val="center"/>
              <w:rPr>
                <w:rFonts w:ascii="Times New Roman" w:hAnsi="Times New Roman" w:eastAsia="宋体" w:cs="Times New Roman"/>
                <w:szCs w:val="21"/>
              </w:rPr>
            </w:pPr>
            <w:r>
              <w:rPr>
                <w:rFonts w:hint="eastAsia" w:ascii="Times New Roman" w:hAnsi="Times New Roman" w:eastAsia="宋体" w:cs="Times New Roman"/>
                <w:szCs w:val="21"/>
              </w:rPr>
              <w:t>温度精度：±</w:t>
            </w:r>
            <w:r>
              <w:rPr>
                <w:rFonts w:ascii="Times New Roman" w:hAnsi="Times New Roman" w:eastAsia="宋体" w:cs="Times New Roman"/>
                <w:szCs w:val="21"/>
              </w:rPr>
              <w:t>2</w:t>
            </w:r>
            <w:r>
              <w:rPr>
                <w:rFonts w:hint="eastAsia" w:ascii="Times New Roman" w:hAnsi="Times New Roman" w:eastAsia="宋体" w:cs="Times New Roman"/>
                <w:szCs w:val="21"/>
              </w:rPr>
              <w:t>℃</w:t>
            </w:r>
          </w:p>
          <w:p w14:paraId="44F1D381">
            <w:pPr>
              <w:jc w:val="center"/>
              <w:rPr>
                <w:rFonts w:ascii="Times New Roman" w:hAnsi="Times New Roman" w:eastAsia="宋体" w:cs="Times New Roman"/>
                <w:szCs w:val="21"/>
              </w:rPr>
            </w:pPr>
            <w:r>
              <w:rPr>
                <w:rFonts w:hint="eastAsia" w:ascii="Times New Roman" w:hAnsi="Times New Roman" w:eastAsia="宋体" w:cs="Times New Roman"/>
                <w:szCs w:val="21"/>
              </w:rPr>
              <w:t>湿度精度：±</w:t>
            </w:r>
            <w:r>
              <w:rPr>
                <w:rFonts w:ascii="Times New Roman" w:hAnsi="Times New Roman" w:eastAsia="宋体" w:cs="Times New Roman"/>
                <w:szCs w:val="21"/>
              </w:rPr>
              <w:t>5%RH</w:t>
            </w:r>
          </w:p>
        </w:tc>
        <w:tc>
          <w:tcPr>
            <w:tcW w:w="339" w:type="pct"/>
            <w:vAlign w:val="center"/>
          </w:tcPr>
          <w:p w14:paraId="7EC44711">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76FEB4B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vAlign w:val="center"/>
          </w:tcPr>
          <w:p w14:paraId="55FBEC10">
            <w:pPr>
              <w:pStyle w:val="69"/>
              <w:numPr>
                <w:ilvl w:val="0"/>
                <w:numId w:val="29"/>
              </w:numPr>
              <w:spacing w:line="240" w:lineRule="auto"/>
              <w:rPr>
                <w:rFonts w:ascii="Times New Roman" w:hAnsi="Times New Roman" w:eastAsia="宋体" w:cs="Times New Roman"/>
                <w:color w:val="000000"/>
              </w:rPr>
            </w:pPr>
          </w:p>
        </w:tc>
        <w:tc>
          <w:tcPr>
            <w:tcW w:w="873" w:type="pct"/>
            <w:vAlign w:val="center"/>
          </w:tcPr>
          <w:p w14:paraId="728A566B">
            <w:pPr>
              <w:jc w:val="center"/>
              <w:rPr>
                <w:rFonts w:ascii="Times New Roman" w:hAnsi="Times New Roman" w:eastAsia="宋体" w:cs="Times New Roman"/>
                <w:szCs w:val="21"/>
              </w:rPr>
            </w:pPr>
            <w:r>
              <w:rPr>
                <w:rFonts w:ascii="Times New Roman" w:hAnsi="Times New Roman" w:eastAsia="宋体" w:cs="Times New Roman"/>
                <w:szCs w:val="21"/>
              </w:rPr>
              <w:t>万用表</w:t>
            </w:r>
          </w:p>
        </w:tc>
        <w:tc>
          <w:tcPr>
            <w:tcW w:w="845" w:type="pct"/>
            <w:vAlign w:val="center"/>
          </w:tcPr>
          <w:p w14:paraId="3D53C0D3">
            <w:pPr>
              <w:jc w:val="center"/>
              <w:rPr>
                <w:rFonts w:ascii="Times New Roman" w:hAnsi="Times New Roman" w:eastAsia="宋体" w:cs="Times New Roman"/>
                <w:szCs w:val="21"/>
              </w:rPr>
            </w:pPr>
            <w:r>
              <w:rPr>
                <w:rFonts w:ascii="Times New Roman" w:hAnsi="Times New Roman" w:eastAsia="宋体" w:cs="Times New Roman"/>
                <w:szCs w:val="21"/>
              </w:rPr>
              <w:t>检测电压</w:t>
            </w:r>
          </w:p>
        </w:tc>
        <w:tc>
          <w:tcPr>
            <w:tcW w:w="758" w:type="pct"/>
            <w:vAlign w:val="center"/>
          </w:tcPr>
          <w:p w14:paraId="750C4F0F">
            <w:pPr>
              <w:jc w:val="center"/>
              <w:rPr>
                <w:rFonts w:ascii="Times New Roman" w:hAnsi="Times New Roman" w:eastAsia="宋体" w:cs="Times New Roman"/>
                <w:szCs w:val="21"/>
              </w:rPr>
            </w:pPr>
            <w:r>
              <w:rPr>
                <w:rFonts w:ascii="Times New Roman" w:hAnsi="Times New Roman" w:eastAsia="宋体" w:cs="Times New Roman"/>
                <w:szCs w:val="21"/>
              </w:rPr>
              <w:t>15B+</w:t>
            </w:r>
          </w:p>
        </w:tc>
        <w:tc>
          <w:tcPr>
            <w:tcW w:w="1868" w:type="pct"/>
            <w:vAlign w:val="center"/>
          </w:tcPr>
          <w:p w14:paraId="3F98612F">
            <w:pPr>
              <w:jc w:val="center"/>
              <w:rPr>
                <w:rFonts w:ascii="Times New Roman" w:hAnsi="Times New Roman" w:eastAsia="宋体" w:cs="Times New Roman"/>
                <w:szCs w:val="21"/>
              </w:rPr>
            </w:pPr>
            <w:r>
              <w:rPr>
                <w:rFonts w:hint="eastAsia" w:ascii="Times New Roman" w:hAnsi="Times New Roman" w:eastAsia="宋体" w:cs="Times New Roman"/>
                <w:szCs w:val="21"/>
              </w:rPr>
              <w:t>精度：±</w:t>
            </w:r>
            <w:r>
              <w:rPr>
                <w:rFonts w:ascii="Times New Roman" w:hAnsi="Times New Roman" w:eastAsia="宋体" w:cs="Times New Roman"/>
                <w:szCs w:val="21"/>
              </w:rPr>
              <w:t>2%</w:t>
            </w:r>
          </w:p>
        </w:tc>
        <w:tc>
          <w:tcPr>
            <w:tcW w:w="339" w:type="pct"/>
            <w:vAlign w:val="center"/>
          </w:tcPr>
          <w:p w14:paraId="3A88E65D">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200CCDD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vAlign w:val="center"/>
          </w:tcPr>
          <w:p w14:paraId="0211F8F3">
            <w:pPr>
              <w:pStyle w:val="69"/>
              <w:numPr>
                <w:ilvl w:val="0"/>
                <w:numId w:val="29"/>
              </w:numPr>
              <w:spacing w:line="240" w:lineRule="auto"/>
              <w:rPr>
                <w:rFonts w:ascii="Times New Roman" w:hAnsi="Times New Roman" w:eastAsia="宋体" w:cs="Times New Roman"/>
                <w:color w:val="000000"/>
              </w:rPr>
            </w:pPr>
          </w:p>
        </w:tc>
        <w:tc>
          <w:tcPr>
            <w:tcW w:w="873" w:type="pct"/>
            <w:vAlign w:val="center"/>
          </w:tcPr>
          <w:p w14:paraId="28EDC3FF">
            <w:pPr>
              <w:jc w:val="center"/>
              <w:rPr>
                <w:rFonts w:ascii="Times New Roman" w:hAnsi="Times New Roman" w:eastAsia="宋体" w:cs="Times New Roman"/>
                <w:szCs w:val="21"/>
              </w:rPr>
            </w:pPr>
            <w:r>
              <w:rPr>
                <w:rFonts w:ascii="Times New Roman" w:hAnsi="Times New Roman" w:eastAsia="宋体" w:cs="Times New Roman"/>
                <w:szCs w:val="21"/>
              </w:rPr>
              <w:t>钢直尺</w:t>
            </w:r>
          </w:p>
        </w:tc>
        <w:tc>
          <w:tcPr>
            <w:tcW w:w="845" w:type="pct"/>
            <w:vAlign w:val="center"/>
          </w:tcPr>
          <w:p w14:paraId="0D33C066">
            <w:pPr>
              <w:jc w:val="center"/>
              <w:rPr>
                <w:rFonts w:ascii="Times New Roman" w:hAnsi="Times New Roman" w:eastAsia="宋体" w:cs="Times New Roman"/>
                <w:szCs w:val="21"/>
              </w:rPr>
            </w:pPr>
            <w:r>
              <w:rPr>
                <w:rFonts w:ascii="Times New Roman" w:hAnsi="Times New Roman" w:eastAsia="宋体" w:cs="Times New Roman"/>
                <w:szCs w:val="21"/>
              </w:rPr>
              <w:t>测量长度</w:t>
            </w:r>
          </w:p>
        </w:tc>
        <w:tc>
          <w:tcPr>
            <w:tcW w:w="758" w:type="pct"/>
            <w:vAlign w:val="center"/>
          </w:tcPr>
          <w:p w14:paraId="2CA4AED8">
            <w:pPr>
              <w:jc w:val="center"/>
              <w:rPr>
                <w:rFonts w:ascii="Times New Roman" w:hAnsi="Times New Roman" w:eastAsia="宋体" w:cs="Times New Roman"/>
                <w:szCs w:val="21"/>
              </w:rPr>
            </w:pPr>
            <w:r>
              <w:rPr>
                <w:rFonts w:ascii="Times New Roman" w:hAnsi="Times New Roman" w:eastAsia="宋体" w:cs="Times New Roman"/>
                <w:szCs w:val="21"/>
              </w:rPr>
              <w:t>（0～1500）mm</w:t>
            </w:r>
          </w:p>
        </w:tc>
        <w:tc>
          <w:tcPr>
            <w:tcW w:w="1868" w:type="pct"/>
            <w:vAlign w:val="center"/>
          </w:tcPr>
          <w:p w14:paraId="4791C12D">
            <w:pPr>
              <w:jc w:val="center"/>
              <w:rPr>
                <w:rFonts w:ascii="Times New Roman" w:hAnsi="Times New Roman" w:eastAsia="宋体" w:cs="Times New Roman"/>
                <w:szCs w:val="21"/>
              </w:rPr>
            </w:pPr>
            <w:r>
              <w:rPr>
                <w:rFonts w:hint="eastAsia" w:ascii="Times New Roman" w:hAnsi="Times New Roman" w:eastAsia="宋体" w:cs="Times New Roman"/>
                <w:szCs w:val="21"/>
              </w:rPr>
              <w:t>精度：±</w:t>
            </w:r>
            <w:r>
              <w:rPr>
                <w:rFonts w:ascii="Times New Roman" w:hAnsi="Times New Roman" w:eastAsia="宋体" w:cs="Times New Roman"/>
                <w:szCs w:val="21"/>
              </w:rPr>
              <w:t>5mm</w:t>
            </w:r>
          </w:p>
        </w:tc>
        <w:tc>
          <w:tcPr>
            <w:tcW w:w="339" w:type="pct"/>
            <w:vAlign w:val="center"/>
          </w:tcPr>
          <w:p w14:paraId="52E8C0F0">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1176A3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vAlign w:val="center"/>
          </w:tcPr>
          <w:p w14:paraId="2EC39E00">
            <w:pPr>
              <w:pStyle w:val="69"/>
              <w:numPr>
                <w:ilvl w:val="0"/>
                <w:numId w:val="29"/>
              </w:numPr>
              <w:spacing w:line="240" w:lineRule="auto"/>
              <w:rPr>
                <w:rFonts w:ascii="Times New Roman" w:hAnsi="Times New Roman" w:eastAsia="宋体" w:cs="Times New Roman"/>
                <w:color w:val="000000"/>
              </w:rPr>
            </w:pPr>
          </w:p>
        </w:tc>
        <w:tc>
          <w:tcPr>
            <w:tcW w:w="873" w:type="pct"/>
            <w:vAlign w:val="center"/>
          </w:tcPr>
          <w:p w14:paraId="1374A218">
            <w:pPr>
              <w:jc w:val="center"/>
              <w:rPr>
                <w:rFonts w:ascii="Times New Roman" w:hAnsi="Times New Roman" w:eastAsia="宋体" w:cs="Times New Roman"/>
                <w:szCs w:val="21"/>
              </w:rPr>
            </w:pPr>
            <w:r>
              <w:rPr>
                <w:rFonts w:ascii="Times New Roman" w:hAnsi="Times New Roman" w:eastAsia="宋体" w:cs="Times New Roman"/>
                <w:szCs w:val="21"/>
              </w:rPr>
              <w:t>直流电阻测试仪</w:t>
            </w:r>
          </w:p>
        </w:tc>
        <w:tc>
          <w:tcPr>
            <w:tcW w:w="845" w:type="pct"/>
            <w:vAlign w:val="center"/>
          </w:tcPr>
          <w:p w14:paraId="22798394">
            <w:pPr>
              <w:jc w:val="center"/>
              <w:rPr>
                <w:rFonts w:ascii="Times New Roman" w:hAnsi="Times New Roman" w:eastAsia="宋体" w:cs="Times New Roman"/>
                <w:szCs w:val="21"/>
              </w:rPr>
            </w:pPr>
            <w:r>
              <w:rPr>
                <w:rFonts w:ascii="Times New Roman" w:hAnsi="Times New Roman" w:eastAsia="宋体" w:cs="Times New Roman"/>
                <w:szCs w:val="21"/>
              </w:rPr>
              <w:t>检测搭接电阻</w:t>
            </w:r>
          </w:p>
        </w:tc>
        <w:tc>
          <w:tcPr>
            <w:tcW w:w="758" w:type="pct"/>
            <w:vAlign w:val="center"/>
          </w:tcPr>
          <w:p w14:paraId="7765AD53">
            <w:pPr>
              <w:jc w:val="center"/>
              <w:rPr>
                <w:rFonts w:ascii="Times New Roman" w:hAnsi="Times New Roman" w:eastAsia="宋体" w:cs="Times New Roman"/>
                <w:szCs w:val="21"/>
              </w:rPr>
            </w:pPr>
            <w:r>
              <w:rPr>
                <w:rFonts w:ascii="Times New Roman" w:hAnsi="Times New Roman" w:eastAsia="宋体" w:cs="Times New Roman"/>
                <w:szCs w:val="21"/>
              </w:rPr>
              <w:t>TH2516B</w:t>
            </w:r>
          </w:p>
        </w:tc>
        <w:tc>
          <w:tcPr>
            <w:tcW w:w="1868" w:type="pct"/>
            <w:vAlign w:val="center"/>
          </w:tcPr>
          <w:p w14:paraId="1F1963D5">
            <w:pPr>
              <w:jc w:val="center"/>
              <w:rPr>
                <w:rFonts w:ascii="Times New Roman" w:hAnsi="Times New Roman" w:eastAsia="宋体" w:cs="Times New Roman"/>
                <w:szCs w:val="21"/>
              </w:rPr>
            </w:pPr>
            <w:r>
              <w:rPr>
                <w:rFonts w:hint="eastAsia" w:ascii="Times New Roman" w:hAnsi="Times New Roman" w:eastAsia="宋体" w:cs="Times New Roman"/>
                <w:szCs w:val="21"/>
              </w:rPr>
              <w:t>精度：±</w:t>
            </w:r>
            <w:r>
              <w:rPr>
                <w:rFonts w:ascii="Times New Roman" w:hAnsi="Times New Roman" w:eastAsia="宋体" w:cs="Times New Roman"/>
                <w:szCs w:val="21"/>
              </w:rPr>
              <w:t>2%</w:t>
            </w:r>
          </w:p>
        </w:tc>
        <w:tc>
          <w:tcPr>
            <w:tcW w:w="339" w:type="pct"/>
            <w:vAlign w:val="center"/>
          </w:tcPr>
          <w:p w14:paraId="6240995D">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3CDBC6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vAlign w:val="center"/>
          </w:tcPr>
          <w:p w14:paraId="4E28D228">
            <w:pPr>
              <w:pStyle w:val="69"/>
              <w:numPr>
                <w:ilvl w:val="0"/>
                <w:numId w:val="29"/>
              </w:numPr>
              <w:spacing w:line="240" w:lineRule="auto"/>
              <w:rPr>
                <w:rFonts w:ascii="Times New Roman" w:hAnsi="Times New Roman" w:eastAsia="宋体" w:cs="Times New Roman"/>
                <w:color w:val="000000"/>
              </w:rPr>
            </w:pPr>
          </w:p>
        </w:tc>
        <w:tc>
          <w:tcPr>
            <w:tcW w:w="873" w:type="pct"/>
            <w:vAlign w:val="center"/>
          </w:tcPr>
          <w:p w14:paraId="698B864B">
            <w:pPr>
              <w:jc w:val="center"/>
              <w:rPr>
                <w:rFonts w:ascii="Times New Roman" w:hAnsi="Times New Roman" w:eastAsia="宋体" w:cs="Times New Roman"/>
                <w:szCs w:val="21"/>
              </w:rPr>
            </w:pPr>
            <w:r>
              <w:rPr>
                <w:rFonts w:ascii="Times New Roman" w:hAnsi="Times New Roman" w:eastAsia="宋体" w:cs="Times New Roman"/>
                <w:szCs w:val="21"/>
              </w:rPr>
              <w:t>穿心电容</w:t>
            </w:r>
          </w:p>
        </w:tc>
        <w:tc>
          <w:tcPr>
            <w:tcW w:w="845" w:type="pct"/>
            <w:vAlign w:val="center"/>
          </w:tcPr>
          <w:p w14:paraId="58BFCC13">
            <w:pPr>
              <w:jc w:val="center"/>
              <w:rPr>
                <w:rFonts w:ascii="Times New Roman" w:hAnsi="Times New Roman" w:eastAsia="宋体" w:cs="Times New Roman"/>
                <w:szCs w:val="21"/>
              </w:rPr>
            </w:pPr>
            <w:r>
              <w:rPr>
                <w:rFonts w:hint="eastAsia" w:ascii="Times New Roman" w:hAnsi="Times New Roman" w:eastAsia="宋体" w:cs="Times New Roman"/>
                <w:szCs w:val="21"/>
              </w:rPr>
              <w:t>保护电源</w:t>
            </w:r>
          </w:p>
        </w:tc>
        <w:tc>
          <w:tcPr>
            <w:tcW w:w="758" w:type="pct"/>
            <w:vAlign w:val="center"/>
          </w:tcPr>
          <w:p w14:paraId="1FAF6622">
            <w:pPr>
              <w:jc w:val="center"/>
              <w:rPr>
                <w:rFonts w:ascii="Times New Roman" w:hAnsi="Times New Roman" w:eastAsia="宋体" w:cs="Times New Roman"/>
                <w:szCs w:val="21"/>
              </w:rPr>
            </w:pPr>
            <w:r>
              <w:rPr>
                <w:rFonts w:ascii="Times New Roman" w:hAnsi="Times New Roman" w:eastAsia="宋体" w:cs="Times New Roman"/>
                <w:szCs w:val="21"/>
              </w:rPr>
              <w:t>CAP-100U</w:t>
            </w:r>
          </w:p>
        </w:tc>
        <w:tc>
          <w:tcPr>
            <w:tcW w:w="1868" w:type="pct"/>
            <w:vAlign w:val="center"/>
          </w:tcPr>
          <w:p w14:paraId="1A6B3EE7">
            <w:pPr>
              <w:jc w:val="center"/>
              <w:rPr>
                <w:rFonts w:ascii="Times New Roman" w:hAnsi="Times New Roman" w:eastAsia="宋体" w:cs="Times New Roman"/>
                <w:szCs w:val="21"/>
              </w:rPr>
            </w:pPr>
            <w:r>
              <w:rPr>
                <w:rFonts w:hint="eastAsia" w:ascii="Times New Roman" w:hAnsi="Times New Roman" w:eastAsia="宋体" w:cs="Times New Roman"/>
                <w:szCs w:val="21"/>
              </w:rPr>
              <w:t>精度：</w:t>
            </w:r>
            <w:r>
              <w:rPr>
                <w:rFonts w:ascii="Times New Roman" w:hAnsi="Times New Roman" w:eastAsia="宋体" w:cs="Times New Roman"/>
                <w:szCs w:val="21"/>
              </w:rPr>
              <w:t>100uF</w:t>
            </w:r>
            <w:r>
              <w:rPr>
                <w:rFonts w:hint="eastAsia" w:ascii="Times New Roman" w:hAnsi="Times New Roman" w:eastAsia="宋体" w:cs="Times New Roman"/>
                <w:szCs w:val="21"/>
              </w:rPr>
              <w:t>±</w:t>
            </w:r>
            <w:r>
              <w:rPr>
                <w:rFonts w:ascii="Times New Roman" w:hAnsi="Times New Roman" w:eastAsia="宋体" w:cs="Times New Roman"/>
                <w:szCs w:val="21"/>
              </w:rPr>
              <w:t>5%</w:t>
            </w:r>
          </w:p>
        </w:tc>
        <w:tc>
          <w:tcPr>
            <w:tcW w:w="339" w:type="pct"/>
            <w:vAlign w:val="center"/>
          </w:tcPr>
          <w:p w14:paraId="63358C38">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134767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vAlign w:val="center"/>
          </w:tcPr>
          <w:p w14:paraId="7769AFAD">
            <w:pPr>
              <w:pStyle w:val="69"/>
              <w:numPr>
                <w:ilvl w:val="0"/>
                <w:numId w:val="29"/>
              </w:numPr>
              <w:spacing w:line="240" w:lineRule="auto"/>
              <w:rPr>
                <w:rFonts w:ascii="Times New Roman" w:hAnsi="Times New Roman" w:eastAsia="宋体" w:cs="Times New Roman"/>
                <w:color w:val="000000"/>
              </w:rPr>
            </w:pPr>
          </w:p>
        </w:tc>
        <w:tc>
          <w:tcPr>
            <w:tcW w:w="873" w:type="pct"/>
            <w:vAlign w:val="center"/>
          </w:tcPr>
          <w:p w14:paraId="7E185125">
            <w:pPr>
              <w:jc w:val="center"/>
              <w:rPr>
                <w:rFonts w:ascii="Times New Roman" w:hAnsi="Times New Roman" w:eastAsia="宋体" w:cs="Times New Roman"/>
                <w:szCs w:val="21"/>
              </w:rPr>
            </w:pPr>
            <w:r>
              <w:rPr>
                <w:rFonts w:ascii="Times New Roman" w:hAnsi="Times New Roman" w:eastAsia="宋体" w:cs="Times New Roman"/>
                <w:szCs w:val="21"/>
              </w:rPr>
              <w:t>函数信号发生器</w:t>
            </w:r>
          </w:p>
        </w:tc>
        <w:tc>
          <w:tcPr>
            <w:tcW w:w="845" w:type="pct"/>
            <w:vAlign w:val="center"/>
          </w:tcPr>
          <w:p w14:paraId="20CE3123">
            <w:pPr>
              <w:jc w:val="center"/>
              <w:rPr>
                <w:rFonts w:ascii="Times New Roman" w:hAnsi="Times New Roman" w:eastAsia="宋体" w:cs="Times New Roman"/>
                <w:szCs w:val="21"/>
              </w:rPr>
            </w:pPr>
            <w:r>
              <w:rPr>
                <w:rFonts w:ascii="Times New Roman" w:hAnsi="Times New Roman" w:eastAsia="宋体" w:cs="Times New Roman"/>
                <w:szCs w:val="21"/>
              </w:rPr>
              <w:t>信号输出</w:t>
            </w:r>
          </w:p>
        </w:tc>
        <w:tc>
          <w:tcPr>
            <w:tcW w:w="758" w:type="pct"/>
            <w:vAlign w:val="center"/>
          </w:tcPr>
          <w:p w14:paraId="0AE044EB">
            <w:pPr>
              <w:jc w:val="center"/>
              <w:rPr>
                <w:rFonts w:ascii="Times New Roman" w:hAnsi="Times New Roman" w:eastAsia="宋体" w:cs="Times New Roman"/>
                <w:szCs w:val="21"/>
              </w:rPr>
            </w:pPr>
            <w:r>
              <w:rPr>
                <w:rFonts w:ascii="Times New Roman" w:hAnsi="Times New Roman" w:eastAsia="宋体" w:cs="Times New Roman"/>
                <w:szCs w:val="21"/>
              </w:rPr>
              <w:t>33210A</w:t>
            </w:r>
          </w:p>
        </w:tc>
        <w:tc>
          <w:tcPr>
            <w:tcW w:w="1868" w:type="pct"/>
            <w:vAlign w:val="center"/>
          </w:tcPr>
          <w:p w14:paraId="1F93FBB9">
            <w:pPr>
              <w:jc w:val="center"/>
              <w:rPr>
                <w:rFonts w:ascii="Times New Roman" w:hAnsi="Times New Roman" w:eastAsia="宋体" w:cs="Times New Roman"/>
                <w:szCs w:val="21"/>
              </w:rPr>
            </w:pPr>
            <w:r>
              <w:rPr>
                <w:rFonts w:hint="eastAsia" w:ascii="Times New Roman" w:hAnsi="Times New Roman" w:eastAsia="宋体" w:cs="Times New Roman"/>
                <w:szCs w:val="21"/>
              </w:rPr>
              <w:t>精度：</w:t>
            </w:r>
            <w:r>
              <w:rPr>
                <w:rFonts w:ascii="Times New Roman" w:hAnsi="Times New Roman" w:eastAsia="宋体" w:cs="Times New Roman"/>
                <w:szCs w:val="21"/>
              </w:rPr>
              <w:t>输出频率允许误差标称值±0.2%；正弦波幅度允许误差±0.3dB；直流电压允许误差标称值±3%；输出波形幅度允许误差±2.1%</w:t>
            </w:r>
            <w:r>
              <w:rPr>
                <w:rFonts w:hint="eastAsia" w:ascii="Times New Roman" w:hAnsi="Times New Roman" w:eastAsia="宋体" w:cs="Times New Roman"/>
                <w:szCs w:val="21"/>
              </w:rPr>
              <w:t>，</w:t>
            </w:r>
            <w:r>
              <w:rPr>
                <w:rFonts w:ascii="Times New Roman" w:hAnsi="Times New Roman" w:eastAsia="宋体" w:cs="Times New Roman"/>
                <w:szCs w:val="21"/>
              </w:rPr>
              <w:t>正弦波失真允许误差≤0.04%</w:t>
            </w:r>
          </w:p>
        </w:tc>
        <w:tc>
          <w:tcPr>
            <w:tcW w:w="339" w:type="pct"/>
            <w:vAlign w:val="center"/>
          </w:tcPr>
          <w:p w14:paraId="23141DDC">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50FBDEE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vAlign w:val="center"/>
          </w:tcPr>
          <w:p w14:paraId="7E916148">
            <w:pPr>
              <w:pStyle w:val="69"/>
              <w:numPr>
                <w:ilvl w:val="0"/>
                <w:numId w:val="29"/>
              </w:numPr>
              <w:spacing w:line="240" w:lineRule="auto"/>
              <w:rPr>
                <w:rFonts w:ascii="Times New Roman" w:hAnsi="Times New Roman" w:eastAsia="宋体" w:cs="Times New Roman"/>
                <w:color w:val="000000"/>
              </w:rPr>
            </w:pPr>
          </w:p>
        </w:tc>
        <w:tc>
          <w:tcPr>
            <w:tcW w:w="873" w:type="pct"/>
            <w:vAlign w:val="center"/>
          </w:tcPr>
          <w:p w14:paraId="6E99ADA8">
            <w:pPr>
              <w:jc w:val="center"/>
              <w:rPr>
                <w:rFonts w:ascii="Times New Roman" w:hAnsi="Times New Roman" w:eastAsia="宋体" w:cs="Times New Roman"/>
                <w:szCs w:val="21"/>
              </w:rPr>
            </w:pPr>
            <w:r>
              <w:rPr>
                <w:rFonts w:ascii="Times New Roman" w:hAnsi="Times New Roman" w:eastAsia="宋体" w:cs="Times New Roman"/>
                <w:szCs w:val="21"/>
              </w:rPr>
              <w:t>音频功放</w:t>
            </w:r>
          </w:p>
        </w:tc>
        <w:tc>
          <w:tcPr>
            <w:tcW w:w="845" w:type="pct"/>
            <w:vAlign w:val="center"/>
          </w:tcPr>
          <w:p w14:paraId="6D5D5617">
            <w:pPr>
              <w:jc w:val="center"/>
              <w:rPr>
                <w:rFonts w:ascii="Times New Roman" w:hAnsi="Times New Roman" w:eastAsia="宋体" w:cs="Times New Roman"/>
                <w:szCs w:val="21"/>
              </w:rPr>
            </w:pPr>
            <w:r>
              <w:rPr>
                <w:rFonts w:ascii="Times New Roman" w:hAnsi="Times New Roman" w:eastAsia="宋体" w:cs="Times New Roman"/>
                <w:szCs w:val="21"/>
              </w:rPr>
              <w:t>信号放大</w:t>
            </w:r>
          </w:p>
        </w:tc>
        <w:tc>
          <w:tcPr>
            <w:tcW w:w="758" w:type="pct"/>
            <w:vAlign w:val="center"/>
          </w:tcPr>
          <w:p w14:paraId="088CCF58">
            <w:pPr>
              <w:jc w:val="center"/>
              <w:rPr>
                <w:rFonts w:ascii="Times New Roman" w:hAnsi="Times New Roman" w:eastAsia="宋体" w:cs="Times New Roman"/>
                <w:szCs w:val="21"/>
              </w:rPr>
            </w:pPr>
            <w:r>
              <w:rPr>
                <w:rFonts w:ascii="Times New Roman" w:hAnsi="Times New Roman" w:eastAsia="宋体" w:cs="Times New Roman"/>
                <w:szCs w:val="21"/>
              </w:rPr>
              <w:t>7228</w:t>
            </w:r>
          </w:p>
        </w:tc>
        <w:tc>
          <w:tcPr>
            <w:tcW w:w="1868" w:type="pct"/>
            <w:vAlign w:val="center"/>
          </w:tcPr>
          <w:p w14:paraId="2EAD4A76">
            <w:pPr>
              <w:jc w:val="center"/>
              <w:rPr>
                <w:rFonts w:ascii="Times New Roman" w:hAnsi="Times New Roman" w:eastAsia="宋体" w:cs="Times New Roman"/>
                <w:szCs w:val="21"/>
              </w:rPr>
            </w:pPr>
            <w:r>
              <w:rPr>
                <w:rFonts w:hint="eastAsia" w:ascii="Times New Roman" w:hAnsi="Times New Roman" w:eastAsia="宋体" w:cs="Times New Roman"/>
                <w:szCs w:val="21"/>
              </w:rPr>
              <w:t>精度：</w:t>
            </w:r>
            <w:r>
              <w:rPr>
                <w:rFonts w:ascii="Times New Roman" w:hAnsi="Times New Roman" w:eastAsia="宋体" w:cs="Times New Roman"/>
                <w:szCs w:val="21"/>
              </w:rPr>
              <w:t>放大器增益频率响应：±2dB</w:t>
            </w:r>
            <w:r>
              <w:rPr>
                <w:rFonts w:hint="eastAsia" w:ascii="Times New Roman" w:hAnsi="Times New Roman" w:eastAsia="宋体" w:cs="Times New Roman"/>
                <w:szCs w:val="21"/>
              </w:rPr>
              <w:t>，</w:t>
            </w:r>
            <w:r>
              <w:rPr>
                <w:rFonts w:ascii="Times New Roman" w:hAnsi="Times New Roman" w:eastAsia="宋体" w:cs="Times New Roman"/>
                <w:szCs w:val="21"/>
              </w:rPr>
              <w:t>谐波总失真;＜0.5%</w:t>
            </w:r>
            <w:r>
              <w:rPr>
                <w:rFonts w:hint="eastAsia" w:ascii="Times New Roman" w:hAnsi="Times New Roman" w:eastAsia="宋体" w:cs="Times New Roman"/>
                <w:szCs w:val="21"/>
              </w:rPr>
              <w:t>，</w:t>
            </w:r>
            <w:r>
              <w:rPr>
                <w:rFonts w:ascii="Times New Roman" w:hAnsi="Times New Roman" w:eastAsia="宋体" w:cs="Times New Roman"/>
                <w:szCs w:val="21"/>
              </w:rPr>
              <w:t>功率增益（100%）：＞25dB</w:t>
            </w:r>
          </w:p>
        </w:tc>
        <w:tc>
          <w:tcPr>
            <w:tcW w:w="339" w:type="pct"/>
            <w:vAlign w:val="center"/>
          </w:tcPr>
          <w:p w14:paraId="77A4DAD5">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05B362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7" w:type="pct"/>
            <w:vAlign w:val="center"/>
          </w:tcPr>
          <w:p w14:paraId="03A24E95">
            <w:pPr>
              <w:pStyle w:val="69"/>
              <w:numPr>
                <w:ilvl w:val="0"/>
                <w:numId w:val="29"/>
              </w:numPr>
              <w:spacing w:line="240" w:lineRule="auto"/>
              <w:rPr>
                <w:rFonts w:ascii="Times New Roman" w:hAnsi="Times New Roman" w:eastAsia="宋体" w:cs="Times New Roman"/>
                <w:color w:val="000000"/>
              </w:rPr>
            </w:pPr>
          </w:p>
        </w:tc>
        <w:tc>
          <w:tcPr>
            <w:tcW w:w="873" w:type="pct"/>
            <w:vAlign w:val="center"/>
          </w:tcPr>
          <w:p w14:paraId="51D3D849">
            <w:pPr>
              <w:jc w:val="center"/>
              <w:rPr>
                <w:rFonts w:ascii="Times New Roman" w:hAnsi="Times New Roman" w:eastAsia="宋体" w:cs="Times New Roman"/>
                <w:szCs w:val="21"/>
              </w:rPr>
            </w:pPr>
            <w:r>
              <w:rPr>
                <w:rFonts w:ascii="Times New Roman" w:hAnsi="Times New Roman" w:eastAsia="宋体" w:cs="Times New Roman"/>
                <w:szCs w:val="21"/>
              </w:rPr>
              <w:t>耦合变压器</w:t>
            </w:r>
          </w:p>
        </w:tc>
        <w:tc>
          <w:tcPr>
            <w:tcW w:w="845" w:type="pct"/>
            <w:vAlign w:val="center"/>
          </w:tcPr>
          <w:p w14:paraId="004A23DC">
            <w:pPr>
              <w:jc w:val="center"/>
              <w:rPr>
                <w:rFonts w:ascii="Times New Roman" w:hAnsi="Times New Roman" w:eastAsia="宋体" w:cs="Times New Roman"/>
                <w:szCs w:val="21"/>
              </w:rPr>
            </w:pPr>
            <w:r>
              <w:rPr>
                <w:rFonts w:ascii="Times New Roman" w:hAnsi="Times New Roman" w:eastAsia="宋体" w:cs="Times New Roman"/>
                <w:szCs w:val="21"/>
              </w:rPr>
              <w:t>信号耦合</w:t>
            </w:r>
          </w:p>
        </w:tc>
        <w:tc>
          <w:tcPr>
            <w:tcW w:w="758" w:type="pct"/>
            <w:vAlign w:val="center"/>
          </w:tcPr>
          <w:p w14:paraId="62AC4947">
            <w:pPr>
              <w:jc w:val="center"/>
              <w:rPr>
                <w:rFonts w:ascii="Times New Roman" w:hAnsi="Times New Roman" w:eastAsia="宋体" w:cs="Times New Roman"/>
                <w:szCs w:val="21"/>
              </w:rPr>
            </w:pPr>
            <w:r>
              <w:rPr>
                <w:rFonts w:ascii="Times New Roman" w:hAnsi="Times New Roman" w:eastAsia="宋体" w:cs="Times New Roman"/>
                <w:szCs w:val="21"/>
              </w:rPr>
              <w:t>6220-1A</w:t>
            </w:r>
          </w:p>
        </w:tc>
        <w:tc>
          <w:tcPr>
            <w:tcW w:w="1868" w:type="pct"/>
            <w:vAlign w:val="center"/>
          </w:tcPr>
          <w:p w14:paraId="3FCBCA76">
            <w:pPr>
              <w:jc w:val="center"/>
              <w:rPr>
                <w:rFonts w:ascii="Times New Roman" w:hAnsi="Times New Roman" w:eastAsia="宋体" w:cs="Times New Roman"/>
                <w:szCs w:val="21"/>
              </w:rPr>
            </w:pPr>
            <w:r>
              <w:rPr>
                <w:rFonts w:hint="eastAsia" w:ascii="Times New Roman" w:hAnsi="Times New Roman" w:eastAsia="宋体" w:cs="Times New Roman"/>
                <w:szCs w:val="21"/>
              </w:rPr>
              <w:t>精度：初级阻抗最大</w:t>
            </w:r>
            <w:r>
              <w:rPr>
                <w:rFonts w:ascii="Times New Roman" w:hAnsi="Times New Roman" w:eastAsia="宋体" w:cs="Times New Roman"/>
                <w:szCs w:val="21"/>
              </w:rPr>
              <w:t>6</w:t>
            </w:r>
            <w:r>
              <w:rPr>
                <w:rFonts w:hint="eastAsia" w:ascii="Times New Roman" w:hAnsi="Times New Roman" w:eastAsia="宋体" w:cs="Times New Roman"/>
                <w:szCs w:val="21"/>
              </w:rPr>
              <w:t>Ω，次级阻抗最大</w:t>
            </w:r>
            <w:r>
              <w:rPr>
                <w:rFonts w:ascii="Times New Roman" w:hAnsi="Times New Roman" w:eastAsia="宋体" w:cs="Times New Roman"/>
                <w:szCs w:val="21"/>
              </w:rPr>
              <w:t>0.5</w:t>
            </w:r>
            <w:r>
              <w:rPr>
                <w:rFonts w:hint="eastAsia" w:ascii="Times New Roman" w:hAnsi="Times New Roman" w:eastAsia="宋体" w:cs="Times New Roman"/>
                <w:szCs w:val="21"/>
              </w:rPr>
              <w:t>Ω</w:t>
            </w:r>
          </w:p>
        </w:tc>
        <w:tc>
          <w:tcPr>
            <w:tcW w:w="339" w:type="pct"/>
            <w:vAlign w:val="center"/>
          </w:tcPr>
          <w:p w14:paraId="3558F99F">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262A53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97" w:hRule="atLeast"/>
          <w:jc w:val="center"/>
        </w:trPr>
        <w:tc>
          <w:tcPr>
            <w:tcW w:w="317" w:type="pct"/>
            <w:vAlign w:val="center"/>
          </w:tcPr>
          <w:p w14:paraId="4C555F41">
            <w:pPr>
              <w:pStyle w:val="69"/>
              <w:numPr>
                <w:ilvl w:val="0"/>
                <w:numId w:val="29"/>
              </w:numPr>
              <w:spacing w:line="240" w:lineRule="auto"/>
              <w:rPr>
                <w:rFonts w:ascii="Times New Roman" w:hAnsi="Times New Roman" w:eastAsia="宋体" w:cs="Times New Roman"/>
                <w:color w:val="000000"/>
              </w:rPr>
            </w:pPr>
          </w:p>
        </w:tc>
        <w:tc>
          <w:tcPr>
            <w:tcW w:w="873" w:type="pct"/>
            <w:vAlign w:val="center"/>
          </w:tcPr>
          <w:p w14:paraId="712100A7">
            <w:pPr>
              <w:jc w:val="center"/>
              <w:rPr>
                <w:rFonts w:ascii="Times New Roman" w:hAnsi="Times New Roman" w:eastAsia="宋体" w:cs="Times New Roman"/>
                <w:szCs w:val="21"/>
              </w:rPr>
            </w:pPr>
            <w:r>
              <w:rPr>
                <w:rFonts w:ascii="Times New Roman" w:hAnsi="Times New Roman" w:eastAsia="宋体" w:cs="Times New Roman"/>
                <w:szCs w:val="21"/>
              </w:rPr>
              <w:t>双极性电源</w:t>
            </w:r>
          </w:p>
        </w:tc>
        <w:tc>
          <w:tcPr>
            <w:tcW w:w="845" w:type="pct"/>
            <w:vAlign w:val="center"/>
          </w:tcPr>
          <w:p w14:paraId="3AA46070">
            <w:pPr>
              <w:jc w:val="center"/>
              <w:rPr>
                <w:rFonts w:ascii="Times New Roman" w:hAnsi="Times New Roman" w:eastAsia="宋体" w:cs="Times New Roman"/>
                <w:szCs w:val="21"/>
              </w:rPr>
            </w:pPr>
            <w:r>
              <w:rPr>
                <w:rFonts w:ascii="Times New Roman" w:hAnsi="Times New Roman" w:eastAsia="宋体" w:cs="Times New Roman"/>
                <w:szCs w:val="21"/>
              </w:rPr>
              <w:t>供电</w:t>
            </w:r>
          </w:p>
        </w:tc>
        <w:tc>
          <w:tcPr>
            <w:tcW w:w="758" w:type="pct"/>
            <w:vAlign w:val="center"/>
          </w:tcPr>
          <w:p w14:paraId="08FEE53A">
            <w:pPr>
              <w:jc w:val="center"/>
              <w:rPr>
                <w:rFonts w:ascii="Times New Roman" w:hAnsi="Times New Roman" w:eastAsia="宋体" w:cs="Times New Roman"/>
                <w:szCs w:val="21"/>
              </w:rPr>
            </w:pPr>
            <w:r>
              <w:rPr>
                <w:rFonts w:ascii="Times New Roman" w:hAnsi="Times New Roman" w:eastAsia="宋体" w:cs="Times New Roman"/>
                <w:szCs w:val="21"/>
              </w:rPr>
              <w:t>PBZ40-10</w:t>
            </w:r>
          </w:p>
        </w:tc>
        <w:tc>
          <w:tcPr>
            <w:tcW w:w="1868" w:type="pct"/>
            <w:vAlign w:val="center"/>
          </w:tcPr>
          <w:p w14:paraId="0E4290EE">
            <w:pPr>
              <w:jc w:val="center"/>
              <w:rPr>
                <w:rFonts w:ascii="Times New Roman" w:hAnsi="Times New Roman" w:eastAsia="宋体" w:cs="Times New Roman"/>
                <w:szCs w:val="21"/>
              </w:rPr>
            </w:pPr>
            <w:r>
              <w:rPr>
                <w:rFonts w:hint="eastAsia" w:ascii="Times New Roman" w:hAnsi="Times New Roman" w:eastAsia="宋体" w:cs="Times New Roman"/>
                <w:szCs w:val="21"/>
              </w:rPr>
              <w:t>输出电压误差≤</w:t>
            </w:r>
            <w:r>
              <w:rPr>
                <w:rFonts w:ascii="Times New Roman" w:hAnsi="Times New Roman" w:eastAsia="宋体" w:cs="Times New Roman"/>
                <w:szCs w:val="21"/>
              </w:rPr>
              <w:t>0.1V</w:t>
            </w:r>
          </w:p>
          <w:p w14:paraId="5BCC871E">
            <w:pPr>
              <w:jc w:val="center"/>
              <w:rPr>
                <w:rFonts w:ascii="Times New Roman" w:hAnsi="Times New Roman" w:eastAsia="宋体" w:cs="Times New Roman"/>
                <w:szCs w:val="21"/>
              </w:rPr>
            </w:pPr>
            <w:r>
              <w:rPr>
                <w:rFonts w:hint="eastAsia" w:ascii="Times New Roman" w:hAnsi="Times New Roman" w:eastAsia="宋体" w:cs="Times New Roman"/>
                <w:szCs w:val="21"/>
              </w:rPr>
              <w:t>输出电流误差±</w:t>
            </w:r>
            <w:r>
              <w:rPr>
                <w:rFonts w:ascii="Times New Roman" w:hAnsi="Times New Roman" w:eastAsia="宋体" w:cs="Times New Roman"/>
                <w:szCs w:val="21"/>
              </w:rPr>
              <w:t>0.04A</w:t>
            </w:r>
          </w:p>
        </w:tc>
        <w:tc>
          <w:tcPr>
            <w:tcW w:w="339" w:type="pct"/>
            <w:vAlign w:val="center"/>
          </w:tcPr>
          <w:p w14:paraId="352444B1">
            <w:pPr>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定检</w:t>
            </w:r>
          </w:p>
        </w:tc>
      </w:tr>
      <w:tr w14:paraId="0ADBA5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14:paraId="3A91682C">
            <w:pPr>
              <w:adjustRightInd w:val="0"/>
              <w:jc w:val="left"/>
              <w:textAlignment w:val="baseline"/>
              <w:rPr>
                <w:rFonts w:ascii="Times New Roman" w:hAnsi="Times New Roman" w:eastAsia="宋体" w:cs="Times New Roman"/>
                <w:bCs/>
                <w:iCs/>
                <w:kern w:val="28"/>
                <w:szCs w:val="21"/>
              </w:rPr>
            </w:pPr>
            <w:r>
              <w:rPr>
                <w:rFonts w:ascii="Times New Roman" w:hAnsi="Times New Roman" w:eastAsia="宋体" w:cs="Times New Roman"/>
                <w:bCs/>
                <w:iCs/>
                <w:kern w:val="28"/>
                <w:szCs w:val="21"/>
              </w:rPr>
              <w:t>注：</w:t>
            </w:r>
          </w:p>
          <w:p w14:paraId="09712CB1">
            <w:pPr>
              <w:adjustRightInd w:val="0"/>
              <w:jc w:val="left"/>
              <w:textAlignment w:val="baseline"/>
              <w:rPr>
                <w:rFonts w:ascii="Times New Roman" w:hAnsi="Times New Roman" w:eastAsia="宋体" w:cs="Times New Roman"/>
                <w:iCs/>
                <w:kern w:val="28"/>
                <w:szCs w:val="21"/>
              </w:rPr>
            </w:pPr>
            <w:r>
              <w:rPr>
                <w:rFonts w:ascii="Times New Roman" w:hAnsi="Times New Roman" w:eastAsia="宋体" w:cs="Times New Roman"/>
                <w:bCs/>
                <w:iCs/>
                <w:kern w:val="28"/>
                <w:szCs w:val="21"/>
              </w:rPr>
              <w:t>1.</w:t>
            </w:r>
            <w:r>
              <w:rPr>
                <w:rFonts w:ascii="Times New Roman" w:hAnsi="Times New Roman" w:eastAsia="宋体" w:cs="Times New Roman"/>
                <w:iCs/>
                <w:kern w:val="0"/>
                <w:szCs w:val="21"/>
              </w:rPr>
              <w:t>若选择的试验设备精度/量程比原试验设备等同或更优</w:t>
            </w:r>
            <w:r>
              <w:rPr>
                <w:rFonts w:ascii="Times New Roman" w:hAnsi="Times New Roman" w:eastAsia="宋体" w:cs="Times New Roman"/>
                <w:iCs/>
                <w:kern w:val="28"/>
                <w:szCs w:val="21"/>
              </w:rPr>
              <w:t>，则允许更换设备进行试验。</w:t>
            </w:r>
          </w:p>
          <w:p w14:paraId="43C44F78">
            <w:pPr>
              <w:adjustRightInd w:val="0"/>
              <w:jc w:val="left"/>
              <w:textAlignment w:val="baseline"/>
              <w:rPr>
                <w:rFonts w:ascii="Times New Roman" w:hAnsi="Times New Roman" w:eastAsia="宋体" w:cs="Times New Roman"/>
                <w:iCs/>
                <w:kern w:val="28"/>
                <w:szCs w:val="21"/>
              </w:rPr>
            </w:pPr>
            <w:r>
              <w:rPr>
                <w:rFonts w:ascii="Times New Roman" w:hAnsi="Times New Roman" w:eastAsia="宋体" w:cs="Times New Roman"/>
                <w:iCs/>
                <w:kern w:val="28"/>
                <w:szCs w:val="21"/>
              </w:rPr>
              <w:t>2</w:t>
            </w:r>
            <w:r>
              <w:rPr>
                <w:rFonts w:hint="eastAsia" w:ascii="Times New Roman" w:hAnsi="Times New Roman" w:eastAsia="宋体" w:cs="Times New Roman"/>
                <w:iCs/>
                <w:kern w:val="28"/>
                <w:szCs w:val="21"/>
              </w:rPr>
              <w:t>.</w:t>
            </w:r>
            <w:r>
              <w:rPr>
                <w:rFonts w:ascii="Times New Roman" w:hAnsi="Times New Roman" w:eastAsia="宋体" w:cs="Times New Roman"/>
                <w:iCs/>
                <w:kern w:val="28"/>
                <w:szCs w:val="21"/>
              </w:rPr>
              <w:t>实际使用的设备/仪器，由试验单位记录，并在试验报告中明确，如存在差异，应在试验报告中进行分析。</w:t>
            </w:r>
          </w:p>
          <w:p w14:paraId="6C14AC18">
            <w:pPr>
              <w:jc w:val="left"/>
              <w:rPr>
                <w:rFonts w:ascii="Times New Roman" w:hAnsi="Times New Roman" w:eastAsia="宋体" w:cs="Times New Roman"/>
                <w:bCs/>
                <w:iCs/>
                <w:kern w:val="28"/>
                <w:szCs w:val="21"/>
              </w:rPr>
            </w:pPr>
            <w:r>
              <w:rPr>
                <w:rFonts w:ascii="Times New Roman" w:hAnsi="Times New Roman" w:eastAsia="宋体" w:cs="Times New Roman"/>
                <w:bCs/>
                <w:iCs/>
                <w:kern w:val="28"/>
                <w:szCs w:val="21"/>
              </w:rPr>
              <w:t>3</w:t>
            </w:r>
            <w:r>
              <w:rPr>
                <w:rFonts w:ascii="Times New Roman" w:hAnsi="Times New Roman" w:eastAsia="宋体" w:cs="Times New Roman"/>
                <w:b/>
                <w:iCs/>
                <w:kern w:val="28"/>
                <w:szCs w:val="21"/>
              </w:rPr>
              <w:t>.</w:t>
            </w:r>
            <w:r>
              <w:rPr>
                <w:rFonts w:ascii="Times New Roman" w:hAnsi="Times New Roman" w:eastAsia="宋体" w:cs="Times New Roman"/>
                <w:iCs/>
                <w:kern w:val="0"/>
                <w:szCs w:val="21"/>
              </w:rPr>
              <w:t>所有未标注数量的设备，默认数量为1。</w:t>
            </w:r>
          </w:p>
        </w:tc>
      </w:tr>
    </w:tbl>
    <w:p w14:paraId="4BD7A672">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试验布置和连接</w:t>
      </w:r>
    </w:p>
    <w:p w14:paraId="17AF6DE3">
      <w:pPr>
        <w:pStyle w:val="18"/>
        <w:spacing w:line="420" w:lineRule="exact"/>
        <w:ind w:firstLine="480"/>
      </w:pPr>
      <w:r>
        <w:rPr>
          <w:rFonts w:hint="eastAsia"/>
        </w:rPr>
        <w:t>音频传导敏感度的试验布置图如图10所示。</w:t>
      </w:r>
    </w:p>
    <w:p w14:paraId="550937CF">
      <w:pPr>
        <w:pStyle w:val="18"/>
        <w:spacing w:line="240" w:lineRule="auto"/>
        <w:ind w:firstLine="480"/>
        <w:jc w:val="center"/>
      </w:pPr>
      <w:r>
        <w:object>
          <v:shape id="_x0000_i1030" o:spt="75" type="#_x0000_t75" style="height:291pt;width:343.5pt;" o:ole="t" filled="f" o:preferrelative="t" stroked="f" coordsize="21600,21600">
            <v:path/>
            <v:fill on="f" focussize="0,0"/>
            <v:stroke on="f" joinstyle="miter"/>
            <v:imagedata r:id="rId21" o:title=""/>
            <o:lock v:ext="edit" aspectratio="t"/>
            <w10:wrap type="none"/>
            <w10:anchorlock/>
          </v:shape>
          <o:OLEObject Type="Embed" ProgID="Visio.Drawing.11" ShapeID="_x0000_i1030" DrawAspect="Content" ObjectID="_1468075730" r:id="rId20">
            <o:LockedField>false</o:LockedField>
          </o:OLEObject>
        </w:object>
      </w:r>
    </w:p>
    <w:p w14:paraId="3145B8E8">
      <w:pPr>
        <w:numPr>
          <w:ilvl w:val="0"/>
          <w:numId w:val="13"/>
        </w:numPr>
        <w:jc w:val="center"/>
        <w:rPr>
          <w:rFonts w:ascii="Times New Roman" w:hAnsi="Times New Roman" w:eastAsia="黑体" w:cs="Times New Roman"/>
        </w:rPr>
      </w:pPr>
      <w:r>
        <w:rPr>
          <w:rFonts w:ascii="Times New Roman" w:hAnsi="Times New Roman" w:eastAsia="黑体" w:cs="Times New Roman"/>
        </w:rPr>
        <w:t>音频传导敏感性试验布置图</w:t>
      </w:r>
    </w:p>
    <w:p w14:paraId="3C95D640">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试验程序</w:t>
      </w:r>
    </w:p>
    <w:p w14:paraId="605E9779">
      <w:pPr>
        <w:pStyle w:val="18"/>
        <w:spacing w:line="420" w:lineRule="exact"/>
        <w:ind w:firstLine="480"/>
      </w:pPr>
      <w:r>
        <w:rPr>
          <w:rFonts w:hint="eastAsia"/>
        </w:rPr>
        <w:t>试验</w:t>
      </w:r>
      <w:r>
        <w:t>人员应在</w:t>
      </w:r>
      <w:r>
        <w:rPr>
          <w:rFonts w:hint="eastAsia"/>
        </w:rPr>
        <w:t>试验</w:t>
      </w:r>
      <w:r>
        <w:t>环境搭建完成后</w:t>
      </w:r>
      <w:r>
        <w:rPr>
          <w:rFonts w:hint="eastAsia"/>
        </w:rPr>
        <w:t>予以</w:t>
      </w:r>
      <w:r>
        <w:t>确认试验参数配置，并拍照取证开始试验，试验详细操作步骤如下</w:t>
      </w:r>
      <w:r>
        <w:rPr>
          <w:rFonts w:hint="eastAsia"/>
        </w:rPr>
        <w:t>：</w:t>
      </w:r>
    </w:p>
    <w:p w14:paraId="458C0F1F">
      <w:pPr>
        <w:pStyle w:val="18"/>
        <w:numPr>
          <w:ilvl w:val="0"/>
          <w:numId w:val="30"/>
        </w:numPr>
        <w:spacing w:line="420" w:lineRule="exact"/>
        <w:ind w:firstLineChars="0"/>
      </w:pPr>
      <w:r>
        <w:rPr>
          <w:rFonts w:hint="eastAsia"/>
        </w:rPr>
        <w:t>在标准大气条件下，按表</w:t>
      </w:r>
      <w:r>
        <w:rPr>
          <w:rFonts w:hint="eastAsia"/>
          <w:b/>
          <w:color w:val="FF0000"/>
        </w:rPr>
        <w:t>7</w:t>
      </w:r>
      <w:r>
        <w:rPr>
          <w:rFonts w:hint="eastAsia"/>
        </w:rPr>
        <w:t>的要求对受试设备按照</w:t>
      </w:r>
      <w:r>
        <w:rPr>
          <w:rFonts w:hint="eastAsia"/>
          <w:highlight w:val="yellow"/>
        </w:rPr>
        <w:t>QPAT2-1进行</w:t>
      </w:r>
      <w:r>
        <w:rPr>
          <w:rFonts w:hint="eastAsia"/>
        </w:rPr>
        <w:t>试验前功能性能检查，并记录检测结果</w:t>
      </w:r>
      <w:r>
        <w:t>；</w:t>
      </w:r>
    </w:p>
    <w:p w14:paraId="4991016E">
      <w:pPr>
        <w:pStyle w:val="18"/>
        <w:numPr>
          <w:ilvl w:val="0"/>
          <w:numId w:val="30"/>
        </w:numPr>
        <w:spacing w:line="420" w:lineRule="exact"/>
        <w:ind w:firstLineChars="0"/>
      </w:pPr>
      <w:r>
        <w:rPr>
          <w:rFonts w:hint="eastAsia"/>
        </w:rPr>
        <w:t>受试设备</w:t>
      </w:r>
      <w:r>
        <w:t>按照</w:t>
      </w:r>
      <w:r>
        <w:rPr>
          <w:rFonts w:hint="eastAsia"/>
        </w:rPr>
        <w:t>图</w:t>
      </w:r>
      <w:r>
        <w:rPr>
          <w:rFonts w:hint="eastAsia"/>
          <w:b/>
          <w:color w:val="FF0000"/>
        </w:rPr>
        <w:t>9</w:t>
      </w:r>
      <w:r>
        <w:t>要求进行试验连接</w:t>
      </w:r>
      <w:r>
        <w:rPr>
          <w:rFonts w:hint="eastAsia"/>
        </w:rPr>
        <w:t>，穿心电容并联在</w:t>
      </w:r>
      <w:r>
        <w:rPr>
          <w:rFonts w:hint="eastAsia"/>
          <w:szCs w:val="24"/>
        </w:rPr>
        <w:t>电源输入端，</w:t>
      </w:r>
      <w:r>
        <w:rPr>
          <w:rFonts w:hint="eastAsia"/>
        </w:rPr>
        <w:t>耦合变压器</w:t>
      </w:r>
      <w:r>
        <w:rPr>
          <w:rFonts w:hint="eastAsia"/>
          <w:szCs w:val="24"/>
        </w:rPr>
        <w:t>和电流探头</w:t>
      </w:r>
      <w:r>
        <w:rPr>
          <w:rFonts w:hint="eastAsia"/>
        </w:rPr>
        <w:t>接在每一根不接地的直流电源输入线上，对试验布置及试验设备进行确认检查</w:t>
      </w:r>
      <w:r>
        <w:t>；</w:t>
      </w:r>
    </w:p>
    <w:p w14:paraId="2EF0B9D8">
      <w:pPr>
        <w:pStyle w:val="18"/>
        <w:numPr>
          <w:ilvl w:val="0"/>
          <w:numId w:val="30"/>
        </w:numPr>
        <w:spacing w:line="420" w:lineRule="exact"/>
        <w:ind w:firstLineChars="0"/>
      </w:pPr>
      <w:r>
        <w:rPr>
          <w:rFonts w:hint="eastAsia"/>
          <w:szCs w:val="24"/>
        </w:rPr>
        <w:t>调节产生离散频率的试验设备,施加表</w:t>
      </w:r>
      <w:r>
        <w:rPr>
          <w:rFonts w:hint="eastAsia"/>
          <w:bCs/>
        </w:rPr>
        <w:t>23</w:t>
      </w:r>
      <w:r>
        <w:rPr>
          <w:rFonts w:hint="eastAsia"/>
          <w:szCs w:val="24"/>
        </w:rPr>
        <w:t>规定的脉动电压，从0.01kHz至148.5936kHz进行扫频，每十倍频程至少30个频点，每个频点驻留1min</w:t>
      </w:r>
      <w:r>
        <w:rPr>
          <w:rFonts w:hint="eastAsia"/>
        </w:rPr>
        <w:t>，如果除电源正常供电以外的感应电流峰-峰值达到36A，也满足试验条件</w:t>
      </w:r>
      <w:r>
        <w:t>；</w:t>
      </w:r>
    </w:p>
    <w:p w14:paraId="3AD4B3BB">
      <w:pPr>
        <w:pStyle w:val="18"/>
        <w:numPr>
          <w:ilvl w:val="0"/>
          <w:numId w:val="30"/>
        </w:numPr>
        <w:spacing w:line="420" w:lineRule="exact"/>
        <w:ind w:firstLineChars="0"/>
      </w:pPr>
      <w:r>
        <w:rPr>
          <w:rFonts w:hint="eastAsia"/>
        </w:rPr>
        <w:t>试验期间，按</w:t>
      </w:r>
      <w:r>
        <w:rPr>
          <w:rFonts w:hint="eastAsia"/>
          <w:highlight w:val="yellow"/>
        </w:rPr>
        <w:t>QPAT2-1</w:t>
      </w:r>
      <w:r>
        <w:rPr>
          <w:rFonts w:hint="eastAsia"/>
        </w:rPr>
        <w:t>的要求对受试设备进行性能检查，并记录检测结果；</w:t>
      </w:r>
    </w:p>
    <w:p w14:paraId="2CE7152B">
      <w:pPr>
        <w:pStyle w:val="18"/>
        <w:numPr>
          <w:ilvl w:val="0"/>
          <w:numId w:val="30"/>
        </w:numPr>
        <w:spacing w:line="420" w:lineRule="exact"/>
        <w:ind w:firstLineChars="0"/>
      </w:pPr>
      <w:r>
        <w:rPr>
          <w:rFonts w:hint="eastAsia"/>
        </w:rPr>
        <w:t>在标准大气条件下，按表</w:t>
      </w:r>
      <w:r>
        <w:rPr>
          <w:rFonts w:hint="eastAsia"/>
          <w:b/>
          <w:color w:val="FF0000"/>
        </w:rPr>
        <w:t>7</w:t>
      </w:r>
      <w:r>
        <w:rPr>
          <w:rFonts w:hint="eastAsia"/>
        </w:rPr>
        <w:t>的要求对受试设备按照</w:t>
      </w:r>
      <w:r>
        <w:rPr>
          <w:rFonts w:hint="eastAsia"/>
          <w:highlight w:val="yellow"/>
        </w:rPr>
        <w:t>QPAT2-1进行</w:t>
      </w:r>
      <w:r>
        <w:rPr>
          <w:rFonts w:hint="eastAsia"/>
        </w:rPr>
        <w:t>进行试验后功能性能检查，并记录检测结果。</w:t>
      </w:r>
    </w:p>
    <w:p w14:paraId="7401E6D9">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试验判据</w:t>
      </w:r>
    </w:p>
    <w:p w14:paraId="1408F202">
      <w:pPr>
        <w:pStyle w:val="31"/>
        <w:spacing w:line="420" w:lineRule="exact"/>
        <w:ind w:firstLine="480"/>
        <w:rPr>
          <w:rFonts w:ascii="Times New Roman" w:hAnsi="Times New Roman" w:eastAsia="宋体" w:cs="Times New Roman"/>
          <w:sz w:val="24"/>
          <w:szCs w:val="21"/>
          <w:highlight w:val="yellow"/>
        </w:rPr>
      </w:pPr>
      <w:r>
        <w:rPr>
          <w:rFonts w:ascii="Times New Roman" w:hAnsi="Times New Roman" w:eastAsia="宋体" w:cs="Times New Roman"/>
          <w:sz w:val="24"/>
          <w:szCs w:val="21"/>
          <w:highlight w:val="yellow"/>
        </w:rPr>
        <w:t>试验中，试验中，按11.2章节中要求进行QPAT2检查，确认通过并记录检测数据；</w:t>
      </w:r>
    </w:p>
    <w:p w14:paraId="19D95FB2">
      <w:pPr>
        <w:pStyle w:val="31"/>
        <w:spacing w:line="420" w:lineRule="exact"/>
        <w:ind w:firstLine="480"/>
        <w:rPr>
          <w:rFonts w:ascii="Times New Roman" w:hAnsi="Times New Roman" w:eastAsia="宋体" w:cs="Times New Roman"/>
          <w:sz w:val="24"/>
          <w:szCs w:val="21"/>
          <w:highlight w:val="yellow"/>
        </w:rPr>
      </w:pPr>
      <w:r>
        <w:rPr>
          <w:rFonts w:ascii="Times New Roman" w:hAnsi="Times New Roman" w:eastAsia="宋体" w:cs="Times New Roman"/>
          <w:sz w:val="24"/>
          <w:szCs w:val="21"/>
          <w:highlight w:val="yellow"/>
        </w:rPr>
        <w:t>试验后，</w:t>
      </w:r>
      <w:r>
        <w:rPr>
          <w:rFonts w:ascii="Times New Roman" w:hAnsi="Times New Roman" w:eastAsia="宋体" w:cs="Times New Roman"/>
          <w:sz w:val="24"/>
          <w:szCs w:val="21"/>
        </w:rPr>
        <w:t>按11.2章节中要求进行</w:t>
      </w:r>
      <w:r>
        <w:rPr>
          <w:rFonts w:ascii="Times New Roman" w:hAnsi="Times New Roman" w:eastAsia="宋体" w:cs="Times New Roman"/>
          <w:sz w:val="24"/>
          <w:szCs w:val="21"/>
          <w:highlight w:val="yellow"/>
        </w:rPr>
        <w:t>QPAT1-1、QPAT2和QPAT3</w:t>
      </w:r>
      <w:r>
        <w:rPr>
          <w:rFonts w:ascii="Times New Roman" w:hAnsi="Times New Roman" w:eastAsia="宋体" w:cs="Times New Roman"/>
          <w:sz w:val="24"/>
          <w:szCs w:val="21"/>
        </w:rPr>
        <w:t>检查，确认通过并记录检测数据。</w:t>
      </w:r>
    </w:p>
    <w:p w14:paraId="67B0E0C1">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满足以上两条要求，则判定结论为Pass，否则为Fail。</w:t>
      </w:r>
    </w:p>
    <w:p w14:paraId="6968DC5D">
      <w:pPr>
        <w:pStyle w:val="19"/>
        <w:numPr>
          <w:ilvl w:val="0"/>
          <w:numId w:val="8"/>
        </w:numPr>
        <w:spacing w:before="156" w:after="156" w:line="420" w:lineRule="exact"/>
        <w:rPr>
          <w:rFonts w:ascii="Times New Roman" w:hAnsi="Times New Roman"/>
          <w:kern w:val="0"/>
          <w:sz w:val="30"/>
          <w:szCs w:val="30"/>
        </w:rPr>
      </w:pPr>
      <w:r>
        <w:rPr>
          <w:rFonts w:ascii="Times New Roman" w:hAnsi="Times New Roman"/>
          <w:kern w:val="0"/>
          <w:sz w:val="30"/>
          <w:szCs w:val="30"/>
        </w:rPr>
        <w:t>感应信号敏感性</w:t>
      </w:r>
    </w:p>
    <w:p w14:paraId="67B3C0FD">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试验目的</w:t>
      </w:r>
    </w:p>
    <w:p w14:paraId="1F7D5441">
      <w:pPr>
        <w:pStyle w:val="18"/>
        <w:spacing w:line="420" w:lineRule="exact"/>
        <w:ind w:firstLine="480"/>
      </w:pPr>
      <w:r>
        <w:t>确定受试设备</w:t>
      </w:r>
      <w:r>
        <w:rPr>
          <w:rFonts w:hint="eastAsia"/>
        </w:rPr>
        <w:t>或电缆承受</w:t>
      </w:r>
      <w:r>
        <w:t>规定</w:t>
      </w:r>
      <w:r>
        <w:rPr>
          <w:rFonts w:hint="eastAsia"/>
        </w:rPr>
        <w:t>感应电磁场</w:t>
      </w:r>
      <w:r>
        <w:t>的</w:t>
      </w:r>
      <w:r>
        <w:rPr>
          <w:rFonts w:hint="eastAsia"/>
        </w:rPr>
        <w:t>能力</w:t>
      </w:r>
      <w:r>
        <w:t>是否符合</w:t>
      </w:r>
      <w:r>
        <w:rPr>
          <w:rFonts w:hint="eastAsia"/>
        </w:rPr>
        <w:t>相关</w:t>
      </w:r>
      <w:r>
        <w:t>要求。</w:t>
      </w:r>
    </w:p>
    <w:p w14:paraId="4238FE96">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试验要求</w:t>
      </w:r>
    </w:p>
    <w:p w14:paraId="62548B16">
      <w:pPr>
        <w:pStyle w:val="18"/>
        <w:spacing w:line="420" w:lineRule="exact"/>
        <w:ind w:firstLine="480"/>
      </w:pPr>
      <w:r>
        <w:rPr>
          <w:rFonts w:hint="eastAsia"/>
        </w:rPr>
        <w:t>FSECU安装于飞机驾驶舱，应通过DO－160G第19章，CCX类规定的感应信号敏感度试验。此类试验考核FSECU在表26规定的感应信号敏感度下的性能特征。</w:t>
      </w:r>
    </w:p>
    <w:p w14:paraId="5397E11F">
      <w:pPr>
        <w:pStyle w:val="4"/>
      </w:pPr>
      <w:r>
        <w:t>感应信号敏感度试验条件</w:t>
      </w:r>
    </w:p>
    <w:tbl>
      <w:tblPr>
        <w:tblStyle w:val="12"/>
        <w:tblW w:w="852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471"/>
        <w:gridCol w:w="5051"/>
      </w:tblGrid>
      <w:tr w14:paraId="27C0E2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14:paraId="5C2A7849">
            <w:pPr>
              <w:jc w:val="center"/>
              <w:rPr>
                <w:rFonts w:ascii="Times New Roman" w:hAnsi="Times New Roman" w:eastAsia="宋体" w:cs="Times New Roman"/>
                <w:szCs w:val="21"/>
              </w:rPr>
            </w:pPr>
            <w:r>
              <w:rPr>
                <w:rFonts w:hint="eastAsia" w:ascii="Times New Roman" w:hAnsi="Times New Roman" w:eastAsia="宋体" w:cs="Times New Roman"/>
                <w:szCs w:val="21"/>
              </w:rPr>
              <w:t>试验项目</w:t>
            </w:r>
          </w:p>
        </w:tc>
        <w:tc>
          <w:tcPr>
            <w:tcW w:w="5051" w:type="dxa"/>
            <w:shd w:val="clear" w:color="auto" w:fill="auto"/>
            <w:noWrap/>
            <w:vAlign w:val="center"/>
          </w:tcPr>
          <w:p w14:paraId="37281572">
            <w:pPr>
              <w:jc w:val="center"/>
              <w:rPr>
                <w:rFonts w:hint="eastAsia" w:ascii="Times New Roman" w:hAnsi="Times New Roman" w:eastAsia="宋体" w:cs="Times New Roman"/>
                <w:szCs w:val="21"/>
              </w:rPr>
            </w:pPr>
            <w:r>
              <w:rPr>
                <w:rFonts w:hint="eastAsia" w:ascii="Times New Roman" w:hAnsi="Times New Roman" w:eastAsia="宋体" w:cs="Times New Roman"/>
                <w:szCs w:val="21"/>
              </w:rPr>
              <w:t>CCX类</w:t>
            </w:r>
          </w:p>
        </w:tc>
      </w:tr>
      <w:tr w14:paraId="51F584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14:paraId="01B97DFE">
            <w:pPr>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对设备的感应磁场</w:t>
            </w:r>
          </w:p>
        </w:tc>
        <w:tc>
          <w:tcPr>
            <w:tcW w:w="5051" w:type="dxa"/>
            <w:shd w:val="clear" w:color="auto" w:fill="auto"/>
            <w:noWrap/>
            <w:vAlign w:val="center"/>
          </w:tcPr>
          <w:p w14:paraId="7868A501">
            <w:pPr>
              <w:ind w:left="-46" w:leftChars="-22" w:firstLine="75" w:firstLineChars="36"/>
              <w:jc w:val="center"/>
              <w:rPr>
                <w:rFonts w:ascii="Times New Roman" w:hAnsi="Times New Roman" w:eastAsia="宋体" w:cs="Times New Roman"/>
                <w:szCs w:val="21"/>
              </w:rPr>
            </w:pPr>
            <w:r>
              <w:rPr>
                <w:rFonts w:hint="eastAsia" w:ascii="宋体" w:hAnsi="宋体" w:cs="宋体"/>
                <w:szCs w:val="21"/>
              </w:rPr>
              <w:t>20A有效值，400Hz</w:t>
            </w:r>
          </w:p>
        </w:tc>
      </w:tr>
      <w:tr w14:paraId="734502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14:paraId="3C5D1FC1">
            <w:pPr>
              <w:jc w:val="center"/>
              <w:rPr>
                <w:rFonts w:ascii="Times New Roman" w:hAnsi="Times New Roman" w:eastAsia="宋体" w:cs="Times New Roman"/>
                <w:szCs w:val="21"/>
              </w:rPr>
            </w:pPr>
            <w:r>
              <w:rPr>
                <w:rFonts w:hint="eastAsia" w:ascii="Times New Roman" w:hAnsi="Times New Roman" w:eastAsia="宋体" w:cs="Times New Roman"/>
                <w:szCs w:val="21"/>
              </w:rPr>
              <w:t>对互连电缆的感应磁场</w:t>
            </w:r>
          </w:p>
        </w:tc>
        <w:tc>
          <w:tcPr>
            <w:tcW w:w="5051" w:type="dxa"/>
            <w:shd w:val="clear" w:color="auto" w:fill="auto"/>
            <w:noWrap/>
            <w:vAlign w:val="center"/>
          </w:tcPr>
          <w:p w14:paraId="5076C03C">
            <w:pPr>
              <w:snapToGrid w:val="0"/>
              <w:spacing w:line="280" w:lineRule="exact"/>
              <w:jc w:val="center"/>
              <w:rPr>
                <w:rFonts w:ascii="宋体" w:hAnsi="宋体" w:cs="宋体"/>
                <w:szCs w:val="21"/>
              </w:rPr>
            </w:pPr>
            <w:r>
              <w:rPr>
                <w:rFonts w:hint="eastAsia" w:ascii="宋体" w:hAnsi="宋体" w:cs="宋体"/>
                <w:szCs w:val="21"/>
              </w:rPr>
              <w:t>I*L=120A•m,380～420Hz；</w:t>
            </w:r>
          </w:p>
          <w:p w14:paraId="51A88388">
            <w:pPr>
              <w:ind w:left="-46" w:leftChars="-22" w:firstLine="75" w:firstLineChars="36"/>
              <w:jc w:val="center"/>
              <w:rPr>
                <w:rFonts w:ascii="Times New Roman" w:hAnsi="Times New Roman" w:eastAsia="宋体" w:cs="Times New Roman"/>
                <w:szCs w:val="21"/>
              </w:rPr>
            </w:pPr>
            <w:r>
              <w:rPr>
                <w:rFonts w:hint="eastAsia" w:ascii="宋体" w:hAnsi="宋体" w:cs="宋体"/>
                <w:szCs w:val="21"/>
              </w:rPr>
              <w:t>60A•m, 400Hz降至1.6A•m,15kHz</w:t>
            </w:r>
          </w:p>
        </w:tc>
      </w:tr>
      <w:tr w14:paraId="1D3B1C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14:paraId="53DEB0E4">
            <w:pPr>
              <w:jc w:val="center"/>
              <w:rPr>
                <w:rFonts w:ascii="Times New Roman" w:hAnsi="Times New Roman" w:eastAsia="宋体" w:cs="Times New Roman"/>
                <w:szCs w:val="21"/>
              </w:rPr>
            </w:pPr>
            <w:r>
              <w:rPr>
                <w:rFonts w:hint="eastAsia" w:ascii="Times New Roman" w:hAnsi="Times New Roman" w:eastAsia="宋体" w:cs="Times New Roman"/>
                <w:szCs w:val="21"/>
              </w:rPr>
              <w:t>对互连电缆的感应电场</w:t>
            </w:r>
          </w:p>
        </w:tc>
        <w:tc>
          <w:tcPr>
            <w:tcW w:w="5051" w:type="dxa"/>
            <w:shd w:val="clear" w:color="auto" w:fill="auto"/>
            <w:noWrap/>
            <w:vAlign w:val="center"/>
          </w:tcPr>
          <w:p w14:paraId="23F16B34">
            <w:pPr>
              <w:snapToGrid w:val="0"/>
              <w:spacing w:line="280" w:lineRule="exact"/>
              <w:jc w:val="center"/>
              <w:rPr>
                <w:rFonts w:ascii="宋体" w:hAnsi="宋体" w:cs="宋体"/>
                <w:szCs w:val="21"/>
              </w:rPr>
            </w:pPr>
            <w:r>
              <w:rPr>
                <w:rFonts w:hint="eastAsia" w:ascii="宋体" w:hAnsi="宋体" w:cs="宋体"/>
                <w:szCs w:val="21"/>
              </w:rPr>
              <w:t>V*L=5400V•m 380Hz～420Hz；</w:t>
            </w:r>
          </w:p>
          <w:p w14:paraId="0B51358F">
            <w:pPr>
              <w:ind w:left="-46" w:leftChars="-22" w:firstLine="75" w:firstLineChars="36"/>
              <w:jc w:val="center"/>
              <w:rPr>
                <w:rFonts w:ascii="Times New Roman" w:hAnsi="Times New Roman" w:eastAsia="宋体" w:cs="Times New Roman"/>
                <w:szCs w:val="21"/>
              </w:rPr>
            </w:pPr>
            <w:r>
              <w:rPr>
                <w:rFonts w:hint="eastAsia" w:ascii="宋体" w:hAnsi="宋体" w:cs="宋体"/>
                <w:szCs w:val="21"/>
              </w:rPr>
              <w:t>5400V•m，400Hz降至135V•m,15kHz</w:t>
            </w:r>
          </w:p>
        </w:tc>
      </w:tr>
      <w:tr w14:paraId="0442D2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14:paraId="6B622181">
            <w:pPr>
              <w:jc w:val="center"/>
              <w:rPr>
                <w:rFonts w:ascii="Times New Roman" w:hAnsi="Times New Roman" w:eastAsia="宋体" w:cs="Times New Roman"/>
                <w:szCs w:val="21"/>
              </w:rPr>
            </w:pPr>
            <w:r>
              <w:rPr>
                <w:rFonts w:hint="eastAsia" w:ascii="Times New Roman" w:hAnsi="Times New Roman" w:eastAsia="宋体" w:cs="Times New Roman"/>
                <w:szCs w:val="21"/>
              </w:rPr>
              <w:t>对互连电缆的感应尖峰</w:t>
            </w:r>
          </w:p>
        </w:tc>
        <w:tc>
          <w:tcPr>
            <w:tcW w:w="5051" w:type="dxa"/>
            <w:shd w:val="clear" w:color="auto" w:fill="auto"/>
            <w:noWrap/>
            <w:vAlign w:val="center"/>
          </w:tcPr>
          <w:p w14:paraId="25349C06">
            <w:pPr>
              <w:ind w:left="-46" w:leftChars="-22" w:firstLine="75" w:firstLineChars="36"/>
              <w:jc w:val="center"/>
              <w:rPr>
                <w:rFonts w:ascii="Times New Roman" w:hAnsi="Times New Roman" w:eastAsia="宋体" w:cs="Times New Roman"/>
                <w:szCs w:val="21"/>
              </w:rPr>
            </w:pPr>
            <w:r>
              <w:rPr>
                <w:rFonts w:hint="eastAsia" w:ascii="宋体" w:hAnsi="宋体" w:cs="宋体"/>
                <w:szCs w:val="21"/>
              </w:rPr>
              <w:t>L=3m</w:t>
            </w:r>
          </w:p>
        </w:tc>
      </w:tr>
    </w:tbl>
    <w:p w14:paraId="1A76ACCA">
      <w:pPr>
        <w:jc w:val="center"/>
        <w:rPr>
          <w:rFonts w:ascii="Times New Roman" w:hAnsi="Times New Roman" w:cs="Times New Roman"/>
          <w:szCs w:val="21"/>
        </w:rPr>
      </w:pPr>
      <w:r>
        <w:rPr>
          <w:rFonts w:ascii="Times New Roman" w:hAnsi="Times New Roman" w:cs="Times New Roman"/>
          <w:szCs w:val="21"/>
        </w:rPr>
        <w:drawing>
          <wp:inline distT="0" distB="0" distL="114300" distR="114300">
            <wp:extent cx="4185920" cy="1279525"/>
            <wp:effectExtent l="0" t="0" r="5080" b="635"/>
            <wp:docPr id="1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1"/>
                    <pic:cNvPicPr>
                      <a:picLocks noChangeAspect="1"/>
                    </pic:cNvPicPr>
                  </pic:nvPicPr>
                  <pic:blipFill>
                    <a:blip r:embed="rId22"/>
                    <a:stretch>
                      <a:fillRect/>
                    </a:stretch>
                  </pic:blipFill>
                  <pic:spPr>
                    <a:xfrm>
                      <a:off x="0" y="0"/>
                      <a:ext cx="4185920" cy="1279525"/>
                    </a:xfrm>
                    <a:prstGeom prst="rect">
                      <a:avLst/>
                    </a:prstGeom>
                    <a:noFill/>
                    <a:ln>
                      <a:noFill/>
                    </a:ln>
                  </pic:spPr>
                </pic:pic>
              </a:graphicData>
            </a:graphic>
          </wp:inline>
        </w:drawing>
      </w:r>
    </w:p>
    <w:p w14:paraId="1F7180D1">
      <w:pPr>
        <w:numPr>
          <w:ilvl w:val="0"/>
          <w:numId w:val="13"/>
        </w:numPr>
        <w:spacing w:line="420" w:lineRule="exact"/>
        <w:jc w:val="center"/>
        <w:rPr>
          <w:rFonts w:ascii="Times New Roman" w:hAnsi="Times New Roman" w:eastAsia="黑体" w:cs="Times New Roman"/>
        </w:rPr>
      </w:pPr>
      <w:r>
        <w:rPr>
          <w:rFonts w:ascii="Times New Roman" w:hAnsi="Times New Roman" w:eastAsia="黑体" w:cs="Times New Roman"/>
        </w:rPr>
        <w:t>对互连电缆的感应尖峰测试极限</w:t>
      </w:r>
    </w:p>
    <w:p w14:paraId="48D22E7E">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受试设备</w:t>
      </w:r>
    </w:p>
    <w:p w14:paraId="41FF2A8E">
      <w:pPr>
        <w:pStyle w:val="18"/>
        <w:spacing w:line="420" w:lineRule="exact"/>
        <w:ind w:firstLine="480"/>
      </w:pPr>
      <w:r>
        <w:rPr>
          <w:rFonts w:hint="eastAsia"/>
        </w:rPr>
        <w:t>受试设备：FSECU，详细构型见5.1 受试设备构型状态。</w:t>
      </w:r>
    </w:p>
    <w:p w14:paraId="2A887DB0">
      <w:pPr>
        <w:pStyle w:val="31"/>
        <w:spacing w:line="420" w:lineRule="exact"/>
        <w:ind w:firstLine="480"/>
        <w:rPr>
          <w:rFonts w:ascii="Times New Roman" w:hAnsi="Times New Roman" w:eastAsia="宋体" w:cs="Times New Roman"/>
          <w:sz w:val="24"/>
          <w:szCs w:val="21"/>
        </w:rPr>
      </w:pPr>
      <w:r>
        <w:rPr>
          <w:rFonts w:hint="eastAsia" w:ascii="Times New Roman" w:hAnsi="Times New Roman" w:eastAsia="宋体" w:cs="Times New Roman"/>
          <w:sz w:val="24"/>
          <w:szCs w:val="21"/>
          <w:highlight w:val="yellow"/>
        </w:rPr>
        <w:t>受试设备工作状态：</w:t>
      </w:r>
    </w:p>
    <w:p w14:paraId="075E39A1">
      <w:pPr>
        <w:pStyle w:val="18"/>
        <w:spacing w:line="420" w:lineRule="exact"/>
        <w:ind w:firstLine="480"/>
      </w:pPr>
      <w:r>
        <w:rPr>
          <w:szCs w:val="24"/>
        </w:rPr>
        <w:t>搭接要求：</w:t>
      </w:r>
    </w:p>
    <w:p w14:paraId="1B48B4BB">
      <w:pPr>
        <w:pStyle w:val="18"/>
        <w:numPr>
          <w:ilvl w:val="0"/>
          <w:numId w:val="31"/>
        </w:numPr>
        <w:spacing w:line="420" w:lineRule="exact"/>
        <w:ind w:firstLine="480"/>
      </w:pPr>
      <w:r>
        <w:rPr>
          <w:rFonts w:hint="eastAsia"/>
        </w:rPr>
        <w:t>外部接地端子—当受试设备外部有接地端子时，应将外部接地端子连接到接地平板，可使用约30cm长的典型导线；</w:t>
      </w:r>
    </w:p>
    <w:p w14:paraId="67AB2D63">
      <w:pPr>
        <w:pStyle w:val="18"/>
        <w:numPr>
          <w:ilvl w:val="0"/>
          <w:numId w:val="31"/>
        </w:numPr>
        <w:spacing w:line="420" w:lineRule="exact"/>
        <w:ind w:firstLine="480"/>
      </w:pPr>
      <w:r>
        <w:rPr>
          <w:rFonts w:hint="eastAsia"/>
        </w:rPr>
        <w:t>产品安装面金属与接地平板的搭接电阻≤2.5mΩ；</w:t>
      </w:r>
    </w:p>
    <w:p w14:paraId="69AA97D0">
      <w:pPr>
        <w:pStyle w:val="18"/>
        <w:numPr>
          <w:ilvl w:val="0"/>
          <w:numId w:val="31"/>
        </w:numPr>
        <w:spacing w:line="420" w:lineRule="exact"/>
        <w:ind w:firstLine="480"/>
      </w:pPr>
      <w:r>
        <w:rPr>
          <w:rFonts w:hint="eastAsia"/>
        </w:rPr>
        <w:t>接地平板与屏蔽室（或暗室）壳体的搭接电阻≤2.5mΩ。</w:t>
      </w:r>
    </w:p>
    <w:p w14:paraId="40B38AD2">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陪试设备</w:t>
      </w:r>
    </w:p>
    <w:p w14:paraId="24945B64">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陪试设备：指飞机构型内的设备。</w:t>
      </w:r>
    </w:p>
    <w:p w14:paraId="3A02AD21">
      <w:pPr>
        <w:pStyle w:val="4"/>
      </w:pPr>
      <w:r>
        <w:t>陪试设备清单</w:t>
      </w:r>
    </w:p>
    <w:tbl>
      <w:tblPr>
        <w:tblStyle w:val="13"/>
        <w:tblW w:w="4997"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1003"/>
        <w:gridCol w:w="1782"/>
        <w:gridCol w:w="707"/>
        <w:gridCol w:w="565"/>
        <w:gridCol w:w="1428"/>
        <w:gridCol w:w="427"/>
        <w:gridCol w:w="731"/>
        <w:gridCol w:w="841"/>
        <w:gridCol w:w="552"/>
      </w:tblGrid>
      <w:tr w14:paraId="210DE0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22" w:type="pct"/>
            <w:tcBorders>
              <w:tl2br w:val="nil"/>
              <w:tr2bl w:val="nil"/>
            </w:tcBorders>
            <w:vAlign w:val="center"/>
          </w:tcPr>
          <w:p w14:paraId="1A0B91FE">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序号</w:t>
            </w:r>
          </w:p>
        </w:tc>
        <w:tc>
          <w:tcPr>
            <w:tcW w:w="582" w:type="pct"/>
            <w:tcBorders>
              <w:tl2br w:val="nil"/>
              <w:tr2bl w:val="nil"/>
            </w:tcBorders>
            <w:vAlign w:val="center"/>
          </w:tcPr>
          <w:p w14:paraId="02C077AF">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名称</w:t>
            </w:r>
          </w:p>
        </w:tc>
        <w:tc>
          <w:tcPr>
            <w:tcW w:w="1026" w:type="pct"/>
            <w:tcBorders>
              <w:tl2br w:val="nil"/>
              <w:tr2bl w:val="nil"/>
            </w:tcBorders>
            <w:vAlign w:val="center"/>
          </w:tcPr>
          <w:p w14:paraId="0D031DCB">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件号（含主机件号、机载件号）</w:t>
            </w:r>
          </w:p>
        </w:tc>
        <w:tc>
          <w:tcPr>
            <w:tcW w:w="328" w:type="pct"/>
            <w:tcBorders>
              <w:tl2br w:val="nil"/>
              <w:tr2bl w:val="nil"/>
            </w:tcBorders>
            <w:vAlign w:val="center"/>
          </w:tcPr>
          <w:p w14:paraId="45151AAC">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MOD号</w:t>
            </w:r>
          </w:p>
        </w:tc>
        <w:tc>
          <w:tcPr>
            <w:tcW w:w="332" w:type="pct"/>
            <w:tcBorders>
              <w:tl2br w:val="nil"/>
              <w:tr2bl w:val="nil"/>
            </w:tcBorders>
            <w:vAlign w:val="center"/>
          </w:tcPr>
          <w:p w14:paraId="40E471F3">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图号</w:t>
            </w:r>
          </w:p>
        </w:tc>
        <w:tc>
          <w:tcPr>
            <w:tcW w:w="824" w:type="pct"/>
            <w:tcBorders>
              <w:tl2br w:val="nil"/>
              <w:tr2bl w:val="nil"/>
            </w:tcBorders>
            <w:vAlign w:val="center"/>
          </w:tcPr>
          <w:p w14:paraId="036B6971">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序列号</w:t>
            </w:r>
          </w:p>
        </w:tc>
        <w:tc>
          <w:tcPr>
            <w:tcW w:w="243" w:type="pct"/>
            <w:tcBorders>
              <w:tl2br w:val="nil"/>
              <w:tr2bl w:val="nil"/>
            </w:tcBorders>
            <w:vAlign w:val="center"/>
          </w:tcPr>
          <w:p w14:paraId="70547E75">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数量</w:t>
            </w:r>
          </w:p>
        </w:tc>
        <w:tc>
          <w:tcPr>
            <w:tcW w:w="426" w:type="pct"/>
            <w:tcBorders>
              <w:tl2br w:val="nil"/>
              <w:tr2bl w:val="nil"/>
            </w:tcBorders>
            <w:vAlign w:val="center"/>
          </w:tcPr>
          <w:p w14:paraId="6836158D">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软件件号</w:t>
            </w:r>
          </w:p>
        </w:tc>
        <w:tc>
          <w:tcPr>
            <w:tcW w:w="489" w:type="pct"/>
            <w:tcBorders>
              <w:tl2br w:val="nil"/>
              <w:tr2bl w:val="nil"/>
            </w:tcBorders>
            <w:vAlign w:val="center"/>
          </w:tcPr>
          <w:p w14:paraId="082A7012">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软件版本</w:t>
            </w:r>
          </w:p>
        </w:tc>
        <w:tc>
          <w:tcPr>
            <w:tcW w:w="324" w:type="pct"/>
            <w:tcBorders>
              <w:tl2br w:val="nil"/>
              <w:tr2bl w:val="nil"/>
            </w:tcBorders>
            <w:vAlign w:val="center"/>
          </w:tcPr>
          <w:p w14:paraId="2803D945">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备注</w:t>
            </w:r>
          </w:p>
        </w:tc>
      </w:tr>
      <w:tr w14:paraId="46D6C6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22" w:type="pct"/>
            <w:tcBorders>
              <w:tl2br w:val="nil"/>
              <w:tr2bl w:val="nil"/>
            </w:tcBorders>
            <w:vAlign w:val="center"/>
          </w:tcPr>
          <w:p w14:paraId="7A17C8A0">
            <w:pPr>
              <w:pStyle w:val="29"/>
              <w:widowControl w:val="0"/>
              <w:spacing w:line="420" w:lineRule="exact"/>
              <w:ind w:firstLine="0" w:firstLineChars="0"/>
              <w:jc w:val="center"/>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1</w:t>
            </w:r>
          </w:p>
        </w:tc>
        <w:tc>
          <w:tcPr>
            <w:tcW w:w="582" w:type="pct"/>
            <w:tcBorders>
              <w:tl2br w:val="nil"/>
              <w:tr2bl w:val="nil"/>
            </w:tcBorders>
            <w:vAlign w:val="center"/>
          </w:tcPr>
          <w:p w14:paraId="14F4B416">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CXF FSECU</w:t>
            </w:r>
          </w:p>
        </w:tc>
        <w:tc>
          <w:tcPr>
            <w:tcW w:w="1026" w:type="pct"/>
            <w:tcBorders>
              <w:tl2br w:val="nil"/>
              <w:tr2bl w:val="nil"/>
            </w:tcBorders>
            <w:vAlign w:val="center"/>
          </w:tcPr>
          <w:p w14:paraId="22285F81">
            <w:pPr>
              <w:pStyle w:val="29"/>
              <w:widowControl w:val="0"/>
              <w:spacing w:line="420" w:lineRule="exact"/>
              <w:ind w:firstLine="0" w:firstLineChars="0"/>
              <w:jc w:val="both"/>
              <w:rPr>
                <w:rFonts w:ascii="Times New Roman" w:hAnsi="Times New Roman" w:cs="Times New Roman"/>
                <w:bCs/>
                <w:kern w:val="28"/>
                <w:sz w:val="21"/>
                <w:szCs w:val="21"/>
                <w:highlight w:val="yellow"/>
              </w:rPr>
            </w:pPr>
          </w:p>
        </w:tc>
        <w:tc>
          <w:tcPr>
            <w:tcW w:w="328" w:type="pct"/>
            <w:tcBorders>
              <w:tl2br w:val="nil"/>
              <w:tr2bl w:val="nil"/>
            </w:tcBorders>
            <w:vAlign w:val="center"/>
          </w:tcPr>
          <w:p w14:paraId="72EE9A5B">
            <w:pPr>
              <w:pStyle w:val="29"/>
              <w:widowControl w:val="0"/>
              <w:spacing w:line="420" w:lineRule="exact"/>
              <w:ind w:firstLine="0" w:firstLineChars="0"/>
              <w:jc w:val="both"/>
              <w:rPr>
                <w:rFonts w:ascii="Times New Roman" w:hAnsi="Times New Roman" w:cs="Times New Roman"/>
                <w:bCs/>
                <w:kern w:val="28"/>
                <w:sz w:val="21"/>
                <w:szCs w:val="21"/>
                <w:highlight w:val="yellow"/>
              </w:rPr>
            </w:pPr>
          </w:p>
        </w:tc>
        <w:tc>
          <w:tcPr>
            <w:tcW w:w="332" w:type="pct"/>
            <w:tcBorders>
              <w:tl2br w:val="nil"/>
              <w:tr2bl w:val="nil"/>
            </w:tcBorders>
            <w:vAlign w:val="center"/>
          </w:tcPr>
          <w:p w14:paraId="39E3FF95">
            <w:pPr>
              <w:pStyle w:val="29"/>
              <w:widowControl w:val="0"/>
              <w:spacing w:line="420" w:lineRule="exact"/>
              <w:ind w:firstLine="0" w:firstLineChars="0"/>
              <w:jc w:val="both"/>
              <w:rPr>
                <w:rFonts w:ascii="Times New Roman" w:hAnsi="Times New Roman" w:cs="Times New Roman"/>
                <w:bCs/>
                <w:kern w:val="28"/>
                <w:sz w:val="21"/>
                <w:szCs w:val="21"/>
                <w:highlight w:val="yellow"/>
              </w:rPr>
            </w:pPr>
          </w:p>
        </w:tc>
        <w:tc>
          <w:tcPr>
            <w:tcW w:w="824" w:type="pct"/>
            <w:tcBorders>
              <w:tl2br w:val="nil"/>
              <w:tr2bl w:val="nil"/>
            </w:tcBorders>
            <w:vAlign w:val="center"/>
          </w:tcPr>
          <w:p w14:paraId="6C2F069E">
            <w:pPr>
              <w:pStyle w:val="29"/>
              <w:widowControl w:val="0"/>
              <w:spacing w:line="420" w:lineRule="exact"/>
              <w:ind w:firstLine="0" w:firstLineChars="0"/>
              <w:jc w:val="both"/>
              <w:rPr>
                <w:rFonts w:ascii="Times New Roman" w:hAnsi="Times New Roman" w:cs="Times New Roman"/>
                <w:bCs/>
                <w:kern w:val="28"/>
                <w:sz w:val="21"/>
                <w:szCs w:val="21"/>
                <w:highlight w:val="yellow"/>
              </w:rPr>
            </w:pPr>
          </w:p>
        </w:tc>
        <w:tc>
          <w:tcPr>
            <w:tcW w:w="243" w:type="pct"/>
            <w:tcBorders>
              <w:tl2br w:val="nil"/>
              <w:tr2bl w:val="nil"/>
            </w:tcBorders>
            <w:vAlign w:val="center"/>
          </w:tcPr>
          <w:p w14:paraId="66C8DD2B">
            <w:pPr>
              <w:pStyle w:val="29"/>
              <w:widowControl w:val="0"/>
              <w:spacing w:line="420" w:lineRule="exact"/>
              <w:ind w:firstLine="0" w:firstLineChars="0"/>
              <w:jc w:val="both"/>
              <w:rPr>
                <w:rFonts w:ascii="Times New Roman" w:hAnsi="Times New Roman" w:cs="Times New Roman"/>
                <w:bCs/>
                <w:kern w:val="28"/>
                <w:sz w:val="21"/>
                <w:szCs w:val="21"/>
              </w:rPr>
            </w:pPr>
          </w:p>
        </w:tc>
        <w:tc>
          <w:tcPr>
            <w:tcW w:w="426" w:type="pct"/>
            <w:tcBorders>
              <w:tl2br w:val="nil"/>
              <w:tr2bl w:val="nil"/>
            </w:tcBorders>
            <w:vAlign w:val="center"/>
          </w:tcPr>
          <w:p w14:paraId="5C9B9E42">
            <w:pPr>
              <w:pStyle w:val="29"/>
              <w:widowControl w:val="0"/>
              <w:spacing w:line="420" w:lineRule="exact"/>
              <w:ind w:firstLine="0" w:firstLineChars="0"/>
              <w:jc w:val="both"/>
              <w:rPr>
                <w:rFonts w:ascii="Times New Roman" w:hAnsi="Times New Roman" w:cs="Times New Roman"/>
                <w:bCs/>
                <w:kern w:val="28"/>
                <w:sz w:val="21"/>
                <w:szCs w:val="21"/>
              </w:rPr>
            </w:pPr>
          </w:p>
        </w:tc>
        <w:tc>
          <w:tcPr>
            <w:tcW w:w="489" w:type="pct"/>
            <w:tcBorders>
              <w:tl2br w:val="nil"/>
              <w:tr2bl w:val="nil"/>
            </w:tcBorders>
            <w:vAlign w:val="center"/>
          </w:tcPr>
          <w:p w14:paraId="3CF5F24B">
            <w:pPr>
              <w:pStyle w:val="29"/>
              <w:widowControl w:val="0"/>
              <w:spacing w:line="420" w:lineRule="exact"/>
              <w:ind w:firstLine="0" w:firstLineChars="0"/>
              <w:jc w:val="both"/>
              <w:rPr>
                <w:rFonts w:ascii="Times New Roman" w:hAnsi="Times New Roman" w:cs="Times New Roman"/>
                <w:bCs/>
                <w:kern w:val="28"/>
                <w:sz w:val="21"/>
                <w:szCs w:val="21"/>
              </w:rPr>
            </w:pPr>
          </w:p>
        </w:tc>
        <w:tc>
          <w:tcPr>
            <w:tcW w:w="324" w:type="pct"/>
            <w:tcBorders>
              <w:tl2br w:val="nil"/>
              <w:tr2bl w:val="nil"/>
            </w:tcBorders>
            <w:vAlign w:val="center"/>
          </w:tcPr>
          <w:p w14:paraId="495B2838">
            <w:pPr>
              <w:pStyle w:val="29"/>
              <w:widowControl w:val="0"/>
              <w:spacing w:line="420" w:lineRule="exact"/>
              <w:ind w:firstLine="0" w:firstLineChars="0"/>
              <w:jc w:val="both"/>
              <w:rPr>
                <w:rFonts w:ascii="Times New Roman" w:hAnsi="Times New Roman" w:cs="Times New Roman"/>
                <w:bCs/>
                <w:kern w:val="28"/>
                <w:sz w:val="21"/>
                <w:szCs w:val="21"/>
              </w:rPr>
            </w:pPr>
          </w:p>
        </w:tc>
      </w:tr>
    </w:tbl>
    <w:p w14:paraId="6F46DA05">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试验设备、测试设备及要求</w:t>
      </w:r>
    </w:p>
    <w:p w14:paraId="278C8514">
      <w:pPr>
        <w:pStyle w:val="18"/>
        <w:spacing w:line="420" w:lineRule="exact"/>
        <w:ind w:firstLine="480"/>
      </w:pPr>
      <w:r>
        <w:t>试验设备</w:t>
      </w:r>
      <w:r>
        <w:rPr>
          <w:rFonts w:hint="eastAsia"/>
        </w:rPr>
        <w:t>以及测试设备</w:t>
      </w:r>
      <w:r>
        <w:t>见</w:t>
      </w:r>
      <w:r>
        <w:rPr>
          <w:rFonts w:hint="eastAsia"/>
        </w:rPr>
        <w:t>表28</w:t>
      </w:r>
      <w:r>
        <w:t>。</w:t>
      </w:r>
    </w:p>
    <w:p w14:paraId="26E1CB0C">
      <w:pPr>
        <w:pStyle w:val="4"/>
      </w:pPr>
      <w:r>
        <w:rPr>
          <w:rFonts w:hint="eastAsia"/>
        </w:rPr>
        <w:t>试验、测试</w:t>
      </w:r>
      <w:r>
        <w:t>设备</w:t>
      </w:r>
      <w:r>
        <w:rPr>
          <w:rFonts w:hint="eastAsia"/>
        </w:rPr>
        <w:t>信息表</w:t>
      </w:r>
    </w:p>
    <w:tbl>
      <w:tblPr>
        <w:tblStyle w:val="12"/>
        <w:tblW w:w="5323"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72"/>
        <w:gridCol w:w="1688"/>
        <w:gridCol w:w="1136"/>
        <w:gridCol w:w="3479"/>
        <w:gridCol w:w="1569"/>
        <w:gridCol w:w="686"/>
      </w:tblGrid>
      <w:tr w14:paraId="709172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413" w:type="pct"/>
            <w:vAlign w:val="center"/>
          </w:tcPr>
          <w:p w14:paraId="2D617429">
            <w:pPr>
              <w:snapToGrid w:val="0"/>
              <w:spacing w:line="280" w:lineRule="exact"/>
              <w:rPr>
                <w:rFonts w:ascii="宋体" w:hAnsi="宋体" w:cs="宋体"/>
                <w:szCs w:val="21"/>
              </w:rPr>
            </w:pPr>
            <w:r>
              <w:rPr>
                <w:rFonts w:hint="eastAsia" w:ascii="宋体" w:hAnsi="宋体" w:cs="宋体"/>
                <w:szCs w:val="21"/>
              </w:rPr>
              <w:t>序号</w:t>
            </w:r>
          </w:p>
        </w:tc>
        <w:tc>
          <w:tcPr>
            <w:tcW w:w="905" w:type="pct"/>
            <w:vAlign w:val="center"/>
          </w:tcPr>
          <w:p w14:paraId="221DE330">
            <w:pPr>
              <w:snapToGrid w:val="0"/>
              <w:spacing w:line="280" w:lineRule="exact"/>
              <w:jc w:val="center"/>
              <w:rPr>
                <w:rFonts w:ascii="宋体" w:hAnsi="宋体" w:cs="宋体"/>
                <w:szCs w:val="21"/>
              </w:rPr>
            </w:pPr>
            <w:r>
              <w:rPr>
                <w:rFonts w:hint="eastAsia" w:ascii="宋体" w:hAnsi="宋体" w:cs="宋体"/>
                <w:szCs w:val="21"/>
              </w:rPr>
              <w:t>设备名称</w:t>
            </w:r>
          </w:p>
        </w:tc>
        <w:tc>
          <w:tcPr>
            <w:tcW w:w="609" w:type="pct"/>
            <w:tcBorders>
              <w:right w:val="single" w:color="auto" w:sz="4" w:space="0"/>
            </w:tcBorders>
            <w:vAlign w:val="center"/>
          </w:tcPr>
          <w:p w14:paraId="41496B61">
            <w:pPr>
              <w:snapToGrid w:val="0"/>
              <w:spacing w:line="280" w:lineRule="exact"/>
              <w:jc w:val="center"/>
              <w:rPr>
                <w:rFonts w:ascii="宋体" w:hAnsi="宋体" w:cs="宋体"/>
                <w:szCs w:val="21"/>
              </w:rPr>
            </w:pPr>
            <w:r>
              <w:rPr>
                <w:rFonts w:hint="eastAsia" w:ascii="宋体" w:hAnsi="宋体" w:cs="宋体"/>
                <w:szCs w:val="21"/>
              </w:rPr>
              <w:t>设备型号</w:t>
            </w:r>
          </w:p>
        </w:tc>
        <w:tc>
          <w:tcPr>
            <w:tcW w:w="1864" w:type="pct"/>
            <w:tcBorders>
              <w:left w:val="single" w:color="auto" w:sz="4" w:space="0"/>
            </w:tcBorders>
            <w:vAlign w:val="center"/>
          </w:tcPr>
          <w:p w14:paraId="08931851">
            <w:pPr>
              <w:snapToGrid w:val="0"/>
              <w:spacing w:line="280" w:lineRule="exact"/>
              <w:jc w:val="center"/>
              <w:rPr>
                <w:rFonts w:ascii="宋体" w:hAnsi="宋体" w:cs="宋体"/>
                <w:szCs w:val="21"/>
              </w:rPr>
            </w:pPr>
            <w:r>
              <w:rPr>
                <w:rFonts w:hint="eastAsia" w:ascii="宋体" w:hAnsi="宋体" w:cs="宋体"/>
                <w:szCs w:val="21"/>
              </w:rPr>
              <w:t>主要技术指标</w:t>
            </w:r>
          </w:p>
        </w:tc>
        <w:tc>
          <w:tcPr>
            <w:tcW w:w="841" w:type="pct"/>
            <w:vAlign w:val="center"/>
          </w:tcPr>
          <w:p w14:paraId="5010F3CD">
            <w:pPr>
              <w:snapToGrid w:val="0"/>
              <w:spacing w:line="280" w:lineRule="exact"/>
              <w:jc w:val="center"/>
              <w:rPr>
                <w:rFonts w:ascii="宋体" w:hAnsi="宋体" w:cs="宋体"/>
                <w:szCs w:val="21"/>
              </w:rPr>
            </w:pPr>
            <w:r>
              <w:rPr>
                <w:rFonts w:hint="eastAsia" w:ascii="宋体" w:hAnsi="宋体" w:cs="宋体"/>
                <w:szCs w:val="21"/>
              </w:rPr>
              <w:t>设备精度</w:t>
            </w:r>
          </w:p>
        </w:tc>
        <w:tc>
          <w:tcPr>
            <w:tcW w:w="368" w:type="pct"/>
            <w:vAlign w:val="center"/>
          </w:tcPr>
          <w:p w14:paraId="352C4AE5">
            <w:pPr>
              <w:snapToGrid w:val="0"/>
              <w:spacing w:line="280" w:lineRule="exact"/>
              <w:jc w:val="center"/>
              <w:rPr>
                <w:rFonts w:ascii="宋体" w:hAnsi="宋体" w:cs="宋体"/>
                <w:szCs w:val="21"/>
              </w:rPr>
            </w:pPr>
            <w:r>
              <w:rPr>
                <w:rFonts w:hint="eastAsia" w:ascii="宋体" w:hAnsi="宋体" w:cs="宋体"/>
                <w:szCs w:val="21"/>
              </w:rPr>
              <w:t>校准周期</w:t>
            </w:r>
          </w:p>
        </w:tc>
      </w:tr>
      <w:tr w14:paraId="3DF19B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4" w:hRule="atLeast"/>
          <w:jc w:val="center"/>
        </w:trPr>
        <w:tc>
          <w:tcPr>
            <w:tcW w:w="413" w:type="pct"/>
            <w:vAlign w:val="center"/>
          </w:tcPr>
          <w:p w14:paraId="4173921D">
            <w:pPr>
              <w:pStyle w:val="73"/>
              <w:widowControl w:val="0"/>
              <w:numPr>
                <w:ilvl w:val="0"/>
                <w:numId w:val="32"/>
              </w:numPr>
              <w:adjustRightInd w:val="0"/>
              <w:snapToGrid w:val="0"/>
              <w:spacing w:line="300" w:lineRule="exact"/>
              <w:jc w:val="center"/>
              <w:rPr>
                <w:rFonts w:hAnsi="宋体" w:cs="宋体"/>
                <w:szCs w:val="21"/>
              </w:rPr>
            </w:pPr>
          </w:p>
        </w:tc>
        <w:tc>
          <w:tcPr>
            <w:tcW w:w="905" w:type="pct"/>
            <w:vAlign w:val="center"/>
          </w:tcPr>
          <w:p w14:paraId="524652A9">
            <w:pPr>
              <w:spacing w:line="300" w:lineRule="exact"/>
              <w:jc w:val="center"/>
              <w:rPr>
                <w:rFonts w:ascii="宋体" w:hAnsi="宋体"/>
                <w:szCs w:val="21"/>
              </w:rPr>
            </w:pPr>
            <w:r>
              <w:rPr>
                <w:rFonts w:hint="eastAsia" w:ascii="宋体" w:hAnsi="宋体"/>
              </w:rPr>
              <w:t>试验台</w:t>
            </w:r>
          </w:p>
        </w:tc>
        <w:tc>
          <w:tcPr>
            <w:tcW w:w="609" w:type="pct"/>
            <w:tcBorders>
              <w:right w:val="single" w:color="auto" w:sz="4" w:space="0"/>
            </w:tcBorders>
            <w:vAlign w:val="center"/>
          </w:tcPr>
          <w:p w14:paraId="5F47704B">
            <w:pPr>
              <w:snapToGrid w:val="0"/>
              <w:spacing w:line="300" w:lineRule="exact"/>
              <w:jc w:val="center"/>
              <w:rPr>
                <w:rFonts w:ascii="宋体" w:hAnsi="宋体" w:cs="宋体"/>
                <w:szCs w:val="21"/>
              </w:rPr>
            </w:pPr>
            <w:r>
              <w:rPr>
                <w:rFonts w:ascii="宋体" w:hAnsi="宋体"/>
              </w:rPr>
              <w:t>XXX</w:t>
            </w:r>
          </w:p>
        </w:tc>
        <w:tc>
          <w:tcPr>
            <w:tcW w:w="1864" w:type="pct"/>
            <w:tcBorders>
              <w:left w:val="single" w:color="auto" w:sz="4" w:space="0"/>
            </w:tcBorders>
            <w:vAlign w:val="center"/>
          </w:tcPr>
          <w:p w14:paraId="3673A87A">
            <w:pPr>
              <w:spacing w:line="300" w:lineRule="exact"/>
              <w:rPr>
                <w:rFonts w:hint="eastAsia" w:ascii="宋体" w:hAnsi="宋体"/>
                <w:szCs w:val="21"/>
              </w:rPr>
            </w:pPr>
            <w:r>
              <w:rPr>
                <w:rFonts w:hint="eastAsia"/>
              </w:rPr>
              <w:t>/</w:t>
            </w:r>
          </w:p>
        </w:tc>
        <w:tc>
          <w:tcPr>
            <w:tcW w:w="841" w:type="pct"/>
            <w:vAlign w:val="center"/>
          </w:tcPr>
          <w:p w14:paraId="708DCE9D">
            <w:pPr>
              <w:snapToGrid w:val="0"/>
              <w:spacing w:line="300" w:lineRule="exact"/>
              <w:rPr>
                <w:rFonts w:hint="eastAsia" w:ascii="宋体" w:hAnsi="宋体"/>
                <w:szCs w:val="21"/>
              </w:rPr>
            </w:pPr>
            <w:r>
              <w:rPr>
                <w:rFonts w:hint="eastAsia"/>
              </w:rPr>
              <w:t>/</w:t>
            </w:r>
          </w:p>
        </w:tc>
        <w:tc>
          <w:tcPr>
            <w:tcW w:w="368" w:type="pct"/>
            <w:vAlign w:val="center"/>
          </w:tcPr>
          <w:p w14:paraId="5AE86B20">
            <w:pPr>
              <w:spacing w:line="300" w:lineRule="exact"/>
              <w:jc w:val="center"/>
              <w:rPr>
                <w:rFonts w:ascii="宋体" w:hAnsi="宋体" w:cs="宋体"/>
                <w:szCs w:val="21"/>
              </w:rPr>
            </w:pPr>
            <w:r>
              <w:rPr>
                <w:rFonts w:hint="eastAsia" w:ascii="宋体" w:hAnsi="宋体" w:cs="宋体"/>
                <w:szCs w:val="21"/>
              </w:rPr>
              <w:t>1年</w:t>
            </w:r>
          </w:p>
        </w:tc>
      </w:tr>
      <w:tr w14:paraId="72910A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413" w:type="pct"/>
            <w:vAlign w:val="center"/>
          </w:tcPr>
          <w:p w14:paraId="00676B4F">
            <w:pPr>
              <w:pStyle w:val="73"/>
              <w:widowControl w:val="0"/>
              <w:numPr>
                <w:ilvl w:val="0"/>
                <w:numId w:val="32"/>
              </w:numPr>
              <w:adjustRightInd w:val="0"/>
              <w:snapToGrid w:val="0"/>
              <w:spacing w:line="300" w:lineRule="exact"/>
              <w:jc w:val="center"/>
              <w:rPr>
                <w:rFonts w:hAnsi="宋体" w:cs="宋体"/>
                <w:szCs w:val="21"/>
              </w:rPr>
            </w:pPr>
          </w:p>
        </w:tc>
        <w:tc>
          <w:tcPr>
            <w:tcW w:w="905" w:type="pct"/>
            <w:vAlign w:val="center"/>
          </w:tcPr>
          <w:p w14:paraId="4879AF5B">
            <w:pPr>
              <w:spacing w:line="300" w:lineRule="exact"/>
              <w:jc w:val="center"/>
              <w:rPr>
                <w:rFonts w:ascii="宋体" w:hAnsi="宋体"/>
                <w:szCs w:val="21"/>
              </w:rPr>
            </w:pPr>
            <w:r>
              <w:rPr>
                <w:rFonts w:hint="eastAsia" w:ascii="宋体" w:hAnsi="宋体"/>
                <w:szCs w:val="21"/>
              </w:rPr>
              <w:t>电磁兼容电缆</w:t>
            </w:r>
          </w:p>
        </w:tc>
        <w:tc>
          <w:tcPr>
            <w:tcW w:w="609" w:type="pct"/>
            <w:tcBorders>
              <w:right w:val="single" w:color="auto" w:sz="4" w:space="0"/>
            </w:tcBorders>
            <w:vAlign w:val="center"/>
          </w:tcPr>
          <w:p w14:paraId="3E893551">
            <w:pPr>
              <w:snapToGrid w:val="0"/>
              <w:spacing w:line="300" w:lineRule="exact"/>
              <w:jc w:val="center"/>
              <w:rPr>
                <w:rFonts w:hint="eastAsia" w:ascii="宋体" w:hAnsi="宋体" w:eastAsiaTheme="minorEastAsia"/>
                <w:szCs w:val="21"/>
                <w:lang w:eastAsia="zh-CN"/>
              </w:rPr>
            </w:pPr>
            <w:r>
              <w:rPr>
                <w:rFonts w:hint="eastAsia" w:ascii="宋体" w:hAnsi="宋体"/>
                <w:szCs w:val="21"/>
                <w:lang w:eastAsia="zh-CN"/>
              </w:rPr>
              <w:t>XXX-DL1</w:t>
            </w:r>
          </w:p>
        </w:tc>
        <w:tc>
          <w:tcPr>
            <w:tcW w:w="1864" w:type="pct"/>
            <w:tcBorders>
              <w:left w:val="single" w:color="auto" w:sz="4" w:space="0"/>
            </w:tcBorders>
            <w:vAlign w:val="center"/>
          </w:tcPr>
          <w:p w14:paraId="657A5940">
            <w:pPr>
              <w:spacing w:line="300" w:lineRule="exact"/>
              <w:jc w:val="left"/>
              <w:rPr>
                <w:rFonts w:ascii="宋体" w:hAnsi="宋体"/>
                <w:szCs w:val="21"/>
              </w:rPr>
            </w:pPr>
            <w:r>
              <w:rPr>
                <w:rFonts w:hint="eastAsia" w:ascii="宋体" w:hAnsi="宋体"/>
                <w:szCs w:val="21"/>
              </w:rPr>
              <w:t>试验电缆的屏蔽层处理方式及连接方式与机上保持一致，不允许增加额外的屏蔽措施。具体导线规格详见附录G</w:t>
            </w:r>
          </w:p>
        </w:tc>
        <w:tc>
          <w:tcPr>
            <w:tcW w:w="841" w:type="pct"/>
            <w:vAlign w:val="center"/>
          </w:tcPr>
          <w:p w14:paraId="1C6DB880">
            <w:pPr>
              <w:snapToGrid w:val="0"/>
              <w:spacing w:line="300" w:lineRule="exact"/>
              <w:jc w:val="left"/>
              <w:rPr>
                <w:rFonts w:ascii="宋体" w:hAnsi="宋体"/>
                <w:szCs w:val="21"/>
              </w:rPr>
            </w:pPr>
            <w:r>
              <w:rPr>
                <w:rFonts w:hint="eastAsia" w:ascii="宋体" w:hAnsi="宋体" w:cs="宋体"/>
                <w:szCs w:val="21"/>
              </w:rPr>
              <w:t>/</w:t>
            </w:r>
          </w:p>
        </w:tc>
        <w:tc>
          <w:tcPr>
            <w:tcW w:w="368" w:type="pct"/>
            <w:vAlign w:val="center"/>
          </w:tcPr>
          <w:p w14:paraId="687D7FD6">
            <w:pPr>
              <w:spacing w:line="300" w:lineRule="exact"/>
              <w:jc w:val="left"/>
              <w:rPr>
                <w:rFonts w:ascii="宋体" w:hAnsi="宋体" w:cs="宋体"/>
                <w:szCs w:val="21"/>
              </w:rPr>
            </w:pPr>
            <w:r>
              <w:rPr>
                <w:rFonts w:hint="eastAsia" w:ascii="宋体" w:hAnsi="宋体" w:cs="宋体"/>
                <w:szCs w:val="21"/>
              </w:rPr>
              <w:t>/</w:t>
            </w:r>
          </w:p>
        </w:tc>
      </w:tr>
      <w:tr w14:paraId="431E63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413" w:type="pct"/>
            <w:vAlign w:val="center"/>
          </w:tcPr>
          <w:p w14:paraId="69567DEF">
            <w:pPr>
              <w:pStyle w:val="73"/>
              <w:widowControl w:val="0"/>
              <w:numPr>
                <w:ilvl w:val="0"/>
                <w:numId w:val="32"/>
              </w:numPr>
              <w:adjustRightInd w:val="0"/>
              <w:snapToGrid w:val="0"/>
              <w:spacing w:line="300" w:lineRule="exact"/>
              <w:jc w:val="center"/>
              <w:rPr>
                <w:rFonts w:hAnsi="宋体" w:cs="宋体"/>
                <w:szCs w:val="21"/>
              </w:rPr>
            </w:pPr>
          </w:p>
        </w:tc>
        <w:tc>
          <w:tcPr>
            <w:tcW w:w="905" w:type="pct"/>
            <w:vAlign w:val="center"/>
          </w:tcPr>
          <w:p w14:paraId="26161F75">
            <w:pPr>
              <w:snapToGrid w:val="0"/>
              <w:spacing w:line="300" w:lineRule="exact"/>
              <w:jc w:val="center"/>
              <w:rPr>
                <w:szCs w:val="21"/>
              </w:rPr>
            </w:pPr>
            <w:r>
              <w:rPr>
                <w:rFonts w:hint="eastAsia" w:ascii="宋体" w:hAnsi="宋体" w:cs="宋体"/>
                <w:snapToGrid w:val="0"/>
                <w:kern w:val="0"/>
                <w:szCs w:val="21"/>
              </w:rPr>
              <w:t>温湿度计</w:t>
            </w:r>
          </w:p>
        </w:tc>
        <w:tc>
          <w:tcPr>
            <w:tcW w:w="609" w:type="pct"/>
            <w:tcBorders>
              <w:right w:val="single" w:color="auto" w:sz="4" w:space="0"/>
            </w:tcBorders>
            <w:vAlign w:val="center"/>
          </w:tcPr>
          <w:p w14:paraId="0C1FBE30">
            <w:pPr>
              <w:pStyle w:val="73"/>
              <w:widowControl w:val="0"/>
              <w:adjustRightInd w:val="0"/>
              <w:snapToGrid w:val="0"/>
              <w:spacing w:line="300" w:lineRule="exact"/>
              <w:ind w:firstLine="0"/>
              <w:jc w:val="center"/>
              <w:rPr>
                <w:rFonts w:hAnsi="宋体"/>
                <w:szCs w:val="21"/>
              </w:rPr>
            </w:pPr>
            <w:r>
              <w:rPr>
                <w:rFonts w:hint="eastAsia" w:hAnsi="宋体" w:cs="宋体"/>
                <w:snapToGrid w:val="0"/>
                <w:szCs w:val="21"/>
              </w:rPr>
              <w:t>608-H1</w:t>
            </w:r>
          </w:p>
        </w:tc>
        <w:tc>
          <w:tcPr>
            <w:tcW w:w="1864" w:type="pct"/>
            <w:tcBorders>
              <w:left w:val="single" w:color="auto" w:sz="4" w:space="0"/>
            </w:tcBorders>
            <w:vAlign w:val="center"/>
          </w:tcPr>
          <w:p w14:paraId="755C10FD">
            <w:pPr>
              <w:spacing w:line="300" w:lineRule="exact"/>
              <w:jc w:val="left"/>
              <w:rPr>
                <w:rFonts w:ascii="宋体" w:hAnsi="宋体"/>
                <w:szCs w:val="21"/>
              </w:rPr>
            </w:pPr>
            <w:r>
              <w:rPr>
                <w:rFonts w:hint="eastAsia" w:ascii="宋体" w:hAnsi="宋体"/>
                <w:szCs w:val="21"/>
              </w:rPr>
              <w:t>温度：0℃～ 50℃</w:t>
            </w:r>
          </w:p>
          <w:p w14:paraId="6766F9C9">
            <w:pPr>
              <w:spacing w:line="300" w:lineRule="exact"/>
              <w:jc w:val="left"/>
              <w:rPr>
                <w:rFonts w:ascii="宋体" w:hAnsi="宋体"/>
                <w:szCs w:val="21"/>
              </w:rPr>
            </w:pPr>
            <w:r>
              <w:rPr>
                <w:rFonts w:hint="eastAsia" w:ascii="宋体" w:hAnsi="宋体"/>
                <w:szCs w:val="21"/>
              </w:rPr>
              <w:t>湿度：10 ～ 95%RH</w:t>
            </w:r>
          </w:p>
        </w:tc>
        <w:tc>
          <w:tcPr>
            <w:tcW w:w="841" w:type="pct"/>
            <w:vAlign w:val="center"/>
          </w:tcPr>
          <w:p w14:paraId="3E71E7F2">
            <w:pPr>
              <w:spacing w:line="300" w:lineRule="exact"/>
              <w:jc w:val="left"/>
              <w:rPr>
                <w:rFonts w:ascii="宋体" w:hAnsi="宋体"/>
                <w:szCs w:val="21"/>
              </w:rPr>
            </w:pPr>
            <w:r>
              <w:rPr>
                <w:rFonts w:hint="eastAsia" w:ascii="宋体" w:hAnsi="宋体"/>
                <w:szCs w:val="21"/>
              </w:rPr>
              <w:t>温度：±2.0℃</w:t>
            </w:r>
          </w:p>
          <w:p w14:paraId="1FD970F0">
            <w:pPr>
              <w:spacing w:line="300" w:lineRule="exact"/>
              <w:jc w:val="left"/>
              <w:rPr>
                <w:rFonts w:ascii="宋体" w:hAnsi="宋体"/>
                <w:szCs w:val="21"/>
              </w:rPr>
            </w:pPr>
            <w:r>
              <w:rPr>
                <w:rFonts w:hint="eastAsia" w:ascii="宋体" w:hAnsi="宋体"/>
                <w:szCs w:val="21"/>
              </w:rPr>
              <w:t>湿度：±7%RH</w:t>
            </w:r>
          </w:p>
        </w:tc>
        <w:tc>
          <w:tcPr>
            <w:tcW w:w="368" w:type="pct"/>
            <w:vAlign w:val="center"/>
          </w:tcPr>
          <w:p w14:paraId="617A00A9">
            <w:pPr>
              <w:snapToGrid w:val="0"/>
              <w:spacing w:line="300" w:lineRule="exact"/>
              <w:jc w:val="left"/>
              <w:rPr>
                <w:rFonts w:ascii="宋体" w:hAnsi="宋体"/>
                <w:szCs w:val="21"/>
              </w:rPr>
            </w:pPr>
            <w:r>
              <w:rPr>
                <w:rFonts w:hint="eastAsia" w:ascii="宋体" w:hAnsi="宋体"/>
                <w:szCs w:val="21"/>
              </w:rPr>
              <w:t>1年</w:t>
            </w:r>
          </w:p>
        </w:tc>
      </w:tr>
      <w:tr w14:paraId="131AAD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3" w:hRule="atLeast"/>
          <w:jc w:val="center"/>
        </w:trPr>
        <w:tc>
          <w:tcPr>
            <w:tcW w:w="413" w:type="pct"/>
            <w:vAlign w:val="center"/>
          </w:tcPr>
          <w:p w14:paraId="07488BE3">
            <w:pPr>
              <w:pStyle w:val="73"/>
              <w:widowControl w:val="0"/>
              <w:numPr>
                <w:ilvl w:val="0"/>
                <w:numId w:val="32"/>
              </w:numPr>
              <w:adjustRightInd w:val="0"/>
              <w:snapToGrid w:val="0"/>
              <w:spacing w:line="300" w:lineRule="exact"/>
              <w:jc w:val="center"/>
              <w:rPr>
                <w:rFonts w:hAnsi="宋体" w:cs="宋体"/>
                <w:szCs w:val="21"/>
              </w:rPr>
            </w:pPr>
          </w:p>
        </w:tc>
        <w:tc>
          <w:tcPr>
            <w:tcW w:w="905" w:type="pct"/>
            <w:vAlign w:val="center"/>
          </w:tcPr>
          <w:p w14:paraId="4949495E">
            <w:pPr>
              <w:snapToGrid w:val="0"/>
              <w:spacing w:line="300" w:lineRule="exact"/>
              <w:jc w:val="center"/>
              <w:rPr>
                <w:rFonts w:ascii="宋体" w:hAnsi="宋体" w:cs="宋体"/>
                <w:snapToGrid w:val="0"/>
                <w:kern w:val="0"/>
                <w:szCs w:val="21"/>
              </w:rPr>
            </w:pPr>
            <w:r>
              <w:rPr>
                <w:rFonts w:hint="eastAsia" w:ascii="宋体" w:hAnsi="宋体" w:cs="宋体"/>
                <w:snapToGrid w:val="0"/>
                <w:kern w:val="0"/>
                <w:szCs w:val="21"/>
              </w:rPr>
              <w:t>空盒气压表</w:t>
            </w:r>
          </w:p>
        </w:tc>
        <w:tc>
          <w:tcPr>
            <w:tcW w:w="609" w:type="pct"/>
            <w:tcBorders>
              <w:right w:val="single" w:color="auto" w:sz="4" w:space="0"/>
            </w:tcBorders>
            <w:vAlign w:val="center"/>
          </w:tcPr>
          <w:p w14:paraId="11243D2B">
            <w:pPr>
              <w:pStyle w:val="73"/>
              <w:widowControl w:val="0"/>
              <w:adjustRightInd w:val="0"/>
              <w:snapToGrid w:val="0"/>
              <w:spacing w:line="300" w:lineRule="exact"/>
              <w:ind w:firstLine="0"/>
              <w:jc w:val="center"/>
              <w:rPr>
                <w:rFonts w:hAnsi="宋体" w:cs="宋体"/>
                <w:szCs w:val="21"/>
              </w:rPr>
            </w:pPr>
            <w:r>
              <w:rPr>
                <w:rFonts w:hint="eastAsia" w:hAnsi="宋体" w:cs="宋体"/>
                <w:snapToGrid w:val="0"/>
                <w:szCs w:val="21"/>
              </w:rPr>
              <w:t>DYM3</w:t>
            </w:r>
          </w:p>
        </w:tc>
        <w:tc>
          <w:tcPr>
            <w:tcW w:w="1864" w:type="pct"/>
            <w:tcBorders>
              <w:left w:val="single" w:color="auto" w:sz="4" w:space="0"/>
            </w:tcBorders>
            <w:vAlign w:val="center"/>
          </w:tcPr>
          <w:p w14:paraId="6F6DDC6E">
            <w:pPr>
              <w:spacing w:line="300" w:lineRule="exact"/>
              <w:jc w:val="left"/>
              <w:rPr>
                <w:rFonts w:ascii="宋体" w:hAnsi="宋体"/>
                <w:szCs w:val="21"/>
              </w:rPr>
            </w:pPr>
            <w:r>
              <w:rPr>
                <w:rFonts w:hint="eastAsia" w:ascii="宋体" w:hAnsi="宋体"/>
                <w:szCs w:val="21"/>
              </w:rPr>
              <w:t>800～1060hPa</w:t>
            </w:r>
          </w:p>
        </w:tc>
        <w:tc>
          <w:tcPr>
            <w:tcW w:w="841" w:type="pct"/>
            <w:vAlign w:val="center"/>
          </w:tcPr>
          <w:p w14:paraId="0E475241">
            <w:pPr>
              <w:spacing w:line="300" w:lineRule="exact"/>
              <w:jc w:val="left"/>
              <w:rPr>
                <w:rFonts w:ascii="宋体" w:hAnsi="宋体"/>
                <w:szCs w:val="21"/>
              </w:rPr>
            </w:pPr>
            <w:r>
              <w:rPr>
                <w:rFonts w:hint="eastAsia" w:ascii="宋体" w:hAnsi="宋体"/>
                <w:szCs w:val="21"/>
              </w:rPr>
              <w:t>1hPa</w:t>
            </w:r>
          </w:p>
        </w:tc>
        <w:tc>
          <w:tcPr>
            <w:tcW w:w="368" w:type="pct"/>
            <w:vAlign w:val="center"/>
          </w:tcPr>
          <w:p w14:paraId="3DC5912D">
            <w:pPr>
              <w:spacing w:line="300" w:lineRule="exact"/>
              <w:jc w:val="left"/>
              <w:rPr>
                <w:rFonts w:ascii="宋体" w:hAnsi="宋体"/>
                <w:szCs w:val="21"/>
              </w:rPr>
            </w:pPr>
            <w:r>
              <w:rPr>
                <w:rFonts w:hint="eastAsia" w:ascii="宋体" w:hAnsi="宋体"/>
                <w:szCs w:val="21"/>
              </w:rPr>
              <w:t>1年</w:t>
            </w:r>
          </w:p>
        </w:tc>
      </w:tr>
      <w:tr w14:paraId="0A5BA5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0" w:hRule="atLeast"/>
          <w:jc w:val="center"/>
        </w:trPr>
        <w:tc>
          <w:tcPr>
            <w:tcW w:w="413" w:type="pct"/>
            <w:vAlign w:val="center"/>
          </w:tcPr>
          <w:p w14:paraId="7DF373FC">
            <w:pPr>
              <w:pStyle w:val="73"/>
              <w:widowControl w:val="0"/>
              <w:numPr>
                <w:ilvl w:val="0"/>
                <w:numId w:val="32"/>
              </w:numPr>
              <w:adjustRightInd w:val="0"/>
              <w:snapToGrid w:val="0"/>
              <w:spacing w:line="300" w:lineRule="exact"/>
              <w:jc w:val="center"/>
              <w:rPr>
                <w:rFonts w:hAnsi="宋体" w:cs="宋体"/>
                <w:szCs w:val="21"/>
              </w:rPr>
            </w:pPr>
          </w:p>
        </w:tc>
        <w:tc>
          <w:tcPr>
            <w:tcW w:w="905" w:type="pct"/>
            <w:vAlign w:val="center"/>
          </w:tcPr>
          <w:p w14:paraId="7AEF8FBA">
            <w:pPr>
              <w:spacing w:line="300" w:lineRule="exact"/>
              <w:jc w:val="center"/>
              <w:rPr>
                <w:rFonts w:ascii="宋体" w:hAnsi="宋体"/>
              </w:rPr>
            </w:pPr>
            <w:r>
              <w:rPr>
                <w:rFonts w:ascii="宋体" w:hAnsi="宋体"/>
              </w:rPr>
              <w:t>音频功率放大器</w:t>
            </w:r>
          </w:p>
        </w:tc>
        <w:tc>
          <w:tcPr>
            <w:tcW w:w="609" w:type="pct"/>
            <w:tcBorders>
              <w:right w:val="single" w:color="auto" w:sz="4" w:space="0"/>
            </w:tcBorders>
            <w:vAlign w:val="center"/>
          </w:tcPr>
          <w:p w14:paraId="01DFD530">
            <w:pPr>
              <w:pStyle w:val="73"/>
              <w:widowControl w:val="0"/>
              <w:adjustRightInd w:val="0"/>
              <w:snapToGrid w:val="0"/>
              <w:spacing w:line="300" w:lineRule="exact"/>
              <w:ind w:firstLine="0"/>
              <w:jc w:val="center"/>
              <w:rPr>
                <w:rFonts w:hAnsi="宋体" w:cs="宋体"/>
                <w:szCs w:val="21"/>
              </w:rPr>
            </w:pPr>
            <w:r>
              <w:rPr>
                <w:rFonts w:hAnsi="宋体"/>
              </w:rPr>
              <w:t>7224</w:t>
            </w:r>
          </w:p>
        </w:tc>
        <w:tc>
          <w:tcPr>
            <w:tcW w:w="1864" w:type="pct"/>
            <w:tcBorders>
              <w:left w:val="single" w:color="auto" w:sz="4" w:space="0"/>
            </w:tcBorders>
            <w:vAlign w:val="center"/>
          </w:tcPr>
          <w:p w14:paraId="34510A38">
            <w:pPr>
              <w:spacing w:line="300" w:lineRule="exact"/>
              <w:jc w:val="left"/>
              <w:rPr>
                <w:rFonts w:ascii="宋体" w:hAnsi="宋体"/>
                <w:szCs w:val="21"/>
              </w:rPr>
            </w:pPr>
            <w:r>
              <w:rPr>
                <w:rFonts w:hint="eastAsia" w:ascii="宋体" w:hAnsi="宋体"/>
                <w:szCs w:val="21"/>
              </w:rPr>
              <w:t>频率范围：15Hz~200kHz</w:t>
            </w:r>
          </w:p>
          <w:p w14:paraId="0506C454">
            <w:pPr>
              <w:spacing w:line="300" w:lineRule="exact"/>
              <w:jc w:val="left"/>
              <w:rPr>
                <w:rFonts w:ascii="宋体" w:hAnsi="宋体"/>
                <w:szCs w:val="21"/>
              </w:rPr>
            </w:pPr>
            <w:r>
              <w:rPr>
                <w:rFonts w:hint="eastAsia" w:ascii="宋体" w:hAnsi="宋体"/>
                <w:szCs w:val="21"/>
              </w:rPr>
              <w:t>增益：输入0.1V输出2V时最大增益26.32dB</w:t>
            </w:r>
            <w:r>
              <w:rPr>
                <w:rFonts w:ascii="宋体" w:hAnsi="宋体"/>
                <w:szCs w:val="21"/>
              </w:rPr>
              <w:t xml:space="preserve"> </w:t>
            </w:r>
          </w:p>
        </w:tc>
        <w:tc>
          <w:tcPr>
            <w:tcW w:w="841" w:type="pct"/>
            <w:vAlign w:val="center"/>
          </w:tcPr>
          <w:p w14:paraId="59DDF884">
            <w:pPr>
              <w:snapToGrid w:val="0"/>
              <w:spacing w:line="300" w:lineRule="exact"/>
              <w:jc w:val="left"/>
              <w:rPr>
                <w:rFonts w:ascii="宋体" w:hAnsi="宋体"/>
                <w:szCs w:val="21"/>
              </w:rPr>
            </w:pPr>
            <w:r>
              <w:rPr>
                <w:rFonts w:hint="eastAsia" w:ascii="宋体" w:hAnsi="宋体"/>
                <w:szCs w:val="21"/>
              </w:rPr>
              <w:t>增益线性度：≯±0.5dB</w:t>
            </w:r>
          </w:p>
        </w:tc>
        <w:tc>
          <w:tcPr>
            <w:tcW w:w="368" w:type="pct"/>
            <w:vAlign w:val="center"/>
          </w:tcPr>
          <w:p w14:paraId="4DB0E187">
            <w:pPr>
              <w:spacing w:line="300" w:lineRule="exact"/>
              <w:jc w:val="left"/>
              <w:rPr>
                <w:rFonts w:ascii="宋体" w:hAnsi="宋体"/>
                <w:szCs w:val="21"/>
              </w:rPr>
            </w:pPr>
            <w:r>
              <w:rPr>
                <w:rFonts w:hint="eastAsia" w:ascii="宋体" w:hAnsi="宋体"/>
                <w:szCs w:val="21"/>
              </w:rPr>
              <w:t>1年</w:t>
            </w:r>
          </w:p>
        </w:tc>
      </w:tr>
      <w:tr w14:paraId="32BEF3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6" w:hRule="atLeast"/>
          <w:jc w:val="center"/>
        </w:trPr>
        <w:tc>
          <w:tcPr>
            <w:tcW w:w="413" w:type="pct"/>
            <w:vAlign w:val="center"/>
          </w:tcPr>
          <w:p w14:paraId="1CB4704F">
            <w:pPr>
              <w:pStyle w:val="73"/>
              <w:widowControl w:val="0"/>
              <w:numPr>
                <w:ilvl w:val="0"/>
                <w:numId w:val="32"/>
              </w:numPr>
              <w:adjustRightInd w:val="0"/>
              <w:snapToGrid w:val="0"/>
              <w:spacing w:line="300" w:lineRule="exact"/>
              <w:jc w:val="center"/>
              <w:rPr>
                <w:rFonts w:hAnsi="宋体" w:cs="宋体"/>
                <w:szCs w:val="21"/>
              </w:rPr>
            </w:pPr>
          </w:p>
        </w:tc>
        <w:tc>
          <w:tcPr>
            <w:tcW w:w="905" w:type="pct"/>
            <w:tcBorders>
              <w:top w:val="single" w:color="auto" w:sz="4" w:space="0"/>
            </w:tcBorders>
            <w:vAlign w:val="center"/>
          </w:tcPr>
          <w:p w14:paraId="14BEFF74">
            <w:pPr>
              <w:spacing w:line="300" w:lineRule="exact"/>
              <w:jc w:val="center"/>
              <w:rPr>
                <w:rFonts w:ascii="宋体" w:hAnsi="宋体"/>
              </w:rPr>
            </w:pPr>
            <w:r>
              <w:rPr>
                <w:rFonts w:ascii="宋体" w:hAnsi="宋体"/>
              </w:rPr>
              <w:t>耦合变压器</w:t>
            </w:r>
          </w:p>
        </w:tc>
        <w:tc>
          <w:tcPr>
            <w:tcW w:w="609" w:type="pct"/>
            <w:tcBorders>
              <w:top w:val="single" w:color="auto" w:sz="4" w:space="0"/>
              <w:right w:val="single" w:color="auto" w:sz="4" w:space="0"/>
            </w:tcBorders>
            <w:vAlign w:val="center"/>
          </w:tcPr>
          <w:p w14:paraId="05442311">
            <w:pPr>
              <w:spacing w:line="300" w:lineRule="exact"/>
              <w:jc w:val="center"/>
              <w:rPr>
                <w:rFonts w:ascii="宋体" w:hAnsi="宋体" w:cs="宋体"/>
                <w:szCs w:val="21"/>
              </w:rPr>
            </w:pPr>
            <w:r>
              <w:rPr>
                <w:rFonts w:ascii="宋体" w:hAnsi="宋体"/>
              </w:rPr>
              <w:t>T1000</w:t>
            </w:r>
          </w:p>
        </w:tc>
        <w:tc>
          <w:tcPr>
            <w:tcW w:w="1864" w:type="pct"/>
            <w:tcBorders>
              <w:top w:val="single" w:color="auto" w:sz="4" w:space="0"/>
              <w:left w:val="single" w:color="auto" w:sz="4" w:space="0"/>
            </w:tcBorders>
            <w:vAlign w:val="center"/>
          </w:tcPr>
          <w:p w14:paraId="4CA9B2C9">
            <w:pPr>
              <w:spacing w:line="300" w:lineRule="exact"/>
              <w:jc w:val="left"/>
              <w:rPr>
                <w:rFonts w:ascii="宋体" w:hAnsi="宋体"/>
                <w:szCs w:val="21"/>
              </w:rPr>
            </w:pPr>
            <w:r>
              <w:rPr>
                <w:rFonts w:hint="eastAsia" w:ascii="宋体" w:hAnsi="宋体"/>
                <w:szCs w:val="21"/>
              </w:rPr>
              <w:t>频率范围：25Hz~50kHz</w:t>
            </w:r>
          </w:p>
          <w:p w14:paraId="1B22E53E">
            <w:pPr>
              <w:spacing w:line="300" w:lineRule="exact"/>
              <w:jc w:val="left"/>
              <w:rPr>
                <w:rFonts w:ascii="宋体" w:hAnsi="宋体"/>
                <w:szCs w:val="21"/>
              </w:rPr>
            </w:pPr>
            <w:r>
              <w:rPr>
                <w:rFonts w:hint="eastAsia" w:ascii="宋体" w:hAnsi="宋体"/>
                <w:szCs w:val="21"/>
              </w:rPr>
              <w:t>最大电流：100A</w:t>
            </w:r>
          </w:p>
        </w:tc>
        <w:tc>
          <w:tcPr>
            <w:tcW w:w="841" w:type="pct"/>
            <w:tcBorders>
              <w:top w:val="single" w:color="auto" w:sz="4" w:space="0"/>
            </w:tcBorders>
            <w:vAlign w:val="center"/>
          </w:tcPr>
          <w:p w14:paraId="21A715B3">
            <w:pPr>
              <w:snapToGrid w:val="0"/>
              <w:spacing w:line="300" w:lineRule="exact"/>
              <w:jc w:val="left"/>
              <w:rPr>
                <w:rFonts w:ascii="宋体" w:hAnsi="宋体"/>
                <w:szCs w:val="21"/>
              </w:rPr>
            </w:pPr>
            <w:r>
              <w:rPr>
                <w:rFonts w:hint="eastAsia" w:ascii="宋体" w:hAnsi="宋体"/>
                <w:szCs w:val="21"/>
              </w:rPr>
              <w:t>电流允许误差≯标称值的±10%</w:t>
            </w:r>
          </w:p>
        </w:tc>
        <w:tc>
          <w:tcPr>
            <w:tcW w:w="368" w:type="pct"/>
            <w:vAlign w:val="center"/>
          </w:tcPr>
          <w:p w14:paraId="3BDAB4D3">
            <w:pPr>
              <w:spacing w:line="300" w:lineRule="exact"/>
              <w:jc w:val="left"/>
              <w:rPr>
                <w:rFonts w:ascii="宋体" w:hAnsi="宋体"/>
                <w:szCs w:val="21"/>
              </w:rPr>
            </w:pPr>
            <w:r>
              <w:rPr>
                <w:rFonts w:hint="eastAsia" w:ascii="宋体" w:hAnsi="宋体"/>
                <w:szCs w:val="21"/>
              </w:rPr>
              <w:t>1年</w:t>
            </w:r>
          </w:p>
        </w:tc>
      </w:tr>
      <w:tr w14:paraId="10CF52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9" w:hRule="atLeast"/>
          <w:jc w:val="center"/>
        </w:trPr>
        <w:tc>
          <w:tcPr>
            <w:tcW w:w="413" w:type="pct"/>
            <w:vAlign w:val="center"/>
          </w:tcPr>
          <w:p w14:paraId="145D9936">
            <w:pPr>
              <w:pStyle w:val="73"/>
              <w:widowControl w:val="0"/>
              <w:numPr>
                <w:ilvl w:val="0"/>
                <w:numId w:val="32"/>
              </w:numPr>
              <w:adjustRightInd w:val="0"/>
              <w:snapToGrid w:val="0"/>
              <w:spacing w:line="300" w:lineRule="exact"/>
              <w:jc w:val="center"/>
              <w:rPr>
                <w:rFonts w:hAnsi="宋体" w:cs="宋体"/>
                <w:szCs w:val="21"/>
              </w:rPr>
            </w:pPr>
          </w:p>
        </w:tc>
        <w:tc>
          <w:tcPr>
            <w:tcW w:w="905" w:type="pct"/>
            <w:tcBorders>
              <w:top w:val="single" w:color="auto" w:sz="4" w:space="0"/>
            </w:tcBorders>
            <w:vAlign w:val="center"/>
          </w:tcPr>
          <w:p w14:paraId="08DC6B4B">
            <w:pPr>
              <w:spacing w:line="280" w:lineRule="exact"/>
              <w:jc w:val="center"/>
              <w:rPr>
                <w:rFonts w:asciiTheme="minorEastAsia" w:hAnsiTheme="minorEastAsia"/>
              </w:rPr>
            </w:pPr>
            <w:r>
              <w:rPr>
                <w:rFonts w:asciiTheme="minorEastAsia" w:hAnsiTheme="minorEastAsia"/>
              </w:rPr>
              <w:t>函数发生器</w:t>
            </w:r>
          </w:p>
        </w:tc>
        <w:tc>
          <w:tcPr>
            <w:tcW w:w="609" w:type="pct"/>
            <w:tcBorders>
              <w:top w:val="single" w:color="auto" w:sz="4" w:space="0"/>
              <w:right w:val="single" w:color="auto" w:sz="4" w:space="0"/>
            </w:tcBorders>
            <w:vAlign w:val="center"/>
          </w:tcPr>
          <w:p w14:paraId="2BCA76C3">
            <w:pPr>
              <w:spacing w:line="280" w:lineRule="exact"/>
              <w:jc w:val="center"/>
              <w:rPr>
                <w:rFonts w:cs="宋体" w:asciiTheme="minorEastAsia" w:hAnsiTheme="minorEastAsia"/>
                <w:szCs w:val="21"/>
              </w:rPr>
            </w:pPr>
            <w:r>
              <w:rPr>
                <w:rFonts w:hint="eastAsia" w:asciiTheme="minorEastAsia" w:hAnsiTheme="minorEastAsia"/>
              </w:rPr>
              <w:t>3</w:t>
            </w:r>
            <w:r>
              <w:rPr>
                <w:rFonts w:asciiTheme="minorEastAsia" w:hAnsiTheme="minorEastAsia"/>
              </w:rPr>
              <w:t>3511B</w:t>
            </w:r>
          </w:p>
        </w:tc>
        <w:tc>
          <w:tcPr>
            <w:tcW w:w="1864" w:type="pct"/>
            <w:tcBorders>
              <w:top w:val="single" w:color="auto" w:sz="4" w:space="0"/>
              <w:left w:val="single" w:color="auto" w:sz="4" w:space="0"/>
            </w:tcBorders>
            <w:vAlign w:val="center"/>
          </w:tcPr>
          <w:p w14:paraId="1237D87E">
            <w:pPr>
              <w:jc w:val="left"/>
              <w:rPr>
                <w:rFonts w:ascii="宋体" w:hAnsi="宋体"/>
                <w:szCs w:val="21"/>
              </w:rPr>
            </w:pPr>
            <w:r>
              <w:rPr>
                <w:rFonts w:hint="eastAsia" w:ascii="宋体" w:hAnsi="宋体"/>
                <w:szCs w:val="21"/>
              </w:rPr>
              <w:t>频率范围：DC(10Hz)～20MHz；</w:t>
            </w:r>
          </w:p>
          <w:p w14:paraId="223EA3BB">
            <w:pPr>
              <w:jc w:val="left"/>
              <w:rPr>
                <w:rFonts w:ascii="宋体" w:hAnsi="宋体"/>
                <w:szCs w:val="21"/>
              </w:rPr>
            </w:pPr>
            <w:r>
              <w:rPr>
                <w:rFonts w:hint="eastAsia" w:ascii="宋体" w:hAnsi="宋体"/>
                <w:szCs w:val="21"/>
              </w:rPr>
              <w:t>输出电平范围：0.5V～10V峰峰值（50Ω），0.5V～10V峰峰值（开路）；</w:t>
            </w:r>
          </w:p>
          <w:p w14:paraId="4C925853">
            <w:pPr>
              <w:jc w:val="left"/>
              <w:rPr>
                <w:rFonts w:ascii="宋体" w:hAnsi="宋体"/>
                <w:szCs w:val="21"/>
              </w:rPr>
            </w:pPr>
            <w:r>
              <w:rPr>
                <w:rFonts w:hint="eastAsia" w:ascii="宋体" w:hAnsi="宋体"/>
                <w:szCs w:val="21"/>
              </w:rPr>
              <w:t>波形类型：正弦波，方波，斜波，三角波，DC；</w:t>
            </w:r>
          </w:p>
          <w:p w14:paraId="63D19EF4">
            <w:pPr>
              <w:spacing w:line="300" w:lineRule="exact"/>
              <w:jc w:val="left"/>
              <w:rPr>
                <w:rFonts w:ascii="宋体" w:hAnsi="宋体"/>
                <w:szCs w:val="21"/>
              </w:rPr>
            </w:pPr>
            <w:r>
              <w:rPr>
                <w:rFonts w:hint="eastAsia" w:ascii="宋体" w:hAnsi="宋体"/>
                <w:szCs w:val="21"/>
              </w:rPr>
              <w:t>调制方式：AM、FM、FSK</w:t>
            </w:r>
          </w:p>
        </w:tc>
        <w:tc>
          <w:tcPr>
            <w:tcW w:w="841" w:type="pct"/>
            <w:tcBorders>
              <w:top w:val="single" w:color="auto" w:sz="4" w:space="0"/>
            </w:tcBorders>
            <w:vAlign w:val="center"/>
          </w:tcPr>
          <w:p w14:paraId="325FFAF4">
            <w:pPr>
              <w:snapToGrid w:val="0"/>
              <w:spacing w:line="300" w:lineRule="exact"/>
              <w:jc w:val="left"/>
              <w:rPr>
                <w:rFonts w:ascii="宋体" w:hAnsi="宋体"/>
                <w:szCs w:val="21"/>
              </w:rPr>
            </w:pPr>
            <w:r>
              <w:rPr>
                <w:rFonts w:hint="eastAsia" w:ascii="宋体" w:hAnsi="宋体"/>
                <w:szCs w:val="21"/>
              </w:rPr>
              <w:t>频率准确性：允许误差≯0.0002%</w:t>
            </w:r>
          </w:p>
        </w:tc>
        <w:tc>
          <w:tcPr>
            <w:tcW w:w="368" w:type="pct"/>
            <w:vAlign w:val="center"/>
          </w:tcPr>
          <w:p w14:paraId="6AAEF0B6">
            <w:pPr>
              <w:spacing w:line="300" w:lineRule="exact"/>
              <w:jc w:val="left"/>
              <w:rPr>
                <w:rFonts w:ascii="宋体" w:hAnsi="宋体"/>
                <w:szCs w:val="21"/>
              </w:rPr>
            </w:pPr>
            <w:r>
              <w:rPr>
                <w:rFonts w:hint="eastAsia" w:ascii="宋体" w:hAnsi="宋体"/>
                <w:szCs w:val="21"/>
              </w:rPr>
              <w:t>1年</w:t>
            </w:r>
          </w:p>
        </w:tc>
      </w:tr>
      <w:tr w14:paraId="3D6ED9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413" w:type="pct"/>
            <w:vAlign w:val="center"/>
          </w:tcPr>
          <w:p w14:paraId="5FED69D2">
            <w:pPr>
              <w:pStyle w:val="73"/>
              <w:widowControl w:val="0"/>
              <w:numPr>
                <w:ilvl w:val="0"/>
                <w:numId w:val="32"/>
              </w:numPr>
              <w:adjustRightInd w:val="0"/>
              <w:snapToGrid w:val="0"/>
              <w:spacing w:line="300" w:lineRule="exact"/>
              <w:jc w:val="center"/>
              <w:rPr>
                <w:rFonts w:hAnsi="宋体" w:cs="宋体"/>
                <w:szCs w:val="21"/>
              </w:rPr>
            </w:pPr>
          </w:p>
        </w:tc>
        <w:tc>
          <w:tcPr>
            <w:tcW w:w="905" w:type="pct"/>
            <w:tcBorders>
              <w:top w:val="single" w:color="auto" w:sz="4" w:space="0"/>
            </w:tcBorders>
            <w:vAlign w:val="center"/>
          </w:tcPr>
          <w:p w14:paraId="3EDF9647">
            <w:pPr>
              <w:spacing w:line="300" w:lineRule="exact"/>
              <w:jc w:val="center"/>
              <w:rPr>
                <w:rFonts w:ascii="宋体" w:hAnsi="宋体"/>
              </w:rPr>
            </w:pPr>
            <w:r>
              <w:rPr>
                <w:rFonts w:ascii="宋体" w:hAnsi="宋体"/>
              </w:rPr>
              <w:t>钳型电流表</w:t>
            </w:r>
          </w:p>
        </w:tc>
        <w:tc>
          <w:tcPr>
            <w:tcW w:w="609" w:type="pct"/>
            <w:tcBorders>
              <w:top w:val="single" w:color="auto" w:sz="4" w:space="0"/>
              <w:right w:val="single" w:color="auto" w:sz="4" w:space="0"/>
            </w:tcBorders>
            <w:vAlign w:val="center"/>
          </w:tcPr>
          <w:p w14:paraId="4A7B3DC6">
            <w:pPr>
              <w:spacing w:line="300" w:lineRule="exact"/>
              <w:jc w:val="center"/>
              <w:rPr>
                <w:rFonts w:ascii="宋体" w:hAnsi="宋体" w:cs="宋体"/>
                <w:szCs w:val="21"/>
              </w:rPr>
            </w:pPr>
            <w:r>
              <w:rPr>
                <w:rFonts w:ascii="宋体" w:hAnsi="宋体"/>
              </w:rPr>
              <w:t>303</w:t>
            </w:r>
          </w:p>
        </w:tc>
        <w:tc>
          <w:tcPr>
            <w:tcW w:w="1864" w:type="pct"/>
            <w:tcBorders>
              <w:top w:val="single" w:color="auto" w:sz="4" w:space="0"/>
              <w:left w:val="single" w:color="auto" w:sz="4" w:space="0"/>
            </w:tcBorders>
            <w:vAlign w:val="center"/>
          </w:tcPr>
          <w:p w14:paraId="0C52B3D4">
            <w:pPr>
              <w:spacing w:line="300" w:lineRule="exact"/>
              <w:jc w:val="left"/>
              <w:rPr>
                <w:rFonts w:ascii="宋体" w:hAnsi="宋体"/>
                <w:szCs w:val="21"/>
              </w:rPr>
            </w:pPr>
            <w:r>
              <w:rPr>
                <w:rFonts w:hint="eastAsia" w:ascii="宋体" w:hAnsi="宋体"/>
                <w:szCs w:val="21"/>
              </w:rPr>
              <w:t>量程0～600A</w:t>
            </w:r>
          </w:p>
        </w:tc>
        <w:tc>
          <w:tcPr>
            <w:tcW w:w="841" w:type="pct"/>
            <w:tcBorders>
              <w:top w:val="single" w:color="auto" w:sz="4" w:space="0"/>
            </w:tcBorders>
            <w:vAlign w:val="center"/>
          </w:tcPr>
          <w:p w14:paraId="76F38686">
            <w:pPr>
              <w:snapToGrid w:val="0"/>
              <w:spacing w:line="300" w:lineRule="exact"/>
              <w:jc w:val="left"/>
              <w:rPr>
                <w:rFonts w:ascii="宋体" w:hAnsi="宋体"/>
                <w:szCs w:val="21"/>
              </w:rPr>
            </w:pPr>
            <w:r>
              <w:rPr>
                <w:rFonts w:hint="eastAsia" w:ascii="宋体" w:hAnsi="宋体"/>
                <w:szCs w:val="21"/>
              </w:rPr>
              <w:t>直流电压精度：≯输入值的±1.8%</w:t>
            </w:r>
          </w:p>
          <w:p w14:paraId="054CE18A">
            <w:pPr>
              <w:snapToGrid w:val="0"/>
              <w:spacing w:line="300" w:lineRule="exact"/>
              <w:jc w:val="left"/>
              <w:rPr>
                <w:rFonts w:ascii="宋体" w:hAnsi="宋体"/>
                <w:szCs w:val="21"/>
              </w:rPr>
            </w:pPr>
            <w:r>
              <w:rPr>
                <w:rFonts w:hint="eastAsia" w:ascii="宋体" w:hAnsi="宋体"/>
                <w:szCs w:val="21"/>
              </w:rPr>
              <w:t>交流电流精度：≯输入值的±2.6%</w:t>
            </w:r>
          </w:p>
        </w:tc>
        <w:tc>
          <w:tcPr>
            <w:tcW w:w="368" w:type="pct"/>
            <w:vAlign w:val="center"/>
          </w:tcPr>
          <w:p w14:paraId="2DD342CD">
            <w:pPr>
              <w:spacing w:line="300" w:lineRule="exact"/>
              <w:jc w:val="left"/>
              <w:rPr>
                <w:rFonts w:ascii="宋体" w:hAnsi="宋体"/>
                <w:szCs w:val="21"/>
              </w:rPr>
            </w:pPr>
            <w:r>
              <w:rPr>
                <w:rFonts w:hint="eastAsia" w:ascii="宋体" w:hAnsi="宋体"/>
                <w:szCs w:val="21"/>
              </w:rPr>
              <w:t>1年</w:t>
            </w:r>
          </w:p>
        </w:tc>
      </w:tr>
      <w:tr w14:paraId="544B49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413" w:type="pct"/>
            <w:vAlign w:val="center"/>
          </w:tcPr>
          <w:p w14:paraId="5D4174D3">
            <w:pPr>
              <w:pStyle w:val="73"/>
              <w:widowControl w:val="0"/>
              <w:numPr>
                <w:ilvl w:val="0"/>
                <w:numId w:val="32"/>
              </w:numPr>
              <w:adjustRightInd w:val="0"/>
              <w:snapToGrid w:val="0"/>
              <w:spacing w:line="300" w:lineRule="exact"/>
              <w:jc w:val="center"/>
              <w:rPr>
                <w:rFonts w:hAnsi="宋体" w:cs="宋体"/>
                <w:szCs w:val="21"/>
              </w:rPr>
            </w:pPr>
          </w:p>
        </w:tc>
        <w:tc>
          <w:tcPr>
            <w:tcW w:w="905" w:type="pct"/>
            <w:tcBorders>
              <w:top w:val="single" w:color="auto" w:sz="4" w:space="0"/>
            </w:tcBorders>
            <w:vAlign w:val="center"/>
          </w:tcPr>
          <w:p w14:paraId="163E3AEE">
            <w:pPr>
              <w:spacing w:line="300" w:lineRule="exact"/>
              <w:jc w:val="center"/>
              <w:rPr>
                <w:rFonts w:ascii="宋体" w:hAnsi="宋体"/>
              </w:rPr>
            </w:pPr>
            <w:r>
              <w:rPr>
                <w:rFonts w:ascii="宋体" w:hAnsi="宋体"/>
              </w:rPr>
              <w:t>直流</w:t>
            </w:r>
            <w:r>
              <w:rPr>
                <w:rFonts w:hint="eastAsia" w:ascii="宋体" w:hAnsi="宋体"/>
              </w:rPr>
              <w:t>电</w:t>
            </w:r>
            <w:r>
              <w:rPr>
                <w:rFonts w:ascii="宋体" w:hAnsi="宋体"/>
              </w:rPr>
              <w:t>源</w:t>
            </w:r>
          </w:p>
        </w:tc>
        <w:tc>
          <w:tcPr>
            <w:tcW w:w="609" w:type="pct"/>
            <w:tcBorders>
              <w:top w:val="single" w:color="auto" w:sz="4" w:space="0"/>
              <w:right w:val="single" w:color="auto" w:sz="4" w:space="0"/>
            </w:tcBorders>
            <w:vAlign w:val="center"/>
          </w:tcPr>
          <w:p w14:paraId="21299FAC">
            <w:pPr>
              <w:spacing w:line="300" w:lineRule="exact"/>
              <w:jc w:val="center"/>
              <w:rPr>
                <w:rFonts w:ascii="宋体" w:hAnsi="宋体" w:cs="宋体"/>
                <w:szCs w:val="21"/>
              </w:rPr>
            </w:pPr>
            <w:r>
              <w:rPr>
                <w:rFonts w:ascii="宋体" w:hAnsi="宋体"/>
              </w:rPr>
              <w:t>AD</w:t>
            </w:r>
            <w:r>
              <w:rPr>
                <w:rFonts w:hint="eastAsia" w:ascii="宋体" w:hAnsi="宋体"/>
              </w:rPr>
              <w:t>C-0800100-37</w:t>
            </w:r>
          </w:p>
        </w:tc>
        <w:tc>
          <w:tcPr>
            <w:tcW w:w="1864" w:type="pct"/>
            <w:tcBorders>
              <w:top w:val="single" w:color="auto" w:sz="4" w:space="0"/>
              <w:left w:val="single" w:color="auto" w:sz="4" w:space="0"/>
            </w:tcBorders>
            <w:vAlign w:val="center"/>
          </w:tcPr>
          <w:p w14:paraId="67ED8C61">
            <w:pPr>
              <w:spacing w:line="300" w:lineRule="exact"/>
              <w:jc w:val="left"/>
              <w:rPr>
                <w:rFonts w:ascii="宋体" w:hAnsi="宋体"/>
                <w:szCs w:val="21"/>
              </w:rPr>
            </w:pPr>
            <w:r>
              <w:rPr>
                <w:rFonts w:hint="eastAsia" w:ascii="宋体" w:hAnsi="宋体"/>
                <w:szCs w:val="21"/>
              </w:rPr>
              <w:t>电压:0～80V,电流0～100A</w:t>
            </w:r>
          </w:p>
        </w:tc>
        <w:tc>
          <w:tcPr>
            <w:tcW w:w="841" w:type="pct"/>
            <w:tcBorders>
              <w:top w:val="single" w:color="auto" w:sz="4" w:space="0"/>
            </w:tcBorders>
            <w:vAlign w:val="center"/>
          </w:tcPr>
          <w:p w14:paraId="02817D75">
            <w:pPr>
              <w:spacing w:line="260" w:lineRule="exact"/>
              <w:jc w:val="center"/>
              <w:rPr>
                <w:rFonts w:ascii="宋体" w:hAnsi="宋体" w:cs="宋体"/>
                <w:szCs w:val="21"/>
              </w:rPr>
            </w:pPr>
            <w:r>
              <w:rPr>
                <w:rFonts w:hint="eastAsia" w:ascii="宋体" w:hAnsi="宋体" w:cs="宋体"/>
                <w:szCs w:val="21"/>
              </w:rPr>
              <w:t>电压允许误差：≯±0.9V</w:t>
            </w:r>
          </w:p>
          <w:p w14:paraId="7AC69F32">
            <w:pPr>
              <w:spacing w:line="260" w:lineRule="exact"/>
              <w:jc w:val="center"/>
              <w:rPr>
                <w:rFonts w:ascii="宋体" w:hAnsi="宋体"/>
                <w:szCs w:val="21"/>
              </w:rPr>
            </w:pPr>
            <w:r>
              <w:rPr>
                <w:rFonts w:hint="eastAsia" w:ascii="宋体" w:hAnsi="宋体" w:cs="宋体"/>
                <w:szCs w:val="21"/>
              </w:rPr>
              <w:t>电流允许误差：≯±1.1A</w:t>
            </w:r>
          </w:p>
        </w:tc>
        <w:tc>
          <w:tcPr>
            <w:tcW w:w="368" w:type="pct"/>
            <w:vAlign w:val="center"/>
          </w:tcPr>
          <w:p w14:paraId="6AD0F68E">
            <w:pPr>
              <w:spacing w:line="300" w:lineRule="exact"/>
              <w:jc w:val="left"/>
              <w:rPr>
                <w:rFonts w:ascii="宋体" w:hAnsi="宋体"/>
                <w:szCs w:val="21"/>
              </w:rPr>
            </w:pPr>
            <w:r>
              <w:rPr>
                <w:rFonts w:hint="eastAsia" w:ascii="宋体" w:hAnsi="宋体"/>
                <w:szCs w:val="21"/>
              </w:rPr>
              <w:t>1年</w:t>
            </w:r>
          </w:p>
        </w:tc>
      </w:tr>
      <w:tr w14:paraId="3750B8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413" w:type="pct"/>
            <w:vAlign w:val="center"/>
          </w:tcPr>
          <w:p w14:paraId="77C71C6D">
            <w:pPr>
              <w:pStyle w:val="73"/>
              <w:widowControl w:val="0"/>
              <w:numPr>
                <w:ilvl w:val="0"/>
                <w:numId w:val="32"/>
              </w:numPr>
              <w:adjustRightInd w:val="0"/>
              <w:snapToGrid w:val="0"/>
              <w:spacing w:line="300" w:lineRule="exact"/>
              <w:jc w:val="center"/>
              <w:rPr>
                <w:rFonts w:hAnsi="宋体" w:cs="宋体"/>
                <w:szCs w:val="21"/>
              </w:rPr>
            </w:pPr>
            <w:bookmarkStart w:id="55" w:name="_Hlk148798578"/>
          </w:p>
        </w:tc>
        <w:tc>
          <w:tcPr>
            <w:tcW w:w="905" w:type="pct"/>
            <w:tcBorders>
              <w:top w:val="single" w:color="auto" w:sz="4" w:space="0"/>
            </w:tcBorders>
            <w:vAlign w:val="center"/>
          </w:tcPr>
          <w:p w14:paraId="31AF469F">
            <w:pPr>
              <w:jc w:val="center"/>
              <w:rPr>
                <w:rFonts w:ascii="宋体" w:hAnsi="宋体"/>
                <w:szCs w:val="21"/>
              </w:rPr>
            </w:pPr>
            <w:r>
              <w:rPr>
                <w:rFonts w:hint="eastAsia" w:ascii="宋体" w:hAnsi="宋体"/>
                <w:szCs w:val="21"/>
              </w:rPr>
              <w:t>纤维卷尺</w:t>
            </w:r>
          </w:p>
        </w:tc>
        <w:tc>
          <w:tcPr>
            <w:tcW w:w="609" w:type="pct"/>
            <w:tcBorders>
              <w:top w:val="single" w:color="auto" w:sz="4" w:space="0"/>
              <w:right w:val="single" w:color="auto" w:sz="4" w:space="0"/>
            </w:tcBorders>
            <w:vAlign w:val="center"/>
          </w:tcPr>
          <w:p w14:paraId="3599FE2C">
            <w:pPr>
              <w:jc w:val="center"/>
              <w:rPr>
                <w:rFonts w:ascii="宋体" w:hAnsi="宋体"/>
                <w:szCs w:val="21"/>
              </w:rPr>
            </w:pPr>
            <w:r>
              <w:rPr>
                <w:rFonts w:hint="eastAsia" w:ascii="宋体" w:hAnsi="宋体"/>
                <w:szCs w:val="21"/>
              </w:rPr>
              <w:t>得力</w:t>
            </w:r>
          </w:p>
        </w:tc>
        <w:tc>
          <w:tcPr>
            <w:tcW w:w="1864" w:type="pct"/>
            <w:tcBorders>
              <w:top w:val="single" w:color="auto" w:sz="4" w:space="0"/>
              <w:left w:val="single" w:color="auto" w:sz="4" w:space="0"/>
            </w:tcBorders>
            <w:vAlign w:val="center"/>
          </w:tcPr>
          <w:p w14:paraId="324D2837">
            <w:pPr>
              <w:rPr>
                <w:rFonts w:ascii="宋体" w:hAnsi="宋体"/>
                <w:szCs w:val="21"/>
              </w:rPr>
            </w:pPr>
            <w:r>
              <w:rPr>
                <w:rFonts w:ascii="宋体" w:hAnsi="宋体"/>
                <w:szCs w:val="21"/>
              </w:rPr>
              <w:t>0~30m</w:t>
            </w:r>
          </w:p>
        </w:tc>
        <w:tc>
          <w:tcPr>
            <w:tcW w:w="841" w:type="pct"/>
            <w:tcBorders>
              <w:top w:val="single" w:color="auto" w:sz="4" w:space="0"/>
            </w:tcBorders>
            <w:vAlign w:val="center"/>
          </w:tcPr>
          <w:p w14:paraId="4052C28E">
            <w:pPr>
              <w:spacing w:line="276" w:lineRule="auto"/>
              <w:rPr>
                <w:rFonts w:ascii="宋体" w:hAnsi="宋体"/>
                <w:szCs w:val="21"/>
              </w:rPr>
            </w:pPr>
            <w:r>
              <w:rPr>
                <w:rFonts w:hint="eastAsia" w:ascii="宋体" w:hAnsi="宋体"/>
                <w:szCs w:val="21"/>
              </w:rPr>
              <w:t>1mm</w:t>
            </w:r>
          </w:p>
        </w:tc>
        <w:tc>
          <w:tcPr>
            <w:tcW w:w="368" w:type="pct"/>
            <w:vAlign w:val="center"/>
          </w:tcPr>
          <w:p w14:paraId="356F5A4A">
            <w:pPr>
              <w:spacing w:line="280" w:lineRule="exact"/>
              <w:jc w:val="left"/>
              <w:rPr>
                <w:rFonts w:ascii="宋体" w:hAnsi="宋体"/>
                <w:szCs w:val="21"/>
              </w:rPr>
            </w:pPr>
            <w:r>
              <w:rPr>
                <w:rFonts w:hint="eastAsia" w:ascii="宋体" w:hAnsi="宋体"/>
                <w:szCs w:val="21"/>
              </w:rPr>
              <w:t>1年</w:t>
            </w:r>
          </w:p>
        </w:tc>
      </w:tr>
      <w:bookmarkEnd w:id="55"/>
      <w:tr w14:paraId="26565D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413" w:type="pct"/>
            <w:vAlign w:val="center"/>
          </w:tcPr>
          <w:p w14:paraId="11D04199">
            <w:pPr>
              <w:pStyle w:val="73"/>
              <w:widowControl w:val="0"/>
              <w:numPr>
                <w:ilvl w:val="0"/>
                <w:numId w:val="32"/>
              </w:numPr>
              <w:adjustRightInd w:val="0"/>
              <w:snapToGrid w:val="0"/>
              <w:spacing w:line="300" w:lineRule="exact"/>
              <w:jc w:val="center"/>
              <w:rPr>
                <w:rFonts w:hAnsi="宋体" w:cs="宋体"/>
                <w:szCs w:val="21"/>
              </w:rPr>
            </w:pPr>
          </w:p>
        </w:tc>
        <w:tc>
          <w:tcPr>
            <w:tcW w:w="905" w:type="pct"/>
            <w:tcBorders>
              <w:top w:val="single" w:color="auto" w:sz="4" w:space="0"/>
            </w:tcBorders>
            <w:vAlign w:val="center"/>
          </w:tcPr>
          <w:p w14:paraId="0B4015DF">
            <w:pPr>
              <w:snapToGrid w:val="0"/>
              <w:spacing w:line="300" w:lineRule="exact"/>
              <w:jc w:val="center"/>
              <w:rPr>
                <w:szCs w:val="21"/>
              </w:rPr>
            </w:pPr>
            <w:r>
              <w:t>管状接头搭接线</w:t>
            </w:r>
          </w:p>
        </w:tc>
        <w:tc>
          <w:tcPr>
            <w:tcW w:w="609" w:type="pct"/>
            <w:tcBorders>
              <w:top w:val="single" w:color="auto" w:sz="4" w:space="0"/>
              <w:right w:val="single" w:color="auto" w:sz="4" w:space="0"/>
            </w:tcBorders>
            <w:vAlign w:val="center"/>
          </w:tcPr>
          <w:p w14:paraId="53AB90C0">
            <w:pPr>
              <w:pStyle w:val="73"/>
              <w:widowControl w:val="0"/>
              <w:adjustRightInd w:val="0"/>
              <w:snapToGrid w:val="0"/>
              <w:spacing w:line="300" w:lineRule="exact"/>
              <w:ind w:firstLine="0"/>
              <w:jc w:val="center"/>
              <w:rPr>
                <w:rFonts w:hAnsi="宋体"/>
                <w:szCs w:val="21"/>
              </w:rPr>
            </w:pPr>
            <w:r>
              <w:rPr>
                <w:rFonts w:hAnsi="宋体"/>
                <w:szCs w:val="21"/>
              </w:rPr>
              <w:t>HB8111-3x120</w:t>
            </w:r>
          </w:p>
        </w:tc>
        <w:tc>
          <w:tcPr>
            <w:tcW w:w="1864" w:type="pct"/>
            <w:tcBorders>
              <w:top w:val="single" w:color="auto" w:sz="4" w:space="0"/>
              <w:left w:val="single" w:color="auto" w:sz="4" w:space="0"/>
            </w:tcBorders>
            <w:vAlign w:val="center"/>
          </w:tcPr>
          <w:p w14:paraId="588923D7">
            <w:pPr>
              <w:spacing w:line="300" w:lineRule="exact"/>
              <w:ind w:left="-4" w:right="-1"/>
              <w:rPr>
                <w:szCs w:val="21"/>
              </w:rPr>
            </w:pPr>
            <w:r>
              <w:rPr>
                <w:rFonts w:hint="eastAsia"/>
                <w:szCs w:val="21"/>
              </w:rPr>
              <w:t>/</w:t>
            </w:r>
          </w:p>
        </w:tc>
        <w:tc>
          <w:tcPr>
            <w:tcW w:w="841" w:type="pct"/>
            <w:tcBorders>
              <w:top w:val="single" w:color="auto" w:sz="4" w:space="0"/>
            </w:tcBorders>
            <w:vAlign w:val="center"/>
          </w:tcPr>
          <w:p w14:paraId="21D300E5">
            <w:pPr>
              <w:spacing w:line="300" w:lineRule="exact"/>
              <w:rPr>
                <w:szCs w:val="21"/>
              </w:rPr>
            </w:pPr>
            <w:r>
              <w:rPr>
                <w:rFonts w:hint="eastAsia"/>
                <w:szCs w:val="21"/>
              </w:rPr>
              <w:t>/</w:t>
            </w:r>
          </w:p>
        </w:tc>
        <w:tc>
          <w:tcPr>
            <w:tcW w:w="368" w:type="pct"/>
            <w:vAlign w:val="center"/>
          </w:tcPr>
          <w:p w14:paraId="323D5AC2">
            <w:pPr>
              <w:spacing w:line="300" w:lineRule="exact"/>
              <w:jc w:val="center"/>
              <w:rPr>
                <w:rFonts w:ascii="宋体" w:hAnsi="宋体" w:cs="宋体"/>
                <w:szCs w:val="21"/>
              </w:rPr>
            </w:pPr>
            <w:r>
              <w:rPr>
                <w:rFonts w:hint="eastAsia" w:ascii="宋体" w:hAnsi="宋体" w:cs="宋体"/>
                <w:szCs w:val="21"/>
              </w:rPr>
              <w:t>/</w:t>
            </w:r>
          </w:p>
        </w:tc>
      </w:tr>
      <w:tr w14:paraId="6440FD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413" w:type="pct"/>
            <w:vAlign w:val="center"/>
          </w:tcPr>
          <w:p w14:paraId="44BF45F5">
            <w:pPr>
              <w:pStyle w:val="73"/>
              <w:widowControl w:val="0"/>
              <w:numPr>
                <w:ilvl w:val="0"/>
                <w:numId w:val="32"/>
              </w:numPr>
              <w:adjustRightInd w:val="0"/>
              <w:snapToGrid w:val="0"/>
              <w:spacing w:line="300" w:lineRule="exact"/>
              <w:jc w:val="center"/>
              <w:rPr>
                <w:rFonts w:hAnsi="宋体" w:cs="宋体"/>
                <w:szCs w:val="21"/>
              </w:rPr>
            </w:pPr>
          </w:p>
        </w:tc>
        <w:tc>
          <w:tcPr>
            <w:tcW w:w="905" w:type="pct"/>
            <w:tcBorders>
              <w:top w:val="single" w:color="auto" w:sz="4" w:space="0"/>
            </w:tcBorders>
            <w:vAlign w:val="center"/>
          </w:tcPr>
          <w:p w14:paraId="71B817AF">
            <w:pPr>
              <w:snapToGrid w:val="0"/>
              <w:spacing w:line="320" w:lineRule="exact"/>
              <w:jc w:val="center"/>
              <w:rPr>
                <w:rFonts w:asciiTheme="minorEastAsia" w:hAnsiTheme="minorEastAsia"/>
                <w:snapToGrid w:val="0"/>
                <w:kern w:val="0"/>
                <w:szCs w:val="21"/>
              </w:rPr>
            </w:pPr>
            <w:r>
              <w:rPr>
                <w:rFonts w:hint="eastAsia" w:asciiTheme="minorEastAsia" w:hAnsiTheme="minorEastAsia"/>
                <w:szCs w:val="21"/>
              </w:rPr>
              <w:t>微欧计</w:t>
            </w:r>
          </w:p>
        </w:tc>
        <w:tc>
          <w:tcPr>
            <w:tcW w:w="609" w:type="pct"/>
            <w:tcBorders>
              <w:top w:val="single" w:color="auto" w:sz="4" w:space="0"/>
              <w:right w:val="single" w:color="auto" w:sz="4" w:space="0"/>
            </w:tcBorders>
            <w:vAlign w:val="center"/>
          </w:tcPr>
          <w:p w14:paraId="5E05159C">
            <w:pPr>
              <w:pStyle w:val="73"/>
              <w:widowControl w:val="0"/>
              <w:adjustRightInd w:val="0"/>
              <w:snapToGrid w:val="0"/>
              <w:spacing w:line="280" w:lineRule="exact"/>
              <w:ind w:firstLine="0"/>
              <w:jc w:val="center"/>
              <w:rPr>
                <w:rFonts w:asciiTheme="minorEastAsia" w:hAnsiTheme="minorEastAsia" w:eastAsiaTheme="minorEastAsia"/>
                <w:snapToGrid w:val="0"/>
                <w:szCs w:val="21"/>
              </w:rPr>
            </w:pPr>
            <w:r>
              <w:rPr>
                <w:rFonts w:hint="eastAsia" w:asciiTheme="minorEastAsia" w:hAnsiTheme="minorEastAsia" w:eastAsiaTheme="minorEastAsia"/>
                <w:szCs w:val="21"/>
              </w:rPr>
              <w:t>ZY</w:t>
            </w:r>
            <w:r>
              <w:rPr>
                <w:rFonts w:asciiTheme="minorEastAsia" w:hAnsiTheme="minorEastAsia" w:eastAsiaTheme="minorEastAsia"/>
                <w:szCs w:val="21"/>
              </w:rPr>
              <w:t>-9858</w:t>
            </w:r>
          </w:p>
        </w:tc>
        <w:tc>
          <w:tcPr>
            <w:tcW w:w="1864" w:type="pct"/>
            <w:tcBorders>
              <w:top w:val="single" w:color="auto" w:sz="4" w:space="0"/>
              <w:left w:val="single" w:color="auto" w:sz="4" w:space="0"/>
            </w:tcBorders>
            <w:vAlign w:val="center"/>
          </w:tcPr>
          <w:p w14:paraId="15534A1B">
            <w:pPr>
              <w:snapToGrid w:val="0"/>
              <w:spacing w:line="320" w:lineRule="exact"/>
              <w:jc w:val="left"/>
              <w:rPr>
                <w:rFonts w:asciiTheme="minorEastAsia" w:hAnsiTheme="minorEastAsia"/>
                <w:szCs w:val="21"/>
              </w:rPr>
            </w:pPr>
            <w:r>
              <w:rPr>
                <w:rFonts w:hint="eastAsia" w:asciiTheme="minorEastAsia" w:hAnsiTheme="minorEastAsia"/>
                <w:szCs w:val="21"/>
              </w:rPr>
              <w:t>2mΩ</w:t>
            </w:r>
            <w:r>
              <w:rPr>
                <w:rFonts w:asciiTheme="minorEastAsia" w:hAnsiTheme="minorEastAsia"/>
                <w:szCs w:val="21"/>
              </w:rPr>
              <w:t>~2</w:t>
            </w:r>
            <w:r>
              <w:rPr>
                <w:rFonts w:hint="eastAsia" w:asciiTheme="minorEastAsia" w:hAnsiTheme="minorEastAsia"/>
                <w:szCs w:val="21"/>
              </w:rPr>
              <w:t>kΩ</w:t>
            </w:r>
          </w:p>
        </w:tc>
        <w:tc>
          <w:tcPr>
            <w:tcW w:w="841" w:type="pct"/>
            <w:tcBorders>
              <w:top w:val="single" w:color="auto" w:sz="4" w:space="0"/>
            </w:tcBorders>
            <w:vAlign w:val="center"/>
          </w:tcPr>
          <w:p w14:paraId="60814A95">
            <w:pPr>
              <w:snapToGrid w:val="0"/>
              <w:spacing w:line="280" w:lineRule="exact"/>
              <w:jc w:val="left"/>
              <w:rPr>
                <w:rFonts w:asciiTheme="minorEastAsia" w:hAnsiTheme="minorEastAsia"/>
                <w:szCs w:val="21"/>
              </w:rPr>
            </w:pPr>
            <w:r>
              <w:rPr>
                <w:rFonts w:hint="eastAsia" w:asciiTheme="minorEastAsia" w:hAnsiTheme="minorEastAsia"/>
                <w:szCs w:val="21"/>
              </w:rPr>
              <w:t>≤5</w:t>
            </w:r>
            <w:r>
              <w:rPr>
                <w:rFonts w:asciiTheme="minorEastAsia" w:hAnsiTheme="minorEastAsia"/>
                <w:szCs w:val="21"/>
              </w:rPr>
              <w:t>%</w:t>
            </w:r>
          </w:p>
        </w:tc>
        <w:tc>
          <w:tcPr>
            <w:tcW w:w="368" w:type="pct"/>
            <w:vAlign w:val="center"/>
          </w:tcPr>
          <w:p w14:paraId="483C8F82">
            <w:pPr>
              <w:snapToGrid w:val="0"/>
              <w:spacing w:line="280" w:lineRule="exact"/>
              <w:jc w:val="center"/>
              <w:rPr>
                <w:rFonts w:asciiTheme="minorEastAsia" w:hAnsiTheme="minorEastAsia"/>
                <w:szCs w:val="21"/>
              </w:rPr>
            </w:pPr>
            <w:r>
              <w:rPr>
                <w:rFonts w:hint="eastAsia" w:cs="宋体" w:asciiTheme="minorEastAsia" w:hAnsiTheme="minorEastAsia"/>
                <w:szCs w:val="21"/>
              </w:rPr>
              <w:t>1年</w:t>
            </w:r>
          </w:p>
        </w:tc>
      </w:tr>
      <w:tr w14:paraId="6407EE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14:paraId="2AC1714F">
            <w:pPr>
              <w:spacing w:line="300" w:lineRule="exact"/>
              <w:rPr>
                <w:rFonts w:ascii="宋体" w:hAnsi="宋体" w:cs="宋体"/>
                <w:szCs w:val="21"/>
              </w:rPr>
            </w:pPr>
            <w:r>
              <w:rPr>
                <w:rFonts w:hint="eastAsia" w:ascii="宋体" w:hAnsi="宋体"/>
                <w:szCs w:val="21"/>
              </w:rPr>
              <w:t>注：设备信息以实际使用为准，若没有相同设备，则选用满足技术参数和精度</w:t>
            </w:r>
            <w:r>
              <w:rPr>
                <w:rFonts w:hint="eastAsia" w:ascii="宋体" w:hAnsi="宋体" w:cs="宋体"/>
                <w:kern w:val="0"/>
                <w:szCs w:val="21"/>
              </w:rPr>
              <w:t>相当或更高，</w:t>
            </w:r>
            <w:r>
              <w:rPr>
                <w:rFonts w:hint="eastAsia" w:ascii="宋体" w:hAnsi="宋体"/>
                <w:szCs w:val="21"/>
              </w:rPr>
              <w:t>且在有效期内的同类设备进行试验。</w:t>
            </w:r>
          </w:p>
        </w:tc>
      </w:tr>
    </w:tbl>
    <w:p w14:paraId="126F9211"/>
    <w:p w14:paraId="2A1F354D">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试验布置和连接</w:t>
      </w:r>
    </w:p>
    <w:p w14:paraId="6F128671">
      <w:pPr>
        <w:pStyle w:val="18"/>
        <w:spacing w:line="420" w:lineRule="exact"/>
        <w:ind w:firstLine="480"/>
      </w:pPr>
      <w:r>
        <w:t>对设备的感应磁场</w:t>
      </w:r>
      <w:r>
        <w:rPr>
          <w:rFonts w:hint="eastAsia"/>
        </w:rPr>
        <w:t>的</w:t>
      </w:r>
      <w:r>
        <w:t>试验布置</w:t>
      </w:r>
      <w:r>
        <w:rPr>
          <w:rFonts w:hint="eastAsia"/>
        </w:rPr>
        <w:t>见</w:t>
      </w:r>
      <w:r>
        <w:t>图</w:t>
      </w:r>
      <w:r>
        <w:rPr>
          <w:rFonts w:hint="eastAsia"/>
        </w:rPr>
        <w:t>12</w:t>
      </w:r>
      <w:r>
        <w:t>；对互连电缆的感应磁场试验布置见图</w:t>
      </w:r>
      <w:r>
        <w:rPr>
          <w:rFonts w:hint="eastAsia"/>
        </w:rPr>
        <w:t>13；对互连电缆的感应电场试验布置见图14；对互连电缆的感应尖峰试验布置见图15。</w:t>
      </w:r>
    </w:p>
    <w:p w14:paraId="2CD6333A">
      <w:pPr>
        <w:pStyle w:val="75"/>
        <w:spacing w:line="240" w:lineRule="auto"/>
        <w:ind w:firstLine="0" w:firstLineChars="0"/>
        <w:jc w:val="center"/>
      </w:pPr>
      <w:r>
        <w:object>
          <v:shape id="_x0000_i1031" o:spt="75" type="#_x0000_t75" style="height:211.5pt;width:342.75pt;" o:ole="t" filled="f" o:preferrelative="t" stroked="f" coordsize="21600,21600">
            <v:path/>
            <v:fill on="f" focussize="0,0"/>
            <v:stroke on="f" joinstyle="miter"/>
            <v:imagedata r:id="rId24" o:title=""/>
            <o:lock v:ext="edit" aspectratio="t"/>
            <w10:wrap type="none"/>
            <w10:anchorlock/>
          </v:shape>
          <o:OLEObject Type="Embed" ProgID="Visio.Drawing.11" ShapeID="_x0000_i1031" DrawAspect="Content" ObjectID="_1468075731" r:id="rId23">
            <o:LockedField>false</o:LockedField>
          </o:OLEObject>
        </w:object>
      </w:r>
    </w:p>
    <w:p w14:paraId="42FB45B6">
      <w:pPr>
        <w:pStyle w:val="4"/>
        <w:numPr>
          <w:ilvl w:val="0"/>
          <w:numId w:val="0"/>
        </w:numPr>
        <w:spacing w:line="320" w:lineRule="exact"/>
        <w:ind w:left="420"/>
        <w:jc w:val="both"/>
        <w:rPr>
          <w:rFonts w:ascii="宋体" w:hAnsi="宋体" w:eastAsia="宋体"/>
          <w:szCs w:val="21"/>
          <w:lang w:val="de-DE"/>
        </w:rPr>
      </w:pPr>
      <w:bookmarkStart w:id="56" w:name="_Ref118040691"/>
      <w:bookmarkStart w:id="57" w:name="_Ref105612917"/>
      <w:r>
        <w:rPr>
          <w:rFonts w:hint="eastAsia" w:ascii="宋体" w:hAnsi="宋体" w:eastAsia="宋体"/>
          <w:szCs w:val="21"/>
          <w:lang w:val="de-DE"/>
        </w:rPr>
        <w:t>注：1.</w:t>
      </w:r>
      <w:r>
        <w:rPr>
          <w:rFonts w:hint="eastAsia"/>
        </w:rPr>
        <w:t xml:space="preserve"> </w:t>
      </w:r>
      <w:r>
        <w:rPr>
          <w:rFonts w:hint="eastAsia" w:ascii="宋体" w:hAnsi="宋体" w:eastAsia="宋体"/>
          <w:szCs w:val="21"/>
          <w:lang w:val="de-DE"/>
        </w:rPr>
        <w:t>管状接头搭接线（图中搭接线）与试验件搭铁线安装柱(见附录C) 连接，搭接线另一端使用六角头螺栓（HB1-101-4×12CDD）垫圈（HB1-521-4×10×0.8CDD）及六角螺母（HB6255M4CdD）固定在试验桌接地铜板上，搭接点与试验件距离不大于15cm，若试验场地不具备使用螺栓固定搭接线的条件，可使用粘接的方式将搭接线的另一端固定至接地铜板上。</w:t>
      </w:r>
    </w:p>
    <w:p w14:paraId="7B282AAC">
      <w:pPr>
        <w:pStyle w:val="4"/>
        <w:numPr>
          <w:ilvl w:val="0"/>
          <w:numId w:val="0"/>
        </w:numPr>
        <w:spacing w:line="320" w:lineRule="exact"/>
        <w:ind w:left="845"/>
        <w:jc w:val="both"/>
        <w:rPr>
          <w:rFonts w:ascii="宋体" w:hAnsi="宋体" w:eastAsia="宋体"/>
          <w:szCs w:val="21"/>
          <w:lang w:val="de-DE"/>
        </w:rPr>
      </w:pPr>
      <w:r>
        <w:rPr>
          <w:rFonts w:hint="eastAsia" w:ascii="宋体" w:hAnsi="宋体" w:eastAsia="宋体"/>
          <w:szCs w:val="21"/>
        </w:rPr>
        <w:t>2.</w:t>
      </w:r>
      <w:r>
        <w:rPr>
          <w:rFonts w:hint="eastAsia" w:ascii="宋体" w:hAnsi="宋体" w:eastAsia="宋体"/>
          <w:szCs w:val="21"/>
          <w:lang w:val="de-DE"/>
        </w:rPr>
        <w:t>“电源线”与信号线捆扎为一束并在桌面前端10cm处至少暴露 3.3m之后分开，“电源线”接入试验室电源，电磁兼容电缆其余部分绕Z字型布置然后连接至XXXX。</w:t>
      </w:r>
    </w:p>
    <w:p w14:paraId="3BB2F6EB">
      <w:pPr>
        <w:pStyle w:val="4"/>
        <w:numPr>
          <w:ilvl w:val="0"/>
          <w:numId w:val="0"/>
        </w:numPr>
        <w:spacing w:line="320" w:lineRule="exact"/>
        <w:ind w:left="845"/>
        <w:jc w:val="both"/>
        <w:rPr>
          <w:rFonts w:ascii="宋体" w:hAnsi="宋体" w:eastAsia="宋体"/>
          <w:szCs w:val="21"/>
          <w:lang w:val="de-DE"/>
        </w:rPr>
      </w:pPr>
      <w:r>
        <w:rPr>
          <w:rFonts w:hint="eastAsia" w:ascii="宋体" w:hAnsi="宋体" w:eastAsia="宋体"/>
          <w:szCs w:val="21"/>
        </w:rPr>
        <w:t>3</w:t>
      </w:r>
      <w:r>
        <w:rPr>
          <w:rFonts w:hint="eastAsia" w:ascii="宋体" w:hAnsi="宋体" w:eastAsia="宋体"/>
          <w:szCs w:val="21"/>
          <w:lang w:val="de-DE"/>
        </w:rPr>
        <w:t>.</w:t>
      </w:r>
      <w:r>
        <w:rPr>
          <w:rFonts w:hint="eastAsia" w:ascii="宋体" w:hAnsi="宋体" w:eastAsia="宋体"/>
          <w:szCs w:val="21"/>
        </w:rPr>
        <w:t>28V1与地1为</w:t>
      </w:r>
      <w:r>
        <w:rPr>
          <w:rFonts w:hint="eastAsia" w:ascii="宋体" w:hAnsi="宋体" w:eastAsia="宋体"/>
          <w:szCs w:val="21"/>
          <w:lang w:eastAsia="zh-CN"/>
        </w:rPr>
        <w:t>XXX-DL1</w:t>
      </w:r>
      <w:r>
        <w:rPr>
          <w:rFonts w:hint="eastAsia" w:ascii="宋体" w:hAnsi="宋体" w:eastAsia="宋体"/>
          <w:szCs w:val="21"/>
        </w:rPr>
        <w:t>电源线</w:t>
      </w:r>
      <w:r>
        <w:rPr>
          <w:rFonts w:hint="eastAsia" w:ascii="宋体" w:hAnsi="宋体" w:eastAsia="宋体"/>
          <w:szCs w:val="21"/>
          <w:lang w:val="de-DE"/>
        </w:rPr>
        <w:t>。</w:t>
      </w:r>
    </w:p>
    <w:p w14:paraId="641EF2C6">
      <w:pPr>
        <w:pStyle w:val="4"/>
        <w:numPr>
          <w:ilvl w:val="0"/>
          <w:numId w:val="0"/>
        </w:numPr>
        <w:spacing w:line="320" w:lineRule="exact"/>
        <w:ind w:left="845"/>
        <w:jc w:val="both"/>
        <w:rPr>
          <w:rFonts w:ascii="宋体" w:hAnsi="宋体" w:eastAsia="宋体"/>
          <w:szCs w:val="21"/>
        </w:rPr>
      </w:pPr>
      <w:r>
        <w:rPr>
          <w:rFonts w:ascii="宋体" w:hAnsi="宋体" w:eastAsia="宋体"/>
          <w:szCs w:val="21"/>
        </w:rPr>
        <w:t>4.</w:t>
      </w:r>
      <w:r>
        <w:rPr>
          <w:rFonts w:hint="eastAsia" w:ascii="宋体" w:hAnsi="宋体" w:eastAsia="宋体"/>
          <w:szCs w:val="21"/>
        </w:rPr>
        <w:t>非导电支撑物为泡沫板</w:t>
      </w:r>
      <w:r>
        <w:rPr>
          <w:rFonts w:hint="eastAsia" w:ascii="宋体" w:hAnsi="宋体" w:eastAsia="宋体"/>
          <w:szCs w:val="21"/>
          <w:lang w:val="de-DE"/>
        </w:rPr>
        <w:t>，厚度为5</w:t>
      </w:r>
      <w:r>
        <w:rPr>
          <w:rFonts w:ascii="宋体" w:hAnsi="宋体" w:eastAsia="宋体"/>
          <w:szCs w:val="21"/>
          <w:lang w:val="de-DE"/>
        </w:rPr>
        <w:t>0</w:t>
      </w:r>
      <w:r>
        <w:rPr>
          <w:rFonts w:hint="eastAsia" w:ascii="宋体" w:hAnsi="宋体" w:eastAsia="宋体"/>
          <w:szCs w:val="21"/>
          <w:lang w:val="de-DE"/>
        </w:rPr>
        <w:t>mm，满足互联电缆束距接地铜板不小于5</w:t>
      </w:r>
      <w:r>
        <w:rPr>
          <w:rFonts w:ascii="宋体" w:hAnsi="宋体" w:eastAsia="宋体"/>
          <w:szCs w:val="21"/>
          <w:lang w:val="de-DE"/>
        </w:rPr>
        <w:t>0</w:t>
      </w:r>
      <w:r>
        <w:rPr>
          <w:rFonts w:hint="eastAsia" w:ascii="宋体" w:hAnsi="宋体" w:eastAsia="宋体"/>
          <w:szCs w:val="21"/>
          <w:lang w:val="de-DE"/>
        </w:rPr>
        <w:t>mm要求</w:t>
      </w:r>
      <w:r>
        <w:rPr>
          <w:rFonts w:hint="eastAsia" w:ascii="宋体" w:hAnsi="宋体" w:eastAsia="宋体"/>
          <w:szCs w:val="21"/>
        </w:rPr>
        <w:t>。</w:t>
      </w:r>
    </w:p>
    <w:p w14:paraId="6BC4A116">
      <w:pPr>
        <w:ind w:left="840"/>
      </w:pPr>
      <w:r>
        <w:t>5.</w:t>
      </w:r>
      <w:r>
        <w:rPr>
          <w:rFonts w:hint="eastAsia"/>
        </w:rPr>
        <w:t>函数发生器、音频功率放大器电源为</w:t>
      </w:r>
      <w:r>
        <w:t>220</w:t>
      </w:r>
      <w:r>
        <w:rPr>
          <w:rFonts w:hint="eastAsia"/>
        </w:rPr>
        <w:t>V交流，试验件电源为2</w:t>
      </w:r>
      <w:r>
        <w:t>8</w:t>
      </w:r>
      <w:r>
        <w:rPr>
          <w:rFonts w:hint="eastAsia"/>
        </w:rPr>
        <w:t>V直流电源，两电源不同步。</w:t>
      </w:r>
    </w:p>
    <w:p w14:paraId="05348B6A">
      <w:pPr>
        <w:pStyle w:val="75"/>
        <w:spacing w:line="240" w:lineRule="auto"/>
        <w:jc w:val="center"/>
        <w:rPr>
          <w:rFonts w:ascii="黑体" w:eastAsia="黑体"/>
        </w:rPr>
      </w:pPr>
      <w:bookmarkStart w:id="58" w:name="_Ref121253583"/>
      <w:r>
        <w:rPr>
          <w:rFonts w:ascii="黑体" w:eastAsia="黑体"/>
        </w:rPr>
        <w:t>图</w:t>
      </w:r>
      <w:r>
        <w:rPr>
          <w:rFonts w:ascii="黑体" w:eastAsia="黑体"/>
        </w:rPr>
        <w:fldChar w:fldCharType="begin"/>
      </w:r>
      <w:r>
        <w:rPr>
          <w:rFonts w:ascii="黑体" w:eastAsia="黑体"/>
        </w:rPr>
        <w:instrText xml:space="preserve"> SEQ 图 \* ARABIC </w:instrText>
      </w:r>
      <w:r>
        <w:rPr>
          <w:rFonts w:ascii="黑体" w:eastAsia="黑体"/>
        </w:rPr>
        <w:fldChar w:fldCharType="separate"/>
      </w:r>
      <w:r>
        <w:rPr>
          <w:rFonts w:ascii="黑体" w:eastAsia="黑体"/>
        </w:rPr>
        <w:t>3</w:t>
      </w:r>
      <w:r>
        <w:rPr>
          <w:rFonts w:ascii="黑体" w:eastAsia="黑体"/>
        </w:rPr>
        <w:fldChar w:fldCharType="end"/>
      </w:r>
      <w:bookmarkEnd w:id="56"/>
      <w:bookmarkEnd w:id="58"/>
      <w:r>
        <w:rPr>
          <w:rFonts w:hint="eastAsia" w:ascii="黑体" w:eastAsia="黑体"/>
        </w:rPr>
        <w:t xml:space="preserve"> </w:t>
      </w:r>
      <w:r>
        <w:rPr>
          <w:rFonts w:ascii="黑体" w:eastAsia="黑体"/>
        </w:rPr>
        <w:t>对设备的感应磁场</w:t>
      </w:r>
      <w:r>
        <w:rPr>
          <w:rFonts w:hint="eastAsia" w:ascii="黑体" w:eastAsia="黑体"/>
        </w:rPr>
        <w:t>试验</w:t>
      </w:r>
      <w:r>
        <w:rPr>
          <w:rFonts w:ascii="黑体" w:eastAsia="黑体"/>
        </w:rPr>
        <w:t>图</w:t>
      </w:r>
      <w:bookmarkEnd w:id="57"/>
    </w:p>
    <w:p w14:paraId="7C4C668B">
      <w:pPr>
        <w:pStyle w:val="18"/>
        <w:spacing w:line="240" w:lineRule="auto"/>
        <w:ind w:firstLine="0" w:firstLineChars="0"/>
        <w:jc w:val="center"/>
      </w:pPr>
    </w:p>
    <w:p w14:paraId="4911F868">
      <w:pPr>
        <w:numPr>
          <w:ilvl w:val="0"/>
          <w:numId w:val="13"/>
        </w:numPr>
        <w:jc w:val="center"/>
        <w:rPr>
          <w:rFonts w:ascii="Times New Roman" w:hAnsi="Times New Roman" w:eastAsia="黑体" w:cs="Times New Roman"/>
        </w:rPr>
      </w:pPr>
      <w:r>
        <w:rPr>
          <w:rFonts w:ascii="Times New Roman" w:hAnsi="Times New Roman" w:eastAsia="黑体" w:cs="Times New Roman"/>
        </w:rPr>
        <w:t>对设备的感应磁场试验布置图</w:t>
      </w:r>
    </w:p>
    <w:p w14:paraId="6DA5060E">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受试设备、试验装置（试验前）的符合性要求</w:t>
      </w:r>
    </w:p>
    <w:p w14:paraId="26ECD903">
      <w:pPr>
        <w:pStyle w:val="31"/>
        <w:spacing w:line="420" w:lineRule="exact"/>
        <w:ind w:firstLine="563" w:firstLineChars="0"/>
        <w:rPr>
          <w:rFonts w:ascii="Times New Roman" w:hAnsi="Times New Roman" w:eastAsia="宋体" w:cs="Times New Roman"/>
          <w:sz w:val="24"/>
          <w:szCs w:val="21"/>
        </w:rPr>
      </w:pPr>
      <w:r>
        <w:rPr>
          <w:rFonts w:ascii="Times New Roman" w:hAnsi="Times New Roman" w:eastAsia="宋体" w:cs="Times New Roman"/>
          <w:sz w:val="24"/>
          <w:szCs w:val="21"/>
        </w:rPr>
        <w:t>受试设备状态应满足“5.试验产品/设备说明”构型和产品状态要求，确定受试设备按照11.1要求完成了产品验收测试。</w:t>
      </w:r>
    </w:p>
    <w:p w14:paraId="59445D3E">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确保受试设备、陪试件、试验装置，在试验前按照16.3-16.5的要求，进行了相应的安装和连接。</w:t>
      </w:r>
    </w:p>
    <w:p w14:paraId="15B93CF4">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确保试验人员资质符合“9试验人员”的要求。</w:t>
      </w:r>
    </w:p>
    <w:p w14:paraId="3A9C6B51">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试验程序</w:t>
      </w:r>
    </w:p>
    <w:p w14:paraId="073FA5D1">
      <w:pPr>
        <w:pStyle w:val="33"/>
        <w:numPr>
          <w:ilvl w:val="2"/>
          <w:numId w:val="8"/>
        </w:numPr>
        <w:spacing w:line="420" w:lineRule="exact"/>
        <w:rPr>
          <w:rFonts w:ascii="Times New Roman" w:hAnsi="Times New Roman"/>
        </w:rPr>
      </w:pPr>
      <w:r>
        <w:rPr>
          <w:rFonts w:ascii="Times New Roman" w:hAnsi="Times New Roman"/>
        </w:rPr>
        <w:t>对设备的感应磁场</w:t>
      </w:r>
    </w:p>
    <w:p w14:paraId="500D3BE8">
      <w:pPr>
        <w:pStyle w:val="18"/>
        <w:spacing w:line="420" w:lineRule="exact"/>
        <w:ind w:firstLine="480"/>
      </w:pPr>
      <w:r>
        <w:rPr>
          <w:rFonts w:hint="eastAsia"/>
        </w:rPr>
        <w:t>试验</w:t>
      </w:r>
      <w:r>
        <w:t>人员应在</w:t>
      </w:r>
      <w:r>
        <w:rPr>
          <w:rFonts w:hint="eastAsia"/>
        </w:rPr>
        <w:t>试验</w:t>
      </w:r>
      <w:r>
        <w:t>环境搭建完成后</w:t>
      </w:r>
      <w:r>
        <w:rPr>
          <w:rFonts w:hint="eastAsia"/>
        </w:rPr>
        <w:t>予以</w:t>
      </w:r>
      <w:r>
        <w:t>确认试验参数配置，并拍照取证开始试验，试验详细操作步骤如下：</w:t>
      </w:r>
    </w:p>
    <w:p w14:paraId="4C8FB3DF">
      <w:pPr>
        <w:pStyle w:val="18"/>
        <w:numPr>
          <w:ilvl w:val="0"/>
          <w:numId w:val="33"/>
        </w:numPr>
        <w:spacing w:line="420" w:lineRule="exact"/>
        <w:ind w:firstLineChars="0"/>
      </w:pPr>
      <w:r>
        <w:rPr>
          <w:rFonts w:hint="eastAsia"/>
        </w:rPr>
        <w:t>在标准大气条件下，按表</w:t>
      </w:r>
      <w:r>
        <w:rPr>
          <w:rFonts w:hint="eastAsia"/>
          <w:b/>
          <w:color w:val="FF0000"/>
        </w:rPr>
        <w:t>7</w:t>
      </w:r>
      <w:r>
        <w:rPr>
          <w:rFonts w:hint="eastAsia"/>
        </w:rPr>
        <w:t>的要求对受试设备按</w:t>
      </w:r>
      <w:r>
        <w:rPr>
          <w:rFonts w:hint="eastAsia"/>
          <w:highlight w:val="yellow"/>
        </w:rPr>
        <w:t>照QPAT-1</w:t>
      </w:r>
      <w:r>
        <w:rPr>
          <w:rFonts w:hint="eastAsia"/>
        </w:rPr>
        <w:t>进行试验前功能性能检查，并记录检测结果；</w:t>
      </w:r>
    </w:p>
    <w:p w14:paraId="2F8B3793">
      <w:pPr>
        <w:pStyle w:val="18"/>
        <w:numPr>
          <w:ilvl w:val="0"/>
          <w:numId w:val="33"/>
        </w:numPr>
        <w:spacing w:line="420" w:lineRule="exact"/>
        <w:ind w:firstLineChars="0"/>
      </w:pPr>
      <w:r>
        <w:rPr>
          <w:rFonts w:hint="eastAsia"/>
        </w:rPr>
        <w:t>受试设备</w:t>
      </w:r>
      <w:r>
        <w:t>按照</w:t>
      </w:r>
      <w:r>
        <w:rPr>
          <w:rFonts w:hint="eastAsia"/>
        </w:rPr>
        <w:t>图</w:t>
      </w:r>
      <w:r>
        <w:rPr>
          <w:rFonts w:hint="eastAsia"/>
          <w:b/>
          <w:color w:val="FF0000"/>
        </w:rPr>
        <w:t>12</w:t>
      </w:r>
      <w:r>
        <w:t>要求进行试验连接</w:t>
      </w:r>
      <w:r>
        <w:rPr>
          <w:rFonts w:hint="eastAsia"/>
        </w:rPr>
        <w:t>，</w:t>
      </w:r>
      <w:r>
        <w:rPr>
          <w:rFonts w:hint="eastAsia"/>
          <w:szCs w:val="24"/>
        </w:rPr>
        <w:t>辐射体位于受试设备周围0.15m范围内，</w:t>
      </w:r>
      <w:r>
        <w:rPr>
          <w:szCs w:val="24"/>
        </w:rPr>
        <w:t>辐射</w:t>
      </w:r>
      <w:r>
        <w:rPr>
          <w:rFonts w:hint="eastAsia"/>
          <w:szCs w:val="24"/>
        </w:rPr>
        <w:t>体的</w:t>
      </w:r>
      <w:r>
        <w:rPr>
          <w:szCs w:val="24"/>
        </w:rPr>
        <w:t>长度</w:t>
      </w:r>
      <w:r>
        <w:rPr>
          <w:rFonts w:hint="eastAsia"/>
          <w:szCs w:val="24"/>
        </w:rPr>
        <w:t>在每个受试设备的两端至少延伸</w:t>
      </w:r>
      <w:r>
        <w:rPr>
          <w:szCs w:val="24"/>
        </w:rPr>
        <w:t>0.6</w:t>
      </w:r>
      <w:r>
        <w:rPr>
          <w:rFonts w:hint="eastAsia"/>
          <w:szCs w:val="24"/>
        </w:rPr>
        <w:t>m，</w:t>
      </w:r>
      <w:r>
        <w:rPr>
          <w:szCs w:val="24"/>
        </w:rPr>
        <w:t>向辐射</w:t>
      </w:r>
      <w:r>
        <w:rPr>
          <w:rFonts w:hint="eastAsia"/>
          <w:szCs w:val="24"/>
        </w:rPr>
        <w:t>体提供</w:t>
      </w:r>
      <w:r>
        <w:rPr>
          <w:szCs w:val="24"/>
        </w:rPr>
        <w:t>电流的引线应</w:t>
      </w:r>
      <w:r>
        <w:rPr>
          <w:rFonts w:hint="eastAsia"/>
          <w:szCs w:val="24"/>
        </w:rPr>
        <w:t>放置在</w:t>
      </w:r>
      <w:r>
        <w:rPr>
          <w:szCs w:val="24"/>
        </w:rPr>
        <w:t>距</w:t>
      </w:r>
      <w:r>
        <w:rPr>
          <w:rFonts w:hint="eastAsia"/>
          <w:szCs w:val="24"/>
        </w:rPr>
        <w:t>受试设备</w:t>
      </w:r>
      <w:r>
        <w:rPr>
          <w:szCs w:val="24"/>
        </w:rPr>
        <w:t>任何部位和辐射</w:t>
      </w:r>
      <w:r>
        <w:rPr>
          <w:rFonts w:hint="eastAsia"/>
          <w:szCs w:val="24"/>
        </w:rPr>
        <w:t>体</w:t>
      </w:r>
      <w:r>
        <w:rPr>
          <w:szCs w:val="24"/>
        </w:rPr>
        <w:t>本身</w:t>
      </w:r>
      <w:r>
        <w:rPr>
          <w:rFonts w:hint="eastAsia"/>
          <w:szCs w:val="24"/>
        </w:rPr>
        <w:t>至少</w:t>
      </w:r>
      <w:r>
        <w:rPr>
          <w:szCs w:val="24"/>
        </w:rPr>
        <w:t>0.6</w:t>
      </w:r>
      <w:r>
        <w:rPr>
          <w:rFonts w:hint="eastAsia"/>
          <w:szCs w:val="24"/>
        </w:rPr>
        <w:t>m</w:t>
      </w:r>
      <w:r>
        <w:rPr>
          <w:szCs w:val="24"/>
        </w:rPr>
        <w:t>处</w:t>
      </w:r>
      <w:r>
        <w:rPr>
          <w:rFonts w:hint="eastAsia"/>
          <w:szCs w:val="24"/>
        </w:rPr>
        <w:t>，受试设备的所有单元均单独进行试验，磁场源的供电电源不与设备的供电电源同步，</w:t>
      </w:r>
      <w:r>
        <w:rPr>
          <w:rFonts w:hint="eastAsia"/>
        </w:rPr>
        <w:t>对试验布置及试验设备进行确认检查；</w:t>
      </w:r>
    </w:p>
    <w:p w14:paraId="275C8B21">
      <w:pPr>
        <w:pStyle w:val="18"/>
        <w:numPr>
          <w:ilvl w:val="0"/>
          <w:numId w:val="33"/>
        </w:numPr>
        <w:spacing w:line="420" w:lineRule="exact"/>
        <w:ind w:firstLineChars="0"/>
      </w:pPr>
      <w:r>
        <w:rPr>
          <w:rFonts w:hint="eastAsia"/>
          <w:szCs w:val="24"/>
        </w:rPr>
        <w:t>将受试设备置于表</w:t>
      </w:r>
      <w:r>
        <w:rPr>
          <w:rFonts w:hint="eastAsia"/>
          <w:b/>
          <w:color w:val="FF0000"/>
          <w:szCs w:val="24"/>
        </w:rPr>
        <w:t>26</w:t>
      </w:r>
      <w:r>
        <w:rPr>
          <w:rFonts w:hint="eastAsia"/>
          <w:szCs w:val="24"/>
        </w:rPr>
        <w:t>规定电流</w:t>
      </w:r>
      <w:r>
        <w:rPr>
          <w:szCs w:val="24"/>
        </w:rPr>
        <w:t>产生的音频</w:t>
      </w:r>
      <w:r>
        <w:rPr>
          <w:rFonts w:hint="eastAsia"/>
          <w:szCs w:val="24"/>
        </w:rPr>
        <w:t>磁场</w:t>
      </w:r>
      <w:r>
        <w:rPr>
          <w:szCs w:val="24"/>
        </w:rPr>
        <w:t>中</w:t>
      </w:r>
      <w:r>
        <w:rPr>
          <w:rFonts w:hint="eastAsia"/>
          <w:szCs w:val="24"/>
        </w:rPr>
        <w:t>，辐射体处于水平状态，对受试设备的朝前面从下往上进行扫描，然后辐射体穿过顶面对受试设备背面从上往下进行扫描。辐射体或受试设备旋转90度，对受试设备左侧面（或右侧面）从下往上扫描，然后辐射体穿过顶面对右侧面（或左侧面）从上往下扫描，试验涵盖设备壳体的四个侧面和顶部，扫描速率应低于系统响应时间</w:t>
      </w:r>
      <w:r>
        <w:t>；</w:t>
      </w:r>
    </w:p>
    <w:p w14:paraId="3AAC28D7">
      <w:pPr>
        <w:pStyle w:val="18"/>
        <w:numPr>
          <w:ilvl w:val="0"/>
          <w:numId w:val="33"/>
        </w:numPr>
        <w:spacing w:line="420" w:lineRule="exact"/>
        <w:ind w:firstLineChars="0"/>
      </w:pPr>
      <w:r>
        <w:rPr>
          <w:rFonts w:hint="eastAsia"/>
        </w:rPr>
        <w:t>试验期间，按表</w:t>
      </w:r>
      <w:r>
        <w:rPr>
          <w:rFonts w:hint="eastAsia"/>
          <w:b/>
          <w:color w:val="FF0000"/>
        </w:rPr>
        <w:t>7</w:t>
      </w:r>
      <w:r>
        <w:rPr>
          <w:rFonts w:hint="eastAsia"/>
        </w:rPr>
        <w:t>的要求对受试设备进行性能检查，并记录检测结果</w:t>
      </w:r>
      <w:r>
        <w:rPr>
          <w:rFonts w:hint="eastAsia"/>
          <w:szCs w:val="24"/>
        </w:rPr>
        <w:t>；</w:t>
      </w:r>
    </w:p>
    <w:p w14:paraId="15DA9AD1">
      <w:pPr>
        <w:pStyle w:val="18"/>
        <w:numPr>
          <w:ilvl w:val="0"/>
          <w:numId w:val="33"/>
        </w:numPr>
        <w:spacing w:line="420" w:lineRule="exact"/>
        <w:ind w:firstLineChars="0"/>
      </w:pPr>
      <w:r>
        <w:rPr>
          <w:rFonts w:hint="eastAsia"/>
        </w:rPr>
        <w:t>在标准大气条件下，按表</w:t>
      </w:r>
      <w:r>
        <w:rPr>
          <w:rFonts w:hint="eastAsia"/>
          <w:b/>
          <w:color w:val="FF0000"/>
        </w:rPr>
        <w:t>7</w:t>
      </w:r>
      <w:r>
        <w:rPr>
          <w:rFonts w:hint="eastAsia"/>
        </w:rPr>
        <w:t>的要求对受试设备按</w:t>
      </w:r>
      <w:r>
        <w:rPr>
          <w:rFonts w:hint="eastAsia"/>
          <w:highlight w:val="yellow"/>
        </w:rPr>
        <w:t>照QPAT-1</w:t>
      </w:r>
      <w:r>
        <w:rPr>
          <w:rFonts w:hint="eastAsia"/>
        </w:rPr>
        <w:t>进行试验后功能性能检查，并记录检测结果。</w:t>
      </w:r>
    </w:p>
    <w:p w14:paraId="1C16305C">
      <w:pPr>
        <w:pStyle w:val="33"/>
        <w:numPr>
          <w:ilvl w:val="2"/>
          <w:numId w:val="8"/>
        </w:numPr>
        <w:tabs>
          <w:tab w:val="left" w:pos="567"/>
        </w:tabs>
        <w:spacing w:line="420" w:lineRule="exact"/>
        <w:rPr>
          <w:rFonts w:ascii="Times New Roman" w:hAnsi="Times New Roman"/>
        </w:rPr>
      </w:pPr>
      <w:r>
        <w:rPr>
          <w:rFonts w:ascii="Times New Roman" w:hAnsi="Times New Roman"/>
        </w:rPr>
        <w:t>对互连电缆的感应磁场</w:t>
      </w:r>
    </w:p>
    <w:p w14:paraId="5E1DA5A2">
      <w:pPr>
        <w:pStyle w:val="18"/>
        <w:spacing w:line="420" w:lineRule="exact"/>
        <w:ind w:firstLine="480"/>
      </w:pPr>
      <w:r>
        <w:rPr>
          <w:rFonts w:hint="eastAsia"/>
        </w:rPr>
        <w:t>试验</w:t>
      </w:r>
      <w:r>
        <w:t>人员应在</w:t>
      </w:r>
      <w:r>
        <w:rPr>
          <w:rFonts w:hint="eastAsia"/>
        </w:rPr>
        <w:t>试验</w:t>
      </w:r>
      <w:r>
        <w:t>环境搭建完成后</w:t>
      </w:r>
      <w:r>
        <w:rPr>
          <w:rFonts w:hint="eastAsia"/>
        </w:rPr>
        <w:t>予以</w:t>
      </w:r>
      <w:r>
        <w:t>确认试验参数配置，并拍照取证开始试验，试验详细操作步骤如下：</w:t>
      </w:r>
    </w:p>
    <w:p w14:paraId="48FC2435">
      <w:pPr>
        <w:pStyle w:val="18"/>
        <w:numPr>
          <w:ilvl w:val="0"/>
          <w:numId w:val="34"/>
        </w:numPr>
        <w:spacing w:line="420" w:lineRule="exact"/>
        <w:ind w:firstLineChars="0"/>
      </w:pPr>
      <w:r>
        <w:rPr>
          <w:rFonts w:hint="eastAsia"/>
        </w:rPr>
        <w:t>在标准大气条件下，按表</w:t>
      </w:r>
      <w:r>
        <w:rPr>
          <w:rFonts w:hint="eastAsia"/>
          <w:b/>
          <w:color w:val="FF0000"/>
        </w:rPr>
        <w:t>7</w:t>
      </w:r>
      <w:r>
        <w:rPr>
          <w:rFonts w:hint="eastAsia"/>
        </w:rPr>
        <w:t>的要求对受试设备按</w:t>
      </w:r>
      <w:r>
        <w:rPr>
          <w:rFonts w:hint="eastAsia"/>
          <w:highlight w:val="yellow"/>
        </w:rPr>
        <w:t>照QPAT-1</w:t>
      </w:r>
      <w:r>
        <w:rPr>
          <w:rFonts w:hint="eastAsia"/>
        </w:rPr>
        <w:t>进行试验前功能性能检查，并记录检测结果；</w:t>
      </w:r>
    </w:p>
    <w:p w14:paraId="1FA6E451">
      <w:pPr>
        <w:pStyle w:val="18"/>
        <w:numPr>
          <w:ilvl w:val="0"/>
          <w:numId w:val="34"/>
        </w:numPr>
        <w:spacing w:line="420" w:lineRule="exact"/>
        <w:ind w:firstLineChars="0"/>
      </w:pPr>
      <w:r>
        <w:rPr>
          <w:rFonts w:hint="eastAsia"/>
        </w:rPr>
        <w:t>受试设备</w:t>
      </w:r>
      <w:r>
        <w:t>按照</w:t>
      </w:r>
      <w:r>
        <w:rPr>
          <w:rFonts w:hint="eastAsia"/>
        </w:rPr>
        <w:t>图</w:t>
      </w:r>
      <w:r>
        <w:rPr>
          <w:rFonts w:hint="eastAsia"/>
          <w:b/>
          <w:color w:val="FF0000"/>
        </w:rPr>
        <w:t>13</w:t>
      </w:r>
      <w:r>
        <w:t>要求进行试验连接</w:t>
      </w:r>
      <w:r>
        <w:rPr>
          <w:rFonts w:hint="eastAsia"/>
        </w:rPr>
        <w:t>，</w:t>
      </w:r>
      <w:r>
        <w:rPr>
          <w:szCs w:val="24"/>
        </w:rPr>
        <w:t>试验</w:t>
      </w:r>
      <w:r>
        <w:rPr>
          <w:rFonts w:hint="eastAsia"/>
          <w:szCs w:val="24"/>
        </w:rPr>
        <w:t>互连电缆放置于接地平板上方50mm，</w:t>
      </w:r>
      <w:r>
        <w:rPr>
          <w:szCs w:val="24"/>
        </w:rPr>
        <w:t>辐射</w:t>
      </w:r>
      <w:r>
        <w:rPr>
          <w:rFonts w:hint="eastAsia"/>
          <w:szCs w:val="24"/>
        </w:rPr>
        <w:t>导线距离</w:t>
      </w:r>
      <w:r>
        <w:rPr>
          <w:szCs w:val="24"/>
        </w:rPr>
        <w:t>试验</w:t>
      </w:r>
      <w:r>
        <w:rPr>
          <w:rFonts w:hint="eastAsia"/>
          <w:szCs w:val="24"/>
        </w:rPr>
        <w:t>互连电缆小于5mm，距离受试设备的任何部分大于等于0.15m，</w:t>
      </w:r>
      <w:r>
        <w:rPr>
          <w:szCs w:val="24"/>
        </w:rPr>
        <w:t>辐射</w:t>
      </w:r>
      <w:r>
        <w:rPr>
          <w:rFonts w:hint="eastAsia"/>
          <w:szCs w:val="24"/>
        </w:rPr>
        <w:t>导线本身距离大于等于1m，磁场源的供电电源不与设备的供电电源同步，</w:t>
      </w:r>
      <w:r>
        <w:rPr>
          <w:rFonts w:hint="eastAsia"/>
        </w:rPr>
        <w:t>对试验布置及试验设备进行确认检查；</w:t>
      </w:r>
    </w:p>
    <w:p w14:paraId="7F3AB5CC">
      <w:pPr>
        <w:pStyle w:val="18"/>
        <w:numPr>
          <w:ilvl w:val="0"/>
          <w:numId w:val="34"/>
        </w:numPr>
        <w:spacing w:line="420" w:lineRule="exact"/>
        <w:ind w:firstLineChars="0"/>
      </w:pPr>
      <w:r>
        <w:rPr>
          <w:szCs w:val="24"/>
        </w:rPr>
        <w:t>使试验</w:t>
      </w:r>
      <w:r>
        <w:rPr>
          <w:rFonts w:hint="eastAsia"/>
          <w:szCs w:val="24"/>
        </w:rPr>
        <w:t>互连电缆处于表</w:t>
      </w:r>
      <w:r>
        <w:rPr>
          <w:rFonts w:hint="eastAsia"/>
          <w:b/>
          <w:color w:val="FF0000"/>
        </w:rPr>
        <w:t>26</w:t>
      </w:r>
      <w:r>
        <w:rPr>
          <w:rFonts w:hint="eastAsia"/>
          <w:szCs w:val="24"/>
        </w:rPr>
        <w:t>规定设置的电流所产生的音频磁场中，调节产生离散频率的试验设备，扫描速率为每十倍频程至少30个点，每个频点驻留时间至少为</w:t>
      </w:r>
      <w:r>
        <w:rPr>
          <w:szCs w:val="24"/>
        </w:rPr>
        <w:t>10s</w:t>
      </w:r>
      <w:r>
        <w:t>；</w:t>
      </w:r>
    </w:p>
    <w:p w14:paraId="7A8242F6">
      <w:pPr>
        <w:pStyle w:val="18"/>
        <w:numPr>
          <w:ilvl w:val="0"/>
          <w:numId w:val="34"/>
        </w:numPr>
        <w:spacing w:line="420" w:lineRule="exact"/>
        <w:ind w:firstLineChars="0"/>
      </w:pPr>
      <w:r>
        <w:rPr>
          <w:rFonts w:hint="eastAsia"/>
        </w:rPr>
        <w:t>试验期间，按表</w:t>
      </w:r>
      <w:r>
        <w:rPr>
          <w:rFonts w:hint="eastAsia"/>
          <w:b/>
          <w:color w:val="FF0000"/>
        </w:rPr>
        <w:t>7</w:t>
      </w:r>
      <w:r>
        <w:rPr>
          <w:rFonts w:hint="eastAsia"/>
        </w:rPr>
        <w:t>的要求对受试设备按</w:t>
      </w:r>
      <w:r>
        <w:rPr>
          <w:rFonts w:hint="eastAsia"/>
          <w:highlight w:val="yellow"/>
        </w:rPr>
        <w:t>照QPAT-1</w:t>
      </w:r>
      <w:r>
        <w:rPr>
          <w:rFonts w:hint="eastAsia"/>
        </w:rPr>
        <w:t>受试设备进行性能检查，并记录检测结果</w:t>
      </w:r>
      <w:r>
        <w:rPr>
          <w:rFonts w:hint="eastAsia"/>
          <w:szCs w:val="24"/>
        </w:rPr>
        <w:t>；</w:t>
      </w:r>
    </w:p>
    <w:p w14:paraId="22EF60CD">
      <w:pPr>
        <w:pStyle w:val="18"/>
        <w:numPr>
          <w:ilvl w:val="0"/>
          <w:numId w:val="34"/>
        </w:numPr>
        <w:spacing w:line="420" w:lineRule="exact"/>
        <w:ind w:firstLineChars="0"/>
      </w:pPr>
      <w:r>
        <w:rPr>
          <w:rFonts w:hint="eastAsia"/>
        </w:rPr>
        <w:t>在标准大气条件下，按表</w:t>
      </w:r>
      <w:r>
        <w:rPr>
          <w:rFonts w:hint="eastAsia"/>
          <w:b/>
          <w:color w:val="FF0000"/>
        </w:rPr>
        <w:t>7</w:t>
      </w:r>
      <w:r>
        <w:rPr>
          <w:rFonts w:hint="eastAsia"/>
        </w:rPr>
        <w:t>的要求对受试设备按</w:t>
      </w:r>
      <w:r>
        <w:rPr>
          <w:rFonts w:hint="eastAsia"/>
          <w:highlight w:val="yellow"/>
        </w:rPr>
        <w:t>照QPAT-1</w:t>
      </w:r>
      <w:r>
        <w:rPr>
          <w:rFonts w:hint="eastAsia"/>
        </w:rPr>
        <w:t>进行试验后功能性能检查，并记录检测结果</w:t>
      </w:r>
      <w:r>
        <w:t>。</w:t>
      </w:r>
    </w:p>
    <w:p w14:paraId="1472327D">
      <w:pPr>
        <w:pStyle w:val="33"/>
        <w:numPr>
          <w:ilvl w:val="2"/>
          <w:numId w:val="8"/>
        </w:numPr>
        <w:tabs>
          <w:tab w:val="left" w:pos="567"/>
        </w:tabs>
        <w:spacing w:line="420" w:lineRule="exact"/>
        <w:rPr>
          <w:rFonts w:ascii="Times New Roman" w:hAnsi="Times New Roman"/>
        </w:rPr>
      </w:pPr>
      <w:r>
        <w:rPr>
          <w:rFonts w:ascii="Times New Roman" w:hAnsi="Times New Roman"/>
        </w:rPr>
        <w:t>对互连电缆的感应电场</w:t>
      </w:r>
    </w:p>
    <w:p w14:paraId="1CAF8D66">
      <w:pPr>
        <w:pStyle w:val="18"/>
        <w:spacing w:line="420" w:lineRule="exact"/>
        <w:ind w:firstLine="480"/>
      </w:pPr>
      <w:r>
        <w:rPr>
          <w:rFonts w:hint="eastAsia"/>
        </w:rPr>
        <w:t>试验</w:t>
      </w:r>
      <w:r>
        <w:t>人员应在</w:t>
      </w:r>
      <w:r>
        <w:rPr>
          <w:rFonts w:hint="eastAsia"/>
        </w:rPr>
        <w:t>试验</w:t>
      </w:r>
      <w:r>
        <w:t>环境搭建完成后</w:t>
      </w:r>
      <w:r>
        <w:rPr>
          <w:rFonts w:hint="eastAsia"/>
        </w:rPr>
        <w:t>予以</w:t>
      </w:r>
      <w:r>
        <w:t>确认试验参数配置，并拍照取证开始试验，试验详细操作步骤如下：</w:t>
      </w:r>
    </w:p>
    <w:p w14:paraId="62089417">
      <w:pPr>
        <w:pStyle w:val="18"/>
        <w:numPr>
          <w:ilvl w:val="0"/>
          <w:numId w:val="35"/>
        </w:numPr>
        <w:spacing w:line="420" w:lineRule="exact"/>
        <w:ind w:firstLineChars="0"/>
      </w:pPr>
      <w:r>
        <w:rPr>
          <w:rFonts w:hint="eastAsia"/>
        </w:rPr>
        <w:t>在标准大气条件下，按表</w:t>
      </w:r>
      <w:r>
        <w:rPr>
          <w:rFonts w:hint="eastAsia"/>
          <w:b/>
          <w:color w:val="FF0000"/>
        </w:rPr>
        <w:t>7</w:t>
      </w:r>
      <w:r>
        <w:rPr>
          <w:rFonts w:hint="eastAsia"/>
        </w:rPr>
        <w:t>的要求对受试设备按</w:t>
      </w:r>
      <w:r>
        <w:rPr>
          <w:rFonts w:hint="eastAsia"/>
          <w:highlight w:val="yellow"/>
        </w:rPr>
        <w:t>照QPAT-1</w:t>
      </w:r>
      <w:r>
        <w:rPr>
          <w:rFonts w:hint="eastAsia"/>
        </w:rPr>
        <w:t>进行试验前功能性能检查，并记录检测结果；</w:t>
      </w:r>
    </w:p>
    <w:p w14:paraId="399A3CB7">
      <w:pPr>
        <w:pStyle w:val="18"/>
        <w:numPr>
          <w:ilvl w:val="0"/>
          <w:numId w:val="35"/>
        </w:numPr>
        <w:spacing w:line="420" w:lineRule="exact"/>
        <w:ind w:firstLineChars="0"/>
      </w:pPr>
      <w:r>
        <w:rPr>
          <w:rFonts w:hint="eastAsia"/>
        </w:rPr>
        <w:t>受试设备</w:t>
      </w:r>
      <w:r>
        <w:t>按照</w:t>
      </w:r>
      <w:r>
        <w:rPr>
          <w:rFonts w:hint="eastAsia"/>
        </w:rPr>
        <w:t>图</w:t>
      </w:r>
      <w:r>
        <w:rPr>
          <w:rFonts w:hint="eastAsia"/>
          <w:b/>
          <w:color w:val="FF0000"/>
        </w:rPr>
        <w:t>14</w:t>
      </w:r>
      <w:r>
        <w:t>要求进行试验连接</w:t>
      </w:r>
      <w:r>
        <w:rPr>
          <w:rFonts w:hint="eastAsia"/>
        </w:rPr>
        <w:t>，</w:t>
      </w:r>
      <w:r>
        <w:rPr>
          <w:szCs w:val="24"/>
        </w:rPr>
        <w:t>试验</w:t>
      </w:r>
      <w:r>
        <w:rPr>
          <w:rFonts w:hint="eastAsia"/>
          <w:szCs w:val="24"/>
        </w:rPr>
        <w:t>互连电缆放置于接地平板上方50mm，</w:t>
      </w:r>
      <w:r>
        <w:rPr>
          <w:rFonts w:hint="eastAsia"/>
        </w:rPr>
        <w:t>将辐射导线螺旋缠绕在</w:t>
      </w:r>
      <w:r>
        <w:rPr>
          <w:szCs w:val="24"/>
        </w:rPr>
        <w:t>试验</w:t>
      </w:r>
      <w:r>
        <w:rPr>
          <w:rFonts w:hint="eastAsia"/>
          <w:szCs w:val="24"/>
        </w:rPr>
        <w:t>互连电缆上，试验电缆束每米缠绕3匝，</w:t>
      </w:r>
      <w:r>
        <w:rPr>
          <w:rFonts w:hint="eastAsia"/>
        </w:rPr>
        <w:t>辐射导线</w:t>
      </w:r>
      <w:r>
        <w:rPr>
          <w:rFonts w:hint="eastAsia"/>
          <w:szCs w:val="24"/>
        </w:rPr>
        <w:t>距离受试设备的任何部分大于等于0.15m，电场源的供电电源不与设备的供电电源同步，</w:t>
      </w:r>
      <w:r>
        <w:rPr>
          <w:rFonts w:hint="eastAsia"/>
        </w:rPr>
        <w:t>对试验布置及试验设备进行确认检查；</w:t>
      </w:r>
    </w:p>
    <w:p w14:paraId="5BEF663B">
      <w:pPr>
        <w:pStyle w:val="18"/>
        <w:numPr>
          <w:ilvl w:val="0"/>
          <w:numId w:val="35"/>
        </w:numPr>
        <w:spacing w:line="420" w:lineRule="exact"/>
        <w:ind w:firstLineChars="0"/>
      </w:pPr>
      <w:r>
        <w:rPr>
          <w:szCs w:val="24"/>
        </w:rPr>
        <w:t>使试验</w:t>
      </w:r>
      <w:r>
        <w:rPr>
          <w:rFonts w:hint="eastAsia"/>
          <w:szCs w:val="24"/>
        </w:rPr>
        <w:t>互连电缆</w:t>
      </w:r>
      <w:r>
        <w:rPr>
          <w:szCs w:val="24"/>
        </w:rPr>
        <w:t>处于</w:t>
      </w:r>
      <w:r>
        <w:rPr>
          <w:rFonts w:hint="eastAsia"/>
          <w:szCs w:val="24"/>
        </w:rPr>
        <w:t>表</w:t>
      </w:r>
      <w:r>
        <w:rPr>
          <w:rFonts w:hint="eastAsia"/>
          <w:b/>
          <w:color w:val="FF0000"/>
        </w:rPr>
        <w:t>26</w:t>
      </w:r>
      <w:r>
        <w:rPr>
          <w:szCs w:val="24"/>
        </w:rPr>
        <w:t>规</w:t>
      </w:r>
      <w:r>
        <w:rPr>
          <w:rFonts w:hint="eastAsia"/>
          <w:szCs w:val="24"/>
        </w:rPr>
        <w:t>定设置</w:t>
      </w:r>
      <w:r>
        <w:rPr>
          <w:szCs w:val="24"/>
        </w:rPr>
        <w:t>的</w:t>
      </w:r>
      <w:r>
        <w:rPr>
          <w:rFonts w:hint="eastAsia"/>
          <w:szCs w:val="24"/>
        </w:rPr>
        <w:t>电压所产生的</w:t>
      </w:r>
      <w:r>
        <w:rPr>
          <w:szCs w:val="24"/>
        </w:rPr>
        <w:t>音频</w:t>
      </w:r>
      <w:r>
        <w:rPr>
          <w:rFonts w:hint="eastAsia"/>
          <w:szCs w:val="24"/>
        </w:rPr>
        <w:t>电</w:t>
      </w:r>
      <w:r>
        <w:rPr>
          <w:szCs w:val="24"/>
        </w:rPr>
        <w:t>场中</w:t>
      </w:r>
      <w:r>
        <w:rPr>
          <w:rFonts w:hint="eastAsia"/>
          <w:szCs w:val="24"/>
        </w:rPr>
        <w:t>，调节产生离散频率的试验设备，扫描速率为每十倍频程至少30个点，每个频点驻留时间至少为</w:t>
      </w:r>
      <w:r>
        <w:rPr>
          <w:szCs w:val="24"/>
        </w:rPr>
        <w:t>10s</w:t>
      </w:r>
      <w:r>
        <w:t>；</w:t>
      </w:r>
    </w:p>
    <w:p w14:paraId="1D2F400B">
      <w:pPr>
        <w:pStyle w:val="18"/>
        <w:numPr>
          <w:ilvl w:val="0"/>
          <w:numId w:val="35"/>
        </w:numPr>
        <w:spacing w:line="420" w:lineRule="exact"/>
        <w:ind w:firstLineChars="0"/>
      </w:pPr>
      <w:r>
        <w:rPr>
          <w:rFonts w:hint="eastAsia"/>
        </w:rPr>
        <w:t>试验期间，按表</w:t>
      </w:r>
      <w:r>
        <w:rPr>
          <w:rFonts w:hint="eastAsia"/>
          <w:b/>
          <w:color w:val="FF0000"/>
        </w:rPr>
        <w:t>7</w:t>
      </w:r>
      <w:r>
        <w:rPr>
          <w:rFonts w:hint="eastAsia"/>
        </w:rPr>
        <w:t>的要求对受试设备按</w:t>
      </w:r>
      <w:r>
        <w:rPr>
          <w:rFonts w:hint="eastAsia"/>
          <w:highlight w:val="yellow"/>
        </w:rPr>
        <w:t>照QPAT-1</w:t>
      </w:r>
      <w:r>
        <w:rPr>
          <w:rFonts w:hint="eastAsia"/>
        </w:rPr>
        <w:t>进行性能检查，并记录检测结果</w:t>
      </w:r>
      <w:r>
        <w:rPr>
          <w:rFonts w:hint="eastAsia"/>
          <w:szCs w:val="24"/>
        </w:rPr>
        <w:t>；</w:t>
      </w:r>
    </w:p>
    <w:p w14:paraId="3A7E4242">
      <w:pPr>
        <w:pStyle w:val="18"/>
        <w:numPr>
          <w:ilvl w:val="0"/>
          <w:numId w:val="35"/>
        </w:numPr>
        <w:spacing w:line="420" w:lineRule="exact"/>
        <w:ind w:firstLineChars="0"/>
      </w:pPr>
      <w:r>
        <w:rPr>
          <w:rFonts w:hint="eastAsia"/>
        </w:rPr>
        <w:t>在标准大气条件下，按表</w:t>
      </w:r>
      <w:r>
        <w:rPr>
          <w:rFonts w:hint="eastAsia"/>
          <w:b/>
          <w:color w:val="FF0000"/>
        </w:rPr>
        <w:t>7</w:t>
      </w:r>
      <w:r>
        <w:rPr>
          <w:rFonts w:hint="eastAsia"/>
        </w:rPr>
        <w:t>的要求对受试设备按</w:t>
      </w:r>
      <w:r>
        <w:rPr>
          <w:rFonts w:hint="eastAsia"/>
          <w:highlight w:val="yellow"/>
        </w:rPr>
        <w:t>照QPAT-1</w:t>
      </w:r>
      <w:r>
        <w:rPr>
          <w:rFonts w:hint="eastAsia"/>
        </w:rPr>
        <w:t>要求进行试验后功能性能检查，并记录检测结果。</w:t>
      </w:r>
    </w:p>
    <w:p w14:paraId="3255869A">
      <w:pPr>
        <w:pStyle w:val="33"/>
        <w:numPr>
          <w:ilvl w:val="2"/>
          <w:numId w:val="8"/>
        </w:numPr>
        <w:tabs>
          <w:tab w:val="left" w:pos="567"/>
        </w:tabs>
        <w:spacing w:line="420" w:lineRule="exact"/>
        <w:rPr>
          <w:rFonts w:ascii="Times New Roman" w:hAnsi="Times New Roman"/>
        </w:rPr>
      </w:pPr>
      <w:r>
        <w:rPr>
          <w:rFonts w:ascii="Times New Roman" w:hAnsi="Times New Roman"/>
        </w:rPr>
        <w:t>对互连电缆的感应尖峰</w:t>
      </w:r>
    </w:p>
    <w:p w14:paraId="0838C674">
      <w:pPr>
        <w:pStyle w:val="18"/>
        <w:spacing w:line="420" w:lineRule="exact"/>
        <w:ind w:firstLine="480"/>
      </w:pPr>
      <w:r>
        <w:rPr>
          <w:rFonts w:hint="eastAsia"/>
        </w:rPr>
        <w:t>试验</w:t>
      </w:r>
      <w:r>
        <w:t>人员应在</w:t>
      </w:r>
      <w:r>
        <w:rPr>
          <w:rFonts w:hint="eastAsia"/>
        </w:rPr>
        <w:t>试验</w:t>
      </w:r>
      <w:r>
        <w:t>环境搭建完成后</w:t>
      </w:r>
      <w:r>
        <w:rPr>
          <w:rFonts w:hint="eastAsia"/>
        </w:rPr>
        <w:t>予以</w:t>
      </w:r>
      <w:r>
        <w:t>确认试验参数配置，并拍照取证开始试验，试验详细操作步骤如下：</w:t>
      </w:r>
    </w:p>
    <w:p w14:paraId="1443762F">
      <w:pPr>
        <w:pStyle w:val="18"/>
        <w:numPr>
          <w:ilvl w:val="0"/>
          <w:numId w:val="36"/>
        </w:numPr>
        <w:spacing w:line="420" w:lineRule="exact"/>
        <w:ind w:firstLineChars="0"/>
      </w:pPr>
      <w:r>
        <w:rPr>
          <w:rFonts w:hint="eastAsia"/>
        </w:rPr>
        <w:t>在标准大气条件下，按表</w:t>
      </w:r>
      <w:r>
        <w:rPr>
          <w:rFonts w:hint="eastAsia"/>
          <w:b/>
          <w:color w:val="FF0000"/>
        </w:rPr>
        <w:t>7</w:t>
      </w:r>
      <w:r>
        <w:rPr>
          <w:rFonts w:hint="eastAsia"/>
        </w:rPr>
        <w:t>的要求对受试设备按</w:t>
      </w:r>
      <w:r>
        <w:rPr>
          <w:rFonts w:hint="eastAsia"/>
          <w:highlight w:val="yellow"/>
        </w:rPr>
        <w:t>照QPAT-1</w:t>
      </w:r>
      <w:r>
        <w:rPr>
          <w:rFonts w:hint="eastAsia"/>
        </w:rPr>
        <w:t>进行试验前功能性能检查，并记录检测结果；</w:t>
      </w:r>
    </w:p>
    <w:p w14:paraId="6697355E">
      <w:pPr>
        <w:pStyle w:val="18"/>
        <w:numPr>
          <w:ilvl w:val="0"/>
          <w:numId w:val="36"/>
        </w:numPr>
        <w:spacing w:line="420" w:lineRule="exact"/>
        <w:ind w:firstLineChars="0"/>
      </w:pPr>
      <w:r>
        <w:rPr>
          <w:rFonts w:hint="eastAsia"/>
        </w:rPr>
        <w:t>受试设备</w:t>
      </w:r>
      <w:r>
        <w:t>按照</w:t>
      </w:r>
      <w:r>
        <w:rPr>
          <w:rFonts w:hint="eastAsia"/>
        </w:rPr>
        <w:t>图</w:t>
      </w:r>
      <w:r>
        <w:rPr>
          <w:rFonts w:hint="eastAsia"/>
          <w:b/>
          <w:color w:val="FF0000"/>
        </w:rPr>
        <w:t>15</w:t>
      </w:r>
      <w:r>
        <w:t>要求进行试验连接</w:t>
      </w:r>
      <w:r>
        <w:rPr>
          <w:rFonts w:hint="eastAsia"/>
        </w:rPr>
        <w:t>，</w:t>
      </w:r>
      <w:r>
        <w:rPr>
          <w:szCs w:val="24"/>
        </w:rPr>
        <w:t>试验</w:t>
      </w:r>
      <w:r>
        <w:rPr>
          <w:rFonts w:hint="eastAsia"/>
          <w:szCs w:val="24"/>
        </w:rPr>
        <w:t>互连电缆放置于接地平板上方50mm，</w:t>
      </w:r>
      <w:r>
        <w:rPr>
          <w:rFonts w:hint="eastAsia"/>
        </w:rPr>
        <w:t>将辐射导线螺旋缠绕在</w:t>
      </w:r>
      <w:r>
        <w:rPr>
          <w:szCs w:val="24"/>
        </w:rPr>
        <w:t>试验</w:t>
      </w:r>
      <w:r>
        <w:rPr>
          <w:rFonts w:hint="eastAsia"/>
          <w:szCs w:val="24"/>
        </w:rPr>
        <w:t>互连电缆上，试验电缆束每米缠绕3匝，</w:t>
      </w:r>
      <w:r>
        <w:rPr>
          <w:rFonts w:hint="eastAsia"/>
        </w:rPr>
        <w:t>辐射导线</w:t>
      </w:r>
      <w:r>
        <w:rPr>
          <w:rFonts w:hint="eastAsia"/>
          <w:szCs w:val="24"/>
        </w:rPr>
        <w:t>距离受试设备的任何部分大于等于0.15m，</w:t>
      </w:r>
      <w:r>
        <w:rPr>
          <w:rFonts w:hint="eastAsia"/>
        </w:rPr>
        <w:t>对试验布置及试验设备进行确认检查；</w:t>
      </w:r>
    </w:p>
    <w:p w14:paraId="6281BF57">
      <w:pPr>
        <w:pStyle w:val="18"/>
        <w:numPr>
          <w:ilvl w:val="0"/>
          <w:numId w:val="36"/>
        </w:numPr>
        <w:spacing w:line="420" w:lineRule="exact"/>
        <w:ind w:firstLineChars="0"/>
      </w:pPr>
      <w:r>
        <w:rPr>
          <w:rFonts w:hint="eastAsia"/>
          <w:szCs w:val="24"/>
        </w:rPr>
        <w:t>对试验互连电缆</w:t>
      </w:r>
      <w:r>
        <w:rPr>
          <w:szCs w:val="24"/>
        </w:rPr>
        <w:t>施加</w:t>
      </w:r>
      <w:r>
        <w:rPr>
          <w:rFonts w:hint="eastAsia"/>
          <w:szCs w:val="24"/>
        </w:rPr>
        <w:t>图</w:t>
      </w:r>
      <w:r>
        <w:rPr>
          <w:rFonts w:hint="eastAsia"/>
          <w:b/>
          <w:color w:val="FF0000"/>
        </w:rPr>
        <w:t>10</w:t>
      </w:r>
      <w:r>
        <w:rPr>
          <w:szCs w:val="24"/>
        </w:rPr>
        <w:t>规定的感应尖峰信号，</w:t>
      </w:r>
      <w:r>
        <w:rPr>
          <w:rFonts w:hint="eastAsia"/>
          <w:szCs w:val="24"/>
        </w:rPr>
        <w:t>使其</w:t>
      </w:r>
      <w:r>
        <w:rPr>
          <w:szCs w:val="24"/>
        </w:rPr>
        <w:t>产生</w:t>
      </w:r>
      <w:r>
        <w:rPr>
          <w:rFonts w:hint="eastAsia"/>
          <w:szCs w:val="24"/>
        </w:rPr>
        <w:t>的脉冲重复率为8～</w:t>
      </w:r>
      <w:r>
        <w:rPr>
          <w:szCs w:val="24"/>
        </w:rPr>
        <w:t>10次</w:t>
      </w:r>
      <w:r>
        <w:rPr>
          <w:rFonts w:hint="eastAsia"/>
          <w:szCs w:val="24"/>
        </w:rPr>
        <w:t>/秒</w:t>
      </w:r>
      <w:r>
        <w:rPr>
          <w:szCs w:val="24"/>
        </w:rPr>
        <w:t>。</w:t>
      </w:r>
      <w:r>
        <w:rPr>
          <w:rFonts w:hint="eastAsia"/>
          <w:szCs w:val="24"/>
        </w:rPr>
        <w:t>施加的正负极性的瞬变脉冲信号每一极性一个周期的持续时间均应不少于2min</w:t>
      </w:r>
      <w:r>
        <w:t>；</w:t>
      </w:r>
    </w:p>
    <w:p w14:paraId="1C2E0CBA">
      <w:pPr>
        <w:pStyle w:val="18"/>
        <w:numPr>
          <w:ilvl w:val="0"/>
          <w:numId w:val="36"/>
        </w:numPr>
        <w:spacing w:line="420" w:lineRule="exact"/>
        <w:ind w:firstLineChars="0"/>
      </w:pPr>
      <w:r>
        <w:rPr>
          <w:rFonts w:hint="eastAsia"/>
        </w:rPr>
        <w:t>在标准大气条件下，按表</w:t>
      </w:r>
      <w:r>
        <w:rPr>
          <w:rFonts w:hint="eastAsia"/>
          <w:b/>
          <w:color w:val="FF0000"/>
        </w:rPr>
        <w:t>7</w:t>
      </w:r>
      <w:r>
        <w:rPr>
          <w:rFonts w:hint="eastAsia"/>
        </w:rPr>
        <w:t>的要求对受试设备按</w:t>
      </w:r>
      <w:r>
        <w:rPr>
          <w:rFonts w:hint="eastAsia"/>
          <w:highlight w:val="yellow"/>
        </w:rPr>
        <w:t>照QPAT-1</w:t>
      </w:r>
      <w:r>
        <w:rPr>
          <w:rFonts w:hint="eastAsia"/>
        </w:rPr>
        <w:t>进行试验后功能性能检查，并记录检测结果。</w:t>
      </w:r>
    </w:p>
    <w:p w14:paraId="486D8034">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试验判据</w:t>
      </w:r>
    </w:p>
    <w:p w14:paraId="0C5D3B78">
      <w:pPr>
        <w:pStyle w:val="31"/>
        <w:spacing w:line="420" w:lineRule="exact"/>
        <w:ind w:firstLine="480"/>
        <w:rPr>
          <w:rFonts w:ascii="Times New Roman" w:hAnsi="Times New Roman" w:eastAsia="宋体" w:cs="Times New Roman"/>
          <w:sz w:val="24"/>
          <w:szCs w:val="21"/>
          <w:highlight w:val="yellow"/>
        </w:rPr>
      </w:pPr>
      <w:r>
        <w:rPr>
          <w:rFonts w:ascii="Times New Roman" w:hAnsi="Times New Roman" w:eastAsia="宋体" w:cs="Times New Roman"/>
          <w:sz w:val="24"/>
          <w:szCs w:val="21"/>
          <w:highlight w:val="yellow"/>
        </w:rPr>
        <w:t>试验中，试验中，按11.2章节中要求进行QPAT2检查，确认通过并记录检测数据；</w:t>
      </w:r>
    </w:p>
    <w:p w14:paraId="7ED84B49">
      <w:pPr>
        <w:pStyle w:val="31"/>
        <w:spacing w:line="420" w:lineRule="exact"/>
        <w:ind w:firstLine="480"/>
        <w:rPr>
          <w:rFonts w:ascii="Times New Roman" w:hAnsi="Times New Roman" w:eastAsia="宋体" w:cs="Times New Roman"/>
          <w:sz w:val="24"/>
          <w:szCs w:val="21"/>
          <w:highlight w:val="yellow"/>
        </w:rPr>
      </w:pPr>
      <w:r>
        <w:rPr>
          <w:rFonts w:ascii="Times New Roman" w:hAnsi="Times New Roman" w:eastAsia="宋体" w:cs="Times New Roman"/>
          <w:sz w:val="24"/>
          <w:szCs w:val="21"/>
          <w:highlight w:val="yellow"/>
        </w:rPr>
        <w:t>试验后，</w:t>
      </w:r>
      <w:r>
        <w:rPr>
          <w:rFonts w:ascii="Times New Roman" w:hAnsi="Times New Roman" w:eastAsia="宋体" w:cs="Times New Roman"/>
          <w:sz w:val="24"/>
          <w:szCs w:val="21"/>
        </w:rPr>
        <w:t>按11.2章节中要求进行</w:t>
      </w:r>
      <w:r>
        <w:rPr>
          <w:rFonts w:ascii="Times New Roman" w:hAnsi="Times New Roman" w:eastAsia="宋体" w:cs="Times New Roman"/>
          <w:sz w:val="24"/>
          <w:szCs w:val="21"/>
          <w:highlight w:val="yellow"/>
        </w:rPr>
        <w:t>QPAT1-1、QPAT2和QPAT3</w:t>
      </w:r>
      <w:r>
        <w:rPr>
          <w:rFonts w:ascii="Times New Roman" w:hAnsi="Times New Roman" w:eastAsia="宋体" w:cs="Times New Roman"/>
          <w:sz w:val="24"/>
          <w:szCs w:val="21"/>
        </w:rPr>
        <w:t>检查，确认通过并记录检测数据</w:t>
      </w:r>
      <w:r>
        <w:rPr>
          <w:rFonts w:ascii="Times New Roman" w:hAnsi="Times New Roman" w:eastAsia="宋体" w:cs="Times New Roman"/>
          <w:sz w:val="24"/>
          <w:szCs w:val="21"/>
          <w:highlight w:val="yellow"/>
        </w:rPr>
        <w:t>。</w:t>
      </w:r>
    </w:p>
    <w:p w14:paraId="427DEBB8">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满足以上两条要求，则判定结论为Pass，否则为Fail。</w:t>
      </w:r>
    </w:p>
    <w:p w14:paraId="73BBDE83">
      <w:pPr>
        <w:pStyle w:val="19"/>
        <w:numPr>
          <w:ilvl w:val="0"/>
          <w:numId w:val="8"/>
        </w:numPr>
        <w:spacing w:before="156" w:after="156" w:line="420" w:lineRule="exact"/>
        <w:rPr>
          <w:rFonts w:ascii="Times New Roman" w:hAnsi="Times New Roman"/>
          <w:kern w:val="0"/>
          <w:sz w:val="30"/>
          <w:szCs w:val="30"/>
        </w:rPr>
      </w:pPr>
      <w:r>
        <w:rPr>
          <w:rFonts w:ascii="Times New Roman" w:hAnsi="Times New Roman"/>
          <w:kern w:val="0"/>
          <w:sz w:val="30"/>
          <w:szCs w:val="30"/>
        </w:rPr>
        <w:t>射频敏感度</w:t>
      </w:r>
    </w:p>
    <w:p w14:paraId="254DA7C3">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试验目的</w:t>
      </w:r>
    </w:p>
    <w:p w14:paraId="27E99A28">
      <w:pPr>
        <w:pStyle w:val="18"/>
        <w:spacing w:line="420" w:lineRule="exact"/>
        <w:ind w:firstLine="480"/>
      </w:pPr>
      <w:r>
        <w:t>确定受试设备或电缆承受规定耦合电流或空间辐射的能力是否符合相关要求。</w:t>
      </w:r>
    </w:p>
    <w:p w14:paraId="428AA709">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试验要求</w:t>
      </w:r>
    </w:p>
    <w:p w14:paraId="01F18972">
      <w:pPr>
        <w:pStyle w:val="18"/>
        <w:spacing w:line="420" w:lineRule="exact"/>
        <w:ind w:firstLine="480"/>
      </w:pPr>
      <w:r>
        <w:rPr>
          <w:rFonts w:hint="eastAsia"/>
        </w:rPr>
        <w:t>FSECU安装于飞机驾驶舱，应通过DO－160G第20章，W类规定的传导射敏感度和F类规定的辐射敏感度。此类试验考核FSECU在表29规定的传导敏感度和表30规定的辐射敏感度</w:t>
      </w:r>
      <w:r>
        <w:t>下的性能特征</w:t>
      </w:r>
      <w:r>
        <w:rPr>
          <w:rFonts w:hint="eastAsia"/>
        </w:rPr>
        <w:t>。</w:t>
      </w:r>
    </w:p>
    <w:p w14:paraId="13595C22">
      <w:pPr>
        <w:pStyle w:val="4"/>
      </w:pPr>
      <w:r>
        <w:t>传导敏感度试验条件</w:t>
      </w:r>
    </w:p>
    <w:tbl>
      <w:tblPr>
        <w:tblStyle w:val="12"/>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262"/>
        <w:gridCol w:w="4497"/>
      </w:tblGrid>
      <w:tr w14:paraId="6E60C3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12" w:space="0"/>
              <w:left w:val="single" w:color="auto" w:sz="12" w:space="0"/>
              <w:bottom w:val="single" w:color="auto" w:sz="12" w:space="0"/>
              <w:right w:val="single" w:color="auto" w:sz="6" w:space="0"/>
            </w:tcBorders>
            <w:shd w:val="clear" w:color="auto" w:fill="auto"/>
            <w:vAlign w:val="center"/>
          </w:tcPr>
          <w:p w14:paraId="1F9F551A">
            <w:pPr>
              <w:jc w:val="center"/>
              <w:rPr>
                <w:rFonts w:ascii="宋体" w:hAnsi="宋体" w:eastAsia="宋体" w:cs="Times New Roman"/>
                <w:szCs w:val="21"/>
              </w:rPr>
            </w:pPr>
            <w:r>
              <w:rPr>
                <w:rFonts w:hint="eastAsia" w:ascii="宋体" w:hAnsi="宋体" w:eastAsia="宋体" w:cs="Times New Roman"/>
                <w:szCs w:val="21"/>
              </w:rPr>
              <w:t>频率（</w:t>
            </w:r>
            <w:r>
              <w:rPr>
                <w:rFonts w:ascii="宋体" w:hAnsi="宋体" w:eastAsia="宋体" w:cs="Times New Roman"/>
                <w:szCs w:val="21"/>
              </w:rPr>
              <w:t>MHz</w:t>
            </w:r>
            <w:r>
              <w:rPr>
                <w:rFonts w:hint="eastAsia" w:ascii="宋体" w:hAnsi="宋体" w:eastAsia="宋体" w:cs="Times New Roman"/>
                <w:szCs w:val="21"/>
              </w:rPr>
              <w:t>）</w:t>
            </w:r>
          </w:p>
        </w:tc>
        <w:tc>
          <w:tcPr>
            <w:tcW w:w="2567" w:type="pct"/>
            <w:tcBorders>
              <w:top w:val="single" w:color="auto" w:sz="12" w:space="0"/>
              <w:left w:val="single" w:color="auto" w:sz="6" w:space="0"/>
              <w:bottom w:val="single" w:color="auto" w:sz="12" w:space="0"/>
              <w:right w:val="single" w:color="auto" w:sz="12" w:space="0"/>
            </w:tcBorders>
            <w:shd w:val="clear" w:color="auto" w:fill="auto"/>
            <w:noWrap/>
            <w:vAlign w:val="center"/>
          </w:tcPr>
          <w:p w14:paraId="7C0B59F6">
            <w:pPr>
              <w:jc w:val="center"/>
              <w:rPr>
                <w:rFonts w:ascii="宋体" w:hAnsi="宋体" w:eastAsia="宋体" w:cs="Times New Roman"/>
                <w:szCs w:val="21"/>
              </w:rPr>
            </w:pPr>
            <w:r>
              <w:rPr>
                <w:rFonts w:hint="eastAsia" w:ascii="宋体" w:hAnsi="宋体" w:eastAsia="宋体" w:cs="Times New Roman"/>
                <w:szCs w:val="21"/>
              </w:rPr>
              <w:t>电平（</w:t>
            </w:r>
            <w:r>
              <w:rPr>
                <w:rFonts w:ascii="宋体" w:hAnsi="宋体" w:eastAsia="宋体" w:cs="Times New Roman"/>
                <w:szCs w:val="21"/>
              </w:rPr>
              <w:t>mA)</w:t>
            </w:r>
          </w:p>
        </w:tc>
      </w:tr>
      <w:tr w14:paraId="79E171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12" w:space="0"/>
              <w:left w:val="single" w:color="auto" w:sz="12" w:space="0"/>
              <w:bottom w:val="single" w:color="auto" w:sz="6" w:space="0"/>
              <w:right w:val="single" w:color="auto" w:sz="6" w:space="0"/>
            </w:tcBorders>
            <w:shd w:val="clear" w:color="auto" w:fill="auto"/>
            <w:vAlign w:val="center"/>
          </w:tcPr>
          <w:p w14:paraId="30E110A0">
            <w:pPr>
              <w:spacing w:before="156"/>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0.01</w:t>
            </w:r>
          </w:p>
        </w:tc>
        <w:tc>
          <w:tcPr>
            <w:tcW w:w="2567" w:type="pct"/>
            <w:tcBorders>
              <w:top w:val="single" w:color="auto" w:sz="12" w:space="0"/>
              <w:left w:val="single" w:color="auto" w:sz="6" w:space="0"/>
              <w:bottom w:val="single" w:color="auto" w:sz="6" w:space="0"/>
              <w:right w:val="single" w:color="auto" w:sz="12" w:space="0"/>
            </w:tcBorders>
            <w:shd w:val="clear" w:color="auto" w:fill="auto"/>
            <w:noWrap/>
          </w:tcPr>
          <w:p w14:paraId="01F37F96">
            <w:pPr>
              <w:ind w:left="-46" w:leftChars="-22" w:firstLine="75" w:firstLineChars="36"/>
              <w:jc w:val="center"/>
              <w:rPr>
                <w:rFonts w:ascii="Times New Roman" w:hAnsi="Times New Roman" w:eastAsia="宋体" w:cs="Times New Roman"/>
                <w:szCs w:val="21"/>
              </w:rPr>
            </w:pPr>
            <w:r>
              <w:rPr>
                <w:rFonts w:ascii="Times New Roman" w:hAnsi="Times New Roman" w:cs="Times New Roman"/>
              </w:rPr>
              <w:t>3</w:t>
            </w:r>
          </w:p>
        </w:tc>
      </w:tr>
      <w:tr w14:paraId="50A90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shd w:val="clear" w:color="auto" w:fill="auto"/>
            <w:vAlign w:val="center"/>
          </w:tcPr>
          <w:p w14:paraId="5E8A2B97">
            <w:pPr>
              <w:spacing w:before="156"/>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0.5</w:t>
            </w:r>
          </w:p>
        </w:tc>
        <w:tc>
          <w:tcPr>
            <w:tcW w:w="2567" w:type="pct"/>
            <w:tcBorders>
              <w:top w:val="single" w:color="auto" w:sz="6" w:space="0"/>
              <w:left w:val="single" w:color="auto" w:sz="6" w:space="0"/>
              <w:bottom w:val="single" w:color="auto" w:sz="6" w:space="0"/>
              <w:right w:val="single" w:color="auto" w:sz="12" w:space="0"/>
            </w:tcBorders>
            <w:shd w:val="clear" w:color="auto" w:fill="auto"/>
            <w:noWrap/>
          </w:tcPr>
          <w:p w14:paraId="7DB17DFC">
            <w:pPr>
              <w:ind w:left="-46" w:leftChars="-22" w:firstLine="75" w:firstLineChars="36"/>
              <w:jc w:val="center"/>
              <w:rPr>
                <w:rFonts w:ascii="Times New Roman" w:hAnsi="Times New Roman" w:eastAsia="宋体" w:cs="Times New Roman"/>
                <w:szCs w:val="21"/>
              </w:rPr>
            </w:pPr>
            <w:r>
              <w:rPr>
                <w:rFonts w:ascii="Times New Roman" w:hAnsi="Times New Roman" w:cs="Times New Roman"/>
              </w:rPr>
              <w:t>150</w:t>
            </w:r>
          </w:p>
        </w:tc>
      </w:tr>
      <w:tr w14:paraId="02062E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shd w:val="clear" w:color="auto" w:fill="auto"/>
            <w:vAlign w:val="center"/>
          </w:tcPr>
          <w:p w14:paraId="438F385A">
            <w:pPr>
              <w:spacing w:before="156"/>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w:t>
            </w:r>
          </w:p>
        </w:tc>
        <w:tc>
          <w:tcPr>
            <w:tcW w:w="2567" w:type="pct"/>
            <w:tcBorders>
              <w:top w:val="single" w:color="auto" w:sz="6" w:space="0"/>
              <w:left w:val="single" w:color="auto" w:sz="6" w:space="0"/>
              <w:bottom w:val="single" w:color="auto" w:sz="6" w:space="0"/>
              <w:right w:val="single" w:color="auto" w:sz="12" w:space="0"/>
            </w:tcBorders>
            <w:shd w:val="clear" w:color="auto" w:fill="auto"/>
            <w:noWrap/>
          </w:tcPr>
          <w:p w14:paraId="47B367B0">
            <w:pPr>
              <w:ind w:left="-46" w:leftChars="-22" w:firstLine="75" w:firstLineChars="36"/>
              <w:jc w:val="center"/>
              <w:rPr>
                <w:rFonts w:ascii="Times New Roman" w:hAnsi="Times New Roman" w:eastAsia="宋体" w:cs="Times New Roman"/>
                <w:szCs w:val="21"/>
              </w:rPr>
            </w:pPr>
            <w:r>
              <w:rPr>
                <w:rFonts w:ascii="Times New Roman" w:hAnsi="Times New Roman" w:cs="Times New Roman"/>
              </w:rPr>
              <w:t>150</w:t>
            </w:r>
          </w:p>
        </w:tc>
      </w:tr>
      <w:tr w14:paraId="478561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shd w:val="clear" w:color="auto" w:fill="auto"/>
            <w:vAlign w:val="center"/>
          </w:tcPr>
          <w:p w14:paraId="765AA923">
            <w:pPr>
              <w:spacing w:before="156"/>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30</w:t>
            </w:r>
          </w:p>
        </w:tc>
        <w:tc>
          <w:tcPr>
            <w:tcW w:w="2567" w:type="pct"/>
            <w:tcBorders>
              <w:top w:val="single" w:color="auto" w:sz="6" w:space="0"/>
              <w:left w:val="single" w:color="auto" w:sz="6" w:space="0"/>
              <w:bottom w:val="single" w:color="auto" w:sz="6" w:space="0"/>
              <w:right w:val="single" w:color="auto" w:sz="12" w:space="0"/>
            </w:tcBorders>
            <w:shd w:val="clear" w:color="auto" w:fill="auto"/>
            <w:noWrap/>
          </w:tcPr>
          <w:p w14:paraId="3021B514">
            <w:pPr>
              <w:ind w:left="-46" w:leftChars="-22" w:firstLine="75" w:firstLineChars="36"/>
              <w:jc w:val="center"/>
              <w:rPr>
                <w:rFonts w:ascii="Times New Roman" w:hAnsi="Times New Roman" w:eastAsia="宋体" w:cs="Times New Roman"/>
                <w:szCs w:val="21"/>
              </w:rPr>
            </w:pPr>
            <w:r>
              <w:rPr>
                <w:rFonts w:ascii="Times New Roman" w:hAnsi="Times New Roman" w:cs="Times New Roman"/>
              </w:rPr>
              <w:t>150</w:t>
            </w:r>
          </w:p>
        </w:tc>
      </w:tr>
      <w:tr w14:paraId="2E036A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12" w:space="0"/>
              <w:right w:val="single" w:color="auto" w:sz="6" w:space="0"/>
            </w:tcBorders>
            <w:shd w:val="clear" w:color="auto" w:fill="auto"/>
            <w:vAlign w:val="center"/>
          </w:tcPr>
          <w:p w14:paraId="0423DA3D">
            <w:pPr>
              <w:spacing w:before="156"/>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400</w:t>
            </w:r>
          </w:p>
        </w:tc>
        <w:tc>
          <w:tcPr>
            <w:tcW w:w="2567" w:type="pct"/>
            <w:tcBorders>
              <w:top w:val="single" w:color="auto" w:sz="6" w:space="0"/>
              <w:left w:val="single" w:color="auto" w:sz="6" w:space="0"/>
              <w:bottom w:val="single" w:color="auto" w:sz="12" w:space="0"/>
              <w:right w:val="single" w:color="auto" w:sz="12" w:space="0"/>
            </w:tcBorders>
            <w:shd w:val="clear" w:color="auto" w:fill="auto"/>
            <w:noWrap/>
          </w:tcPr>
          <w:p w14:paraId="347989B9">
            <w:pPr>
              <w:ind w:left="-46" w:leftChars="-22" w:firstLine="75" w:firstLineChars="36"/>
              <w:jc w:val="center"/>
              <w:rPr>
                <w:rFonts w:ascii="Times New Roman" w:hAnsi="Times New Roman" w:eastAsia="宋体" w:cs="Times New Roman"/>
                <w:szCs w:val="21"/>
              </w:rPr>
            </w:pPr>
            <w:r>
              <w:rPr>
                <w:rFonts w:ascii="Times New Roman" w:hAnsi="Times New Roman" w:cs="Times New Roman"/>
              </w:rPr>
              <w:t>150</w:t>
            </w:r>
          </w:p>
        </w:tc>
      </w:tr>
    </w:tbl>
    <w:p w14:paraId="4D02141A">
      <w:pPr>
        <w:pStyle w:val="4"/>
      </w:pPr>
      <w:r>
        <w:t>射频敏感度试验条件</w:t>
      </w:r>
    </w:p>
    <w:tbl>
      <w:tblPr>
        <w:tblStyle w:val="12"/>
        <w:tblW w:w="875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938"/>
        <w:gridCol w:w="2835"/>
        <w:gridCol w:w="2981"/>
      </w:tblGrid>
      <w:tr w14:paraId="50F88F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vMerge w:val="restart"/>
            <w:tcBorders>
              <w:top w:val="single" w:color="auto" w:sz="12" w:space="0"/>
              <w:left w:val="single" w:color="auto" w:sz="12" w:space="0"/>
              <w:right w:val="single" w:color="auto" w:sz="6" w:space="0"/>
            </w:tcBorders>
            <w:shd w:val="clear" w:color="auto" w:fill="auto"/>
            <w:vAlign w:val="center"/>
          </w:tcPr>
          <w:p w14:paraId="31145F57">
            <w:pPr>
              <w:jc w:val="center"/>
              <w:rPr>
                <w:rFonts w:ascii="Times New Roman" w:hAnsi="Times New Roman" w:eastAsia="宋体" w:cs="Times New Roman"/>
                <w:szCs w:val="21"/>
              </w:rPr>
            </w:pPr>
            <w:r>
              <w:rPr>
                <w:rFonts w:hint="eastAsia" w:ascii="Times New Roman" w:hAnsi="Times New Roman" w:eastAsia="宋体" w:cs="Times New Roman"/>
                <w:szCs w:val="21"/>
              </w:rPr>
              <w:t>频率（</w:t>
            </w:r>
            <w:r>
              <w:rPr>
                <w:rFonts w:ascii="Times New Roman" w:hAnsi="Times New Roman" w:eastAsia="宋体" w:cs="Times New Roman"/>
                <w:szCs w:val="21"/>
              </w:rPr>
              <w:t>MHz</w:t>
            </w:r>
            <w:r>
              <w:rPr>
                <w:rFonts w:hint="eastAsia" w:ascii="Times New Roman" w:hAnsi="Times New Roman" w:eastAsia="宋体" w:cs="Times New Roman"/>
                <w:szCs w:val="21"/>
              </w:rPr>
              <w:t>）</w:t>
            </w:r>
          </w:p>
        </w:tc>
        <w:tc>
          <w:tcPr>
            <w:tcW w:w="5816" w:type="dxa"/>
            <w:gridSpan w:val="2"/>
            <w:tcBorders>
              <w:top w:val="single" w:color="auto" w:sz="12" w:space="0"/>
              <w:left w:val="single" w:color="auto" w:sz="6" w:space="0"/>
              <w:bottom w:val="single" w:color="auto" w:sz="4" w:space="0"/>
              <w:right w:val="single" w:color="auto" w:sz="12" w:space="0"/>
            </w:tcBorders>
            <w:vAlign w:val="center"/>
          </w:tcPr>
          <w:p w14:paraId="0A995A52">
            <w:pPr>
              <w:jc w:val="center"/>
              <w:rPr>
                <w:rFonts w:ascii="Times New Roman" w:hAnsi="Times New Roman" w:eastAsia="宋体" w:cs="Times New Roman"/>
                <w:szCs w:val="21"/>
              </w:rPr>
            </w:pPr>
            <w:r>
              <w:rPr>
                <w:rFonts w:hint="eastAsia" w:ascii="Times New Roman" w:hAnsi="Times New Roman" w:eastAsia="宋体" w:cs="Times New Roman"/>
                <w:szCs w:val="21"/>
              </w:rPr>
              <w:t>电平（</w:t>
            </w:r>
            <w:r>
              <w:rPr>
                <w:rFonts w:ascii="Times New Roman" w:hAnsi="Times New Roman" w:eastAsia="宋体" w:cs="Times New Roman"/>
                <w:szCs w:val="21"/>
              </w:rPr>
              <w:t>V/m)</w:t>
            </w:r>
          </w:p>
        </w:tc>
      </w:tr>
      <w:tr w14:paraId="31195C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vMerge w:val="continue"/>
            <w:tcBorders>
              <w:left w:val="single" w:color="auto" w:sz="12" w:space="0"/>
              <w:bottom w:val="single" w:color="auto" w:sz="6" w:space="0"/>
              <w:right w:val="single" w:color="auto" w:sz="6" w:space="0"/>
            </w:tcBorders>
            <w:shd w:val="clear" w:color="auto" w:fill="auto"/>
            <w:vAlign w:val="center"/>
          </w:tcPr>
          <w:p w14:paraId="73D2131B">
            <w:pPr>
              <w:spacing w:before="156"/>
              <w:jc w:val="center"/>
              <w:rPr>
                <w:rFonts w:ascii="Times New Roman" w:hAnsi="Times New Roman" w:eastAsia="宋体" w:cs="Times New Roman"/>
                <w:szCs w:val="21"/>
              </w:rPr>
            </w:pPr>
          </w:p>
        </w:tc>
        <w:tc>
          <w:tcPr>
            <w:tcW w:w="2835" w:type="dxa"/>
            <w:tcBorders>
              <w:top w:val="single" w:color="auto" w:sz="4" w:space="0"/>
              <w:left w:val="single" w:color="auto" w:sz="6" w:space="0"/>
              <w:bottom w:val="single" w:color="auto" w:sz="6" w:space="0"/>
              <w:right w:val="single" w:color="auto" w:sz="6" w:space="0"/>
            </w:tcBorders>
            <w:shd w:val="clear" w:color="auto" w:fill="auto"/>
            <w:vAlign w:val="center"/>
          </w:tcPr>
          <w:p w14:paraId="51B02474">
            <w:pPr>
              <w:jc w:val="center"/>
              <w:rPr>
                <w:rFonts w:ascii="Times New Roman" w:hAnsi="Times New Roman" w:eastAsia="宋体" w:cs="Times New Roman"/>
                <w:szCs w:val="21"/>
              </w:rPr>
            </w:pPr>
            <w:r>
              <w:rPr>
                <w:rFonts w:ascii="Times New Roman" w:hAnsi="Times New Roman" w:eastAsia="宋体" w:cs="Times New Roman"/>
                <w:szCs w:val="21"/>
              </w:rPr>
              <w:t>CW/SW</w:t>
            </w:r>
          </w:p>
        </w:tc>
        <w:tc>
          <w:tcPr>
            <w:tcW w:w="2981" w:type="dxa"/>
            <w:tcBorders>
              <w:top w:val="single" w:color="auto" w:sz="4" w:space="0"/>
              <w:left w:val="single" w:color="auto" w:sz="6" w:space="0"/>
              <w:bottom w:val="single" w:color="auto" w:sz="6" w:space="0"/>
              <w:right w:val="single" w:color="auto" w:sz="12" w:space="0"/>
            </w:tcBorders>
            <w:shd w:val="clear" w:color="auto" w:fill="auto"/>
            <w:noWrap/>
            <w:vAlign w:val="center"/>
          </w:tcPr>
          <w:p w14:paraId="64CFD867">
            <w:pPr>
              <w:jc w:val="center"/>
              <w:rPr>
                <w:rFonts w:ascii="Times New Roman" w:hAnsi="Times New Roman" w:eastAsia="宋体" w:cs="Times New Roman"/>
                <w:szCs w:val="21"/>
              </w:rPr>
            </w:pPr>
            <w:r>
              <w:rPr>
                <w:rFonts w:ascii="Times New Roman" w:hAnsi="Times New Roman" w:eastAsia="宋体" w:cs="Times New Roman"/>
                <w:szCs w:val="21"/>
              </w:rPr>
              <w:t>PM</w:t>
            </w:r>
          </w:p>
        </w:tc>
      </w:tr>
      <w:tr w14:paraId="1E4EFC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12" w:space="0"/>
              <w:left w:val="single" w:color="auto" w:sz="12" w:space="0"/>
              <w:bottom w:val="single" w:color="auto" w:sz="6" w:space="0"/>
              <w:right w:val="single" w:color="auto" w:sz="6" w:space="0"/>
            </w:tcBorders>
            <w:shd w:val="clear" w:color="auto" w:fill="auto"/>
            <w:vAlign w:val="center"/>
          </w:tcPr>
          <w:p w14:paraId="3C477378">
            <w:pPr>
              <w:spacing w:before="156"/>
              <w:jc w:val="center"/>
              <w:rPr>
                <w:rFonts w:ascii="Times New Roman" w:hAnsi="Times New Roman" w:eastAsia="宋体" w:cs="Times New Roman"/>
                <w:szCs w:val="21"/>
              </w:rPr>
            </w:pPr>
            <w:r>
              <w:rPr>
                <w:rFonts w:ascii="Times New Roman" w:hAnsi="Times New Roman" w:eastAsia="宋体" w:cs="Times New Roman"/>
                <w:szCs w:val="21"/>
              </w:rPr>
              <w:t>100MHz</w:t>
            </w:r>
            <w:r>
              <w:rPr>
                <w:rFonts w:hint="eastAsia" w:ascii="Times New Roman" w:hAnsi="Times New Roman" w:eastAsia="宋体" w:cs="Times New Roman"/>
                <w:szCs w:val="21"/>
              </w:rPr>
              <w:t>～</w:t>
            </w:r>
            <w:r>
              <w:rPr>
                <w:rFonts w:ascii="Times New Roman" w:hAnsi="Times New Roman" w:eastAsia="宋体" w:cs="Times New Roman"/>
                <w:szCs w:val="21"/>
              </w:rPr>
              <w:t>400MHz</w:t>
            </w:r>
          </w:p>
        </w:tc>
        <w:tc>
          <w:tcPr>
            <w:tcW w:w="2835" w:type="dxa"/>
            <w:tcBorders>
              <w:top w:val="single" w:color="auto" w:sz="12" w:space="0"/>
              <w:left w:val="single" w:color="auto" w:sz="6" w:space="0"/>
              <w:bottom w:val="single" w:color="auto" w:sz="6" w:space="0"/>
              <w:right w:val="single" w:color="auto" w:sz="6" w:space="0"/>
            </w:tcBorders>
            <w:shd w:val="clear" w:color="auto" w:fill="auto"/>
            <w:vAlign w:val="center"/>
          </w:tcPr>
          <w:p w14:paraId="5F2B34AD">
            <w:pPr>
              <w:jc w:val="center"/>
              <w:rPr>
                <w:rFonts w:ascii="Times New Roman" w:hAnsi="Times New Roman" w:eastAsia="宋体" w:cs="Times New Roman"/>
                <w:szCs w:val="21"/>
              </w:rPr>
            </w:pPr>
            <w:r>
              <w:rPr>
                <w:rFonts w:ascii="Times New Roman" w:hAnsi="Times New Roman" w:eastAsia="宋体" w:cs="Times New Roman"/>
                <w:szCs w:val="21"/>
              </w:rPr>
              <w:t>50</w:t>
            </w:r>
          </w:p>
        </w:tc>
        <w:tc>
          <w:tcPr>
            <w:tcW w:w="2981" w:type="dxa"/>
            <w:tcBorders>
              <w:top w:val="single" w:color="auto" w:sz="12" w:space="0"/>
              <w:left w:val="single" w:color="auto" w:sz="6" w:space="0"/>
              <w:bottom w:val="single" w:color="auto" w:sz="6" w:space="0"/>
              <w:right w:val="single" w:color="auto" w:sz="12" w:space="0"/>
            </w:tcBorders>
            <w:shd w:val="clear" w:color="auto" w:fill="auto"/>
            <w:noWrap/>
            <w:vAlign w:val="center"/>
          </w:tcPr>
          <w:p w14:paraId="52BABA74">
            <w:pPr>
              <w:jc w:val="center"/>
              <w:rPr>
                <w:rFonts w:ascii="Times New Roman" w:hAnsi="Times New Roman" w:eastAsia="宋体" w:cs="Times New Roman"/>
                <w:szCs w:val="21"/>
              </w:rPr>
            </w:pPr>
            <w:r>
              <w:rPr>
                <w:rFonts w:ascii="Times New Roman" w:hAnsi="Times New Roman" w:eastAsia="宋体" w:cs="Times New Roman"/>
                <w:szCs w:val="21"/>
              </w:rPr>
              <w:t>/</w:t>
            </w:r>
          </w:p>
        </w:tc>
      </w:tr>
      <w:tr w14:paraId="77EBF6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14:paraId="0B3EFF2C">
            <w:pPr>
              <w:spacing w:before="156"/>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400MHz</w:t>
            </w:r>
            <w:r>
              <w:rPr>
                <w:rFonts w:hint="eastAsia" w:ascii="Times New Roman" w:hAnsi="Times New Roman" w:eastAsia="宋体" w:cs="Times New Roman"/>
                <w:szCs w:val="21"/>
              </w:rPr>
              <w:t>～</w:t>
            </w:r>
            <w:r>
              <w:rPr>
                <w:rFonts w:ascii="Times New Roman" w:hAnsi="Times New Roman" w:eastAsia="宋体" w:cs="Times New Roman"/>
                <w:szCs w:val="21"/>
              </w:rPr>
              <w:t>700MHz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14:paraId="52D99D42">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25</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14:paraId="437DF63D">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350</w:t>
            </w:r>
          </w:p>
        </w:tc>
      </w:tr>
      <w:tr w14:paraId="28B426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14:paraId="3029FC25">
            <w:pPr>
              <w:spacing w:before="156"/>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700MHz</w:t>
            </w:r>
            <w:r>
              <w:rPr>
                <w:rFonts w:hint="eastAsia" w:ascii="Times New Roman" w:hAnsi="Times New Roman" w:eastAsia="宋体" w:cs="Times New Roman"/>
                <w:szCs w:val="21"/>
              </w:rPr>
              <w:t>～</w:t>
            </w:r>
            <w:r>
              <w:rPr>
                <w:rFonts w:ascii="Times New Roman" w:hAnsi="Times New Roman" w:eastAsia="宋体" w:cs="Times New Roman"/>
                <w:szCs w:val="21"/>
              </w:rPr>
              <w:t>1GHz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14:paraId="6C3B3D4C">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50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14:paraId="4AF2B976">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350</w:t>
            </w:r>
          </w:p>
        </w:tc>
      </w:tr>
      <w:tr w14:paraId="5C1ECD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14:paraId="587A357B">
            <w:pPr>
              <w:spacing w:before="156"/>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1GHz</w:t>
            </w:r>
            <w:r>
              <w:rPr>
                <w:rFonts w:hint="eastAsia" w:ascii="Times New Roman" w:hAnsi="Times New Roman" w:eastAsia="宋体" w:cs="Times New Roman"/>
                <w:szCs w:val="21"/>
              </w:rPr>
              <w:t>～</w:t>
            </w:r>
            <w:r>
              <w:rPr>
                <w:rFonts w:ascii="Times New Roman" w:hAnsi="Times New Roman" w:eastAsia="宋体" w:cs="Times New Roman"/>
                <w:szCs w:val="21"/>
              </w:rPr>
              <w:t>2GHz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14:paraId="413821B0">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14:paraId="2344F153">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1000</w:t>
            </w:r>
          </w:p>
        </w:tc>
      </w:tr>
      <w:tr w14:paraId="4E1826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14:paraId="04E20B61">
            <w:pPr>
              <w:spacing w:before="156"/>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2GHz</w:t>
            </w:r>
            <w:r>
              <w:rPr>
                <w:rFonts w:hint="eastAsia" w:ascii="Times New Roman" w:hAnsi="Times New Roman" w:eastAsia="宋体" w:cs="Times New Roman"/>
                <w:szCs w:val="21"/>
              </w:rPr>
              <w:t>～</w:t>
            </w:r>
            <w:r>
              <w:rPr>
                <w:rFonts w:ascii="Times New Roman" w:hAnsi="Times New Roman" w:eastAsia="宋体" w:cs="Times New Roman"/>
                <w:szCs w:val="21"/>
              </w:rPr>
              <w:t>4GHz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14:paraId="500D177F">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14:paraId="76D64BF6">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1500</w:t>
            </w:r>
          </w:p>
        </w:tc>
      </w:tr>
      <w:tr w14:paraId="506F1E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14:paraId="4E7279C4">
            <w:pPr>
              <w:spacing w:before="156"/>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4GHz</w:t>
            </w:r>
            <w:r>
              <w:rPr>
                <w:rFonts w:hint="eastAsia" w:ascii="Times New Roman" w:hAnsi="Times New Roman" w:eastAsia="宋体" w:cs="Times New Roman"/>
                <w:szCs w:val="21"/>
              </w:rPr>
              <w:t>～</w:t>
            </w:r>
            <w:r>
              <w:rPr>
                <w:rFonts w:ascii="Times New Roman" w:hAnsi="Times New Roman" w:eastAsia="宋体" w:cs="Times New Roman"/>
                <w:szCs w:val="21"/>
              </w:rPr>
              <w:t>6GHz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14:paraId="155ED4D7">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14:paraId="07780E38">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1500</w:t>
            </w:r>
          </w:p>
        </w:tc>
      </w:tr>
      <w:tr w14:paraId="3F9215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14:paraId="7ECF8D42">
            <w:pPr>
              <w:spacing w:before="156"/>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6GHz</w:t>
            </w:r>
            <w:r>
              <w:rPr>
                <w:rFonts w:hint="eastAsia" w:ascii="Times New Roman" w:hAnsi="Times New Roman" w:eastAsia="宋体" w:cs="Times New Roman"/>
                <w:szCs w:val="21"/>
              </w:rPr>
              <w:t>～</w:t>
            </w:r>
            <w:r>
              <w:rPr>
                <w:rFonts w:ascii="Times New Roman" w:hAnsi="Times New Roman" w:eastAsia="宋体" w:cs="Times New Roman"/>
                <w:szCs w:val="21"/>
              </w:rPr>
              <w:t>8GHz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14:paraId="2CFA3A7A">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14:paraId="5499765B">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500</w:t>
            </w:r>
          </w:p>
        </w:tc>
      </w:tr>
      <w:tr w14:paraId="009CFF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14:paraId="5991DD2F">
            <w:pPr>
              <w:spacing w:before="156"/>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8GHz</w:t>
            </w:r>
            <w:r>
              <w:rPr>
                <w:rFonts w:hint="eastAsia" w:ascii="Times New Roman" w:hAnsi="Times New Roman" w:eastAsia="宋体" w:cs="Times New Roman"/>
                <w:szCs w:val="21"/>
              </w:rPr>
              <w:t>～</w:t>
            </w:r>
            <w:r>
              <w:rPr>
                <w:rFonts w:ascii="Times New Roman" w:hAnsi="Times New Roman" w:eastAsia="宋体" w:cs="Times New Roman"/>
                <w:szCs w:val="21"/>
              </w:rPr>
              <w:t>12GHz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14:paraId="4B1A1CBB">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150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14:paraId="3C73A723">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1500</w:t>
            </w:r>
          </w:p>
        </w:tc>
      </w:tr>
      <w:tr w14:paraId="4BF101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14:paraId="1DA13033">
            <w:pPr>
              <w:spacing w:before="156"/>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12GHz</w:t>
            </w:r>
            <w:r>
              <w:rPr>
                <w:rFonts w:hint="eastAsia" w:ascii="Times New Roman" w:hAnsi="Times New Roman" w:eastAsia="宋体" w:cs="Times New Roman"/>
                <w:szCs w:val="21"/>
              </w:rPr>
              <w:t>～</w:t>
            </w:r>
            <w:r>
              <w:rPr>
                <w:rFonts w:ascii="Times New Roman" w:hAnsi="Times New Roman" w:eastAsia="宋体" w:cs="Times New Roman"/>
                <w:szCs w:val="21"/>
              </w:rPr>
              <w:t>18GHz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14:paraId="700D5570">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14:paraId="0A5C89F0">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1000</w:t>
            </w:r>
          </w:p>
        </w:tc>
      </w:tr>
    </w:tbl>
    <w:p w14:paraId="2E93B85F">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受试设备</w:t>
      </w:r>
    </w:p>
    <w:p w14:paraId="4BB3FF84">
      <w:pPr>
        <w:pStyle w:val="18"/>
        <w:spacing w:line="420" w:lineRule="exact"/>
        <w:ind w:firstLine="480"/>
      </w:pPr>
      <w:r>
        <w:rPr>
          <w:rFonts w:hint="eastAsia"/>
        </w:rPr>
        <w:t>受试设备：FSECU，详细构型见5.1 受试设备构型状态。</w:t>
      </w:r>
    </w:p>
    <w:p w14:paraId="65E49EDC">
      <w:pPr>
        <w:pStyle w:val="31"/>
        <w:spacing w:line="420" w:lineRule="exact"/>
        <w:ind w:firstLine="480"/>
        <w:rPr>
          <w:rFonts w:ascii="Times New Roman" w:hAnsi="Times New Roman" w:eastAsia="宋体" w:cs="Times New Roman"/>
          <w:sz w:val="24"/>
          <w:szCs w:val="21"/>
        </w:rPr>
      </w:pPr>
      <w:r>
        <w:rPr>
          <w:rFonts w:hint="eastAsia" w:ascii="Times New Roman" w:hAnsi="Times New Roman" w:eastAsia="宋体" w:cs="Times New Roman"/>
          <w:sz w:val="24"/>
          <w:szCs w:val="21"/>
          <w:highlight w:val="yellow"/>
        </w:rPr>
        <w:t>受试设备工作状态：</w:t>
      </w:r>
    </w:p>
    <w:p w14:paraId="67F1EEB8">
      <w:pPr>
        <w:pStyle w:val="18"/>
        <w:spacing w:line="420" w:lineRule="exact"/>
        <w:ind w:firstLine="480"/>
      </w:pPr>
      <w:r>
        <w:rPr>
          <w:szCs w:val="24"/>
        </w:rPr>
        <w:t>搭接要求：</w:t>
      </w:r>
    </w:p>
    <w:p w14:paraId="29D5998E">
      <w:pPr>
        <w:pStyle w:val="18"/>
        <w:numPr>
          <w:ilvl w:val="0"/>
          <w:numId w:val="37"/>
        </w:numPr>
        <w:spacing w:line="420" w:lineRule="exact"/>
        <w:ind w:firstLine="480"/>
      </w:pPr>
      <w:r>
        <w:rPr>
          <w:rFonts w:hint="eastAsia"/>
        </w:rPr>
        <w:t>外部接地端子—当受试设备外部有接地端子时，应将外部接地端子连接到接地平板，可使用约30cm长的典型导线；</w:t>
      </w:r>
    </w:p>
    <w:p w14:paraId="23CE63A4">
      <w:pPr>
        <w:pStyle w:val="18"/>
        <w:numPr>
          <w:ilvl w:val="0"/>
          <w:numId w:val="37"/>
        </w:numPr>
        <w:spacing w:line="420" w:lineRule="exact"/>
        <w:ind w:firstLine="480"/>
      </w:pPr>
      <w:r>
        <w:rPr>
          <w:rFonts w:hint="eastAsia"/>
        </w:rPr>
        <w:t>产品安装面金属与接地平板的搭接电阻≤2.5mΩ；</w:t>
      </w:r>
    </w:p>
    <w:p w14:paraId="7A495D14">
      <w:pPr>
        <w:pStyle w:val="18"/>
        <w:numPr>
          <w:ilvl w:val="0"/>
          <w:numId w:val="37"/>
        </w:numPr>
        <w:spacing w:line="420" w:lineRule="exact"/>
        <w:ind w:firstLine="480"/>
      </w:pPr>
      <w:r>
        <w:rPr>
          <w:rFonts w:hint="eastAsia"/>
        </w:rPr>
        <w:t>接地平板与屏蔽室（或）壳体的搭接电阻≤2.5mΩ。</w:t>
      </w:r>
    </w:p>
    <w:p w14:paraId="657642A5">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陪试设备</w:t>
      </w:r>
    </w:p>
    <w:p w14:paraId="7B51A25B">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陪试设备：指飞机构型内的设备。</w:t>
      </w:r>
    </w:p>
    <w:p w14:paraId="5AF4051A">
      <w:pPr>
        <w:pStyle w:val="4"/>
      </w:pPr>
      <w:r>
        <w:t>陪试设备清单</w:t>
      </w:r>
    </w:p>
    <w:tbl>
      <w:tblPr>
        <w:tblStyle w:val="13"/>
        <w:tblW w:w="4997"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1003"/>
        <w:gridCol w:w="1782"/>
        <w:gridCol w:w="707"/>
        <w:gridCol w:w="565"/>
        <w:gridCol w:w="1428"/>
        <w:gridCol w:w="427"/>
        <w:gridCol w:w="731"/>
        <w:gridCol w:w="841"/>
        <w:gridCol w:w="552"/>
      </w:tblGrid>
      <w:tr w14:paraId="3CC1E5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c>
          <w:tcPr>
            <w:tcW w:w="422" w:type="pct"/>
            <w:tcBorders>
              <w:tl2br w:val="nil"/>
              <w:tr2bl w:val="nil"/>
            </w:tcBorders>
            <w:vAlign w:val="center"/>
          </w:tcPr>
          <w:p w14:paraId="1F682196">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序号</w:t>
            </w:r>
          </w:p>
        </w:tc>
        <w:tc>
          <w:tcPr>
            <w:tcW w:w="582" w:type="pct"/>
            <w:tcBorders>
              <w:tl2br w:val="nil"/>
              <w:tr2bl w:val="nil"/>
            </w:tcBorders>
            <w:vAlign w:val="center"/>
          </w:tcPr>
          <w:p w14:paraId="331DCEF4">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名称</w:t>
            </w:r>
          </w:p>
        </w:tc>
        <w:tc>
          <w:tcPr>
            <w:tcW w:w="1026" w:type="pct"/>
            <w:tcBorders>
              <w:tl2br w:val="nil"/>
              <w:tr2bl w:val="nil"/>
            </w:tcBorders>
            <w:vAlign w:val="center"/>
          </w:tcPr>
          <w:p w14:paraId="0E26A332">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件号（含主机件号、机载件号）</w:t>
            </w:r>
          </w:p>
        </w:tc>
        <w:tc>
          <w:tcPr>
            <w:tcW w:w="328" w:type="pct"/>
            <w:tcBorders>
              <w:tl2br w:val="nil"/>
              <w:tr2bl w:val="nil"/>
            </w:tcBorders>
            <w:vAlign w:val="center"/>
          </w:tcPr>
          <w:p w14:paraId="50217374">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MOD号</w:t>
            </w:r>
          </w:p>
        </w:tc>
        <w:tc>
          <w:tcPr>
            <w:tcW w:w="332" w:type="pct"/>
            <w:tcBorders>
              <w:tl2br w:val="nil"/>
              <w:tr2bl w:val="nil"/>
            </w:tcBorders>
            <w:vAlign w:val="center"/>
          </w:tcPr>
          <w:p w14:paraId="2DD1376C">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图号</w:t>
            </w:r>
          </w:p>
        </w:tc>
        <w:tc>
          <w:tcPr>
            <w:tcW w:w="824" w:type="pct"/>
            <w:tcBorders>
              <w:tl2br w:val="nil"/>
              <w:tr2bl w:val="nil"/>
            </w:tcBorders>
            <w:vAlign w:val="center"/>
          </w:tcPr>
          <w:p w14:paraId="35A7E7CB">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序列号</w:t>
            </w:r>
          </w:p>
        </w:tc>
        <w:tc>
          <w:tcPr>
            <w:tcW w:w="243" w:type="pct"/>
            <w:tcBorders>
              <w:tl2br w:val="nil"/>
              <w:tr2bl w:val="nil"/>
            </w:tcBorders>
            <w:vAlign w:val="center"/>
          </w:tcPr>
          <w:p w14:paraId="5043DCCA">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数量</w:t>
            </w:r>
          </w:p>
        </w:tc>
        <w:tc>
          <w:tcPr>
            <w:tcW w:w="426" w:type="pct"/>
            <w:tcBorders>
              <w:tl2br w:val="nil"/>
              <w:tr2bl w:val="nil"/>
            </w:tcBorders>
            <w:vAlign w:val="center"/>
          </w:tcPr>
          <w:p w14:paraId="11D75134">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软件件号</w:t>
            </w:r>
          </w:p>
        </w:tc>
        <w:tc>
          <w:tcPr>
            <w:tcW w:w="489" w:type="pct"/>
            <w:tcBorders>
              <w:tl2br w:val="nil"/>
              <w:tr2bl w:val="nil"/>
            </w:tcBorders>
            <w:vAlign w:val="center"/>
          </w:tcPr>
          <w:p w14:paraId="5740CEF5">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软件版本</w:t>
            </w:r>
          </w:p>
        </w:tc>
        <w:tc>
          <w:tcPr>
            <w:tcW w:w="324" w:type="pct"/>
            <w:tcBorders>
              <w:tl2br w:val="nil"/>
              <w:tr2bl w:val="nil"/>
            </w:tcBorders>
            <w:vAlign w:val="center"/>
          </w:tcPr>
          <w:p w14:paraId="1E3FCB8D">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备注</w:t>
            </w:r>
          </w:p>
        </w:tc>
      </w:tr>
      <w:tr w14:paraId="2644B0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22" w:type="pct"/>
            <w:tcBorders>
              <w:tl2br w:val="nil"/>
              <w:tr2bl w:val="nil"/>
            </w:tcBorders>
            <w:vAlign w:val="center"/>
          </w:tcPr>
          <w:p w14:paraId="6F47A163">
            <w:pPr>
              <w:pStyle w:val="29"/>
              <w:widowControl w:val="0"/>
              <w:spacing w:line="420" w:lineRule="exact"/>
              <w:ind w:firstLine="0" w:firstLineChars="0"/>
              <w:jc w:val="center"/>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1</w:t>
            </w:r>
          </w:p>
        </w:tc>
        <w:tc>
          <w:tcPr>
            <w:tcW w:w="582" w:type="pct"/>
            <w:tcBorders>
              <w:tl2br w:val="nil"/>
              <w:tr2bl w:val="nil"/>
            </w:tcBorders>
            <w:vAlign w:val="center"/>
          </w:tcPr>
          <w:p w14:paraId="3B4653C1">
            <w:pPr>
              <w:pStyle w:val="29"/>
              <w:widowControl w:val="0"/>
              <w:spacing w:line="420" w:lineRule="exact"/>
              <w:ind w:firstLine="0" w:firstLineChars="0"/>
              <w:jc w:val="both"/>
              <w:rPr>
                <w:rFonts w:ascii="Times New Roman" w:hAnsi="Times New Roman" w:cs="Times New Roman"/>
                <w:bCs/>
                <w:kern w:val="28"/>
                <w:sz w:val="21"/>
                <w:szCs w:val="21"/>
                <w:highlight w:val="yellow"/>
              </w:rPr>
            </w:pPr>
          </w:p>
        </w:tc>
        <w:tc>
          <w:tcPr>
            <w:tcW w:w="1026" w:type="pct"/>
            <w:tcBorders>
              <w:tl2br w:val="nil"/>
              <w:tr2bl w:val="nil"/>
            </w:tcBorders>
            <w:vAlign w:val="center"/>
          </w:tcPr>
          <w:p w14:paraId="6C409087">
            <w:pPr>
              <w:pStyle w:val="29"/>
              <w:widowControl w:val="0"/>
              <w:spacing w:line="420" w:lineRule="exact"/>
              <w:ind w:firstLine="0" w:firstLineChars="0"/>
              <w:jc w:val="both"/>
              <w:rPr>
                <w:rFonts w:ascii="Times New Roman" w:hAnsi="Times New Roman" w:cs="Times New Roman"/>
                <w:bCs/>
                <w:kern w:val="28"/>
                <w:sz w:val="21"/>
                <w:szCs w:val="21"/>
                <w:highlight w:val="yellow"/>
              </w:rPr>
            </w:pPr>
          </w:p>
        </w:tc>
        <w:tc>
          <w:tcPr>
            <w:tcW w:w="328" w:type="pct"/>
            <w:tcBorders>
              <w:tl2br w:val="nil"/>
              <w:tr2bl w:val="nil"/>
            </w:tcBorders>
            <w:vAlign w:val="center"/>
          </w:tcPr>
          <w:p w14:paraId="707386C0">
            <w:pPr>
              <w:pStyle w:val="29"/>
              <w:widowControl w:val="0"/>
              <w:spacing w:line="420" w:lineRule="exact"/>
              <w:ind w:firstLine="0" w:firstLineChars="0"/>
              <w:jc w:val="both"/>
              <w:rPr>
                <w:rFonts w:ascii="Times New Roman" w:hAnsi="Times New Roman" w:cs="Times New Roman"/>
                <w:bCs/>
                <w:kern w:val="28"/>
                <w:sz w:val="21"/>
                <w:szCs w:val="21"/>
                <w:highlight w:val="yellow"/>
              </w:rPr>
            </w:pPr>
          </w:p>
        </w:tc>
        <w:tc>
          <w:tcPr>
            <w:tcW w:w="332" w:type="pct"/>
            <w:tcBorders>
              <w:tl2br w:val="nil"/>
              <w:tr2bl w:val="nil"/>
            </w:tcBorders>
            <w:vAlign w:val="center"/>
          </w:tcPr>
          <w:p w14:paraId="06FDEC95">
            <w:pPr>
              <w:pStyle w:val="29"/>
              <w:widowControl w:val="0"/>
              <w:spacing w:line="420" w:lineRule="exact"/>
              <w:ind w:firstLine="0" w:firstLineChars="0"/>
              <w:jc w:val="both"/>
              <w:rPr>
                <w:rFonts w:ascii="Times New Roman" w:hAnsi="Times New Roman" w:cs="Times New Roman"/>
                <w:bCs/>
                <w:kern w:val="28"/>
                <w:sz w:val="21"/>
                <w:szCs w:val="21"/>
                <w:highlight w:val="yellow"/>
              </w:rPr>
            </w:pPr>
          </w:p>
        </w:tc>
        <w:tc>
          <w:tcPr>
            <w:tcW w:w="824" w:type="pct"/>
            <w:tcBorders>
              <w:tl2br w:val="nil"/>
              <w:tr2bl w:val="nil"/>
            </w:tcBorders>
            <w:vAlign w:val="center"/>
          </w:tcPr>
          <w:p w14:paraId="5146D284">
            <w:pPr>
              <w:pStyle w:val="29"/>
              <w:widowControl w:val="0"/>
              <w:spacing w:line="420" w:lineRule="exact"/>
              <w:ind w:firstLine="0" w:firstLineChars="0"/>
              <w:jc w:val="both"/>
              <w:rPr>
                <w:rFonts w:ascii="Times New Roman" w:hAnsi="Times New Roman" w:cs="Times New Roman"/>
                <w:bCs/>
                <w:kern w:val="28"/>
                <w:sz w:val="21"/>
                <w:szCs w:val="21"/>
                <w:highlight w:val="yellow"/>
              </w:rPr>
            </w:pPr>
          </w:p>
        </w:tc>
        <w:tc>
          <w:tcPr>
            <w:tcW w:w="243" w:type="pct"/>
            <w:tcBorders>
              <w:tl2br w:val="nil"/>
              <w:tr2bl w:val="nil"/>
            </w:tcBorders>
            <w:vAlign w:val="center"/>
          </w:tcPr>
          <w:p w14:paraId="23FF6EF9">
            <w:pPr>
              <w:pStyle w:val="29"/>
              <w:widowControl w:val="0"/>
              <w:spacing w:line="420" w:lineRule="exact"/>
              <w:ind w:firstLine="0" w:firstLineChars="0"/>
              <w:jc w:val="both"/>
              <w:rPr>
                <w:rFonts w:ascii="Times New Roman" w:hAnsi="Times New Roman" w:cs="Times New Roman"/>
                <w:bCs/>
                <w:kern w:val="28"/>
                <w:sz w:val="21"/>
                <w:szCs w:val="21"/>
              </w:rPr>
            </w:pPr>
          </w:p>
        </w:tc>
        <w:tc>
          <w:tcPr>
            <w:tcW w:w="426" w:type="pct"/>
            <w:tcBorders>
              <w:tl2br w:val="nil"/>
              <w:tr2bl w:val="nil"/>
            </w:tcBorders>
            <w:vAlign w:val="center"/>
          </w:tcPr>
          <w:p w14:paraId="1C0B81F9">
            <w:pPr>
              <w:pStyle w:val="29"/>
              <w:widowControl w:val="0"/>
              <w:spacing w:line="420" w:lineRule="exact"/>
              <w:ind w:firstLine="0" w:firstLineChars="0"/>
              <w:jc w:val="both"/>
              <w:rPr>
                <w:rFonts w:ascii="Times New Roman" w:hAnsi="Times New Roman" w:cs="Times New Roman"/>
                <w:bCs/>
                <w:kern w:val="28"/>
                <w:sz w:val="21"/>
                <w:szCs w:val="21"/>
              </w:rPr>
            </w:pPr>
          </w:p>
        </w:tc>
        <w:tc>
          <w:tcPr>
            <w:tcW w:w="489" w:type="pct"/>
            <w:tcBorders>
              <w:tl2br w:val="nil"/>
              <w:tr2bl w:val="nil"/>
            </w:tcBorders>
            <w:vAlign w:val="center"/>
          </w:tcPr>
          <w:p w14:paraId="4EA10570">
            <w:pPr>
              <w:pStyle w:val="29"/>
              <w:widowControl w:val="0"/>
              <w:spacing w:line="420" w:lineRule="exact"/>
              <w:ind w:firstLine="0" w:firstLineChars="0"/>
              <w:jc w:val="both"/>
              <w:rPr>
                <w:rFonts w:ascii="Times New Roman" w:hAnsi="Times New Roman" w:cs="Times New Roman"/>
                <w:bCs/>
                <w:kern w:val="28"/>
                <w:sz w:val="21"/>
                <w:szCs w:val="21"/>
              </w:rPr>
            </w:pPr>
          </w:p>
        </w:tc>
        <w:tc>
          <w:tcPr>
            <w:tcW w:w="324" w:type="pct"/>
            <w:tcBorders>
              <w:tl2br w:val="nil"/>
              <w:tr2bl w:val="nil"/>
            </w:tcBorders>
            <w:vAlign w:val="center"/>
          </w:tcPr>
          <w:p w14:paraId="4F5670B5">
            <w:pPr>
              <w:pStyle w:val="29"/>
              <w:widowControl w:val="0"/>
              <w:spacing w:line="420" w:lineRule="exact"/>
              <w:ind w:firstLine="0" w:firstLineChars="0"/>
              <w:jc w:val="both"/>
              <w:rPr>
                <w:rFonts w:ascii="Times New Roman" w:hAnsi="Times New Roman" w:cs="Times New Roman"/>
                <w:bCs/>
                <w:kern w:val="28"/>
                <w:sz w:val="21"/>
                <w:szCs w:val="21"/>
              </w:rPr>
            </w:pPr>
          </w:p>
        </w:tc>
      </w:tr>
    </w:tbl>
    <w:p w14:paraId="42132112">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试验设备、测试设备及要求</w:t>
      </w:r>
    </w:p>
    <w:p w14:paraId="7D41B50A">
      <w:pPr>
        <w:pStyle w:val="18"/>
        <w:spacing w:line="420" w:lineRule="exact"/>
        <w:ind w:firstLine="480"/>
      </w:pPr>
      <w:r>
        <w:t>试验设备</w:t>
      </w:r>
      <w:r>
        <w:rPr>
          <w:rFonts w:hint="eastAsia"/>
        </w:rPr>
        <w:t>以及测试设备</w:t>
      </w:r>
      <w:r>
        <w:t>见</w:t>
      </w:r>
      <w:r>
        <w:rPr>
          <w:rFonts w:hint="eastAsia"/>
        </w:rPr>
        <w:t>表32</w:t>
      </w:r>
      <w:r>
        <w:t>。</w:t>
      </w:r>
    </w:p>
    <w:p w14:paraId="4295320D">
      <w:pPr>
        <w:pStyle w:val="4"/>
      </w:pPr>
      <w:r>
        <w:rPr>
          <w:rFonts w:hint="eastAsia"/>
        </w:rPr>
        <w:t>试验、测试</w:t>
      </w:r>
      <w:r>
        <w:t>设备</w:t>
      </w:r>
      <w:r>
        <w:rPr>
          <w:rFonts w:hint="eastAsia"/>
        </w:rPr>
        <w:t>信息表</w:t>
      </w:r>
    </w:p>
    <w:tbl>
      <w:tblPr>
        <w:tblStyle w:val="12"/>
        <w:tblW w:w="526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05"/>
        <w:gridCol w:w="1535"/>
        <w:gridCol w:w="1742"/>
        <w:gridCol w:w="2541"/>
        <w:gridCol w:w="1740"/>
        <w:gridCol w:w="1071"/>
      </w:tblGrid>
      <w:tr w14:paraId="29C186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328" w:type="pct"/>
            <w:noWrap/>
            <w:vAlign w:val="center"/>
          </w:tcPr>
          <w:p w14:paraId="7A6659A0">
            <w:pPr>
              <w:snapToGrid w:val="0"/>
              <w:spacing w:line="260" w:lineRule="exact"/>
              <w:rPr>
                <w:rFonts w:cs="宋体" w:asciiTheme="minorEastAsia" w:hAnsiTheme="minorEastAsia"/>
                <w:szCs w:val="21"/>
              </w:rPr>
            </w:pPr>
            <w:r>
              <w:rPr>
                <w:rFonts w:hint="eastAsia" w:cs="宋体" w:asciiTheme="minorEastAsia" w:hAnsiTheme="minorEastAsia"/>
                <w:szCs w:val="21"/>
              </w:rPr>
              <w:t>序号</w:t>
            </w:r>
          </w:p>
        </w:tc>
        <w:tc>
          <w:tcPr>
            <w:tcW w:w="831" w:type="pct"/>
            <w:noWrap/>
            <w:vAlign w:val="center"/>
          </w:tcPr>
          <w:p w14:paraId="0C03CE93">
            <w:pPr>
              <w:snapToGrid w:val="0"/>
              <w:spacing w:line="260" w:lineRule="exact"/>
              <w:jc w:val="center"/>
              <w:rPr>
                <w:rFonts w:cs="宋体" w:asciiTheme="minorEastAsia" w:hAnsiTheme="minorEastAsia"/>
                <w:szCs w:val="21"/>
              </w:rPr>
            </w:pPr>
            <w:r>
              <w:rPr>
                <w:rFonts w:hint="eastAsia" w:cs="宋体" w:asciiTheme="minorEastAsia" w:hAnsiTheme="minorEastAsia"/>
                <w:szCs w:val="21"/>
              </w:rPr>
              <w:t>设备名称</w:t>
            </w:r>
          </w:p>
        </w:tc>
        <w:tc>
          <w:tcPr>
            <w:tcW w:w="943" w:type="pct"/>
            <w:tcBorders>
              <w:right w:val="single" w:color="auto" w:sz="4" w:space="0"/>
            </w:tcBorders>
            <w:noWrap/>
            <w:vAlign w:val="center"/>
          </w:tcPr>
          <w:p w14:paraId="3F35E32E">
            <w:pPr>
              <w:snapToGrid w:val="0"/>
              <w:spacing w:line="260" w:lineRule="exact"/>
              <w:jc w:val="center"/>
              <w:rPr>
                <w:rFonts w:cs="宋体" w:asciiTheme="minorEastAsia" w:hAnsiTheme="minorEastAsia"/>
                <w:szCs w:val="21"/>
              </w:rPr>
            </w:pPr>
            <w:r>
              <w:rPr>
                <w:rFonts w:hint="eastAsia" w:cs="宋体" w:asciiTheme="minorEastAsia" w:hAnsiTheme="minorEastAsia"/>
                <w:szCs w:val="21"/>
              </w:rPr>
              <w:t>设备型号</w:t>
            </w:r>
          </w:p>
        </w:tc>
        <w:tc>
          <w:tcPr>
            <w:tcW w:w="1376" w:type="pct"/>
            <w:tcBorders>
              <w:left w:val="single" w:color="auto" w:sz="4" w:space="0"/>
            </w:tcBorders>
            <w:noWrap/>
            <w:vAlign w:val="center"/>
          </w:tcPr>
          <w:p w14:paraId="28B924AD">
            <w:pPr>
              <w:snapToGrid w:val="0"/>
              <w:spacing w:line="260" w:lineRule="exact"/>
              <w:jc w:val="center"/>
              <w:rPr>
                <w:rFonts w:cs="宋体" w:asciiTheme="minorEastAsia" w:hAnsiTheme="minorEastAsia"/>
                <w:szCs w:val="21"/>
              </w:rPr>
            </w:pPr>
            <w:r>
              <w:rPr>
                <w:rFonts w:hint="eastAsia" w:cs="宋体" w:asciiTheme="minorEastAsia" w:hAnsiTheme="minorEastAsia"/>
                <w:szCs w:val="21"/>
              </w:rPr>
              <w:t>主要技术指标</w:t>
            </w:r>
          </w:p>
        </w:tc>
        <w:tc>
          <w:tcPr>
            <w:tcW w:w="942" w:type="pct"/>
            <w:noWrap/>
            <w:vAlign w:val="center"/>
          </w:tcPr>
          <w:p w14:paraId="3AF0D259">
            <w:pPr>
              <w:snapToGrid w:val="0"/>
              <w:spacing w:line="260" w:lineRule="exact"/>
              <w:jc w:val="center"/>
              <w:rPr>
                <w:rFonts w:cs="宋体" w:asciiTheme="minorEastAsia" w:hAnsiTheme="minorEastAsia"/>
                <w:szCs w:val="21"/>
              </w:rPr>
            </w:pPr>
            <w:r>
              <w:rPr>
                <w:rFonts w:hint="eastAsia" w:cs="宋体" w:asciiTheme="minorEastAsia" w:hAnsiTheme="minorEastAsia"/>
                <w:szCs w:val="21"/>
              </w:rPr>
              <w:t>设备精度</w:t>
            </w:r>
          </w:p>
        </w:tc>
        <w:tc>
          <w:tcPr>
            <w:tcW w:w="580" w:type="pct"/>
            <w:noWrap/>
            <w:vAlign w:val="center"/>
          </w:tcPr>
          <w:p w14:paraId="5245D385">
            <w:pPr>
              <w:snapToGrid w:val="0"/>
              <w:spacing w:line="260" w:lineRule="exact"/>
              <w:jc w:val="center"/>
              <w:rPr>
                <w:rFonts w:cs="宋体" w:asciiTheme="minorEastAsia" w:hAnsiTheme="minorEastAsia"/>
                <w:szCs w:val="21"/>
              </w:rPr>
            </w:pPr>
            <w:r>
              <w:rPr>
                <w:rFonts w:hint="eastAsia" w:cs="宋体" w:asciiTheme="minorEastAsia" w:hAnsiTheme="minorEastAsia"/>
                <w:szCs w:val="21"/>
              </w:rPr>
              <w:t>校准周期</w:t>
            </w:r>
          </w:p>
        </w:tc>
      </w:tr>
      <w:tr w14:paraId="0CBDEF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328" w:type="pct"/>
            <w:noWrap/>
            <w:vAlign w:val="center"/>
          </w:tcPr>
          <w:p w14:paraId="5BC25005">
            <w:pPr>
              <w:pStyle w:val="73"/>
              <w:widowControl w:val="0"/>
              <w:numPr>
                <w:ilvl w:val="0"/>
                <w:numId w:val="32"/>
              </w:numPr>
              <w:adjustRightInd w:val="0"/>
              <w:snapToGrid w:val="0"/>
              <w:spacing w:line="260" w:lineRule="exact"/>
              <w:jc w:val="center"/>
              <w:rPr>
                <w:rFonts w:cs="宋体" w:asciiTheme="minorEastAsia" w:hAnsiTheme="minorEastAsia" w:eastAsiaTheme="minorEastAsia"/>
                <w:szCs w:val="21"/>
              </w:rPr>
            </w:pPr>
          </w:p>
        </w:tc>
        <w:tc>
          <w:tcPr>
            <w:tcW w:w="831" w:type="pct"/>
            <w:noWrap/>
            <w:vAlign w:val="center"/>
          </w:tcPr>
          <w:p w14:paraId="6B6ADE28">
            <w:pPr>
              <w:spacing w:line="260" w:lineRule="exact"/>
              <w:jc w:val="center"/>
              <w:rPr>
                <w:rFonts w:asciiTheme="minorEastAsia" w:hAnsiTheme="minorEastAsia"/>
                <w:szCs w:val="21"/>
              </w:rPr>
            </w:pPr>
            <w:r>
              <w:rPr>
                <w:rFonts w:hint="eastAsia" w:asciiTheme="minorEastAsia" w:hAnsiTheme="minorEastAsia"/>
                <w:szCs w:val="21"/>
              </w:rPr>
              <w:t>试验台</w:t>
            </w:r>
          </w:p>
        </w:tc>
        <w:tc>
          <w:tcPr>
            <w:tcW w:w="943" w:type="pct"/>
            <w:tcBorders>
              <w:right w:val="single" w:color="auto" w:sz="4" w:space="0"/>
            </w:tcBorders>
            <w:noWrap/>
            <w:vAlign w:val="center"/>
          </w:tcPr>
          <w:p w14:paraId="1A6A9B14">
            <w:pPr>
              <w:snapToGrid w:val="0"/>
              <w:spacing w:line="260" w:lineRule="exact"/>
              <w:jc w:val="center"/>
              <w:rPr>
                <w:rFonts w:cs="宋体" w:asciiTheme="minorEastAsia" w:hAnsiTheme="minorEastAsia"/>
                <w:szCs w:val="21"/>
              </w:rPr>
            </w:pPr>
            <w:r>
              <w:rPr>
                <w:rFonts w:asciiTheme="minorEastAsia" w:hAnsiTheme="minorEastAsia"/>
                <w:szCs w:val="21"/>
              </w:rPr>
              <w:t>XXX</w:t>
            </w:r>
          </w:p>
        </w:tc>
        <w:tc>
          <w:tcPr>
            <w:tcW w:w="1376" w:type="pct"/>
            <w:tcBorders>
              <w:left w:val="single" w:color="auto" w:sz="4" w:space="0"/>
            </w:tcBorders>
            <w:noWrap/>
            <w:vAlign w:val="center"/>
          </w:tcPr>
          <w:p w14:paraId="110C58DD">
            <w:pPr>
              <w:spacing w:line="260" w:lineRule="exact"/>
              <w:jc w:val="left"/>
              <w:rPr>
                <w:rFonts w:asciiTheme="minorEastAsia" w:hAnsiTheme="minorEastAsia"/>
                <w:szCs w:val="21"/>
              </w:rPr>
            </w:pPr>
            <w:r>
              <w:rPr>
                <w:rFonts w:hint="eastAsia" w:asciiTheme="minorEastAsia" w:hAnsiTheme="minorEastAsia"/>
                <w:szCs w:val="21"/>
              </w:rPr>
              <w:t>/</w:t>
            </w:r>
          </w:p>
        </w:tc>
        <w:tc>
          <w:tcPr>
            <w:tcW w:w="942" w:type="pct"/>
            <w:noWrap/>
            <w:vAlign w:val="center"/>
          </w:tcPr>
          <w:p w14:paraId="6F8C1F6D">
            <w:pPr>
              <w:snapToGrid w:val="0"/>
              <w:spacing w:line="260" w:lineRule="exact"/>
              <w:jc w:val="left"/>
              <w:rPr>
                <w:rFonts w:asciiTheme="minorEastAsia" w:hAnsiTheme="minorEastAsia"/>
                <w:szCs w:val="21"/>
              </w:rPr>
            </w:pPr>
            <w:r>
              <w:rPr>
                <w:rFonts w:hint="eastAsia" w:asciiTheme="minorEastAsia" w:hAnsiTheme="minorEastAsia"/>
                <w:szCs w:val="21"/>
              </w:rPr>
              <w:t>/</w:t>
            </w:r>
          </w:p>
        </w:tc>
        <w:tc>
          <w:tcPr>
            <w:tcW w:w="580" w:type="pct"/>
            <w:noWrap/>
            <w:vAlign w:val="center"/>
          </w:tcPr>
          <w:p w14:paraId="2EFC4807">
            <w:pPr>
              <w:spacing w:line="260" w:lineRule="exact"/>
              <w:jc w:val="center"/>
              <w:rPr>
                <w:rFonts w:cs="宋体" w:asciiTheme="minorEastAsia" w:hAnsiTheme="minorEastAsia"/>
                <w:szCs w:val="21"/>
              </w:rPr>
            </w:pPr>
            <w:r>
              <w:rPr>
                <w:rFonts w:hint="eastAsia" w:cs="宋体" w:asciiTheme="minorEastAsia" w:hAnsiTheme="minorEastAsia"/>
                <w:szCs w:val="21"/>
              </w:rPr>
              <w:t>1年</w:t>
            </w:r>
          </w:p>
        </w:tc>
      </w:tr>
      <w:tr w14:paraId="054577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328" w:type="pct"/>
            <w:noWrap/>
            <w:vAlign w:val="center"/>
          </w:tcPr>
          <w:p w14:paraId="1A16CEC6">
            <w:pPr>
              <w:pStyle w:val="73"/>
              <w:widowControl w:val="0"/>
              <w:numPr>
                <w:ilvl w:val="0"/>
                <w:numId w:val="32"/>
              </w:numPr>
              <w:adjustRightInd w:val="0"/>
              <w:snapToGrid w:val="0"/>
              <w:spacing w:line="260" w:lineRule="exact"/>
              <w:jc w:val="center"/>
              <w:rPr>
                <w:rFonts w:cs="宋体" w:asciiTheme="minorEastAsia" w:hAnsiTheme="minorEastAsia" w:eastAsiaTheme="minorEastAsia"/>
                <w:szCs w:val="21"/>
              </w:rPr>
            </w:pPr>
          </w:p>
        </w:tc>
        <w:tc>
          <w:tcPr>
            <w:tcW w:w="831" w:type="pct"/>
            <w:noWrap/>
            <w:vAlign w:val="center"/>
          </w:tcPr>
          <w:p w14:paraId="27DEB553">
            <w:pPr>
              <w:spacing w:line="260" w:lineRule="exact"/>
              <w:jc w:val="center"/>
              <w:rPr>
                <w:rFonts w:asciiTheme="minorEastAsia" w:hAnsiTheme="minorEastAsia"/>
                <w:szCs w:val="21"/>
              </w:rPr>
            </w:pPr>
            <w:r>
              <w:rPr>
                <w:rFonts w:hint="eastAsia" w:asciiTheme="minorEastAsia" w:hAnsiTheme="minorEastAsia"/>
                <w:szCs w:val="21"/>
              </w:rPr>
              <w:t>电磁兼容电缆</w:t>
            </w:r>
          </w:p>
        </w:tc>
        <w:tc>
          <w:tcPr>
            <w:tcW w:w="943" w:type="pct"/>
            <w:tcBorders>
              <w:right w:val="single" w:color="auto" w:sz="4" w:space="0"/>
            </w:tcBorders>
            <w:noWrap/>
            <w:vAlign w:val="center"/>
          </w:tcPr>
          <w:p w14:paraId="50B12832">
            <w:pPr>
              <w:snapToGrid w:val="0"/>
              <w:spacing w:line="260" w:lineRule="exact"/>
              <w:jc w:val="center"/>
              <w:rPr>
                <w:rFonts w:hint="eastAsia" w:asciiTheme="minorEastAsia" w:hAnsiTheme="minorEastAsia" w:eastAsiaTheme="minorEastAsia"/>
                <w:szCs w:val="21"/>
                <w:lang w:eastAsia="zh-CN"/>
              </w:rPr>
            </w:pPr>
            <w:r>
              <w:rPr>
                <w:rFonts w:hint="eastAsia" w:asciiTheme="minorEastAsia" w:hAnsiTheme="minorEastAsia"/>
                <w:szCs w:val="21"/>
                <w:lang w:eastAsia="zh-CN"/>
              </w:rPr>
              <w:t>XXX-DL1</w:t>
            </w:r>
          </w:p>
        </w:tc>
        <w:tc>
          <w:tcPr>
            <w:tcW w:w="1376" w:type="pct"/>
            <w:tcBorders>
              <w:left w:val="single" w:color="auto" w:sz="4" w:space="0"/>
            </w:tcBorders>
            <w:noWrap/>
            <w:vAlign w:val="center"/>
          </w:tcPr>
          <w:p w14:paraId="3FDA2FAB">
            <w:pPr>
              <w:jc w:val="left"/>
              <w:rPr>
                <w:rFonts w:asciiTheme="minorEastAsia" w:hAnsiTheme="minorEastAsia"/>
                <w:szCs w:val="21"/>
              </w:rPr>
            </w:pPr>
            <w:r>
              <w:rPr>
                <w:rFonts w:hint="eastAsia" w:asciiTheme="minorEastAsia" w:hAnsiTheme="minorEastAsia"/>
                <w:szCs w:val="21"/>
              </w:rPr>
              <w:t>试验电缆的屏蔽层处理方式及电缆连接方式与机上保持一致，不允许增加额外的屏蔽措施。具体导线规格详见附录A</w:t>
            </w:r>
          </w:p>
        </w:tc>
        <w:tc>
          <w:tcPr>
            <w:tcW w:w="942" w:type="pct"/>
            <w:noWrap/>
            <w:vAlign w:val="center"/>
          </w:tcPr>
          <w:p w14:paraId="273E69F6">
            <w:pPr>
              <w:snapToGrid w:val="0"/>
              <w:jc w:val="left"/>
              <w:rPr>
                <w:rFonts w:asciiTheme="minorEastAsia" w:hAnsiTheme="minorEastAsia"/>
                <w:szCs w:val="21"/>
              </w:rPr>
            </w:pPr>
            <w:r>
              <w:rPr>
                <w:rFonts w:hint="eastAsia" w:cs="宋体" w:asciiTheme="minorEastAsia" w:hAnsiTheme="minorEastAsia"/>
                <w:szCs w:val="21"/>
              </w:rPr>
              <w:t>/</w:t>
            </w:r>
          </w:p>
        </w:tc>
        <w:tc>
          <w:tcPr>
            <w:tcW w:w="580" w:type="pct"/>
            <w:noWrap/>
            <w:vAlign w:val="center"/>
          </w:tcPr>
          <w:p w14:paraId="04D8CFCA">
            <w:pPr>
              <w:jc w:val="center"/>
              <w:rPr>
                <w:rFonts w:cs="宋体" w:asciiTheme="minorEastAsia" w:hAnsiTheme="minorEastAsia"/>
                <w:szCs w:val="21"/>
              </w:rPr>
            </w:pPr>
            <w:r>
              <w:rPr>
                <w:rFonts w:hint="eastAsia" w:cs="宋体" w:asciiTheme="minorEastAsia" w:hAnsiTheme="minorEastAsia"/>
                <w:szCs w:val="21"/>
              </w:rPr>
              <w:t>/</w:t>
            </w:r>
          </w:p>
        </w:tc>
      </w:tr>
      <w:tr w14:paraId="15286D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328" w:type="pct"/>
            <w:noWrap/>
            <w:vAlign w:val="center"/>
          </w:tcPr>
          <w:p w14:paraId="4FCDE82C">
            <w:pPr>
              <w:pStyle w:val="73"/>
              <w:widowControl w:val="0"/>
              <w:numPr>
                <w:ilvl w:val="0"/>
                <w:numId w:val="32"/>
              </w:numPr>
              <w:adjustRightInd w:val="0"/>
              <w:snapToGrid w:val="0"/>
              <w:spacing w:line="260" w:lineRule="exact"/>
              <w:jc w:val="center"/>
              <w:rPr>
                <w:rFonts w:cs="宋体" w:asciiTheme="minorEastAsia" w:hAnsiTheme="minorEastAsia" w:eastAsiaTheme="minorEastAsia"/>
                <w:szCs w:val="21"/>
              </w:rPr>
            </w:pPr>
          </w:p>
        </w:tc>
        <w:tc>
          <w:tcPr>
            <w:tcW w:w="831" w:type="pct"/>
            <w:noWrap/>
            <w:vAlign w:val="center"/>
          </w:tcPr>
          <w:p w14:paraId="4997A9CE">
            <w:pPr>
              <w:snapToGrid w:val="0"/>
              <w:spacing w:line="260" w:lineRule="exact"/>
              <w:jc w:val="center"/>
              <w:rPr>
                <w:rFonts w:asciiTheme="minorEastAsia" w:hAnsiTheme="minorEastAsia"/>
                <w:szCs w:val="21"/>
              </w:rPr>
            </w:pPr>
            <w:r>
              <w:rPr>
                <w:rFonts w:hint="eastAsia" w:cs="宋体" w:asciiTheme="minorEastAsia" w:hAnsiTheme="minorEastAsia"/>
                <w:snapToGrid w:val="0"/>
                <w:kern w:val="0"/>
                <w:szCs w:val="21"/>
              </w:rPr>
              <w:t>温湿度表</w:t>
            </w:r>
          </w:p>
        </w:tc>
        <w:tc>
          <w:tcPr>
            <w:tcW w:w="943" w:type="pct"/>
            <w:tcBorders>
              <w:right w:val="single" w:color="auto" w:sz="4" w:space="0"/>
            </w:tcBorders>
            <w:noWrap/>
            <w:vAlign w:val="center"/>
          </w:tcPr>
          <w:p w14:paraId="01AE4750">
            <w:pPr>
              <w:pStyle w:val="73"/>
              <w:widowControl w:val="0"/>
              <w:adjustRightInd w:val="0"/>
              <w:snapToGrid w:val="0"/>
              <w:spacing w:line="260" w:lineRule="exact"/>
              <w:ind w:firstLine="0"/>
              <w:jc w:val="center"/>
              <w:rPr>
                <w:rFonts w:asciiTheme="minorEastAsia" w:hAnsiTheme="minorEastAsia" w:eastAsiaTheme="minorEastAsia"/>
                <w:szCs w:val="21"/>
              </w:rPr>
            </w:pPr>
            <w:r>
              <w:rPr>
                <w:rFonts w:hint="eastAsia" w:cs="宋体" w:asciiTheme="minorEastAsia" w:hAnsiTheme="minorEastAsia" w:eastAsiaTheme="minorEastAsia"/>
                <w:snapToGrid w:val="0"/>
                <w:szCs w:val="21"/>
              </w:rPr>
              <w:t>TH-101B</w:t>
            </w:r>
          </w:p>
        </w:tc>
        <w:tc>
          <w:tcPr>
            <w:tcW w:w="1376" w:type="pct"/>
            <w:tcBorders>
              <w:left w:val="single" w:color="auto" w:sz="4" w:space="0"/>
            </w:tcBorders>
            <w:noWrap/>
            <w:vAlign w:val="center"/>
          </w:tcPr>
          <w:p w14:paraId="27F24594">
            <w:pPr>
              <w:snapToGrid w:val="0"/>
              <w:spacing w:line="260" w:lineRule="exact"/>
              <w:jc w:val="left"/>
              <w:rPr>
                <w:rFonts w:cs="宋体" w:asciiTheme="minorEastAsia" w:hAnsiTheme="minorEastAsia"/>
                <w:szCs w:val="21"/>
              </w:rPr>
            </w:pPr>
            <w:r>
              <w:rPr>
                <w:rFonts w:hint="eastAsia" w:cs="宋体" w:asciiTheme="minorEastAsia" w:hAnsiTheme="minorEastAsia"/>
                <w:szCs w:val="21"/>
              </w:rPr>
              <w:t>温度：0℃～ 50℃</w:t>
            </w:r>
          </w:p>
          <w:p w14:paraId="2A2519E4">
            <w:pPr>
              <w:snapToGrid w:val="0"/>
              <w:spacing w:line="260" w:lineRule="exact"/>
              <w:jc w:val="left"/>
              <w:rPr>
                <w:rFonts w:cs="宋体" w:asciiTheme="minorEastAsia" w:hAnsiTheme="minorEastAsia"/>
                <w:szCs w:val="21"/>
              </w:rPr>
            </w:pPr>
            <w:r>
              <w:rPr>
                <w:rFonts w:hint="eastAsia" w:cs="宋体" w:asciiTheme="minorEastAsia" w:hAnsiTheme="minorEastAsia"/>
                <w:szCs w:val="21"/>
              </w:rPr>
              <w:t>湿度：10 ～ 95%</w:t>
            </w:r>
          </w:p>
        </w:tc>
        <w:tc>
          <w:tcPr>
            <w:tcW w:w="942" w:type="pct"/>
            <w:noWrap/>
            <w:vAlign w:val="center"/>
          </w:tcPr>
          <w:p w14:paraId="26826063">
            <w:pPr>
              <w:spacing w:line="260" w:lineRule="exact"/>
              <w:jc w:val="left"/>
              <w:rPr>
                <w:rFonts w:cs="宋体" w:asciiTheme="minorEastAsia" w:hAnsiTheme="minorEastAsia"/>
                <w:szCs w:val="21"/>
              </w:rPr>
            </w:pPr>
            <w:r>
              <w:rPr>
                <w:rFonts w:hint="eastAsia" w:cs="宋体" w:asciiTheme="minorEastAsia" w:hAnsiTheme="minorEastAsia"/>
                <w:szCs w:val="21"/>
              </w:rPr>
              <w:t>温度：1℃</w:t>
            </w:r>
          </w:p>
          <w:p w14:paraId="40F917E5">
            <w:pPr>
              <w:spacing w:line="260" w:lineRule="exact"/>
              <w:jc w:val="left"/>
              <w:rPr>
                <w:rFonts w:cs="宋体" w:asciiTheme="minorEastAsia" w:hAnsiTheme="minorEastAsia"/>
                <w:szCs w:val="21"/>
              </w:rPr>
            </w:pPr>
            <w:r>
              <w:rPr>
                <w:rFonts w:hint="eastAsia" w:cs="宋体" w:asciiTheme="minorEastAsia" w:hAnsiTheme="minorEastAsia"/>
                <w:szCs w:val="21"/>
              </w:rPr>
              <w:t>湿度：1%RH</w:t>
            </w:r>
          </w:p>
        </w:tc>
        <w:tc>
          <w:tcPr>
            <w:tcW w:w="580" w:type="pct"/>
            <w:noWrap/>
            <w:vAlign w:val="center"/>
          </w:tcPr>
          <w:p w14:paraId="45C4296E">
            <w:pPr>
              <w:snapToGrid w:val="0"/>
              <w:spacing w:line="260" w:lineRule="exact"/>
              <w:jc w:val="center"/>
              <w:rPr>
                <w:rFonts w:cs="宋体" w:asciiTheme="minorEastAsia" w:hAnsiTheme="minorEastAsia"/>
                <w:szCs w:val="21"/>
              </w:rPr>
            </w:pPr>
            <w:r>
              <w:rPr>
                <w:rFonts w:hint="eastAsia" w:cs="宋体" w:asciiTheme="minorEastAsia" w:hAnsiTheme="minorEastAsia"/>
                <w:szCs w:val="21"/>
              </w:rPr>
              <w:t>1年</w:t>
            </w:r>
          </w:p>
        </w:tc>
      </w:tr>
      <w:tr w14:paraId="0F029E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328" w:type="pct"/>
            <w:noWrap/>
            <w:vAlign w:val="center"/>
          </w:tcPr>
          <w:p w14:paraId="6327A2EA">
            <w:pPr>
              <w:pStyle w:val="73"/>
              <w:widowControl w:val="0"/>
              <w:numPr>
                <w:ilvl w:val="0"/>
                <w:numId w:val="32"/>
              </w:numPr>
              <w:adjustRightInd w:val="0"/>
              <w:snapToGrid w:val="0"/>
              <w:spacing w:line="260" w:lineRule="exact"/>
              <w:jc w:val="center"/>
              <w:rPr>
                <w:rFonts w:cs="宋体" w:asciiTheme="minorEastAsia" w:hAnsiTheme="minorEastAsia" w:eastAsiaTheme="minorEastAsia"/>
                <w:szCs w:val="21"/>
              </w:rPr>
            </w:pPr>
          </w:p>
        </w:tc>
        <w:tc>
          <w:tcPr>
            <w:tcW w:w="831" w:type="pct"/>
            <w:noWrap/>
            <w:vAlign w:val="center"/>
          </w:tcPr>
          <w:p w14:paraId="4FFC6E15">
            <w:pPr>
              <w:snapToGrid w:val="0"/>
              <w:spacing w:line="260" w:lineRule="exact"/>
              <w:jc w:val="center"/>
              <w:rPr>
                <w:rFonts w:cs="宋体" w:asciiTheme="minorEastAsia" w:hAnsiTheme="minorEastAsia"/>
                <w:snapToGrid w:val="0"/>
                <w:kern w:val="0"/>
                <w:szCs w:val="21"/>
              </w:rPr>
            </w:pPr>
            <w:r>
              <w:rPr>
                <w:rFonts w:hint="eastAsia" w:cs="宋体" w:asciiTheme="minorEastAsia" w:hAnsiTheme="minorEastAsia"/>
                <w:snapToGrid w:val="0"/>
                <w:kern w:val="0"/>
                <w:szCs w:val="21"/>
              </w:rPr>
              <w:t>大气压计</w:t>
            </w:r>
          </w:p>
        </w:tc>
        <w:tc>
          <w:tcPr>
            <w:tcW w:w="943" w:type="pct"/>
            <w:tcBorders>
              <w:right w:val="single" w:color="auto" w:sz="4" w:space="0"/>
            </w:tcBorders>
            <w:noWrap/>
            <w:vAlign w:val="center"/>
          </w:tcPr>
          <w:p w14:paraId="37D70D62">
            <w:pPr>
              <w:pStyle w:val="73"/>
              <w:widowControl w:val="0"/>
              <w:adjustRightInd w:val="0"/>
              <w:snapToGrid w:val="0"/>
              <w:spacing w:line="260" w:lineRule="exact"/>
              <w:ind w:firstLine="0"/>
              <w:jc w:val="center"/>
              <w:rPr>
                <w:rFonts w:cs="宋体" w:asciiTheme="minorEastAsia" w:hAnsiTheme="minorEastAsia" w:eastAsiaTheme="minorEastAsia"/>
                <w:szCs w:val="21"/>
              </w:rPr>
            </w:pPr>
            <w:r>
              <w:rPr>
                <w:rFonts w:hint="eastAsia" w:cs="宋体" w:asciiTheme="minorEastAsia" w:hAnsiTheme="minorEastAsia" w:eastAsiaTheme="minorEastAsia"/>
                <w:snapToGrid w:val="0"/>
                <w:szCs w:val="21"/>
              </w:rPr>
              <w:t>DYM3</w:t>
            </w:r>
          </w:p>
        </w:tc>
        <w:tc>
          <w:tcPr>
            <w:tcW w:w="1376" w:type="pct"/>
            <w:tcBorders>
              <w:left w:val="single" w:color="auto" w:sz="4" w:space="0"/>
            </w:tcBorders>
            <w:noWrap/>
            <w:vAlign w:val="center"/>
          </w:tcPr>
          <w:p w14:paraId="2B218377">
            <w:pPr>
              <w:snapToGrid w:val="0"/>
              <w:spacing w:line="260" w:lineRule="exact"/>
              <w:jc w:val="left"/>
              <w:rPr>
                <w:rFonts w:cs="宋体" w:asciiTheme="minorEastAsia" w:hAnsiTheme="minorEastAsia"/>
                <w:snapToGrid w:val="0"/>
                <w:kern w:val="0"/>
                <w:szCs w:val="21"/>
              </w:rPr>
            </w:pPr>
            <w:r>
              <w:rPr>
                <w:rFonts w:hint="eastAsia" w:cs="宋体" w:asciiTheme="minorEastAsia" w:hAnsiTheme="minorEastAsia"/>
                <w:szCs w:val="21"/>
              </w:rPr>
              <w:t>80kPa～106kPa</w:t>
            </w:r>
          </w:p>
        </w:tc>
        <w:tc>
          <w:tcPr>
            <w:tcW w:w="942" w:type="pct"/>
            <w:noWrap/>
            <w:vAlign w:val="center"/>
          </w:tcPr>
          <w:p w14:paraId="37996573">
            <w:pPr>
              <w:spacing w:line="260" w:lineRule="exact"/>
              <w:jc w:val="left"/>
              <w:rPr>
                <w:rFonts w:cs="宋体" w:asciiTheme="minorEastAsia" w:hAnsiTheme="minorEastAsia"/>
                <w:szCs w:val="21"/>
              </w:rPr>
            </w:pPr>
            <w:r>
              <w:rPr>
                <w:rFonts w:hint="eastAsia" w:cs="宋体" w:asciiTheme="minorEastAsia" w:hAnsiTheme="minorEastAsia"/>
                <w:szCs w:val="21"/>
              </w:rPr>
              <w:t>0.1 kPa</w:t>
            </w:r>
          </w:p>
        </w:tc>
        <w:tc>
          <w:tcPr>
            <w:tcW w:w="580" w:type="pct"/>
            <w:noWrap/>
            <w:vAlign w:val="center"/>
          </w:tcPr>
          <w:p w14:paraId="34E57FB9">
            <w:pPr>
              <w:snapToGrid w:val="0"/>
              <w:spacing w:line="260" w:lineRule="exact"/>
              <w:jc w:val="center"/>
              <w:rPr>
                <w:rFonts w:cs="宋体" w:asciiTheme="minorEastAsia" w:hAnsiTheme="minorEastAsia"/>
                <w:szCs w:val="21"/>
              </w:rPr>
            </w:pPr>
            <w:r>
              <w:rPr>
                <w:rFonts w:hint="eastAsia" w:cs="宋体" w:asciiTheme="minorEastAsia" w:hAnsiTheme="minorEastAsia"/>
                <w:szCs w:val="21"/>
              </w:rPr>
              <w:t>1年</w:t>
            </w:r>
          </w:p>
        </w:tc>
      </w:tr>
      <w:tr w14:paraId="19DAAC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21" w:hRule="atLeast"/>
          <w:jc w:val="center"/>
        </w:trPr>
        <w:tc>
          <w:tcPr>
            <w:tcW w:w="328" w:type="pct"/>
            <w:noWrap/>
            <w:vAlign w:val="center"/>
          </w:tcPr>
          <w:p w14:paraId="4C02C29D">
            <w:pPr>
              <w:pStyle w:val="73"/>
              <w:widowControl w:val="0"/>
              <w:numPr>
                <w:ilvl w:val="0"/>
                <w:numId w:val="32"/>
              </w:numPr>
              <w:adjustRightInd w:val="0"/>
              <w:snapToGrid w:val="0"/>
              <w:spacing w:line="260" w:lineRule="exact"/>
              <w:jc w:val="center"/>
              <w:rPr>
                <w:rFonts w:cs="宋体" w:asciiTheme="minorEastAsia" w:hAnsiTheme="minorEastAsia" w:eastAsiaTheme="minorEastAsia"/>
                <w:szCs w:val="21"/>
              </w:rPr>
            </w:pPr>
          </w:p>
        </w:tc>
        <w:tc>
          <w:tcPr>
            <w:tcW w:w="831" w:type="pct"/>
            <w:noWrap/>
            <w:vAlign w:val="center"/>
          </w:tcPr>
          <w:p w14:paraId="104C902A">
            <w:pPr>
              <w:spacing w:line="260" w:lineRule="exact"/>
              <w:jc w:val="center"/>
              <w:rPr>
                <w:rFonts w:asciiTheme="minorEastAsia" w:hAnsiTheme="minorEastAsia"/>
                <w:szCs w:val="21"/>
              </w:rPr>
            </w:pPr>
            <w:r>
              <w:rPr>
                <w:rFonts w:asciiTheme="minorEastAsia" w:hAnsiTheme="minorEastAsia"/>
                <w:szCs w:val="21"/>
              </w:rPr>
              <w:t>功率放大器</w:t>
            </w:r>
          </w:p>
        </w:tc>
        <w:tc>
          <w:tcPr>
            <w:tcW w:w="943" w:type="pct"/>
            <w:tcBorders>
              <w:right w:val="single" w:color="auto" w:sz="4" w:space="0"/>
            </w:tcBorders>
            <w:noWrap/>
            <w:vAlign w:val="center"/>
          </w:tcPr>
          <w:p w14:paraId="04A5FC89">
            <w:pPr>
              <w:pStyle w:val="73"/>
              <w:widowControl w:val="0"/>
              <w:adjustRightInd w:val="0"/>
              <w:snapToGrid w:val="0"/>
              <w:spacing w:line="260" w:lineRule="exact"/>
              <w:ind w:firstLine="0"/>
              <w:jc w:val="center"/>
              <w:rPr>
                <w:rFonts w:cs="宋体" w:asciiTheme="minorEastAsia" w:hAnsiTheme="minorEastAsia" w:eastAsiaTheme="minorEastAsia"/>
                <w:szCs w:val="21"/>
              </w:rPr>
            </w:pPr>
            <w:r>
              <w:rPr>
                <w:rFonts w:asciiTheme="minorEastAsia" w:hAnsiTheme="minorEastAsia" w:eastAsiaTheme="minorEastAsia"/>
                <w:szCs w:val="21"/>
              </w:rPr>
              <w:t>NTWPAS-4K04200E</w:t>
            </w:r>
          </w:p>
        </w:tc>
        <w:tc>
          <w:tcPr>
            <w:tcW w:w="1376" w:type="pct"/>
            <w:tcBorders>
              <w:left w:val="single" w:color="auto" w:sz="4" w:space="0"/>
            </w:tcBorders>
            <w:noWrap/>
            <w:vAlign w:val="center"/>
          </w:tcPr>
          <w:p w14:paraId="7B47DB87">
            <w:pPr>
              <w:spacing w:line="260" w:lineRule="exact"/>
              <w:jc w:val="left"/>
              <w:rPr>
                <w:rFonts w:asciiTheme="minorEastAsia" w:hAnsiTheme="minorEastAsia"/>
                <w:szCs w:val="21"/>
              </w:rPr>
            </w:pPr>
            <w:r>
              <w:rPr>
                <w:rFonts w:hint="eastAsia" w:asciiTheme="minorEastAsia" w:hAnsiTheme="minorEastAsia"/>
                <w:szCs w:val="21"/>
              </w:rPr>
              <w:t>频率范围：4kHz~400MHz；</w:t>
            </w:r>
          </w:p>
          <w:p w14:paraId="409607D5">
            <w:pPr>
              <w:spacing w:line="260" w:lineRule="exact"/>
              <w:jc w:val="left"/>
              <w:rPr>
                <w:rFonts w:asciiTheme="minorEastAsia" w:hAnsiTheme="minorEastAsia"/>
                <w:szCs w:val="21"/>
              </w:rPr>
            </w:pPr>
            <w:r>
              <w:rPr>
                <w:rFonts w:hint="eastAsia" w:asciiTheme="minorEastAsia" w:hAnsiTheme="minorEastAsia"/>
                <w:szCs w:val="21"/>
              </w:rPr>
              <w:t>最大输出功率：200W；</w:t>
            </w:r>
          </w:p>
          <w:p w14:paraId="7C525B8E">
            <w:pPr>
              <w:spacing w:line="260" w:lineRule="exact"/>
              <w:jc w:val="left"/>
              <w:rPr>
                <w:rFonts w:asciiTheme="minorEastAsia" w:hAnsiTheme="minorEastAsia"/>
                <w:szCs w:val="21"/>
              </w:rPr>
            </w:pPr>
            <w:r>
              <w:rPr>
                <w:rFonts w:hint="eastAsia" w:asciiTheme="minorEastAsia" w:hAnsiTheme="minorEastAsia"/>
                <w:szCs w:val="21"/>
              </w:rPr>
              <w:t>增益：50；</w:t>
            </w:r>
          </w:p>
          <w:p w14:paraId="73272477">
            <w:pPr>
              <w:spacing w:line="260" w:lineRule="exact"/>
              <w:jc w:val="left"/>
              <w:rPr>
                <w:rFonts w:asciiTheme="minorEastAsia" w:hAnsiTheme="minorEastAsia"/>
                <w:szCs w:val="21"/>
              </w:rPr>
            </w:pPr>
            <w:r>
              <w:rPr>
                <w:rFonts w:hint="eastAsia" w:asciiTheme="minorEastAsia" w:hAnsiTheme="minorEastAsia"/>
                <w:szCs w:val="21"/>
              </w:rPr>
              <w:t>增益平坦度：2.0；</w:t>
            </w:r>
          </w:p>
        </w:tc>
        <w:tc>
          <w:tcPr>
            <w:tcW w:w="942" w:type="pct"/>
            <w:noWrap/>
            <w:vAlign w:val="center"/>
          </w:tcPr>
          <w:p w14:paraId="0413F3DE">
            <w:pPr>
              <w:spacing w:line="260" w:lineRule="exact"/>
              <w:jc w:val="left"/>
              <w:rPr>
                <w:rFonts w:cs="宋体" w:asciiTheme="minorEastAsia" w:hAnsiTheme="minorEastAsia"/>
                <w:szCs w:val="21"/>
              </w:rPr>
            </w:pPr>
            <w:r>
              <w:rPr>
                <w:rFonts w:asciiTheme="minorEastAsia" w:hAnsiTheme="minorEastAsia"/>
                <w:szCs w:val="21"/>
              </w:rPr>
              <w:t>功率增益≥53dB；频率的二次谐波＜-15dBc；输入端口电压驻波比＜2</w:t>
            </w:r>
          </w:p>
        </w:tc>
        <w:tc>
          <w:tcPr>
            <w:tcW w:w="580" w:type="pct"/>
            <w:noWrap/>
            <w:vAlign w:val="center"/>
          </w:tcPr>
          <w:p w14:paraId="5285117F">
            <w:pPr>
              <w:snapToGrid w:val="0"/>
              <w:spacing w:line="260" w:lineRule="exact"/>
              <w:jc w:val="center"/>
              <w:rPr>
                <w:rFonts w:cs="宋体" w:asciiTheme="minorEastAsia" w:hAnsiTheme="minorEastAsia"/>
                <w:szCs w:val="21"/>
              </w:rPr>
            </w:pPr>
            <w:r>
              <w:rPr>
                <w:rFonts w:hint="eastAsia" w:cs="宋体" w:asciiTheme="minorEastAsia" w:hAnsiTheme="minorEastAsia"/>
                <w:szCs w:val="21"/>
              </w:rPr>
              <w:t>1年</w:t>
            </w:r>
          </w:p>
        </w:tc>
      </w:tr>
      <w:tr w14:paraId="335218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18" w:hRule="atLeast"/>
          <w:jc w:val="center"/>
        </w:trPr>
        <w:tc>
          <w:tcPr>
            <w:tcW w:w="328" w:type="pct"/>
            <w:noWrap/>
            <w:vAlign w:val="center"/>
          </w:tcPr>
          <w:p w14:paraId="4A30D790">
            <w:pPr>
              <w:pStyle w:val="73"/>
              <w:widowControl w:val="0"/>
              <w:numPr>
                <w:ilvl w:val="0"/>
                <w:numId w:val="32"/>
              </w:numPr>
              <w:adjustRightInd w:val="0"/>
              <w:snapToGrid w:val="0"/>
              <w:spacing w:line="260" w:lineRule="exact"/>
              <w:jc w:val="center"/>
              <w:rPr>
                <w:rFonts w:cs="宋体" w:asciiTheme="minorEastAsia" w:hAnsiTheme="minorEastAsia" w:eastAsiaTheme="minorEastAsia"/>
                <w:szCs w:val="21"/>
              </w:rPr>
            </w:pPr>
          </w:p>
        </w:tc>
        <w:tc>
          <w:tcPr>
            <w:tcW w:w="831" w:type="pct"/>
            <w:tcBorders>
              <w:top w:val="single" w:color="auto" w:sz="4" w:space="0"/>
            </w:tcBorders>
            <w:noWrap/>
            <w:vAlign w:val="center"/>
          </w:tcPr>
          <w:p w14:paraId="4923E3FF">
            <w:pPr>
              <w:spacing w:line="260" w:lineRule="exact"/>
              <w:jc w:val="center"/>
              <w:rPr>
                <w:rFonts w:asciiTheme="minorEastAsia" w:hAnsiTheme="minorEastAsia"/>
                <w:szCs w:val="21"/>
              </w:rPr>
            </w:pPr>
            <w:r>
              <w:rPr>
                <w:rFonts w:asciiTheme="minorEastAsia" w:hAnsiTheme="minorEastAsia"/>
                <w:szCs w:val="21"/>
              </w:rPr>
              <w:t>射频信号发生器</w:t>
            </w:r>
          </w:p>
        </w:tc>
        <w:tc>
          <w:tcPr>
            <w:tcW w:w="943" w:type="pct"/>
            <w:tcBorders>
              <w:top w:val="single" w:color="auto" w:sz="4" w:space="0"/>
              <w:right w:val="single" w:color="auto" w:sz="4" w:space="0"/>
            </w:tcBorders>
            <w:noWrap/>
            <w:vAlign w:val="center"/>
          </w:tcPr>
          <w:p w14:paraId="18D7670E">
            <w:pPr>
              <w:spacing w:line="260" w:lineRule="exact"/>
              <w:jc w:val="center"/>
              <w:rPr>
                <w:rFonts w:cs="宋体" w:asciiTheme="minorEastAsia" w:hAnsiTheme="minorEastAsia"/>
                <w:szCs w:val="21"/>
              </w:rPr>
            </w:pPr>
            <w:r>
              <w:rPr>
                <w:rFonts w:asciiTheme="minorEastAsia" w:hAnsiTheme="minorEastAsia"/>
                <w:szCs w:val="21"/>
              </w:rPr>
              <w:t>N5171B-501</w:t>
            </w:r>
          </w:p>
        </w:tc>
        <w:tc>
          <w:tcPr>
            <w:tcW w:w="1376" w:type="pct"/>
            <w:tcBorders>
              <w:top w:val="single" w:color="auto" w:sz="4" w:space="0"/>
              <w:left w:val="single" w:color="auto" w:sz="4" w:space="0"/>
            </w:tcBorders>
            <w:noWrap/>
            <w:vAlign w:val="center"/>
          </w:tcPr>
          <w:p w14:paraId="4A8E8BCB">
            <w:pPr>
              <w:spacing w:line="260" w:lineRule="exact"/>
              <w:jc w:val="left"/>
              <w:rPr>
                <w:rFonts w:asciiTheme="minorEastAsia" w:hAnsiTheme="minorEastAsia"/>
                <w:szCs w:val="21"/>
              </w:rPr>
            </w:pPr>
            <w:r>
              <w:rPr>
                <w:rFonts w:hint="eastAsia" w:asciiTheme="minorEastAsia" w:hAnsiTheme="minorEastAsia"/>
                <w:szCs w:val="21"/>
              </w:rPr>
              <w:t>频率范围：9kHz~1GHz；</w:t>
            </w:r>
          </w:p>
          <w:p w14:paraId="276D33FF">
            <w:pPr>
              <w:spacing w:line="260" w:lineRule="exact"/>
              <w:jc w:val="left"/>
              <w:rPr>
                <w:rFonts w:asciiTheme="minorEastAsia" w:hAnsiTheme="minorEastAsia"/>
                <w:szCs w:val="21"/>
              </w:rPr>
            </w:pPr>
            <w:r>
              <w:rPr>
                <w:rFonts w:hint="eastAsia" w:asciiTheme="minorEastAsia" w:hAnsiTheme="minorEastAsia"/>
                <w:szCs w:val="21"/>
              </w:rPr>
              <w:t>输出电平范围：-144dBm~+30dBm；</w:t>
            </w:r>
          </w:p>
          <w:p w14:paraId="1A8BC822">
            <w:pPr>
              <w:spacing w:line="260" w:lineRule="exact"/>
              <w:jc w:val="left"/>
              <w:rPr>
                <w:rFonts w:asciiTheme="minorEastAsia" w:hAnsiTheme="minorEastAsia"/>
                <w:szCs w:val="21"/>
              </w:rPr>
            </w:pPr>
            <w:r>
              <w:rPr>
                <w:rFonts w:hint="eastAsia" w:asciiTheme="minorEastAsia" w:hAnsiTheme="minorEastAsia"/>
                <w:szCs w:val="21"/>
              </w:rPr>
              <w:t>驻波比：＜1.35：1；</w:t>
            </w:r>
          </w:p>
          <w:p w14:paraId="34AA4AF2">
            <w:pPr>
              <w:spacing w:line="260" w:lineRule="exact"/>
              <w:jc w:val="left"/>
              <w:rPr>
                <w:rFonts w:asciiTheme="minorEastAsia" w:hAnsiTheme="minorEastAsia"/>
                <w:szCs w:val="21"/>
              </w:rPr>
            </w:pPr>
            <w:r>
              <w:rPr>
                <w:rFonts w:hint="eastAsia" w:asciiTheme="minorEastAsia" w:hAnsiTheme="minorEastAsia"/>
                <w:szCs w:val="21"/>
              </w:rPr>
              <w:t>谐波：＜-35dBc</w:t>
            </w:r>
          </w:p>
        </w:tc>
        <w:tc>
          <w:tcPr>
            <w:tcW w:w="942" w:type="pct"/>
            <w:tcBorders>
              <w:top w:val="single" w:color="auto" w:sz="4" w:space="0"/>
            </w:tcBorders>
            <w:noWrap/>
            <w:vAlign w:val="center"/>
          </w:tcPr>
          <w:p w14:paraId="734ADC3F">
            <w:pPr>
              <w:spacing w:line="260" w:lineRule="exact"/>
              <w:jc w:val="left"/>
              <w:rPr>
                <w:rFonts w:asciiTheme="minorEastAsia" w:hAnsiTheme="minorEastAsia"/>
                <w:szCs w:val="21"/>
              </w:rPr>
            </w:pPr>
            <w:r>
              <w:rPr>
                <w:rFonts w:hint="eastAsia" w:asciiTheme="minorEastAsia" w:hAnsiTheme="minorEastAsia"/>
                <w:szCs w:val="21"/>
              </w:rPr>
              <w:t>分辨率：0.001Hz（频率），0.01dBm（幅度）；</w:t>
            </w:r>
          </w:p>
          <w:p w14:paraId="4A48E2DA">
            <w:pPr>
              <w:spacing w:line="260" w:lineRule="exact"/>
              <w:jc w:val="left"/>
              <w:rPr>
                <w:rFonts w:cs="宋体" w:asciiTheme="minorEastAsia" w:hAnsiTheme="minorEastAsia"/>
                <w:szCs w:val="21"/>
              </w:rPr>
            </w:pPr>
            <w:r>
              <w:rPr>
                <w:rFonts w:hint="eastAsia" w:asciiTheme="minorEastAsia" w:hAnsiTheme="minorEastAsia"/>
                <w:szCs w:val="21"/>
              </w:rPr>
              <w:t>绝对电平精度：±0.15dB</w:t>
            </w:r>
          </w:p>
        </w:tc>
        <w:tc>
          <w:tcPr>
            <w:tcW w:w="580" w:type="pct"/>
            <w:noWrap/>
            <w:vAlign w:val="center"/>
          </w:tcPr>
          <w:p w14:paraId="03714AAD">
            <w:pPr>
              <w:spacing w:line="260" w:lineRule="exact"/>
              <w:jc w:val="center"/>
              <w:rPr>
                <w:rFonts w:cs="宋体" w:asciiTheme="minorEastAsia" w:hAnsiTheme="minorEastAsia"/>
                <w:szCs w:val="21"/>
              </w:rPr>
            </w:pPr>
            <w:r>
              <w:rPr>
                <w:rFonts w:hint="eastAsia" w:cs="宋体" w:asciiTheme="minorEastAsia" w:hAnsiTheme="minorEastAsia"/>
                <w:szCs w:val="21"/>
              </w:rPr>
              <w:t>1年</w:t>
            </w:r>
          </w:p>
        </w:tc>
      </w:tr>
      <w:tr w14:paraId="7C8D47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1" w:hRule="atLeast"/>
          <w:jc w:val="center"/>
        </w:trPr>
        <w:tc>
          <w:tcPr>
            <w:tcW w:w="328" w:type="pct"/>
            <w:noWrap/>
            <w:vAlign w:val="center"/>
          </w:tcPr>
          <w:p w14:paraId="45E5E0CA">
            <w:pPr>
              <w:pStyle w:val="73"/>
              <w:widowControl w:val="0"/>
              <w:numPr>
                <w:ilvl w:val="0"/>
                <w:numId w:val="32"/>
              </w:numPr>
              <w:adjustRightInd w:val="0"/>
              <w:snapToGrid w:val="0"/>
              <w:spacing w:line="260" w:lineRule="exact"/>
              <w:jc w:val="center"/>
              <w:rPr>
                <w:rFonts w:cs="宋体" w:asciiTheme="minorEastAsia" w:hAnsiTheme="minorEastAsia" w:eastAsiaTheme="minorEastAsia"/>
                <w:szCs w:val="21"/>
              </w:rPr>
            </w:pPr>
          </w:p>
        </w:tc>
        <w:tc>
          <w:tcPr>
            <w:tcW w:w="831" w:type="pct"/>
            <w:tcBorders>
              <w:top w:val="single" w:color="auto" w:sz="4" w:space="0"/>
            </w:tcBorders>
            <w:noWrap/>
            <w:vAlign w:val="center"/>
          </w:tcPr>
          <w:p w14:paraId="33376545">
            <w:pPr>
              <w:spacing w:line="260" w:lineRule="exact"/>
              <w:jc w:val="center"/>
              <w:rPr>
                <w:rFonts w:asciiTheme="minorEastAsia" w:hAnsiTheme="minorEastAsia"/>
                <w:szCs w:val="21"/>
              </w:rPr>
            </w:pPr>
            <w:r>
              <w:rPr>
                <w:rFonts w:asciiTheme="minorEastAsia" w:hAnsiTheme="minorEastAsia"/>
                <w:szCs w:val="21"/>
              </w:rPr>
              <w:t>频谱分析仪</w:t>
            </w:r>
          </w:p>
        </w:tc>
        <w:tc>
          <w:tcPr>
            <w:tcW w:w="943" w:type="pct"/>
            <w:tcBorders>
              <w:top w:val="single" w:color="auto" w:sz="4" w:space="0"/>
              <w:right w:val="single" w:color="auto" w:sz="4" w:space="0"/>
            </w:tcBorders>
            <w:noWrap/>
            <w:vAlign w:val="center"/>
          </w:tcPr>
          <w:p w14:paraId="618A5705">
            <w:pPr>
              <w:spacing w:line="260" w:lineRule="exact"/>
              <w:jc w:val="center"/>
              <w:rPr>
                <w:rFonts w:cs="宋体" w:asciiTheme="minorEastAsia" w:hAnsiTheme="minorEastAsia"/>
                <w:szCs w:val="21"/>
              </w:rPr>
            </w:pPr>
            <w:r>
              <w:rPr>
                <w:rFonts w:asciiTheme="minorEastAsia" w:hAnsiTheme="minorEastAsia"/>
                <w:szCs w:val="21"/>
              </w:rPr>
              <w:t>N9010B-503</w:t>
            </w:r>
          </w:p>
        </w:tc>
        <w:tc>
          <w:tcPr>
            <w:tcW w:w="1376" w:type="pct"/>
            <w:tcBorders>
              <w:top w:val="single" w:color="auto" w:sz="4" w:space="0"/>
              <w:left w:val="single" w:color="auto" w:sz="4" w:space="0"/>
            </w:tcBorders>
            <w:noWrap/>
            <w:vAlign w:val="center"/>
          </w:tcPr>
          <w:p w14:paraId="5E44DFF3">
            <w:pPr>
              <w:spacing w:line="260" w:lineRule="exact"/>
              <w:jc w:val="left"/>
              <w:rPr>
                <w:rFonts w:asciiTheme="minorEastAsia" w:hAnsiTheme="minorEastAsia"/>
                <w:szCs w:val="21"/>
              </w:rPr>
            </w:pPr>
            <w:r>
              <w:rPr>
                <w:rFonts w:hint="eastAsia" w:asciiTheme="minorEastAsia" w:hAnsiTheme="minorEastAsia"/>
                <w:szCs w:val="21"/>
              </w:rPr>
              <w:t>频率范围：10Hz~3.6GHz；</w:t>
            </w:r>
          </w:p>
          <w:p w14:paraId="5DF55D13">
            <w:pPr>
              <w:spacing w:line="260" w:lineRule="exact"/>
              <w:jc w:val="left"/>
              <w:rPr>
                <w:rFonts w:asciiTheme="minorEastAsia" w:hAnsiTheme="minorEastAsia"/>
                <w:szCs w:val="21"/>
              </w:rPr>
            </w:pPr>
            <w:r>
              <w:rPr>
                <w:rFonts w:hint="eastAsia" w:asciiTheme="minorEastAsia" w:hAnsiTheme="minorEastAsia"/>
                <w:szCs w:val="21"/>
              </w:rPr>
              <w:t>测量范围：本底噪声~23dBm；</w:t>
            </w:r>
          </w:p>
          <w:p w14:paraId="1F6CB3D8">
            <w:pPr>
              <w:spacing w:line="260" w:lineRule="exact"/>
              <w:jc w:val="left"/>
              <w:rPr>
                <w:rFonts w:asciiTheme="minorEastAsia" w:hAnsiTheme="minorEastAsia"/>
                <w:szCs w:val="21"/>
              </w:rPr>
            </w:pPr>
            <w:r>
              <w:rPr>
                <w:rFonts w:hint="eastAsia" w:asciiTheme="minorEastAsia" w:hAnsiTheme="minorEastAsia"/>
                <w:szCs w:val="21"/>
              </w:rPr>
              <w:t>最大输入电平：1W；</w:t>
            </w:r>
          </w:p>
          <w:p w14:paraId="2D4CF1AC">
            <w:pPr>
              <w:spacing w:line="260" w:lineRule="exact"/>
              <w:jc w:val="left"/>
              <w:rPr>
                <w:rFonts w:asciiTheme="minorEastAsia" w:hAnsiTheme="minorEastAsia"/>
                <w:szCs w:val="21"/>
              </w:rPr>
            </w:pPr>
            <w:r>
              <w:rPr>
                <w:rFonts w:hint="eastAsia" w:asciiTheme="minorEastAsia" w:hAnsiTheme="minorEastAsia"/>
                <w:szCs w:val="21"/>
              </w:rPr>
              <w:t>最大直流输入电压：0.2V（DC耦合），100V（AC耦合）；</w:t>
            </w:r>
          </w:p>
          <w:p w14:paraId="6590DA6F">
            <w:pPr>
              <w:spacing w:line="260" w:lineRule="exact"/>
              <w:jc w:val="left"/>
              <w:rPr>
                <w:rFonts w:asciiTheme="minorEastAsia" w:hAnsiTheme="minorEastAsia"/>
                <w:szCs w:val="21"/>
              </w:rPr>
            </w:pPr>
            <w:r>
              <w:rPr>
                <w:rFonts w:hint="eastAsia" w:asciiTheme="minorEastAsia" w:hAnsiTheme="minorEastAsia"/>
                <w:szCs w:val="21"/>
              </w:rPr>
              <w:t>设备扫描形式：离散量扫描</w:t>
            </w:r>
          </w:p>
        </w:tc>
        <w:tc>
          <w:tcPr>
            <w:tcW w:w="942" w:type="pct"/>
            <w:tcBorders>
              <w:top w:val="single" w:color="auto" w:sz="4" w:space="0"/>
            </w:tcBorders>
            <w:noWrap/>
            <w:vAlign w:val="center"/>
          </w:tcPr>
          <w:p w14:paraId="13BAE1AA">
            <w:pPr>
              <w:spacing w:line="260" w:lineRule="exact"/>
              <w:jc w:val="left"/>
              <w:rPr>
                <w:rFonts w:cs="宋体" w:asciiTheme="minorEastAsia" w:hAnsiTheme="minorEastAsia"/>
                <w:szCs w:val="21"/>
              </w:rPr>
            </w:pPr>
            <w:r>
              <w:rPr>
                <w:rFonts w:hint="eastAsia" w:asciiTheme="minorEastAsia" w:hAnsiTheme="minorEastAsia"/>
                <w:szCs w:val="21"/>
              </w:rPr>
              <w:t>总体绝对幅度精度：±</w:t>
            </w:r>
            <w:r>
              <w:rPr>
                <w:rFonts w:asciiTheme="minorEastAsia" w:hAnsiTheme="minorEastAsia"/>
                <w:szCs w:val="21"/>
              </w:rPr>
              <w:t>0.27dB</w:t>
            </w:r>
          </w:p>
        </w:tc>
        <w:tc>
          <w:tcPr>
            <w:tcW w:w="580" w:type="pct"/>
            <w:noWrap/>
            <w:vAlign w:val="center"/>
          </w:tcPr>
          <w:p w14:paraId="60921DFC">
            <w:pPr>
              <w:spacing w:line="260" w:lineRule="exact"/>
              <w:jc w:val="center"/>
              <w:rPr>
                <w:rFonts w:cs="宋体" w:asciiTheme="minorEastAsia" w:hAnsiTheme="minorEastAsia"/>
                <w:szCs w:val="21"/>
              </w:rPr>
            </w:pPr>
            <w:r>
              <w:rPr>
                <w:rFonts w:hint="eastAsia" w:cs="宋体" w:asciiTheme="minorEastAsia" w:hAnsiTheme="minorEastAsia"/>
                <w:szCs w:val="21"/>
              </w:rPr>
              <w:t>1年</w:t>
            </w:r>
          </w:p>
        </w:tc>
      </w:tr>
      <w:tr w14:paraId="164D6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328" w:type="pct"/>
            <w:noWrap/>
            <w:vAlign w:val="center"/>
          </w:tcPr>
          <w:p w14:paraId="78715055">
            <w:pPr>
              <w:pStyle w:val="73"/>
              <w:widowControl w:val="0"/>
              <w:numPr>
                <w:ilvl w:val="0"/>
                <w:numId w:val="32"/>
              </w:numPr>
              <w:adjustRightInd w:val="0"/>
              <w:snapToGrid w:val="0"/>
              <w:spacing w:line="260" w:lineRule="exact"/>
              <w:jc w:val="center"/>
              <w:rPr>
                <w:rFonts w:hAnsi="宋体" w:cs="宋体"/>
                <w:szCs w:val="21"/>
              </w:rPr>
            </w:pPr>
          </w:p>
        </w:tc>
        <w:tc>
          <w:tcPr>
            <w:tcW w:w="831" w:type="pct"/>
            <w:tcBorders>
              <w:top w:val="single" w:color="auto" w:sz="4" w:space="0"/>
            </w:tcBorders>
            <w:noWrap/>
            <w:vAlign w:val="center"/>
          </w:tcPr>
          <w:p w14:paraId="4E107EAE">
            <w:pPr>
              <w:spacing w:line="260" w:lineRule="exact"/>
              <w:jc w:val="center"/>
              <w:rPr>
                <w:rFonts w:asciiTheme="minorEastAsia" w:hAnsiTheme="minorEastAsia"/>
                <w:szCs w:val="21"/>
              </w:rPr>
            </w:pPr>
            <w:r>
              <w:rPr>
                <w:rFonts w:asciiTheme="minorEastAsia" w:hAnsiTheme="minorEastAsia"/>
                <w:szCs w:val="21"/>
              </w:rPr>
              <w:t>电流注入钳</w:t>
            </w:r>
          </w:p>
        </w:tc>
        <w:tc>
          <w:tcPr>
            <w:tcW w:w="943" w:type="pct"/>
            <w:tcBorders>
              <w:top w:val="single" w:color="auto" w:sz="4" w:space="0"/>
              <w:right w:val="single" w:color="auto" w:sz="4" w:space="0"/>
            </w:tcBorders>
            <w:noWrap/>
            <w:vAlign w:val="center"/>
          </w:tcPr>
          <w:p w14:paraId="5DE63171">
            <w:pPr>
              <w:spacing w:line="260" w:lineRule="exact"/>
              <w:jc w:val="center"/>
              <w:rPr>
                <w:rFonts w:cs="宋体" w:asciiTheme="minorEastAsia" w:hAnsiTheme="minorEastAsia"/>
                <w:szCs w:val="21"/>
              </w:rPr>
            </w:pPr>
            <w:r>
              <w:rPr>
                <w:rFonts w:asciiTheme="minorEastAsia" w:hAnsiTheme="minorEastAsia"/>
                <w:szCs w:val="21"/>
              </w:rPr>
              <w:t>9144-1N</w:t>
            </w:r>
          </w:p>
        </w:tc>
        <w:tc>
          <w:tcPr>
            <w:tcW w:w="1376" w:type="pct"/>
            <w:tcBorders>
              <w:top w:val="single" w:color="auto" w:sz="4" w:space="0"/>
              <w:left w:val="single" w:color="auto" w:sz="4" w:space="0"/>
            </w:tcBorders>
            <w:noWrap/>
            <w:vAlign w:val="center"/>
          </w:tcPr>
          <w:p w14:paraId="27717835">
            <w:pPr>
              <w:spacing w:line="260" w:lineRule="exact"/>
              <w:jc w:val="left"/>
              <w:rPr>
                <w:rFonts w:asciiTheme="minorEastAsia" w:hAnsiTheme="minorEastAsia"/>
                <w:szCs w:val="21"/>
              </w:rPr>
            </w:pPr>
            <w:r>
              <w:rPr>
                <w:rFonts w:hint="eastAsia" w:asciiTheme="minorEastAsia" w:hAnsiTheme="minorEastAsia"/>
                <w:szCs w:val="21"/>
              </w:rPr>
              <w:t>频率范围：4k</w:t>
            </w:r>
            <w:r>
              <w:rPr>
                <w:rFonts w:asciiTheme="minorEastAsia" w:hAnsiTheme="minorEastAsia"/>
                <w:szCs w:val="21"/>
              </w:rPr>
              <w:t>Hz</w:t>
            </w:r>
            <w:r>
              <w:rPr>
                <w:rFonts w:hint="eastAsia" w:asciiTheme="minorEastAsia" w:hAnsiTheme="minorEastAsia"/>
                <w:szCs w:val="21"/>
              </w:rPr>
              <w:t>~10</w:t>
            </w:r>
            <w:r>
              <w:rPr>
                <w:rFonts w:asciiTheme="minorEastAsia" w:hAnsiTheme="minorEastAsia"/>
                <w:szCs w:val="21"/>
              </w:rPr>
              <w:t>0MHz</w:t>
            </w:r>
            <w:r>
              <w:rPr>
                <w:rFonts w:hint="eastAsia" w:asciiTheme="minorEastAsia" w:hAnsiTheme="minorEastAsia"/>
                <w:szCs w:val="21"/>
              </w:rPr>
              <w:t>；</w:t>
            </w:r>
          </w:p>
          <w:p w14:paraId="5414C458">
            <w:pPr>
              <w:spacing w:line="260" w:lineRule="exact"/>
              <w:jc w:val="left"/>
              <w:rPr>
                <w:rFonts w:asciiTheme="minorEastAsia" w:hAnsiTheme="minorEastAsia"/>
                <w:szCs w:val="21"/>
              </w:rPr>
            </w:pPr>
            <w:r>
              <w:rPr>
                <w:rFonts w:hint="eastAsia" w:asciiTheme="minorEastAsia" w:hAnsiTheme="minorEastAsia"/>
                <w:szCs w:val="21"/>
              </w:rPr>
              <w:t>插入损耗：小于10dB（</w:t>
            </w:r>
            <w:r>
              <w:rPr>
                <w:rFonts w:asciiTheme="minorEastAsia" w:hAnsiTheme="minorEastAsia"/>
                <w:szCs w:val="21"/>
              </w:rPr>
              <w:t>200kHz</w:t>
            </w:r>
            <w:r>
              <w:rPr>
                <w:rFonts w:hint="eastAsia" w:asciiTheme="minorEastAsia" w:hAnsiTheme="minorEastAsia"/>
                <w:szCs w:val="21"/>
              </w:rPr>
              <w:t>~</w:t>
            </w:r>
            <w:r>
              <w:rPr>
                <w:rFonts w:asciiTheme="minorEastAsia" w:hAnsiTheme="minorEastAsia"/>
                <w:szCs w:val="21"/>
              </w:rPr>
              <w:t>8MHz</w:t>
            </w:r>
            <w:r>
              <w:rPr>
                <w:rFonts w:hint="eastAsia" w:asciiTheme="minorEastAsia" w:hAnsiTheme="minorEastAsia"/>
                <w:szCs w:val="21"/>
              </w:rPr>
              <w:t>），小于15dB（7</w:t>
            </w:r>
            <w:r>
              <w:rPr>
                <w:rFonts w:asciiTheme="minorEastAsia" w:hAnsiTheme="minorEastAsia"/>
                <w:szCs w:val="21"/>
              </w:rPr>
              <w:t>0kHz</w:t>
            </w:r>
            <w:r>
              <w:rPr>
                <w:rFonts w:hint="eastAsia" w:asciiTheme="minorEastAsia" w:hAnsiTheme="minorEastAsia"/>
                <w:szCs w:val="21"/>
              </w:rPr>
              <w:t>~90</w:t>
            </w:r>
            <w:r>
              <w:rPr>
                <w:rFonts w:asciiTheme="minorEastAsia" w:hAnsiTheme="minorEastAsia"/>
                <w:szCs w:val="21"/>
              </w:rPr>
              <w:t>MHz</w:t>
            </w:r>
            <w:r>
              <w:rPr>
                <w:rFonts w:hint="eastAsia" w:asciiTheme="minorEastAsia" w:hAnsiTheme="minorEastAsia"/>
                <w:szCs w:val="21"/>
              </w:rPr>
              <w:t>），小于20dB（4</w:t>
            </w:r>
            <w:r>
              <w:rPr>
                <w:rFonts w:asciiTheme="minorEastAsia" w:hAnsiTheme="minorEastAsia"/>
                <w:szCs w:val="21"/>
              </w:rPr>
              <w:t>0kHz</w:t>
            </w:r>
            <w:r>
              <w:rPr>
                <w:rFonts w:hint="eastAsia" w:asciiTheme="minorEastAsia" w:hAnsiTheme="minorEastAsia"/>
                <w:szCs w:val="21"/>
              </w:rPr>
              <w:t>~100</w:t>
            </w:r>
            <w:r>
              <w:rPr>
                <w:rFonts w:asciiTheme="minorEastAsia" w:hAnsiTheme="minorEastAsia"/>
                <w:szCs w:val="21"/>
              </w:rPr>
              <w:t>MHz</w:t>
            </w:r>
            <w:r>
              <w:rPr>
                <w:rFonts w:hint="eastAsia" w:asciiTheme="minorEastAsia" w:hAnsiTheme="minorEastAsia"/>
                <w:szCs w:val="21"/>
              </w:rPr>
              <w:t>）；</w:t>
            </w:r>
          </w:p>
          <w:p w14:paraId="43EA1FBB">
            <w:pPr>
              <w:spacing w:line="260" w:lineRule="exact"/>
              <w:jc w:val="left"/>
              <w:rPr>
                <w:rFonts w:asciiTheme="minorEastAsia" w:hAnsiTheme="minorEastAsia"/>
                <w:szCs w:val="21"/>
              </w:rPr>
            </w:pPr>
            <w:r>
              <w:rPr>
                <w:rFonts w:hint="eastAsia" w:asciiTheme="minorEastAsia" w:hAnsiTheme="minorEastAsia"/>
                <w:szCs w:val="21"/>
              </w:rPr>
              <w:t>最大电流：26A；最大功率：100W</w:t>
            </w:r>
          </w:p>
        </w:tc>
        <w:tc>
          <w:tcPr>
            <w:tcW w:w="942" w:type="pct"/>
            <w:tcBorders>
              <w:top w:val="single" w:color="auto" w:sz="4" w:space="0"/>
            </w:tcBorders>
            <w:noWrap/>
            <w:vAlign w:val="center"/>
          </w:tcPr>
          <w:p w14:paraId="0DCC4239">
            <w:pPr>
              <w:spacing w:line="260" w:lineRule="exact"/>
              <w:jc w:val="left"/>
              <w:rPr>
                <w:rFonts w:cs="宋体" w:asciiTheme="minorEastAsia" w:hAnsiTheme="minorEastAsia"/>
                <w:szCs w:val="21"/>
              </w:rPr>
            </w:pPr>
            <w:r>
              <w:rPr>
                <w:rFonts w:hint="eastAsia" w:cs="宋体" w:asciiTheme="minorEastAsia" w:hAnsiTheme="minorEastAsia"/>
                <w:szCs w:val="21"/>
              </w:rPr>
              <w:t>插损&lt;20dB（40kHz～100MHz）</w:t>
            </w:r>
          </w:p>
        </w:tc>
        <w:tc>
          <w:tcPr>
            <w:tcW w:w="580" w:type="pct"/>
            <w:noWrap/>
            <w:vAlign w:val="center"/>
          </w:tcPr>
          <w:p w14:paraId="20FD742B">
            <w:pPr>
              <w:spacing w:line="260" w:lineRule="exact"/>
              <w:jc w:val="center"/>
              <w:rPr>
                <w:rFonts w:cs="宋体" w:asciiTheme="minorEastAsia" w:hAnsiTheme="minorEastAsia"/>
                <w:szCs w:val="21"/>
              </w:rPr>
            </w:pPr>
            <w:r>
              <w:rPr>
                <w:rFonts w:hint="eastAsia" w:cs="宋体" w:asciiTheme="minorEastAsia" w:hAnsiTheme="minorEastAsia"/>
                <w:szCs w:val="21"/>
              </w:rPr>
              <w:t>1年</w:t>
            </w:r>
          </w:p>
        </w:tc>
      </w:tr>
      <w:tr w14:paraId="7E7248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28" w:type="pct"/>
            <w:noWrap/>
            <w:vAlign w:val="center"/>
          </w:tcPr>
          <w:p w14:paraId="53194A62">
            <w:pPr>
              <w:pStyle w:val="73"/>
              <w:widowControl w:val="0"/>
              <w:numPr>
                <w:ilvl w:val="0"/>
                <w:numId w:val="32"/>
              </w:numPr>
              <w:adjustRightInd w:val="0"/>
              <w:snapToGrid w:val="0"/>
              <w:spacing w:line="260" w:lineRule="exact"/>
              <w:jc w:val="center"/>
              <w:rPr>
                <w:rFonts w:hAnsi="宋体" w:cs="宋体"/>
                <w:szCs w:val="21"/>
              </w:rPr>
            </w:pPr>
          </w:p>
        </w:tc>
        <w:tc>
          <w:tcPr>
            <w:tcW w:w="831" w:type="pct"/>
            <w:tcBorders>
              <w:top w:val="single" w:color="auto" w:sz="4" w:space="0"/>
            </w:tcBorders>
            <w:noWrap/>
            <w:vAlign w:val="center"/>
          </w:tcPr>
          <w:p w14:paraId="3896FC98">
            <w:pPr>
              <w:spacing w:line="260" w:lineRule="exact"/>
              <w:jc w:val="center"/>
              <w:rPr>
                <w:rFonts w:asciiTheme="minorEastAsia" w:hAnsiTheme="minorEastAsia"/>
                <w:szCs w:val="21"/>
              </w:rPr>
            </w:pPr>
            <w:r>
              <w:rPr>
                <w:rFonts w:asciiTheme="minorEastAsia" w:hAnsiTheme="minorEastAsia"/>
                <w:szCs w:val="21"/>
              </w:rPr>
              <w:t>电流注入钳</w:t>
            </w:r>
          </w:p>
        </w:tc>
        <w:tc>
          <w:tcPr>
            <w:tcW w:w="943" w:type="pct"/>
            <w:tcBorders>
              <w:top w:val="single" w:color="auto" w:sz="4" w:space="0"/>
              <w:right w:val="single" w:color="auto" w:sz="4" w:space="0"/>
            </w:tcBorders>
            <w:noWrap/>
            <w:vAlign w:val="center"/>
          </w:tcPr>
          <w:p w14:paraId="37EE1630">
            <w:pPr>
              <w:spacing w:line="260" w:lineRule="exact"/>
              <w:jc w:val="center"/>
              <w:rPr>
                <w:rFonts w:cs="宋体" w:asciiTheme="minorEastAsia" w:hAnsiTheme="minorEastAsia"/>
                <w:szCs w:val="21"/>
              </w:rPr>
            </w:pPr>
            <w:r>
              <w:rPr>
                <w:rFonts w:asciiTheme="minorEastAsia" w:hAnsiTheme="minorEastAsia"/>
                <w:szCs w:val="21"/>
              </w:rPr>
              <w:t>9142-1N</w:t>
            </w:r>
          </w:p>
        </w:tc>
        <w:tc>
          <w:tcPr>
            <w:tcW w:w="1376" w:type="pct"/>
            <w:tcBorders>
              <w:left w:val="single" w:color="auto" w:sz="4" w:space="0"/>
            </w:tcBorders>
            <w:noWrap/>
            <w:vAlign w:val="center"/>
          </w:tcPr>
          <w:p w14:paraId="7DEB760A">
            <w:pPr>
              <w:spacing w:line="260" w:lineRule="exact"/>
              <w:jc w:val="left"/>
              <w:rPr>
                <w:rFonts w:asciiTheme="minorEastAsia" w:hAnsiTheme="minorEastAsia"/>
                <w:szCs w:val="21"/>
              </w:rPr>
            </w:pPr>
            <w:r>
              <w:rPr>
                <w:rFonts w:hint="eastAsia" w:asciiTheme="minorEastAsia" w:hAnsiTheme="minorEastAsia"/>
                <w:szCs w:val="21"/>
              </w:rPr>
              <w:t>频率范围：</w:t>
            </w:r>
            <w:r>
              <w:rPr>
                <w:rFonts w:asciiTheme="minorEastAsia" w:hAnsiTheme="minorEastAsia"/>
                <w:szCs w:val="21"/>
              </w:rPr>
              <w:t>2MHz</w:t>
            </w:r>
            <w:r>
              <w:rPr>
                <w:rFonts w:hint="eastAsia" w:asciiTheme="minorEastAsia" w:hAnsiTheme="minorEastAsia"/>
                <w:szCs w:val="21"/>
              </w:rPr>
              <w:t>~5</w:t>
            </w:r>
            <w:r>
              <w:rPr>
                <w:rFonts w:asciiTheme="minorEastAsia" w:hAnsiTheme="minorEastAsia"/>
                <w:szCs w:val="21"/>
              </w:rPr>
              <w:t>00MHz</w:t>
            </w:r>
            <w:r>
              <w:rPr>
                <w:rFonts w:hint="eastAsia" w:asciiTheme="minorEastAsia" w:hAnsiTheme="minorEastAsia"/>
                <w:szCs w:val="21"/>
              </w:rPr>
              <w:t>；</w:t>
            </w:r>
          </w:p>
          <w:p w14:paraId="73B38989">
            <w:pPr>
              <w:spacing w:line="260" w:lineRule="exact"/>
              <w:jc w:val="left"/>
              <w:rPr>
                <w:rFonts w:asciiTheme="minorEastAsia" w:hAnsiTheme="minorEastAsia"/>
                <w:szCs w:val="21"/>
              </w:rPr>
            </w:pPr>
            <w:r>
              <w:rPr>
                <w:rFonts w:hint="eastAsia" w:asciiTheme="minorEastAsia" w:hAnsiTheme="minorEastAsia"/>
                <w:szCs w:val="21"/>
              </w:rPr>
              <w:t>插入损耗：小于6dB（10</w:t>
            </w:r>
            <w:r>
              <w:rPr>
                <w:rFonts w:asciiTheme="minorEastAsia" w:hAnsiTheme="minorEastAsia"/>
                <w:szCs w:val="21"/>
              </w:rPr>
              <w:t>MHz</w:t>
            </w:r>
            <w:r>
              <w:rPr>
                <w:rFonts w:hint="eastAsia" w:asciiTheme="minorEastAsia" w:hAnsiTheme="minorEastAsia"/>
                <w:szCs w:val="21"/>
              </w:rPr>
              <w:t>~35</w:t>
            </w:r>
            <w:r>
              <w:rPr>
                <w:rFonts w:asciiTheme="minorEastAsia" w:hAnsiTheme="minorEastAsia"/>
                <w:szCs w:val="21"/>
              </w:rPr>
              <w:t>0MHz</w:t>
            </w:r>
            <w:r>
              <w:rPr>
                <w:rFonts w:hint="eastAsia" w:asciiTheme="minorEastAsia" w:hAnsiTheme="minorEastAsia"/>
                <w:szCs w:val="21"/>
              </w:rPr>
              <w:t>），小于10dB（5</w:t>
            </w:r>
            <w:r>
              <w:rPr>
                <w:rFonts w:asciiTheme="minorEastAsia" w:hAnsiTheme="minorEastAsia"/>
                <w:szCs w:val="21"/>
              </w:rPr>
              <w:t>MHz</w:t>
            </w:r>
            <w:r>
              <w:rPr>
                <w:rFonts w:hint="eastAsia" w:asciiTheme="minorEastAsia" w:hAnsiTheme="minorEastAsia"/>
                <w:szCs w:val="21"/>
              </w:rPr>
              <w:t>~43</w:t>
            </w:r>
            <w:r>
              <w:rPr>
                <w:rFonts w:asciiTheme="minorEastAsia" w:hAnsiTheme="minorEastAsia"/>
                <w:szCs w:val="21"/>
              </w:rPr>
              <w:t>0MHz</w:t>
            </w:r>
            <w:r>
              <w:rPr>
                <w:rFonts w:hint="eastAsia" w:asciiTheme="minorEastAsia" w:hAnsiTheme="minorEastAsia"/>
                <w:szCs w:val="21"/>
              </w:rPr>
              <w:t>），小于15dB（2.5</w:t>
            </w:r>
            <w:r>
              <w:rPr>
                <w:rFonts w:asciiTheme="minorEastAsia" w:hAnsiTheme="minorEastAsia"/>
                <w:szCs w:val="21"/>
              </w:rPr>
              <w:t>MHz</w:t>
            </w:r>
            <w:r>
              <w:rPr>
                <w:rFonts w:hint="eastAsia" w:asciiTheme="minorEastAsia" w:hAnsiTheme="minorEastAsia"/>
                <w:szCs w:val="21"/>
              </w:rPr>
              <w:t>~50</w:t>
            </w:r>
            <w:r>
              <w:rPr>
                <w:rFonts w:asciiTheme="minorEastAsia" w:hAnsiTheme="minorEastAsia"/>
                <w:szCs w:val="21"/>
              </w:rPr>
              <w:t>0MHz</w:t>
            </w:r>
            <w:r>
              <w:rPr>
                <w:rFonts w:hint="eastAsia" w:asciiTheme="minorEastAsia" w:hAnsiTheme="minorEastAsia"/>
                <w:szCs w:val="21"/>
              </w:rPr>
              <w:t>），小于20dB（1.5</w:t>
            </w:r>
            <w:r>
              <w:rPr>
                <w:rFonts w:asciiTheme="minorEastAsia" w:hAnsiTheme="minorEastAsia"/>
                <w:szCs w:val="21"/>
              </w:rPr>
              <w:t>MHz</w:t>
            </w:r>
            <w:r>
              <w:rPr>
                <w:rFonts w:hint="eastAsia" w:asciiTheme="minorEastAsia" w:hAnsiTheme="minorEastAsia"/>
                <w:szCs w:val="21"/>
              </w:rPr>
              <w:t>~50</w:t>
            </w:r>
            <w:r>
              <w:rPr>
                <w:rFonts w:asciiTheme="minorEastAsia" w:hAnsiTheme="minorEastAsia"/>
                <w:szCs w:val="21"/>
              </w:rPr>
              <w:t>0MHz</w:t>
            </w:r>
            <w:r>
              <w:rPr>
                <w:rFonts w:hint="eastAsia" w:asciiTheme="minorEastAsia" w:hAnsiTheme="minorEastAsia"/>
                <w:szCs w:val="21"/>
              </w:rPr>
              <w:t>）；</w:t>
            </w:r>
          </w:p>
          <w:p w14:paraId="5477BE60">
            <w:pPr>
              <w:spacing w:line="260" w:lineRule="exact"/>
              <w:jc w:val="left"/>
              <w:rPr>
                <w:rFonts w:asciiTheme="minorEastAsia" w:hAnsiTheme="minorEastAsia"/>
                <w:szCs w:val="21"/>
              </w:rPr>
            </w:pPr>
            <w:r>
              <w:rPr>
                <w:rFonts w:hint="eastAsia" w:asciiTheme="minorEastAsia" w:hAnsiTheme="minorEastAsia"/>
                <w:szCs w:val="21"/>
              </w:rPr>
              <w:t>最大电流：50A；最大功率：200W</w:t>
            </w:r>
          </w:p>
        </w:tc>
        <w:tc>
          <w:tcPr>
            <w:tcW w:w="942" w:type="pct"/>
            <w:tcBorders>
              <w:top w:val="single" w:color="auto" w:sz="4" w:space="0"/>
            </w:tcBorders>
            <w:noWrap/>
            <w:vAlign w:val="center"/>
          </w:tcPr>
          <w:p w14:paraId="2694996F">
            <w:pPr>
              <w:spacing w:line="260" w:lineRule="exact"/>
              <w:jc w:val="left"/>
              <w:rPr>
                <w:rFonts w:cs="宋体" w:asciiTheme="minorEastAsia" w:hAnsiTheme="minorEastAsia"/>
                <w:szCs w:val="21"/>
              </w:rPr>
            </w:pPr>
            <w:r>
              <w:rPr>
                <w:rFonts w:hint="eastAsia" w:cs="宋体" w:asciiTheme="minorEastAsia" w:hAnsiTheme="minorEastAsia"/>
                <w:szCs w:val="21"/>
              </w:rPr>
              <w:t>插损 &lt;20dB（1.5MHz～500MHz）</w:t>
            </w:r>
          </w:p>
        </w:tc>
        <w:tc>
          <w:tcPr>
            <w:tcW w:w="580" w:type="pct"/>
            <w:noWrap/>
            <w:vAlign w:val="center"/>
          </w:tcPr>
          <w:p w14:paraId="45451CE1">
            <w:pPr>
              <w:spacing w:line="260" w:lineRule="exact"/>
              <w:jc w:val="center"/>
              <w:rPr>
                <w:rFonts w:cs="宋体" w:asciiTheme="minorEastAsia" w:hAnsiTheme="minorEastAsia"/>
                <w:szCs w:val="21"/>
              </w:rPr>
            </w:pPr>
            <w:r>
              <w:rPr>
                <w:rFonts w:hint="eastAsia" w:cs="宋体" w:asciiTheme="minorEastAsia" w:hAnsiTheme="minorEastAsia"/>
                <w:szCs w:val="21"/>
              </w:rPr>
              <w:t>1年</w:t>
            </w:r>
          </w:p>
        </w:tc>
      </w:tr>
      <w:tr w14:paraId="3F142C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28" w:type="pct"/>
            <w:noWrap/>
            <w:vAlign w:val="center"/>
          </w:tcPr>
          <w:p w14:paraId="2B704085">
            <w:pPr>
              <w:pStyle w:val="73"/>
              <w:widowControl w:val="0"/>
              <w:numPr>
                <w:ilvl w:val="0"/>
                <w:numId w:val="32"/>
              </w:numPr>
              <w:adjustRightInd w:val="0"/>
              <w:snapToGrid w:val="0"/>
              <w:spacing w:line="260" w:lineRule="exact"/>
              <w:jc w:val="center"/>
              <w:rPr>
                <w:rFonts w:hAnsi="宋体" w:cs="宋体"/>
                <w:szCs w:val="21"/>
              </w:rPr>
            </w:pPr>
          </w:p>
        </w:tc>
        <w:tc>
          <w:tcPr>
            <w:tcW w:w="831" w:type="pct"/>
            <w:tcBorders>
              <w:top w:val="single" w:color="auto" w:sz="4" w:space="0"/>
            </w:tcBorders>
            <w:noWrap/>
            <w:vAlign w:val="center"/>
          </w:tcPr>
          <w:p w14:paraId="2255B54A">
            <w:pPr>
              <w:spacing w:line="260" w:lineRule="exact"/>
              <w:jc w:val="center"/>
              <w:rPr>
                <w:rFonts w:asciiTheme="minorEastAsia" w:hAnsiTheme="minorEastAsia"/>
                <w:szCs w:val="21"/>
              </w:rPr>
            </w:pPr>
            <w:r>
              <w:rPr>
                <w:rFonts w:asciiTheme="minorEastAsia" w:hAnsiTheme="minorEastAsia"/>
                <w:szCs w:val="21"/>
              </w:rPr>
              <w:t>电流探头</w:t>
            </w:r>
          </w:p>
        </w:tc>
        <w:tc>
          <w:tcPr>
            <w:tcW w:w="943" w:type="pct"/>
            <w:tcBorders>
              <w:top w:val="single" w:color="auto" w:sz="4" w:space="0"/>
              <w:right w:val="single" w:color="auto" w:sz="4" w:space="0"/>
            </w:tcBorders>
            <w:noWrap/>
            <w:vAlign w:val="center"/>
          </w:tcPr>
          <w:p w14:paraId="695F6B1F">
            <w:pPr>
              <w:spacing w:line="260" w:lineRule="exact"/>
              <w:jc w:val="center"/>
              <w:rPr>
                <w:rFonts w:cs="宋体" w:asciiTheme="minorEastAsia" w:hAnsiTheme="minorEastAsia"/>
                <w:szCs w:val="21"/>
              </w:rPr>
            </w:pPr>
            <w:r>
              <w:rPr>
                <w:rFonts w:asciiTheme="minorEastAsia" w:hAnsiTheme="minorEastAsia"/>
                <w:szCs w:val="21"/>
              </w:rPr>
              <w:t>9123-1N</w:t>
            </w:r>
          </w:p>
        </w:tc>
        <w:tc>
          <w:tcPr>
            <w:tcW w:w="1376" w:type="pct"/>
            <w:tcBorders>
              <w:top w:val="single" w:color="auto" w:sz="4" w:space="0"/>
              <w:left w:val="single" w:color="auto" w:sz="4" w:space="0"/>
            </w:tcBorders>
            <w:noWrap/>
            <w:vAlign w:val="center"/>
          </w:tcPr>
          <w:p w14:paraId="7D4019AE">
            <w:pPr>
              <w:spacing w:line="260" w:lineRule="exact"/>
              <w:jc w:val="left"/>
              <w:rPr>
                <w:rFonts w:asciiTheme="minorEastAsia" w:hAnsiTheme="minorEastAsia"/>
                <w:szCs w:val="21"/>
              </w:rPr>
            </w:pPr>
            <w:r>
              <w:rPr>
                <w:rFonts w:hint="eastAsia" w:asciiTheme="minorEastAsia" w:hAnsiTheme="minorEastAsia"/>
                <w:szCs w:val="21"/>
              </w:rPr>
              <w:t>10kHz～500MHz</w:t>
            </w:r>
          </w:p>
        </w:tc>
        <w:tc>
          <w:tcPr>
            <w:tcW w:w="942" w:type="pct"/>
            <w:tcBorders>
              <w:top w:val="single" w:color="auto" w:sz="4" w:space="0"/>
            </w:tcBorders>
            <w:noWrap/>
            <w:vAlign w:val="center"/>
          </w:tcPr>
          <w:p w14:paraId="1E07B860">
            <w:pPr>
              <w:spacing w:line="260" w:lineRule="exact"/>
              <w:jc w:val="left"/>
              <w:rPr>
                <w:rFonts w:cs="宋体" w:asciiTheme="minorEastAsia" w:hAnsiTheme="minorEastAsia"/>
                <w:szCs w:val="21"/>
              </w:rPr>
            </w:pPr>
            <w:r>
              <w:rPr>
                <w:rFonts w:hint="eastAsia" w:cs="宋体" w:asciiTheme="minorEastAsia" w:hAnsiTheme="minorEastAsia"/>
                <w:szCs w:val="21"/>
              </w:rPr>
              <w:t>1～5Ω，&gt;300kHz</w:t>
            </w:r>
          </w:p>
        </w:tc>
        <w:tc>
          <w:tcPr>
            <w:tcW w:w="580" w:type="pct"/>
            <w:noWrap/>
            <w:vAlign w:val="center"/>
          </w:tcPr>
          <w:p w14:paraId="5560DD4A">
            <w:pPr>
              <w:spacing w:line="260" w:lineRule="exact"/>
              <w:jc w:val="center"/>
              <w:rPr>
                <w:rFonts w:cs="宋体" w:asciiTheme="minorEastAsia" w:hAnsiTheme="minorEastAsia"/>
                <w:szCs w:val="21"/>
              </w:rPr>
            </w:pPr>
            <w:r>
              <w:rPr>
                <w:rFonts w:hint="eastAsia" w:cs="宋体" w:asciiTheme="minorEastAsia" w:hAnsiTheme="minorEastAsia"/>
                <w:szCs w:val="21"/>
              </w:rPr>
              <w:t>1年</w:t>
            </w:r>
          </w:p>
        </w:tc>
      </w:tr>
      <w:tr w14:paraId="53D5E6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28" w:type="pct"/>
            <w:noWrap/>
            <w:vAlign w:val="center"/>
          </w:tcPr>
          <w:p w14:paraId="4286FF9E">
            <w:pPr>
              <w:pStyle w:val="73"/>
              <w:widowControl w:val="0"/>
              <w:numPr>
                <w:ilvl w:val="0"/>
                <w:numId w:val="32"/>
              </w:numPr>
              <w:adjustRightInd w:val="0"/>
              <w:snapToGrid w:val="0"/>
              <w:spacing w:line="260" w:lineRule="exact"/>
              <w:jc w:val="center"/>
              <w:rPr>
                <w:rFonts w:hAnsi="宋体" w:cs="宋体"/>
                <w:szCs w:val="21"/>
              </w:rPr>
            </w:pPr>
          </w:p>
        </w:tc>
        <w:tc>
          <w:tcPr>
            <w:tcW w:w="831" w:type="pct"/>
            <w:tcBorders>
              <w:top w:val="single" w:color="auto" w:sz="4" w:space="0"/>
            </w:tcBorders>
            <w:noWrap/>
            <w:vAlign w:val="center"/>
          </w:tcPr>
          <w:p w14:paraId="44EF1B68">
            <w:pPr>
              <w:spacing w:line="260" w:lineRule="exact"/>
              <w:jc w:val="center"/>
              <w:rPr>
                <w:rFonts w:asciiTheme="minorEastAsia" w:hAnsiTheme="minorEastAsia"/>
                <w:szCs w:val="21"/>
              </w:rPr>
            </w:pPr>
            <w:r>
              <w:rPr>
                <w:rFonts w:hint="eastAsia" w:asciiTheme="minorEastAsia" w:hAnsiTheme="minorEastAsia"/>
                <w:szCs w:val="21"/>
              </w:rPr>
              <w:t>校准夹具</w:t>
            </w:r>
          </w:p>
        </w:tc>
        <w:tc>
          <w:tcPr>
            <w:tcW w:w="943" w:type="pct"/>
            <w:tcBorders>
              <w:top w:val="single" w:color="auto" w:sz="4" w:space="0"/>
              <w:right w:val="single" w:color="auto" w:sz="4" w:space="0"/>
            </w:tcBorders>
            <w:noWrap/>
            <w:vAlign w:val="center"/>
          </w:tcPr>
          <w:p w14:paraId="04983809">
            <w:pPr>
              <w:spacing w:line="260" w:lineRule="exact"/>
              <w:jc w:val="center"/>
              <w:rPr>
                <w:rFonts w:asciiTheme="minorEastAsia" w:hAnsiTheme="minorEastAsia"/>
                <w:szCs w:val="21"/>
              </w:rPr>
            </w:pPr>
            <w:r>
              <w:rPr>
                <w:rFonts w:asciiTheme="minorEastAsia" w:hAnsiTheme="minorEastAsia"/>
                <w:szCs w:val="21"/>
              </w:rPr>
              <w:t>BCICF-400</w:t>
            </w:r>
          </w:p>
        </w:tc>
        <w:tc>
          <w:tcPr>
            <w:tcW w:w="1376" w:type="pct"/>
            <w:tcBorders>
              <w:top w:val="single" w:color="auto" w:sz="4" w:space="0"/>
              <w:left w:val="single" w:color="auto" w:sz="4" w:space="0"/>
            </w:tcBorders>
            <w:noWrap/>
            <w:vAlign w:val="center"/>
          </w:tcPr>
          <w:p w14:paraId="2139B225">
            <w:pPr>
              <w:spacing w:line="260" w:lineRule="exact"/>
              <w:jc w:val="left"/>
              <w:rPr>
                <w:rFonts w:asciiTheme="minorEastAsia" w:hAnsiTheme="minorEastAsia"/>
                <w:szCs w:val="21"/>
              </w:rPr>
            </w:pPr>
            <w:r>
              <w:rPr>
                <w:rFonts w:hint="eastAsia" w:asciiTheme="minorEastAsia" w:hAnsiTheme="minorEastAsia"/>
                <w:szCs w:val="21"/>
              </w:rPr>
              <w:t>范围：9kHz～500MHz</w:t>
            </w:r>
          </w:p>
        </w:tc>
        <w:tc>
          <w:tcPr>
            <w:tcW w:w="942" w:type="pct"/>
            <w:tcBorders>
              <w:top w:val="single" w:color="auto" w:sz="4" w:space="0"/>
            </w:tcBorders>
            <w:noWrap/>
            <w:vAlign w:val="center"/>
          </w:tcPr>
          <w:p w14:paraId="2AD95164">
            <w:pPr>
              <w:spacing w:line="260" w:lineRule="exact"/>
              <w:jc w:val="left"/>
              <w:rPr>
                <w:rFonts w:cs="宋体" w:asciiTheme="minorEastAsia" w:hAnsiTheme="minorEastAsia"/>
                <w:szCs w:val="21"/>
              </w:rPr>
            </w:pPr>
            <w:r>
              <w:rPr>
                <w:rFonts w:hint="eastAsia" w:cs="宋体" w:asciiTheme="minorEastAsia" w:hAnsiTheme="minorEastAsia"/>
                <w:szCs w:val="21"/>
              </w:rPr>
              <w:t>/</w:t>
            </w:r>
          </w:p>
        </w:tc>
        <w:tc>
          <w:tcPr>
            <w:tcW w:w="580" w:type="pct"/>
            <w:noWrap/>
            <w:vAlign w:val="center"/>
          </w:tcPr>
          <w:p w14:paraId="252A9BAC">
            <w:pPr>
              <w:spacing w:line="260" w:lineRule="exact"/>
              <w:jc w:val="center"/>
              <w:rPr>
                <w:rFonts w:cs="宋体" w:asciiTheme="minorEastAsia" w:hAnsiTheme="minorEastAsia"/>
                <w:szCs w:val="21"/>
              </w:rPr>
            </w:pPr>
            <w:r>
              <w:rPr>
                <w:rFonts w:hint="eastAsia" w:cs="宋体" w:asciiTheme="minorEastAsia" w:hAnsiTheme="minorEastAsia"/>
                <w:szCs w:val="21"/>
              </w:rPr>
              <w:t>1年</w:t>
            </w:r>
          </w:p>
        </w:tc>
      </w:tr>
      <w:tr w14:paraId="7EC29F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28" w:type="pct"/>
            <w:noWrap/>
            <w:vAlign w:val="center"/>
          </w:tcPr>
          <w:p w14:paraId="06EE7A85">
            <w:pPr>
              <w:pStyle w:val="73"/>
              <w:widowControl w:val="0"/>
              <w:numPr>
                <w:ilvl w:val="0"/>
                <w:numId w:val="32"/>
              </w:numPr>
              <w:adjustRightInd w:val="0"/>
              <w:snapToGrid w:val="0"/>
              <w:spacing w:line="260" w:lineRule="exact"/>
              <w:jc w:val="center"/>
              <w:rPr>
                <w:rFonts w:hAnsi="宋体" w:cs="宋体"/>
                <w:szCs w:val="21"/>
              </w:rPr>
            </w:pPr>
          </w:p>
        </w:tc>
        <w:tc>
          <w:tcPr>
            <w:tcW w:w="831" w:type="pct"/>
            <w:tcBorders>
              <w:top w:val="single" w:color="auto" w:sz="4" w:space="0"/>
            </w:tcBorders>
            <w:noWrap/>
            <w:vAlign w:val="center"/>
          </w:tcPr>
          <w:p w14:paraId="312C9EE6">
            <w:pPr>
              <w:spacing w:line="260" w:lineRule="exact"/>
              <w:jc w:val="center"/>
              <w:rPr>
                <w:rFonts w:asciiTheme="minorEastAsia" w:hAnsiTheme="minorEastAsia"/>
                <w:szCs w:val="21"/>
              </w:rPr>
            </w:pPr>
            <w:r>
              <w:rPr>
                <w:rFonts w:hint="eastAsia" w:asciiTheme="minorEastAsia" w:hAnsiTheme="minorEastAsia"/>
                <w:szCs w:val="21"/>
              </w:rPr>
              <w:t>校准夹具</w:t>
            </w:r>
          </w:p>
        </w:tc>
        <w:tc>
          <w:tcPr>
            <w:tcW w:w="943" w:type="pct"/>
            <w:tcBorders>
              <w:top w:val="single" w:color="auto" w:sz="4" w:space="0"/>
              <w:right w:val="single" w:color="auto" w:sz="4" w:space="0"/>
            </w:tcBorders>
            <w:noWrap/>
            <w:vAlign w:val="center"/>
          </w:tcPr>
          <w:p w14:paraId="7DD9E2BC">
            <w:pPr>
              <w:spacing w:line="260" w:lineRule="exact"/>
              <w:jc w:val="center"/>
              <w:rPr>
                <w:rFonts w:asciiTheme="minorEastAsia" w:hAnsiTheme="minorEastAsia"/>
                <w:szCs w:val="21"/>
              </w:rPr>
            </w:pPr>
            <w:r>
              <w:rPr>
                <w:rFonts w:asciiTheme="minorEastAsia" w:hAnsiTheme="minorEastAsia"/>
                <w:szCs w:val="21"/>
              </w:rPr>
              <w:t>9125-1</w:t>
            </w:r>
          </w:p>
        </w:tc>
        <w:tc>
          <w:tcPr>
            <w:tcW w:w="1376" w:type="pct"/>
            <w:tcBorders>
              <w:left w:val="single" w:color="auto" w:sz="4" w:space="0"/>
            </w:tcBorders>
            <w:noWrap/>
            <w:vAlign w:val="center"/>
          </w:tcPr>
          <w:p w14:paraId="2E518143">
            <w:pPr>
              <w:spacing w:line="260" w:lineRule="exact"/>
              <w:jc w:val="left"/>
              <w:rPr>
                <w:rFonts w:asciiTheme="minorEastAsia" w:hAnsiTheme="minorEastAsia"/>
                <w:szCs w:val="21"/>
              </w:rPr>
            </w:pPr>
            <w:r>
              <w:rPr>
                <w:rFonts w:hint="eastAsia" w:asciiTheme="minorEastAsia" w:hAnsiTheme="minorEastAsia"/>
                <w:szCs w:val="21"/>
              </w:rPr>
              <w:t>范围：9kHz～500MHz</w:t>
            </w:r>
          </w:p>
        </w:tc>
        <w:tc>
          <w:tcPr>
            <w:tcW w:w="942" w:type="pct"/>
            <w:tcBorders>
              <w:top w:val="single" w:color="auto" w:sz="4" w:space="0"/>
            </w:tcBorders>
            <w:noWrap/>
            <w:vAlign w:val="center"/>
          </w:tcPr>
          <w:p w14:paraId="61CCE844">
            <w:pPr>
              <w:spacing w:line="260" w:lineRule="exact"/>
              <w:jc w:val="left"/>
              <w:rPr>
                <w:rFonts w:cs="宋体" w:asciiTheme="minorEastAsia" w:hAnsiTheme="minorEastAsia"/>
                <w:szCs w:val="21"/>
              </w:rPr>
            </w:pPr>
            <w:r>
              <w:rPr>
                <w:rFonts w:hint="eastAsia" w:cs="宋体" w:asciiTheme="minorEastAsia" w:hAnsiTheme="minorEastAsia"/>
                <w:szCs w:val="21"/>
              </w:rPr>
              <w:t>/</w:t>
            </w:r>
          </w:p>
        </w:tc>
        <w:tc>
          <w:tcPr>
            <w:tcW w:w="580" w:type="pct"/>
            <w:noWrap/>
            <w:vAlign w:val="center"/>
          </w:tcPr>
          <w:p w14:paraId="56358294">
            <w:pPr>
              <w:spacing w:line="260" w:lineRule="exact"/>
              <w:jc w:val="center"/>
              <w:rPr>
                <w:rFonts w:cs="宋体" w:asciiTheme="minorEastAsia" w:hAnsiTheme="minorEastAsia"/>
                <w:szCs w:val="21"/>
              </w:rPr>
            </w:pPr>
            <w:r>
              <w:rPr>
                <w:rFonts w:hint="eastAsia" w:cs="宋体" w:asciiTheme="minorEastAsia" w:hAnsiTheme="minorEastAsia"/>
                <w:szCs w:val="21"/>
              </w:rPr>
              <w:t>1年</w:t>
            </w:r>
          </w:p>
        </w:tc>
      </w:tr>
      <w:tr w14:paraId="4A4101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28" w:type="pct"/>
            <w:noWrap/>
            <w:vAlign w:val="center"/>
          </w:tcPr>
          <w:p w14:paraId="20C367EC">
            <w:pPr>
              <w:pStyle w:val="73"/>
              <w:widowControl w:val="0"/>
              <w:numPr>
                <w:ilvl w:val="0"/>
                <w:numId w:val="32"/>
              </w:numPr>
              <w:adjustRightInd w:val="0"/>
              <w:snapToGrid w:val="0"/>
              <w:spacing w:line="260" w:lineRule="exact"/>
              <w:jc w:val="center"/>
              <w:rPr>
                <w:rFonts w:hAnsi="宋体" w:cs="宋体"/>
                <w:szCs w:val="21"/>
              </w:rPr>
            </w:pPr>
          </w:p>
        </w:tc>
        <w:tc>
          <w:tcPr>
            <w:tcW w:w="831" w:type="pct"/>
            <w:tcBorders>
              <w:top w:val="single" w:color="auto" w:sz="4" w:space="0"/>
            </w:tcBorders>
            <w:noWrap/>
            <w:vAlign w:val="center"/>
          </w:tcPr>
          <w:p w14:paraId="2C736171">
            <w:pPr>
              <w:spacing w:line="260" w:lineRule="exact"/>
              <w:jc w:val="center"/>
              <w:rPr>
                <w:rFonts w:asciiTheme="minorEastAsia" w:hAnsiTheme="minorEastAsia"/>
                <w:szCs w:val="21"/>
              </w:rPr>
            </w:pPr>
            <w:r>
              <w:rPr>
                <w:rFonts w:asciiTheme="minorEastAsia" w:hAnsiTheme="minorEastAsia"/>
                <w:szCs w:val="21"/>
              </w:rPr>
              <w:t>同轴负载</w:t>
            </w:r>
          </w:p>
        </w:tc>
        <w:tc>
          <w:tcPr>
            <w:tcW w:w="943" w:type="pct"/>
            <w:tcBorders>
              <w:top w:val="single" w:color="auto" w:sz="4" w:space="0"/>
              <w:right w:val="single" w:color="auto" w:sz="4" w:space="0"/>
            </w:tcBorders>
            <w:noWrap/>
            <w:vAlign w:val="center"/>
          </w:tcPr>
          <w:p w14:paraId="45B001D7">
            <w:pPr>
              <w:spacing w:line="260" w:lineRule="exact"/>
              <w:jc w:val="center"/>
              <w:rPr>
                <w:rFonts w:cs="宋体" w:asciiTheme="minorEastAsia" w:hAnsiTheme="minorEastAsia"/>
                <w:szCs w:val="21"/>
              </w:rPr>
            </w:pPr>
            <w:r>
              <w:rPr>
                <w:rFonts w:asciiTheme="minorEastAsia" w:hAnsiTheme="minorEastAsia"/>
                <w:szCs w:val="21"/>
              </w:rPr>
              <w:t>TF100-3</w:t>
            </w:r>
          </w:p>
        </w:tc>
        <w:tc>
          <w:tcPr>
            <w:tcW w:w="1376" w:type="pct"/>
            <w:tcBorders>
              <w:top w:val="single" w:color="auto" w:sz="4" w:space="0"/>
              <w:left w:val="single" w:color="auto" w:sz="4" w:space="0"/>
            </w:tcBorders>
            <w:noWrap/>
            <w:vAlign w:val="center"/>
          </w:tcPr>
          <w:p w14:paraId="11B240CB">
            <w:pPr>
              <w:spacing w:line="260" w:lineRule="exact"/>
              <w:jc w:val="left"/>
              <w:rPr>
                <w:rFonts w:asciiTheme="minorEastAsia" w:hAnsiTheme="minorEastAsia"/>
                <w:szCs w:val="21"/>
              </w:rPr>
            </w:pPr>
            <w:r>
              <w:rPr>
                <w:rFonts w:hint="eastAsia" w:asciiTheme="minorEastAsia" w:hAnsiTheme="minorEastAsia"/>
                <w:szCs w:val="21"/>
              </w:rPr>
              <w:t>平均功率：100W；</w:t>
            </w:r>
          </w:p>
          <w:p w14:paraId="54207653">
            <w:pPr>
              <w:spacing w:line="260" w:lineRule="exact"/>
              <w:jc w:val="left"/>
              <w:rPr>
                <w:rFonts w:asciiTheme="minorEastAsia" w:hAnsiTheme="minorEastAsia"/>
                <w:szCs w:val="21"/>
              </w:rPr>
            </w:pPr>
            <w:r>
              <w:rPr>
                <w:rFonts w:hint="eastAsia" w:asciiTheme="minorEastAsia" w:hAnsiTheme="minorEastAsia"/>
                <w:szCs w:val="21"/>
              </w:rPr>
              <w:t>峰值功率：10KW(5us脉宽，1%负载周期)；</w:t>
            </w:r>
          </w:p>
          <w:p w14:paraId="106B0DAA">
            <w:pPr>
              <w:spacing w:line="260" w:lineRule="exact"/>
              <w:jc w:val="left"/>
              <w:rPr>
                <w:rFonts w:asciiTheme="minorEastAsia" w:hAnsiTheme="minorEastAsia"/>
                <w:szCs w:val="21"/>
              </w:rPr>
            </w:pPr>
            <w:r>
              <w:rPr>
                <w:rFonts w:hint="eastAsia" w:asciiTheme="minorEastAsia" w:hAnsiTheme="minorEastAsia"/>
                <w:szCs w:val="21"/>
              </w:rPr>
              <w:t>频率范围：DC（0）～3GHz</w:t>
            </w:r>
          </w:p>
        </w:tc>
        <w:tc>
          <w:tcPr>
            <w:tcW w:w="942" w:type="pct"/>
            <w:tcBorders>
              <w:top w:val="single" w:color="auto" w:sz="4" w:space="0"/>
            </w:tcBorders>
            <w:noWrap/>
            <w:vAlign w:val="center"/>
          </w:tcPr>
          <w:p w14:paraId="29A54F55">
            <w:pPr>
              <w:spacing w:line="260" w:lineRule="exact"/>
              <w:jc w:val="left"/>
              <w:rPr>
                <w:rFonts w:cs="宋体" w:asciiTheme="minorEastAsia" w:hAnsiTheme="minorEastAsia"/>
                <w:szCs w:val="21"/>
              </w:rPr>
            </w:pPr>
            <w:r>
              <w:rPr>
                <w:rFonts w:hint="eastAsia" w:asciiTheme="minorEastAsia" w:hAnsiTheme="minorEastAsia"/>
                <w:szCs w:val="21"/>
              </w:rPr>
              <w:t>50欧姆±10%</w:t>
            </w:r>
          </w:p>
        </w:tc>
        <w:tc>
          <w:tcPr>
            <w:tcW w:w="580" w:type="pct"/>
            <w:noWrap/>
            <w:vAlign w:val="center"/>
          </w:tcPr>
          <w:p w14:paraId="265F1BEF">
            <w:pPr>
              <w:spacing w:line="260" w:lineRule="exact"/>
              <w:jc w:val="center"/>
              <w:rPr>
                <w:rFonts w:cs="宋体" w:asciiTheme="minorEastAsia" w:hAnsiTheme="minorEastAsia"/>
                <w:szCs w:val="21"/>
              </w:rPr>
            </w:pPr>
            <w:r>
              <w:rPr>
                <w:rFonts w:hint="eastAsia" w:cs="宋体" w:asciiTheme="minorEastAsia" w:hAnsiTheme="minorEastAsia"/>
                <w:szCs w:val="21"/>
              </w:rPr>
              <w:t>1年</w:t>
            </w:r>
          </w:p>
        </w:tc>
      </w:tr>
      <w:tr w14:paraId="555905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0" w:hRule="atLeast"/>
          <w:jc w:val="center"/>
        </w:trPr>
        <w:tc>
          <w:tcPr>
            <w:tcW w:w="328" w:type="pct"/>
            <w:noWrap/>
            <w:vAlign w:val="center"/>
          </w:tcPr>
          <w:p w14:paraId="03A03070">
            <w:pPr>
              <w:pStyle w:val="73"/>
              <w:widowControl w:val="0"/>
              <w:numPr>
                <w:ilvl w:val="0"/>
                <w:numId w:val="32"/>
              </w:numPr>
              <w:adjustRightInd w:val="0"/>
              <w:snapToGrid w:val="0"/>
              <w:spacing w:line="260" w:lineRule="exact"/>
              <w:jc w:val="center"/>
              <w:rPr>
                <w:rFonts w:hAnsi="宋体" w:cs="宋体"/>
                <w:szCs w:val="21"/>
              </w:rPr>
            </w:pPr>
          </w:p>
        </w:tc>
        <w:tc>
          <w:tcPr>
            <w:tcW w:w="831" w:type="pct"/>
            <w:tcBorders>
              <w:top w:val="single" w:color="auto" w:sz="4" w:space="0"/>
            </w:tcBorders>
            <w:noWrap/>
            <w:vAlign w:val="center"/>
          </w:tcPr>
          <w:p w14:paraId="4C448393">
            <w:pPr>
              <w:spacing w:line="260" w:lineRule="exact"/>
              <w:jc w:val="center"/>
              <w:rPr>
                <w:rFonts w:asciiTheme="minorEastAsia" w:hAnsiTheme="minorEastAsia"/>
                <w:szCs w:val="21"/>
              </w:rPr>
            </w:pPr>
            <w:r>
              <w:rPr>
                <w:rFonts w:hint="eastAsia" w:asciiTheme="minorEastAsia" w:hAnsiTheme="minorEastAsia"/>
                <w:szCs w:val="21"/>
              </w:rPr>
              <w:t>线路阻抗稳定网络</w:t>
            </w:r>
            <w:r>
              <w:rPr>
                <w:rFonts w:hint="eastAsia" w:asciiTheme="minorEastAsia" w:hAnsiTheme="minorEastAsia"/>
                <w:color w:val="000000" w:themeColor="text1"/>
                <w:szCs w:val="21"/>
                <w14:textFill>
                  <w14:solidFill>
                    <w14:schemeClr w14:val="tx1"/>
                  </w14:solidFill>
                </w14:textFill>
              </w:rPr>
              <w:t>（</w:t>
            </w:r>
            <w:r>
              <w:rPr>
                <w:rFonts w:asciiTheme="minorEastAsia" w:hAnsiTheme="minorEastAsia"/>
                <w:color w:val="000000" w:themeColor="text1"/>
                <w:szCs w:val="21"/>
                <w14:textFill>
                  <w14:solidFill>
                    <w14:schemeClr w14:val="tx1"/>
                  </w14:solidFill>
                </w14:textFill>
              </w:rPr>
              <w:t>LISN）</w:t>
            </w:r>
          </w:p>
        </w:tc>
        <w:tc>
          <w:tcPr>
            <w:tcW w:w="943" w:type="pct"/>
            <w:tcBorders>
              <w:top w:val="single" w:color="auto" w:sz="4" w:space="0"/>
              <w:right w:val="single" w:color="auto" w:sz="4" w:space="0"/>
            </w:tcBorders>
            <w:noWrap/>
            <w:vAlign w:val="center"/>
          </w:tcPr>
          <w:p w14:paraId="050AFF1E">
            <w:pPr>
              <w:spacing w:line="260" w:lineRule="exact"/>
              <w:jc w:val="center"/>
              <w:rPr>
                <w:rFonts w:cs="宋体" w:asciiTheme="minorEastAsia" w:hAnsiTheme="minorEastAsia"/>
                <w:szCs w:val="21"/>
              </w:rPr>
            </w:pPr>
            <w:r>
              <w:rPr>
                <w:rFonts w:asciiTheme="minorEastAsia" w:hAnsiTheme="minorEastAsia"/>
                <w:szCs w:val="21"/>
              </w:rPr>
              <w:t>NNBM 8126 A 890</w:t>
            </w:r>
          </w:p>
        </w:tc>
        <w:tc>
          <w:tcPr>
            <w:tcW w:w="1376" w:type="pct"/>
            <w:tcBorders>
              <w:top w:val="single" w:color="auto" w:sz="4" w:space="0"/>
              <w:left w:val="single" w:color="auto" w:sz="4" w:space="0"/>
            </w:tcBorders>
            <w:noWrap/>
            <w:vAlign w:val="center"/>
          </w:tcPr>
          <w:p w14:paraId="4D1D62A6">
            <w:pPr>
              <w:spacing w:line="260" w:lineRule="exact"/>
              <w:jc w:val="left"/>
              <w:rPr>
                <w:rFonts w:asciiTheme="minorEastAsia" w:hAnsiTheme="minorEastAsia"/>
                <w:szCs w:val="21"/>
              </w:rPr>
            </w:pPr>
            <w:r>
              <w:rPr>
                <w:rFonts w:hint="eastAsia" w:asciiTheme="minorEastAsia" w:hAnsiTheme="minorEastAsia"/>
                <w:szCs w:val="21"/>
              </w:rPr>
              <w:t>范围：（</w:t>
            </w:r>
            <w:r>
              <w:rPr>
                <w:rFonts w:asciiTheme="minorEastAsia" w:hAnsiTheme="minorEastAsia"/>
                <w:szCs w:val="21"/>
              </w:rPr>
              <w:t>0.1</w:t>
            </w:r>
            <w:r>
              <w:rPr>
                <w:rFonts w:hint="eastAsia" w:asciiTheme="minorEastAsia" w:hAnsiTheme="minorEastAsia"/>
                <w:szCs w:val="21"/>
              </w:rPr>
              <w:t>～400）</w:t>
            </w:r>
            <w:r>
              <w:rPr>
                <w:rFonts w:asciiTheme="minorEastAsia" w:hAnsiTheme="minorEastAsia"/>
                <w:szCs w:val="21"/>
              </w:rPr>
              <w:t>MHz；</w:t>
            </w:r>
          </w:p>
          <w:p w14:paraId="568B111C">
            <w:pPr>
              <w:spacing w:line="260" w:lineRule="exact"/>
              <w:jc w:val="left"/>
              <w:rPr>
                <w:rFonts w:asciiTheme="minorEastAsia" w:hAnsiTheme="minorEastAsia"/>
                <w:szCs w:val="21"/>
              </w:rPr>
            </w:pPr>
            <w:r>
              <w:rPr>
                <w:rFonts w:hint="eastAsia" w:asciiTheme="minorEastAsia" w:hAnsiTheme="minorEastAsia"/>
                <w:szCs w:val="21"/>
              </w:rPr>
              <w:t>电流：（0</w:t>
            </w:r>
            <w:r>
              <w:rPr>
                <w:rFonts w:asciiTheme="minorEastAsia" w:hAnsiTheme="minorEastAsia"/>
                <w:szCs w:val="21"/>
              </w:rPr>
              <w:t xml:space="preserve"> </w:t>
            </w:r>
            <w:r>
              <w:rPr>
                <w:rFonts w:hint="eastAsia" w:asciiTheme="minorEastAsia" w:hAnsiTheme="minorEastAsia"/>
                <w:szCs w:val="21"/>
              </w:rPr>
              <w:t>～</w:t>
            </w:r>
            <w:r>
              <w:rPr>
                <w:rFonts w:asciiTheme="minorEastAsia" w:hAnsiTheme="minorEastAsia"/>
                <w:szCs w:val="21"/>
              </w:rPr>
              <w:t>100</w:t>
            </w:r>
            <w:r>
              <w:rPr>
                <w:rFonts w:hint="eastAsia" w:asciiTheme="minorEastAsia" w:hAnsiTheme="minorEastAsia"/>
                <w:szCs w:val="21"/>
              </w:rPr>
              <w:t>）</w:t>
            </w:r>
            <w:r>
              <w:rPr>
                <w:rFonts w:asciiTheme="minorEastAsia" w:hAnsiTheme="minorEastAsia"/>
                <w:szCs w:val="21"/>
              </w:rPr>
              <w:t>A</w:t>
            </w:r>
          </w:p>
        </w:tc>
        <w:tc>
          <w:tcPr>
            <w:tcW w:w="942" w:type="pct"/>
            <w:tcBorders>
              <w:top w:val="single" w:color="auto" w:sz="4" w:space="0"/>
            </w:tcBorders>
            <w:noWrap/>
            <w:vAlign w:val="center"/>
          </w:tcPr>
          <w:p w14:paraId="1889F111">
            <w:pPr>
              <w:spacing w:line="260" w:lineRule="exact"/>
              <w:jc w:val="left"/>
              <w:rPr>
                <w:rFonts w:asciiTheme="minorEastAsia" w:hAnsiTheme="minorEastAsia"/>
                <w:szCs w:val="21"/>
              </w:rPr>
            </w:pPr>
            <w:r>
              <w:rPr>
                <w:rFonts w:asciiTheme="minorEastAsia" w:hAnsiTheme="minorEastAsia"/>
                <w:szCs w:val="21"/>
              </w:rPr>
              <w:t>阻抗：(5μH+5Ω)||50Ω(±10%)</w:t>
            </w:r>
          </w:p>
        </w:tc>
        <w:tc>
          <w:tcPr>
            <w:tcW w:w="580" w:type="pct"/>
            <w:noWrap/>
            <w:vAlign w:val="center"/>
          </w:tcPr>
          <w:p w14:paraId="79B0A3EE">
            <w:pPr>
              <w:spacing w:line="260" w:lineRule="exact"/>
              <w:jc w:val="center"/>
              <w:rPr>
                <w:rFonts w:asciiTheme="minorEastAsia" w:hAnsiTheme="minorEastAsia"/>
                <w:szCs w:val="21"/>
              </w:rPr>
            </w:pPr>
            <w:r>
              <w:rPr>
                <w:rFonts w:hint="eastAsia" w:asciiTheme="minorEastAsia" w:hAnsiTheme="minorEastAsia"/>
                <w:szCs w:val="21"/>
              </w:rPr>
              <w:t>1年</w:t>
            </w:r>
          </w:p>
        </w:tc>
      </w:tr>
      <w:tr w14:paraId="513F5C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28" w:type="pct"/>
            <w:noWrap/>
            <w:vAlign w:val="center"/>
          </w:tcPr>
          <w:p w14:paraId="05A4EACA">
            <w:pPr>
              <w:pStyle w:val="73"/>
              <w:widowControl w:val="0"/>
              <w:numPr>
                <w:ilvl w:val="0"/>
                <w:numId w:val="32"/>
              </w:numPr>
              <w:adjustRightInd w:val="0"/>
              <w:snapToGrid w:val="0"/>
              <w:spacing w:line="260" w:lineRule="exact"/>
              <w:jc w:val="center"/>
              <w:rPr>
                <w:rFonts w:hAnsi="宋体" w:cs="宋体"/>
                <w:szCs w:val="21"/>
              </w:rPr>
            </w:pPr>
          </w:p>
        </w:tc>
        <w:tc>
          <w:tcPr>
            <w:tcW w:w="831" w:type="pct"/>
            <w:tcBorders>
              <w:top w:val="single" w:color="auto" w:sz="4" w:space="0"/>
            </w:tcBorders>
            <w:noWrap/>
            <w:vAlign w:val="center"/>
          </w:tcPr>
          <w:p w14:paraId="455126D9">
            <w:pPr>
              <w:spacing w:line="260" w:lineRule="exact"/>
              <w:jc w:val="center"/>
              <w:rPr>
                <w:rFonts w:asciiTheme="minorEastAsia" w:hAnsiTheme="minorEastAsia"/>
                <w:szCs w:val="21"/>
              </w:rPr>
            </w:pPr>
            <w:r>
              <w:rPr>
                <w:rFonts w:hint="eastAsia" w:asciiTheme="minorEastAsia" w:hAnsiTheme="minorEastAsia"/>
                <w:szCs w:val="21"/>
              </w:rPr>
              <w:t>衰减器</w:t>
            </w:r>
          </w:p>
        </w:tc>
        <w:tc>
          <w:tcPr>
            <w:tcW w:w="943" w:type="pct"/>
            <w:tcBorders>
              <w:top w:val="single" w:color="auto" w:sz="4" w:space="0"/>
              <w:right w:val="single" w:color="auto" w:sz="4" w:space="0"/>
            </w:tcBorders>
            <w:noWrap/>
            <w:vAlign w:val="center"/>
          </w:tcPr>
          <w:p w14:paraId="274A5324">
            <w:pPr>
              <w:spacing w:line="260" w:lineRule="exact"/>
              <w:jc w:val="center"/>
              <w:rPr>
                <w:rFonts w:cs="宋体" w:asciiTheme="minorEastAsia" w:hAnsiTheme="minorEastAsia"/>
                <w:szCs w:val="21"/>
              </w:rPr>
            </w:pPr>
            <w:r>
              <w:rPr>
                <w:rFonts w:asciiTheme="minorEastAsia" w:hAnsiTheme="minorEastAsia"/>
                <w:szCs w:val="21"/>
              </w:rPr>
              <w:t>DTS50-20dB-3G-A</w:t>
            </w:r>
          </w:p>
        </w:tc>
        <w:tc>
          <w:tcPr>
            <w:tcW w:w="1376" w:type="pct"/>
            <w:tcBorders>
              <w:top w:val="single" w:color="auto" w:sz="4" w:space="0"/>
              <w:left w:val="single" w:color="auto" w:sz="4" w:space="0"/>
            </w:tcBorders>
            <w:noWrap/>
            <w:vAlign w:val="center"/>
          </w:tcPr>
          <w:p w14:paraId="348EA439">
            <w:pPr>
              <w:spacing w:line="260" w:lineRule="exact"/>
              <w:jc w:val="left"/>
              <w:rPr>
                <w:rFonts w:asciiTheme="minorEastAsia" w:hAnsiTheme="minorEastAsia"/>
                <w:szCs w:val="21"/>
              </w:rPr>
            </w:pPr>
            <w:r>
              <w:rPr>
                <w:rFonts w:hint="eastAsia" w:asciiTheme="minorEastAsia" w:hAnsiTheme="minorEastAsia"/>
                <w:szCs w:val="21"/>
              </w:rPr>
              <w:t>驻波比：＜1.2:1</w:t>
            </w:r>
          </w:p>
        </w:tc>
        <w:tc>
          <w:tcPr>
            <w:tcW w:w="942" w:type="pct"/>
            <w:tcBorders>
              <w:top w:val="single" w:color="auto" w:sz="4" w:space="0"/>
            </w:tcBorders>
            <w:noWrap/>
            <w:vAlign w:val="center"/>
          </w:tcPr>
          <w:p w14:paraId="2716A202">
            <w:pPr>
              <w:spacing w:line="260" w:lineRule="exact"/>
              <w:jc w:val="left"/>
              <w:rPr>
                <w:rFonts w:cs="宋体" w:asciiTheme="minorEastAsia" w:hAnsiTheme="minorEastAsia"/>
                <w:szCs w:val="21"/>
              </w:rPr>
            </w:pPr>
            <w:r>
              <w:rPr>
                <w:rFonts w:hint="eastAsia" w:cs="宋体" w:asciiTheme="minorEastAsia" w:hAnsiTheme="minorEastAsia"/>
                <w:szCs w:val="21"/>
              </w:rPr>
              <w:t>/</w:t>
            </w:r>
          </w:p>
        </w:tc>
        <w:tc>
          <w:tcPr>
            <w:tcW w:w="580" w:type="pct"/>
            <w:noWrap/>
            <w:vAlign w:val="center"/>
          </w:tcPr>
          <w:p w14:paraId="22A205BA">
            <w:pPr>
              <w:spacing w:line="260" w:lineRule="exact"/>
              <w:jc w:val="center"/>
              <w:rPr>
                <w:rFonts w:cs="宋体" w:asciiTheme="minorEastAsia" w:hAnsiTheme="minorEastAsia"/>
                <w:szCs w:val="21"/>
              </w:rPr>
            </w:pPr>
            <w:r>
              <w:rPr>
                <w:rFonts w:hint="eastAsia" w:cs="宋体" w:asciiTheme="minorEastAsia" w:hAnsiTheme="minorEastAsia"/>
                <w:szCs w:val="21"/>
              </w:rPr>
              <w:t>1年</w:t>
            </w:r>
          </w:p>
        </w:tc>
      </w:tr>
      <w:tr w14:paraId="1C6DA7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28" w:type="pct"/>
            <w:noWrap/>
            <w:vAlign w:val="center"/>
          </w:tcPr>
          <w:p w14:paraId="06DE075E">
            <w:pPr>
              <w:pStyle w:val="73"/>
              <w:widowControl w:val="0"/>
              <w:numPr>
                <w:ilvl w:val="0"/>
                <w:numId w:val="32"/>
              </w:numPr>
              <w:adjustRightInd w:val="0"/>
              <w:snapToGrid w:val="0"/>
              <w:spacing w:line="280" w:lineRule="exact"/>
              <w:jc w:val="center"/>
              <w:rPr>
                <w:rFonts w:hAnsi="宋体" w:cs="宋体"/>
                <w:szCs w:val="21"/>
              </w:rPr>
            </w:pPr>
          </w:p>
        </w:tc>
        <w:tc>
          <w:tcPr>
            <w:tcW w:w="831" w:type="pct"/>
            <w:tcBorders>
              <w:top w:val="single" w:color="auto" w:sz="4" w:space="0"/>
            </w:tcBorders>
            <w:noWrap/>
            <w:vAlign w:val="center"/>
          </w:tcPr>
          <w:p w14:paraId="25607524">
            <w:pPr>
              <w:spacing w:line="280" w:lineRule="exact"/>
              <w:jc w:val="center"/>
              <w:rPr>
                <w:rFonts w:asciiTheme="minorEastAsia" w:hAnsiTheme="minorEastAsia"/>
                <w:szCs w:val="21"/>
              </w:rPr>
            </w:pPr>
            <w:r>
              <w:rPr>
                <w:rFonts w:hint="eastAsia" w:asciiTheme="minorEastAsia" w:hAnsiTheme="minorEastAsia"/>
                <w:szCs w:val="21"/>
              </w:rPr>
              <w:t>衰减器</w:t>
            </w:r>
          </w:p>
        </w:tc>
        <w:tc>
          <w:tcPr>
            <w:tcW w:w="943" w:type="pct"/>
            <w:tcBorders>
              <w:top w:val="single" w:color="auto" w:sz="4" w:space="0"/>
              <w:right w:val="single" w:color="auto" w:sz="4" w:space="0"/>
            </w:tcBorders>
            <w:noWrap/>
            <w:vAlign w:val="center"/>
          </w:tcPr>
          <w:p w14:paraId="12FCEED2">
            <w:pPr>
              <w:spacing w:line="280" w:lineRule="exact"/>
              <w:jc w:val="center"/>
              <w:rPr>
                <w:rFonts w:cs="宋体" w:asciiTheme="minorEastAsia" w:hAnsiTheme="minorEastAsia"/>
                <w:szCs w:val="21"/>
              </w:rPr>
            </w:pPr>
            <w:r>
              <w:rPr>
                <w:rFonts w:hint="eastAsia" w:asciiTheme="minorEastAsia" w:hAnsiTheme="minorEastAsia"/>
                <w:szCs w:val="21"/>
              </w:rPr>
              <w:t>DTS300-10-3-A</w:t>
            </w:r>
          </w:p>
        </w:tc>
        <w:tc>
          <w:tcPr>
            <w:tcW w:w="1376" w:type="pct"/>
            <w:tcBorders>
              <w:top w:val="single" w:color="auto" w:sz="4" w:space="0"/>
              <w:left w:val="single" w:color="auto" w:sz="4" w:space="0"/>
            </w:tcBorders>
            <w:noWrap/>
            <w:vAlign w:val="center"/>
          </w:tcPr>
          <w:p w14:paraId="2031494E">
            <w:pPr>
              <w:jc w:val="left"/>
              <w:rPr>
                <w:rFonts w:asciiTheme="minorEastAsia" w:hAnsiTheme="minorEastAsia"/>
                <w:szCs w:val="21"/>
              </w:rPr>
            </w:pPr>
            <w:r>
              <w:rPr>
                <w:rFonts w:hint="eastAsia" w:asciiTheme="minorEastAsia" w:hAnsiTheme="minorEastAsia"/>
                <w:szCs w:val="21"/>
              </w:rPr>
              <w:t>平均功率：300W；衰减量：10dB；</w:t>
            </w:r>
          </w:p>
          <w:p w14:paraId="61765C2F">
            <w:pPr>
              <w:jc w:val="left"/>
              <w:rPr>
                <w:rFonts w:asciiTheme="minorEastAsia" w:hAnsiTheme="minorEastAsia"/>
                <w:szCs w:val="21"/>
              </w:rPr>
            </w:pPr>
            <w:r>
              <w:rPr>
                <w:rFonts w:hint="eastAsia" w:asciiTheme="minorEastAsia" w:hAnsiTheme="minorEastAsia"/>
                <w:szCs w:val="21"/>
              </w:rPr>
              <w:t>频率范围：DC（0）～3GHz</w:t>
            </w:r>
          </w:p>
        </w:tc>
        <w:tc>
          <w:tcPr>
            <w:tcW w:w="942" w:type="pct"/>
            <w:tcBorders>
              <w:top w:val="single" w:color="auto" w:sz="4" w:space="0"/>
            </w:tcBorders>
            <w:noWrap/>
            <w:vAlign w:val="center"/>
          </w:tcPr>
          <w:p w14:paraId="5EF8F5EB">
            <w:pPr>
              <w:spacing w:line="280" w:lineRule="exact"/>
              <w:jc w:val="left"/>
              <w:rPr>
                <w:rFonts w:cs="宋体" w:asciiTheme="minorEastAsia" w:hAnsiTheme="minorEastAsia"/>
                <w:szCs w:val="21"/>
              </w:rPr>
            </w:pPr>
            <w:r>
              <w:rPr>
                <w:rFonts w:hint="eastAsia" w:asciiTheme="minorEastAsia" w:hAnsiTheme="minorEastAsia"/>
                <w:szCs w:val="21"/>
              </w:rPr>
              <w:t>衰减精度：±1</w:t>
            </w:r>
            <w:r>
              <w:rPr>
                <w:rFonts w:asciiTheme="minorEastAsia" w:hAnsiTheme="minorEastAsia"/>
                <w:szCs w:val="21"/>
              </w:rPr>
              <w:t>.</w:t>
            </w:r>
            <w:r>
              <w:rPr>
                <w:rFonts w:hint="eastAsia" w:asciiTheme="minorEastAsia" w:hAnsiTheme="minorEastAsia"/>
                <w:szCs w:val="21"/>
              </w:rPr>
              <w:t>7</w:t>
            </w:r>
            <w:r>
              <w:rPr>
                <w:rFonts w:asciiTheme="minorEastAsia" w:hAnsiTheme="minorEastAsia"/>
                <w:szCs w:val="21"/>
              </w:rPr>
              <w:t>5</w:t>
            </w:r>
            <w:r>
              <w:rPr>
                <w:rFonts w:hint="eastAsia" w:asciiTheme="minorEastAsia" w:hAnsiTheme="minorEastAsia"/>
                <w:szCs w:val="21"/>
              </w:rPr>
              <w:t>dB</w:t>
            </w:r>
          </w:p>
        </w:tc>
        <w:tc>
          <w:tcPr>
            <w:tcW w:w="580" w:type="pct"/>
            <w:noWrap/>
            <w:vAlign w:val="center"/>
          </w:tcPr>
          <w:p w14:paraId="6EAA2B01">
            <w:pPr>
              <w:spacing w:line="280" w:lineRule="exact"/>
              <w:jc w:val="center"/>
              <w:rPr>
                <w:rFonts w:cs="宋体" w:asciiTheme="minorEastAsia" w:hAnsiTheme="minorEastAsia"/>
                <w:szCs w:val="21"/>
              </w:rPr>
            </w:pPr>
            <w:r>
              <w:rPr>
                <w:rFonts w:hint="eastAsia" w:cs="宋体" w:asciiTheme="minorEastAsia" w:hAnsiTheme="minorEastAsia"/>
                <w:szCs w:val="21"/>
              </w:rPr>
              <w:t>1年</w:t>
            </w:r>
          </w:p>
        </w:tc>
      </w:tr>
      <w:tr w14:paraId="4CEA91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28" w:type="pct"/>
            <w:noWrap/>
            <w:vAlign w:val="center"/>
          </w:tcPr>
          <w:p w14:paraId="68DCA395">
            <w:pPr>
              <w:pStyle w:val="73"/>
              <w:widowControl w:val="0"/>
              <w:numPr>
                <w:ilvl w:val="0"/>
                <w:numId w:val="32"/>
              </w:numPr>
              <w:adjustRightInd w:val="0"/>
              <w:snapToGrid w:val="0"/>
              <w:spacing w:line="280" w:lineRule="exact"/>
              <w:jc w:val="center"/>
              <w:rPr>
                <w:rFonts w:hAnsi="宋体" w:cs="宋体"/>
                <w:szCs w:val="21"/>
              </w:rPr>
            </w:pPr>
          </w:p>
        </w:tc>
        <w:tc>
          <w:tcPr>
            <w:tcW w:w="831" w:type="pct"/>
            <w:tcBorders>
              <w:top w:val="single" w:color="auto" w:sz="4" w:space="0"/>
            </w:tcBorders>
            <w:noWrap/>
            <w:vAlign w:val="center"/>
          </w:tcPr>
          <w:p w14:paraId="04997672">
            <w:pPr>
              <w:spacing w:line="280" w:lineRule="exact"/>
              <w:jc w:val="center"/>
              <w:rPr>
                <w:rFonts w:asciiTheme="minorEastAsia" w:hAnsiTheme="minorEastAsia"/>
                <w:bCs/>
                <w:szCs w:val="21"/>
              </w:rPr>
            </w:pPr>
            <w:r>
              <w:rPr>
                <w:rFonts w:hint="eastAsia" w:asciiTheme="minorEastAsia" w:hAnsiTheme="minorEastAsia"/>
                <w:bCs/>
                <w:szCs w:val="21"/>
              </w:rPr>
              <w:t>万用表</w:t>
            </w:r>
          </w:p>
        </w:tc>
        <w:tc>
          <w:tcPr>
            <w:tcW w:w="943" w:type="pct"/>
            <w:tcBorders>
              <w:top w:val="single" w:color="auto" w:sz="4" w:space="0"/>
              <w:right w:val="single" w:color="auto" w:sz="4" w:space="0"/>
            </w:tcBorders>
            <w:noWrap/>
            <w:vAlign w:val="center"/>
          </w:tcPr>
          <w:p w14:paraId="7F8BB17A">
            <w:pPr>
              <w:spacing w:line="280" w:lineRule="exact"/>
              <w:jc w:val="center"/>
              <w:rPr>
                <w:rFonts w:cs="宋体" w:asciiTheme="minorEastAsia" w:hAnsiTheme="minorEastAsia"/>
                <w:szCs w:val="21"/>
              </w:rPr>
            </w:pPr>
            <w:r>
              <w:rPr>
                <w:rFonts w:asciiTheme="minorEastAsia" w:hAnsiTheme="minorEastAsia"/>
                <w:bCs/>
                <w:szCs w:val="21"/>
              </w:rPr>
              <w:t>15B+</w:t>
            </w:r>
          </w:p>
        </w:tc>
        <w:tc>
          <w:tcPr>
            <w:tcW w:w="1376" w:type="pct"/>
            <w:tcBorders>
              <w:top w:val="single" w:color="auto" w:sz="4" w:space="0"/>
              <w:left w:val="single" w:color="auto" w:sz="4" w:space="0"/>
            </w:tcBorders>
            <w:noWrap/>
            <w:vAlign w:val="center"/>
          </w:tcPr>
          <w:p w14:paraId="0F17C115">
            <w:pPr>
              <w:jc w:val="left"/>
              <w:rPr>
                <w:rFonts w:asciiTheme="minorEastAsia" w:hAnsiTheme="minorEastAsia"/>
                <w:szCs w:val="21"/>
              </w:rPr>
            </w:pPr>
            <w:r>
              <w:rPr>
                <w:rFonts w:hint="eastAsia" w:asciiTheme="minorEastAsia" w:hAnsiTheme="minorEastAsia"/>
                <w:szCs w:val="21"/>
              </w:rPr>
              <w:t>电压范围：</w:t>
            </w:r>
            <w:r>
              <w:rPr>
                <w:rFonts w:asciiTheme="minorEastAsia" w:hAnsiTheme="minorEastAsia"/>
                <w:szCs w:val="21"/>
              </w:rPr>
              <w:t>0.001V</w:t>
            </w:r>
            <w:r>
              <w:rPr>
                <w:rFonts w:hint="eastAsia" w:asciiTheme="minorEastAsia" w:hAnsiTheme="minorEastAsia"/>
                <w:szCs w:val="21"/>
              </w:rPr>
              <w:t>~</w:t>
            </w:r>
            <w:r>
              <w:rPr>
                <w:rFonts w:asciiTheme="minorEastAsia" w:hAnsiTheme="minorEastAsia"/>
                <w:szCs w:val="21"/>
              </w:rPr>
              <w:t>1000V</w:t>
            </w:r>
            <w:r>
              <w:rPr>
                <w:rFonts w:hint="eastAsia" w:asciiTheme="minorEastAsia" w:hAnsiTheme="minorEastAsia"/>
                <w:szCs w:val="21"/>
              </w:rPr>
              <w:t>；</w:t>
            </w:r>
          </w:p>
          <w:p w14:paraId="361AAE70">
            <w:pPr>
              <w:jc w:val="left"/>
              <w:rPr>
                <w:rFonts w:asciiTheme="minorEastAsia" w:hAnsiTheme="minorEastAsia"/>
                <w:szCs w:val="21"/>
              </w:rPr>
            </w:pPr>
            <w:r>
              <w:rPr>
                <w:rFonts w:hint="eastAsia" w:asciiTheme="minorEastAsia" w:hAnsiTheme="minorEastAsia"/>
                <w:szCs w:val="21"/>
              </w:rPr>
              <w:t>电阻范围：</w:t>
            </w:r>
            <w:r>
              <w:rPr>
                <w:rFonts w:asciiTheme="minorEastAsia" w:hAnsiTheme="minorEastAsia"/>
                <w:szCs w:val="21"/>
              </w:rPr>
              <w:t>0.1Ω</w:t>
            </w:r>
            <w:r>
              <w:rPr>
                <w:rFonts w:hint="eastAsia" w:asciiTheme="minorEastAsia" w:hAnsiTheme="minorEastAsia"/>
                <w:szCs w:val="21"/>
              </w:rPr>
              <w:t>~</w:t>
            </w:r>
            <w:r>
              <w:rPr>
                <w:rFonts w:asciiTheme="minorEastAsia" w:hAnsiTheme="minorEastAsia"/>
                <w:szCs w:val="21"/>
              </w:rPr>
              <w:t>40MΩ</w:t>
            </w:r>
            <w:r>
              <w:rPr>
                <w:rFonts w:hint="eastAsia" w:asciiTheme="minorEastAsia" w:hAnsiTheme="minorEastAsia"/>
                <w:szCs w:val="21"/>
              </w:rPr>
              <w:t>；</w:t>
            </w:r>
          </w:p>
          <w:p w14:paraId="2895D581">
            <w:pPr>
              <w:spacing w:line="280" w:lineRule="exact"/>
              <w:jc w:val="left"/>
              <w:rPr>
                <w:rFonts w:asciiTheme="minorEastAsia" w:hAnsiTheme="minorEastAsia"/>
                <w:bCs/>
                <w:szCs w:val="21"/>
              </w:rPr>
            </w:pPr>
            <w:r>
              <w:rPr>
                <w:rFonts w:hint="eastAsia" w:asciiTheme="minorEastAsia" w:hAnsiTheme="minorEastAsia"/>
                <w:szCs w:val="21"/>
              </w:rPr>
              <w:t>电流范围：</w:t>
            </w:r>
            <w:r>
              <w:rPr>
                <w:rFonts w:asciiTheme="minorEastAsia" w:hAnsiTheme="minorEastAsia"/>
                <w:szCs w:val="21"/>
              </w:rPr>
              <w:t>0.1μA</w:t>
            </w:r>
            <w:r>
              <w:rPr>
                <w:rFonts w:hint="eastAsia" w:asciiTheme="minorEastAsia" w:hAnsiTheme="minorEastAsia"/>
                <w:szCs w:val="21"/>
              </w:rPr>
              <w:t>~10A</w:t>
            </w:r>
          </w:p>
        </w:tc>
        <w:tc>
          <w:tcPr>
            <w:tcW w:w="942" w:type="pct"/>
            <w:tcBorders>
              <w:top w:val="single" w:color="auto" w:sz="4" w:space="0"/>
            </w:tcBorders>
            <w:noWrap/>
            <w:vAlign w:val="center"/>
          </w:tcPr>
          <w:p w14:paraId="46944D8F">
            <w:pPr>
              <w:spacing w:line="280" w:lineRule="exact"/>
              <w:jc w:val="left"/>
              <w:rPr>
                <w:rFonts w:cs="宋体" w:asciiTheme="minorEastAsia" w:hAnsiTheme="minorEastAsia"/>
                <w:szCs w:val="21"/>
              </w:rPr>
            </w:pPr>
            <w:r>
              <w:rPr>
                <w:rFonts w:hint="eastAsia" w:asciiTheme="minorEastAsia" w:hAnsiTheme="minorEastAsia"/>
                <w:bCs/>
                <w:szCs w:val="21"/>
              </w:rPr>
              <w:t>精度：0.01V</w:t>
            </w:r>
          </w:p>
        </w:tc>
        <w:tc>
          <w:tcPr>
            <w:tcW w:w="580" w:type="pct"/>
            <w:noWrap/>
            <w:vAlign w:val="center"/>
          </w:tcPr>
          <w:p w14:paraId="60A7E848">
            <w:pPr>
              <w:spacing w:line="280" w:lineRule="exact"/>
              <w:jc w:val="center"/>
              <w:rPr>
                <w:rFonts w:cs="宋体" w:asciiTheme="minorEastAsia" w:hAnsiTheme="minorEastAsia"/>
                <w:szCs w:val="21"/>
              </w:rPr>
            </w:pPr>
            <w:r>
              <w:rPr>
                <w:rFonts w:hint="eastAsia" w:cs="宋体" w:asciiTheme="minorEastAsia" w:hAnsiTheme="minorEastAsia"/>
                <w:szCs w:val="21"/>
              </w:rPr>
              <w:t>1年</w:t>
            </w:r>
          </w:p>
        </w:tc>
      </w:tr>
      <w:tr w14:paraId="56A3FF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28" w:type="pct"/>
            <w:noWrap/>
            <w:vAlign w:val="center"/>
          </w:tcPr>
          <w:p w14:paraId="3CFF8AFC">
            <w:pPr>
              <w:pStyle w:val="73"/>
              <w:widowControl w:val="0"/>
              <w:numPr>
                <w:ilvl w:val="0"/>
                <w:numId w:val="32"/>
              </w:numPr>
              <w:adjustRightInd w:val="0"/>
              <w:snapToGrid w:val="0"/>
              <w:spacing w:line="280" w:lineRule="exact"/>
              <w:jc w:val="center"/>
              <w:rPr>
                <w:rFonts w:hAnsi="宋体" w:cs="宋体"/>
                <w:szCs w:val="21"/>
              </w:rPr>
            </w:pPr>
          </w:p>
        </w:tc>
        <w:tc>
          <w:tcPr>
            <w:tcW w:w="831" w:type="pct"/>
            <w:tcBorders>
              <w:top w:val="single" w:color="auto" w:sz="4" w:space="0"/>
            </w:tcBorders>
            <w:noWrap/>
            <w:vAlign w:val="center"/>
          </w:tcPr>
          <w:p w14:paraId="5D97B245">
            <w:pPr>
              <w:spacing w:line="280" w:lineRule="exact"/>
              <w:jc w:val="center"/>
              <w:rPr>
                <w:rFonts w:asciiTheme="minorEastAsia" w:hAnsiTheme="minorEastAsia"/>
                <w:szCs w:val="21"/>
              </w:rPr>
            </w:pPr>
            <w:r>
              <w:rPr>
                <w:rFonts w:hint="eastAsia" w:asciiTheme="minorEastAsia" w:hAnsiTheme="minorEastAsia"/>
                <w:szCs w:val="21"/>
              </w:rPr>
              <w:t>端接负载</w:t>
            </w:r>
          </w:p>
        </w:tc>
        <w:tc>
          <w:tcPr>
            <w:tcW w:w="943" w:type="pct"/>
            <w:tcBorders>
              <w:top w:val="single" w:color="auto" w:sz="4" w:space="0"/>
              <w:right w:val="single" w:color="auto" w:sz="4" w:space="0"/>
            </w:tcBorders>
            <w:noWrap/>
            <w:vAlign w:val="center"/>
          </w:tcPr>
          <w:p w14:paraId="4FF9A245">
            <w:pPr>
              <w:spacing w:line="280" w:lineRule="exact"/>
              <w:jc w:val="center"/>
              <w:rPr>
                <w:rFonts w:cs="宋体" w:asciiTheme="minorEastAsia" w:hAnsiTheme="minorEastAsia"/>
                <w:szCs w:val="21"/>
              </w:rPr>
            </w:pPr>
            <w:r>
              <w:rPr>
                <w:rFonts w:asciiTheme="minorEastAsia" w:hAnsiTheme="minorEastAsia"/>
                <w:szCs w:val="21"/>
              </w:rPr>
              <w:t>5-NT-MN</w:t>
            </w:r>
          </w:p>
        </w:tc>
        <w:tc>
          <w:tcPr>
            <w:tcW w:w="1376" w:type="pct"/>
            <w:tcBorders>
              <w:top w:val="single" w:color="auto" w:sz="4" w:space="0"/>
              <w:left w:val="single" w:color="auto" w:sz="4" w:space="0"/>
            </w:tcBorders>
            <w:noWrap/>
            <w:vAlign w:val="center"/>
          </w:tcPr>
          <w:p w14:paraId="6648DF0A">
            <w:pPr>
              <w:jc w:val="left"/>
              <w:rPr>
                <w:rFonts w:asciiTheme="minorEastAsia" w:hAnsiTheme="minorEastAsia"/>
                <w:szCs w:val="21"/>
              </w:rPr>
            </w:pPr>
            <w:r>
              <w:rPr>
                <w:rFonts w:hint="eastAsia" w:asciiTheme="minorEastAsia" w:hAnsiTheme="minorEastAsia"/>
                <w:szCs w:val="21"/>
              </w:rPr>
              <w:t>平均功率：100W；</w:t>
            </w:r>
          </w:p>
          <w:p w14:paraId="1163B724">
            <w:pPr>
              <w:jc w:val="left"/>
              <w:rPr>
                <w:rFonts w:asciiTheme="minorEastAsia" w:hAnsiTheme="minorEastAsia"/>
                <w:szCs w:val="21"/>
              </w:rPr>
            </w:pPr>
            <w:r>
              <w:rPr>
                <w:rFonts w:hint="eastAsia" w:asciiTheme="minorEastAsia" w:hAnsiTheme="minorEastAsia"/>
                <w:szCs w:val="21"/>
              </w:rPr>
              <w:t>峰值功率：10KW(5us脉宽，1%负载周期)；</w:t>
            </w:r>
          </w:p>
          <w:p w14:paraId="7BFC9FD0">
            <w:pPr>
              <w:jc w:val="left"/>
              <w:rPr>
                <w:rFonts w:asciiTheme="minorEastAsia" w:hAnsiTheme="minorEastAsia"/>
                <w:szCs w:val="21"/>
              </w:rPr>
            </w:pPr>
            <w:r>
              <w:rPr>
                <w:rFonts w:hint="eastAsia" w:asciiTheme="minorEastAsia" w:hAnsiTheme="minorEastAsia"/>
                <w:szCs w:val="21"/>
              </w:rPr>
              <w:t>频率范围：DC（0）～3GHz</w:t>
            </w:r>
          </w:p>
        </w:tc>
        <w:tc>
          <w:tcPr>
            <w:tcW w:w="942" w:type="pct"/>
            <w:tcBorders>
              <w:top w:val="single" w:color="auto" w:sz="4" w:space="0"/>
            </w:tcBorders>
            <w:noWrap/>
            <w:vAlign w:val="center"/>
          </w:tcPr>
          <w:p w14:paraId="6864AFAD">
            <w:pPr>
              <w:spacing w:line="280" w:lineRule="exact"/>
              <w:jc w:val="left"/>
              <w:rPr>
                <w:rFonts w:cs="宋体" w:asciiTheme="minorEastAsia" w:hAnsiTheme="minorEastAsia"/>
                <w:szCs w:val="21"/>
              </w:rPr>
            </w:pPr>
            <w:r>
              <w:rPr>
                <w:rFonts w:hint="eastAsia" w:asciiTheme="minorEastAsia" w:hAnsiTheme="minorEastAsia"/>
                <w:szCs w:val="21"/>
              </w:rPr>
              <w:t>50欧姆±10%</w:t>
            </w:r>
          </w:p>
        </w:tc>
        <w:tc>
          <w:tcPr>
            <w:tcW w:w="580" w:type="pct"/>
            <w:noWrap/>
            <w:vAlign w:val="center"/>
          </w:tcPr>
          <w:p w14:paraId="240C5156">
            <w:pPr>
              <w:spacing w:line="280" w:lineRule="exact"/>
              <w:jc w:val="center"/>
              <w:rPr>
                <w:rFonts w:cs="宋体" w:asciiTheme="minorEastAsia" w:hAnsiTheme="minorEastAsia"/>
                <w:szCs w:val="21"/>
              </w:rPr>
            </w:pPr>
            <w:r>
              <w:rPr>
                <w:rFonts w:hint="eastAsia" w:cs="宋体" w:asciiTheme="minorEastAsia" w:hAnsiTheme="minorEastAsia"/>
                <w:szCs w:val="21"/>
              </w:rPr>
              <w:t>1年</w:t>
            </w:r>
          </w:p>
        </w:tc>
      </w:tr>
      <w:tr w14:paraId="7E2C16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28" w:type="pct"/>
            <w:noWrap/>
            <w:vAlign w:val="center"/>
          </w:tcPr>
          <w:p w14:paraId="2A095429">
            <w:pPr>
              <w:pStyle w:val="73"/>
              <w:widowControl w:val="0"/>
              <w:numPr>
                <w:ilvl w:val="0"/>
                <w:numId w:val="32"/>
              </w:numPr>
              <w:adjustRightInd w:val="0"/>
              <w:snapToGrid w:val="0"/>
              <w:spacing w:line="280" w:lineRule="exact"/>
              <w:jc w:val="center"/>
              <w:rPr>
                <w:rFonts w:hAnsi="宋体" w:cs="宋体"/>
                <w:szCs w:val="21"/>
              </w:rPr>
            </w:pPr>
          </w:p>
        </w:tc>
        <w:tc>
          <w:tcPr>
            <w:tcW w:w="831" w:type="pct"/>
            <w:tcBorders>
              <w:top w:val="single" w:color="auto" w:sz="4" w:space="0"/>
            </w:tcBorders>
            <w:noWrap/>
            <w:vAlign w:val="center"/>
          </w:tcPr>
          <w:p w14:paraId="709DE8EA">
            <w:pPr>
              <w:spacing w:line="280" w:lineRule="exact"/>
              <w:jc w:val="center"/>
              <w:rPr>
                <w:rFonts w:asciiTheme="minorEastAsia" w:hAnsiTheme="minorEastAsia"/>
                <w:szCs w:val="21"/>
              </w:rPr>
            </w:pPr>
            <w:r>
              <w:rPr>
                <w:rFonts w:asciiTheme="minorEastAsia" w:hAnsiTheme="minorEastAsia"/>
                <w:szCs w:val="21"/>
              </w:rPr>
              <w:t>功率传感器</w:t>
            </w:r>
          </w:p>
        </w:tc>
        <w:tc>
          <w:tcPr>
            <w:tcW w:w="943" w:type="pct"/>
            <w:tcBorders>
              <w:top w:val="single" w:color="auto" w:sz="4" w:space="0"/>
              <w:right w:val="single" w:color="auto" w:sz="4" w:space="0"/>
            </w:tcBorders>
            <w:noWrap/>
            <w:vAlign w:val="center"/>
          </w:tcPr>
          <w:p w14:paraId="78C61239">
            <w:pPr>
              <w:spacing w:line="280" w:lineRule="exact"/>
              <w:jc w:val="center"/>
              <w:rPr>
                <w:rFonts w:cs="宋体" w:asciiTheme="minorEastAsia" w:hAnsiTheme="minorEastAsia"/>
                <w:szCs w:val="21"/>
              </w:rPr>
            </w:pPr>
            <w:r>
              <w:rPr>
                <w:rFonts w:asciiTheme="minorEastAsia" w:hAnsiTheme="minorEastAsia"/>
                <w:szCs w:val="21"/>
              </w:rPr>
              <w:t>U2004A</w:t>
            </w:r>
          </w:p>
        </w:tc>
        <w:tc>
          <w:tcPr>
            <w:tcW w:w="1376" w:type="pct"/>
            <w:tcBorders>
              <w:top w:val="single" w:color="auto" w:sz="4" w:space="0"/>
              <w:left w:val="single" w:color="auto" w:sz="4" w:space="0"/>
            </w:tcBorders>
            <w:noWrap/>
            <w:vAlign w:val="center"/>
          </w:tcPr>
          <w:p w14:paraId="5E3FE007">
            <w:pPr>
              <w:jc w:val="left"/>
              <w:rPr>
                <w:rFonts w:asciiTheme="minorEastAsia" w:hAnsiTheme="minorEastAsia"/>
                <w:szCs w:val="21"/>
              </w:rPr>
            </w:pPr>
            <w:r>
              <w:rPr>
                <w:rFonts w:hint="eastAsia" w:asciiTheme="minorEastAsia" w:hAnsiTheme="minorEastAsia"/>
                <w:szCs w:val="21"/>
              </w:rPr>
              <w:t>频率范围：9kHz~6GHz；</w:t>
            </w:r>
          </w:p>
          <w:p w14:paraId="1A4ED709">
            <w:pPr>
              <w:jc w:val="left"/>
              <w:rPr>
                <w:rFonts w:asciiTheme="minorEastAsia" w:hAnsiTheme="minorEastAsia"/>
                <w:szCs w:val="21"/>
              </w:rPr>
            </w:pPr>
            <w:r>
              <w:rPr>
                <w:rFonts w:hint="eastAsia" w:asciiTheme="minorEastAsia" w:hAnsiTheme="minorEastAsia"/>
                <w:szCs w:val="21"/>
              </w:rPr>
              <w:t>功率范围：-60dBm~+20dBm；</w:t>
            </w:r>
          </w:p>
          <w:p w14:paraId="0961B6FB">
            <w:pPr>
              <w:spacing w:line="280" w:lineRule="exact"/>
              <w:jc w:val="left"/>
              <w:rPr>
                <w:rFonts w:asciiTheme="minorEastAsia" w:hAnsiTheme="minorEastAsia"/>
                <w:szCs w:val="21"/>
              </w:rPr>
            </w:pPr>
            <w:r>
              <w:rPr>
                <w:rFonts w:hint="eastAsia" w:asciiTheme="minorEastAsia" w:hAnsiTheme="minorEastAsia"/>
                <w:szCs w:val="21"/>
              </w:rPr>
              <w:t>驻波：＜1.19</w:t>
            </w:r>
          </w:p>
        </w:tc>
        <w:tc>
          <w:tcPr>
            <w:tcW w:w="942" w:type="pct"/>
            <w:tcBorders>
              <w:top w:val="single" w:color="auto" w:sz="4" w:space="0"/>
            </w:tcBorders>
            <w:noWrap/>
            <w:vAlign w:val="center"/>
          </w:tcPr>
          <w:p w14:paraId="76355C50">
            <w:pPr>
              <w:jc w:val="left"/>
              <w:rPr>
                <w:rFonts w:asciiTheme="minorEastAsia" w:hAnsiTheme="minorEastAsia"/>
                <w:szCs w:val="21"/>
              </w:rPr>
            </w:pPr>
            <w:r>
              <w:rPr>
                <w:rFonts w:hint="eastAsia" w:asciiTheme="minorEastAsia" w:hAnsiTheme="minorEastAsia"/>
                <w:szCs w:val="21"/>
              </w:rPr>
              <w:t>功率精度：±3%；</w:t>
            </w:r>
          </w:p>
          <w:p w14:paraId="7EC759C1">
            <w:pPr>
              <w:spacing w:line="280" w:lineRule="exact"/>
              <w:jc w:val="left"/>
              <w:rPr>
                <w:rFonts w:cs="宋体" w:asciiTheme="minorEastAsia" w:hAnsiTheme="minorEastAsia"/>
                <w:szCs w:val="21"/>
              </w:rPr>
            </w:pPr>
            <w:r>
              <w:rPr>
                <w:rFonts w:hint="eastAsia" w:asciiTheme="minorEastAsia" w:hAnsiTheme="minorEastAsia"/>
                <w:szCs w:val="21"/>
              </w:rPr>
              <w:t>总不确定度：＜2.0%</w:t>
            </w:r>
          </w:p>
        </w:tc>
        <w:tc>
          <w:tcPr>
            <w:tcW w:w="580" w:type="pct"/>
            <w:noWrap/>
            <w:vAlign w:val="center"/>
          </w:tcPr>
          <w:p w14:paraId="31FC4610">
            <w:pPr>
              <w:spacing w:line="280" w:lineRule="exact"/>
              <w:jc w:val="center"/>
              <w:rPr>
                <w:rFonts w:cs="宋体" w:asciiTheme="minorEastAsia" w:hAnsiTheme="minorEastAsia"/>
                <w:szCs w:val="21"/>
              </w:rPr>
            </w:pPr>
            <w:r>
              <w:rPr>
                <w:rFonts w:hint="eastAsia" w:cs="宋体" w:asciiTheme="minorEastAsia" w:hAnsiTheme="minorEastAsia"/>
                <w:szCs w:val="21"/>
              </w:rPr>
              <w:t>1年</w:t>
            </w:r>
          </w:p>
        </w:tc>
      </w:tr>
      <w:tr w14:paraId="41DE5A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28" w:type="pct"/>
            <w:noWrap/>
            <w:vAlign w:val="center"/>
          </w:tcPr>
          <w:p w14:paraId="2C4D7E47">
            <w:pPr>
              <w:pStyle w:val="73"/>
              <w:widowControl w:val="0"/>
              <w:numPr>
                <w:ilvl w:val="0"/>
                <w:numId w:val="32"/>
              </w:numPr>
              <w:adjustRightInd w:val="0"/>
              <w:snapToGrid w:val="0"/>
              <w:spacing w:line="280" w:lineRule="exact"/>
              <w:jc w:val="center"/>
              <w:rPr>
                <w:rFonts w:hAnsi="宋体" w:cs="宋体"/>
                <w:szCs w:val="21"/>
              </w:rPr>
            </w:pPr>
          </w:p>
        </w:tc>
        <w:tc>
          <w:tcPr>
            <w:tcW w:w="831" w:type="pct"/>
            <w:tcBorders>
              <w:top w:val="single" w:color="auto" w:sz="4" w:space="0"/>
            </w:tcBorders>
            <w:noWrap/>
            <w:vAlign w:val="center"/>
          </w:tcPr>
          <w:p w14:paraId="352B53B7">
            <w:pPr>
              <w:spacing w:line="280" w:lineRule="exact"/>
              <w:jc w:val="center"/>
              <w:rPr>
                <w:rFonts w:ascii="宋体" w:hAnsi="宋体"/>
                <w:bCs/>
                <w:szCs w:val="21"/>
              </w:rPr>
            </w:pPr>
            <w:r>
              <w:rPr>
                <w:rFonts w:hint="eastAsia" w:ascii="宋体" w:hAnsi="宋体"/>
                <w:bCs/>
                <w:szCs w:val="21"/>
              </w:rPr>
              <w:t>直流电源</w:t>
            </w:r>
          </w:p>
        </w:tc>
        <w:tc>
          <w:tcPr>
            <w:tcW w:w="943" w:type="pct"/>
            <w:tcBorders>
              <w:top w:val="single" w:color="auto" w:sz="4" w:space="0"/>
              <w:right w:val="single" w:color="auto" w:sz="4" w:space="0"/>
            </w:tcBorders>
            <w:noWrap/>
            <w:vAlign w:val="center"/>
          </w:tcPr>
          <w:p w14:paraId="234539B3">
            <w:pPr>
              <w:spacing w:line="280" w:lineRule="exact"/>
              <w:jc w:val="center"/>
              <w:rPr>
                <w:rFonts w:ascii="宋体" w:hAnsi="宋体" w:cs="宋体"/>
                <w:szCs w:val="21"/>
              </w:rPr>
            </w:pPr>
            <w:r>
              <w:rPr>
                <w:rFonts w:hint="eastAsia" w:ascii="宋体" w:hAnsi="宋体"/>
                <w:bCs/>
                <w:szCs w:val="21"/>
              </w:rPr>
              <w:t>ADC-0800100-37</w:t>
            </w:r>
          </w:p>
        </w:tc>
        <w:tc>
          <w:tcPr>
            <w:tcW w:w="1376" w:type="pct"/>
            <w:tcBorders>
              <w:top w:val="single" w:color="auto" w:sz="4" w:space="0"/>
              <w:left w:val="single" w:color="auto" w:sz="4" w:space="0"/>
            </w:tcBorders>
            <w:noWrap/>
            <w:vAlign w:val="center"/>
          </w:tcPr>
          <w:p w14:paraId="79C10D0F">
            <w:pPr>
              <w:widowControl/>
              <w:spacing w:line="280" w:lineRule="exact"/>
              <w:jc w:val="left"/>
              <w:rPr>
                <w:rFonts w:ascii="宋体" w:hAnsi="宋体"/>
                <w:bCs/>
                <w:szCs w:val="21"/>
              </w:rPr>
            </w:pPr>
            <w:r>
              <w:rPr>
                <w:rFonts w:hint="eastAsia" w:ascii="宋体" w:hAnsi="宋体"/>
                <w:bCs/>
                <w:szCs w:val="21"/>
              </w:rPr>
              <w:t>电压：0～80V</w:t>
            </w:r>
          </w:p>
          <w:p w14:paraId="43A38F0A">
            <w:pPr>
              <w:spacing w:line="280" w:lineRule="exact"/>
              <w:jc w:val="left"/>
              <w:rPr>
                <w:rFonts w:ascii="宋体" w:hAnsi="宋体"/>
                <w:bCs/>
                <w:szCs w:val="21"/>
              </w:rPr>
            </w:pPr>
            <w:r>
              <w:rPr>
                <w:rFonts w:hint="eastAsia" w:ascii="宋体" w:hAnsi="宋体"/>
                <w:bCs/>
                <w:szCs w:val="21"/>
              </w:rPr>
              <w:t>电流：0～100A</w:t>
            </w:r>
          </w:p>
        </w:tc>
        <w:tc>
          <w:tcPr>
            <w:tcW w:w="942" w:type="pct"/>
            <w:tcBorders>
              <w:top w:val="single" w:color="auto" w:sz="4" w:space="0"/>
            </w:tcBorders>
            <w:noWrap/>
            <w:vAlign w:val="center"/>
          </w:tcPr>
          <w:p w14:paraId="4AA7EE3A">
            <w:pPr>
              <w:spacing w:line="280" w:lineRule="exact"/>
              <w:jc w:val="left"/>
              <w:rPr>
                <w:rFonts w:ascii="宋体" w:hAnsi="宋体" w:cs="宋体"/>
                <w:szCs w:val="21"/>
              </w:rPr>
            </w:pPr>
            <w:r>
              <w:rPr>
                <w:rFonts w:hint="eastAsia" w:ascii="宋体" w:hAnsi="宋体"/>
                <w:bCs/>
                <w:szCs w:val="21"/>
              </w:rPr>
              <w:t>精度：0.01V</w:t>
            </w:r>
          </w:p>
        </w:tc>
        <w:tc>
          <w:tcPr>
            <w:tcW w:w="580" w:type="pct"/>
            <w:noWrap/>
            <w:vAlign w:val="center"/>
          </w:tcPr>
          <w:p w14:paraId="13AAC1D4">
            <w:pPr>
              <w:spacing w:line="280" w:lineRule="exact"/>
              <w:jc w:val="center"/>
              <w:rPr>
                <w:rFonts w:ascii="宋体" w:hAnsi="宋体" w:cs="宋体"/>
                <w:szCs w:val="21"/>
              </w:rPr>
            </w:pPr>
            <w:r>
              <w:rPr>
                <w:rFonts w:hint="eastAsia" w:ascii="宋体" w:hAnsi="宋体" w:cs="宋体"/>
                <w:szCs w:val="21"/>
              </w:rPr>
              <w:t>1年</w:t>
            </w:r>
          </w:p>
        </w:tc>
      </w:tr>
      <w:tr w14:paraId="1E5BDF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28" w:type="pct"/>
            <w:noWrap/>
            <w:vAlign w:val="center"/>
          </w:tcPr>
          <w:p w14:paraId="2771E496">
            <w:pPr>
              <w:pStyle w:val="73"/>
              <w:widowControl w:val="0"/>
              <w:numPr>
                <w:ilvl w:val="0"/>
                <w:numId w:val="32"/>
              </w:numPr>
              <w:adjustRightInd w:val="0"/>
              <w:snapToGrid w:val="0"/>
              <w:spacing w:line="280" w:lineRule="exact"/>
              <w:jc w:val="center"/>
              <w:rPr>
                <w:rFonts w:hAnsi="宋体" w:cs="宋体"/>
                <w:szCs w:val="21"/>
              </w:rPr>
            </w:pPr>
          </w:p>
        </w:tc>
        <w:tc>
          <w:tcPr>
            <w:tcW w:w="831" w:type="pct"/>
            <w:tcBorders>
              <w:top w:val="single" w:color="auto" w:sz="4" w:space="0"/>
            </w:tcBorders>
            <w:noWrap/>
            <w:vAlign w:val="center"/>
          </w:tcPr>
          <w:p w14:paraId="2A05D159">
            <w:pPr>
              <w:jc w:val="center"/>
              <w:rPr>
                <w:rFonts w:ascii="宋体" w:hAnsi="宋体"/>
                <w:szCs w:val="21"/>
              </w:rPr>
            </w:pPr>
            <w:r>
              <w:rPr>
                <w:rFonts w:hint="eastAsia" w:ascii="宋体" w:hAnsi="宋体"/>
                <w:szCs w:val="21"/>
              </w:rPr>
              <w:t>穿心电容</w:t>
            </w:r>
          </w:p>
        </w:tc>
        <w:tc>
          <w:tcPr>
            <w:tcW w:w="943" w:type="pct"/>
            <w:tcBorders>
              <w:top w:val="single" w:color="auto" w:sz="4" w:space="0"/>
              <w:right w:val="single" w:color="auto" w:sz="4" w:space="0"/>
            </w:tcBorders>
            <w:noWrap/>
            <w:vAlign w:val="center"/>
          </w:tcPr>
          <w:p w14:paraId="57165B24">
            <w:pPr>
              <w:jc w:val="center"/>
              <w:rPr>
                <w:rFonts w:ascii="宋体" w:hAnsi="宋体"/>
                <w:szCs w:val="21"/>
              </w:rPr>
            </w:pPr>
            <w:r>
              <w:rPr>
                <w:rFonts w:ascii="宋体" w:hAnsi="宋体"/>
                <w:szCs w:val="21"/>
              </w:rPr>
              <w:t>6512-106R</w:t>
            </w:r>
          </w:p>
        </w:tc>
        <w:tc>
          <w:tcPr>
            <w:tcW w:w="1376" w:type="pct"/>
            <w:tcBorders>
              <w:top w:val="single" w:color="auto" w:sz="4" w:space="0"/>
              <w:left w:val="single" w:color="auto" w:sz="4" w:space="0"/>
            </w:tcBorders>
            <w:noWrap/>
            <w:vAlign w:val="center"/>
          </w:tcPr>
          <w:p w14:paraId="354A92D7">
            <w:pPr>
              <w:jc w:val="left"/>
              <w:rPr>
                <w:rFonts w:ascii="宋体" w:hAnsi="宋体"/>
                <w:szCs w:val="21"/>
              </w:rPr>
            </w:pPr>
            <w:r>
              <w:rPr>
                <w:rFonts w:hint="eastAsia" w:ascii="宋体" w:hAnsi="宋体"/>
                <w:szCs w:val="21"/>
              </w:rPr>
              <w:t>容值：10uF；</w:t>
            </w:r>
          </w:p>
          <w:p w14:paraId="43CCB226">
            <w:pPr>
              <w:jc w:val="left"/>
              <w:rPr>
                <w:rFonts w:ascii="宋体" w:hAnsi="宋体"/>
                <w:szCs w:val="21"/>
              </w:rPr>
            </w:pPr>
            <w:r>
              <w:rPr>
                <w:rFonts w:hint="eastAsia" w:ascii="宋体" w:hAnsi="宋体"/>
                <w:szCs w:val="21"/>
              </w:rPr>
              <w:t>耐受电压：275V（60Hz），250V（400Hz），600V（DC）；</w:t>
            </w:r>
          </w:p>
          <w:p w14:paraId="3845C2BD">
            <w:pPr>
              <w:jc w:val="left"/>
              <w:rPr>
                <w:rFonts w:ascii="宋体" w:hAnsi="宋体"/>
                <w:szCs w:val="21"/>
              </w:rPr>
            </w:pPr>
            <w:r>
              <w:rPr>
                <w:rFonts w:hint="eastAsia" w:ascii="宋体" w:hAnsi="宋体"/>
                <w:szCs w:val="21"/>
              </w:rPr>
              <w:t>耐受电流：100A</w:t>
            </w:r>
          </w:p>
        </w:tc>
        <w:tc>
          <w:tcPr>
            <w:tcW w:w="942" w:type="pct"/>
            <w:tcBorders>
              <w:top w:val="single" w:color="auto" w:sz="4" w:space="0"/>
            </w:tcBorders>
            <w:noWrap/>
            <w:vAlign w:val="center"/>
          </w:tcPr>
          <w:p w14:paraId="58329071">
            <w:pPr>
              <w:jc w:val="left"/>
              <w:rPr>
                <w:rFonts w:ascii="宋体" w:hAnsi="宋体"/>
                <w:szCs w:val="21"/>
              </w:rPr>
            </w:pPr>
            <w:r>
              <w:rPr>
                <w:rFonts w:hint="eastAsia" w:ascii="宋体" w:hAnsi="宋体"/>
                <w:szCs w:val="21"/>
              </w:rPr>
              <w:t>电容误差：</w:t>
            </w:r>
            <w:r>
              <w:rPr>
                <w:rFonts w:ascii="宋体" w:hAnsi="宋体"/>
                <w:szCs w:val="21"/>
              </w:rPr>
              <w:t>0.5%</w:t>
            </w:r>
          </w:p>
        </w:tc>
        <w:tc>
          <w:tcPr>
            <w:tcW w:w="580" w:type="pct"/>
            <w:noWrap/>
            <w:vAlign w:val="center"/>
          </w:tcPr>
          <w:p w14:paraId="740EB400">
            <w:pPr>
              <w:jc w:val="center"/>
              <w:rPr>
                <w:rFonts w:ascii="宋体" w:hAnsi="宋体"/>
                <w:szCs w:val="21"/>
              </w:rPr>
            </w:pPr>
            <w:r>
              <w:rPr>
                <w:rFonts w:hint="eastAsia" w:ascii="宋体" w:hAnsi="宋体"/>
                <w:szCs w:val="21"/>
              </w:rPr>
              <w:t>1年</w:t>
            </w:r>
          </w:p>
        </w:tc>
      </w:tr>
      <w:tr w14:paraId="618C91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28" w:type="pct"/>
            <w:noWrap/>
            <w:vAlign w:val="center"/>
          </w:tcPr>
          <w:p w14:paraId="3EB04213">
            <w:pPr>
              <w:pStyle w:val="73"/>
              <w:widowControl w:val="0"/>
              <w:numPr>
                <w:ilvl w:val="0"/>
                <w:numId w:val="32"/>
              </w:numPr>
              <w:adjustRightInd w:val="0"/>
              <w:snapToGrid w:val="0"/>
              <w:spacing w:line="280" w:lineRule="exact"/>
              <w:jc w:val="center"/>
              <w:rPr>
                <w:rFonts w:hAnsi="宋体" w:cs="宋体"/>
                <w:szCs w:val="21"/>
              </w:rPr>
            </w:pPr>
          </w:p>
        </w:tc>
        <w:tc>
          <w:tcPr>
            <w:tcW w:w="831" w:type="pct"/>
            <w:tcBorders>
              <w:top w:val="single" w:color="auto" w:sz="4" w:space="0"/>
            </w:tcBorders>
            <w:noWrap/>
            <w:vAlign w:val="center"/>
          </w:tcPr>
          <w:p w14:paraId="7E6D2D0A">
            <w:pPr>
              <w:snapToGrid w:val="0"/>
              <w:spacing w:line="320" w:lineRule="exact"/>
              <w:jc w:val="center"/>
              <w:rPr>
                <w:rFonts w:asciiTheme="minorEastAsia" w:hAnsiTheme="minorEastAsia"/>
                <w:snapToGrid w:val="0"/>
                <w:kern w:val="0"/>
                <w:szCs w:val="21"/>
              </w:rPr>
            </w:pPr>
            <w:r>
              <w:rPr>
                <w:rFonts w:hint="eastAsia" w:asciiTheme="minorEastAsia" w:hAnsiTheme="minorEastAsia"/>
                <w:snapToGrid w:val="0"/>
                <w:kern w:val="0"/>
                <w:szCs w:val="21"/>
              </w:rPr>
              <w:t>机械秒表</w:t>
            </w:r>
          </w:p>
        </w:tc>
        <w:tc>
          <w:tcPr>
            <w:tcW w:w="943" w:type="pct"/>
            <w:tcBorders>
              <w:top w:val="single" w:color="auto" w:sz="4" w:space="0"/>
              <w:right w:val="single" w:color="auto" w:sz="4" w:space="0"/>
            </w:tcBorders>
            <w:noWrap/>
            <w:vAlign w:val="center"/>
          </w:tcPr>
          <w:p w14:paraId="4A35F15F">
            <w:pPr>
              <w:pStyle w:val="73"/>
              <w:widowControl w:val="0"/>
              <w:adjustRightInd w:val="0"/>
              <w:snapToGrid w:val="0"/>
              <w:spacing w:line="280" w:lineRule="exact"/>
              <w:ind w:firstLine="0"/>
              <w:jc w:val="center"/>
              <w:rPr>
                <w:rFonts w:asciiTheme="minorEastAsia" w:hAnsiTheme="minorEastAsia" w:eastAsiaTheme="minorEastAsia"/>
                <w:snapToGrid w:val="0"/>
                <w:szCs w:val="21"/>
              </w:rPr>
            </w:pPr>
            <w:r>
              <w:rPr>
                <w:rFonts w:hint="eastAsia" w:asciiTheme="minorEastAsia" w:hAnsiTheme="minorEastAsia" w:eastAsiaTheme="minorEastAsia"/>
                <w:snapToGrid w:val="0"/>
                <w:szCs w:val="21"/>
              </w:rPr>
              <w:t>504</w:t>
            </w:r>
          </w:p>
        </w:tc>
        <w:tc>
          <w:tcPr>
            <w:tcW w:w="1376" w:type="pct"/>
            <w:tcBorders>
              <w:top w:val="single" w:color="auto" w:sz="4" w:space="0"/>
              <w:left w:val="single" w:color="auto" w:sz="4" w:space="0"/>
            </w:tcBorders>
            <w:noWrap/>
            <w:vAlign w:val="center"/>
          </w:tcPr>
          <w:p w14:paraId="789768B3">
            <w:pPr>
              <w:snapToGrid w:val="0"/>
              <w:spacing w:line="320" w:lineRule="exact"/>
              <w:jc w:val="left"/>
              <w:rPr>
                <w:rFonts w:asciiTheme="minorEastAsia" w:hAnsiTheme="minorEastAsia"/>
                <w:szCs w:val="21"/>
              </w:rPr>
            </w:pPr>
            <w:r>
              <w:rPr>
                <w:rFonts w:hint="eastAsia" w:asciiTheme="minorEastAsia" w:hAnsiTheme="minorEastAsia"/>
                <w:szCs w:val="21"/>
              </w:rPr>
              <w:t>15min×0.8s×0.1s</w:t>
            </w:r>
          </w:p>
        </w:tc>
        <w:tc>
          <w:tcPr>
            <w:tcW w:w="942" w:type="pct"/>
            <w:tcBorders>
              <w:top w:val="single" w:color="auto" w:sz="4" w:space="0"/>
            </w:tcBorders>
            <w:noWrap/>
            <w:vAlign w:val="center"/>
          </w:tcPr>
          <w:p w14:paraId="3BD45277">
            <w:pPr>
              <w:snapToGrid w:val="0"/>
              <w:spacing w:line="280" w:lineRule="exact"/>
              <w:jc w:val="left"/>
              <w:rPr>
                <w:rFonts w:asciiTheme="minorEastAsia" w:hAnsiTheme="minorEastAsia"/>
                <w:szCs w:val="21"/>
              </w:rPr>
            </w:pPr>
            <w:r>
              <w:rPr>
                <w:rFonts w:hint="eastAsia" w:asciiTheme="minorEastAsia" w:hAnsiTheme="minorEastAsia"/>
                <w:szCs w:val="21"/>
              </w:rPr>
              <w:t>0.1s</w:t>
            </w:r>
          </w:p>
        </w:tc>
        <w:tc>
          <w:tcPr>
            <w:tcW w:w="580" w:type="pct"/>
            <w:noWrap/>
            <w:vAlign w:val="center"/>
          </w:tcPr>
          <w:p w14:paraId="2098AB70">
            <w:pPr>
              <w:snapToGrid w:val="0"/>
              <w:spacing w:line="280" w:lineRule="exact"/>
              <w:jc w:val="center"/>
              <w:rPr>
                <w:rFonts w:asciiTheme="minorEastAsia" w:hAnsiTheme="minorEastAsia"/>
                <w:szCs w:val="21"/>
              </w:rPr>
            </w:pPr>
            <w:r>
              <w:rPr>
                <w:rFonts w:hint="eastAsia" w:asciiTheme="minorEastAsia" w:hAnsiTheme="minorEastAsia"/>
                <w:szCs w:val="21"/>
              </w:rPr>
              <w:t>1年</w:t>
            </w:r>
          </w:p>
        </w:tc>
      </w:tr>
      <w:tr w14:paraId="5A67B3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28" w:type="pct"/>
            <w:noWrap/>
            <w:vAlign w:val="center"/>
          </w:tcPr>
          <w:p w14:paraId="777C1898">
            <w:pPr>
              <w:pStyle w:val="73"/>
              <w:widowControl w:val="0"/>
              <w:numPr>
                <w:ilvl w:val="0"/>
                <w:numId w:val="32"/>
              </w:numPr>
              <w:adjustRightInd w:val="0"/>
              <w:snapToGrid w:val="0"/>
              <w:spacing w:line="280" w:lineRule="exact"/>
              <w:jc w:val="center"/>
              <w:rPr>
                <w:rFonts w:hAnsi="宋体" w:cs="宋体"/>
                <w:szCs w:val="21"/>
              </w:rPr>
            </w:pPr>
          </w:p>
        </w:tc>
        <w:tc>
          <w:tcPr>
            <w:tcW w:w="831" w:type="pct"/>
            <w:tcBorders>
              <w:top w:val="single" w:color="auto" w:sz="4" w:space="0"/>
            </w:tcBorders>
            <w:noWrap/>
            <w:vAlign w:val="center"/>
          </w:tcPr>
          <w:p w14:paraId="28E892CF">
            <w:pPr>
              <w:snapToGrid w:val="0"/>
              <w:spacing w:line="320" w:lineRule="exact"/>
              <w:jc w:val="center"/>
              <w:rPr>
                <w:rFonts w:asciiTheme="minorEastAsia" w:hAnsiTheme="minorEastAsia"/>
                <w:snapToGrid w:val="0"/>
                <w:kern w:val="0"/>
                <w:szCs w:val="21"/>
              </w:rPr>
            </w:pPr>
            <w:r>
              <w:rPr>
                <w:rFonts w:hint="eastAsia" w:asciiTheme="minorEastAsia" w:hAnsiTheme="minorEastAsia"/>
                <w:szCs w:val="21"/>
              </w:rPr>
              <w:t>微欧计</w:t>
            </w:r>
          </w:p>
        </w:tc>
        <w:tc>
          <w:tcPr>
            <w:tcW w:w="943" w:type="pct"/>
            <w:tcBorders>
              <w:top w:val="single" w:color="auto" w:sz="4" w:space="0"/>
              <w:right w:val="single" w:color="auto" w:sz="4" w:space="0"/>
            </w:tcBorders>
            <w:noWrap/>
            <w:vAlign w:val="center"/>
          </w:tcPr>
          <w:p w14:paraId="15A5AB90">
            <w:pPr>
              <w:pStyle w:val="73"/>
              <w:widowControl w:val="0"/>
              <w:adjustRightInd w:val="0"/>
              <w:snapToGrid w:val="0"/>
              <w:spacing w:line="280" w:lineRule="exact"/>
              <w:ind w:firstLine="0"/>
              <w:jc w:val="center"/>
              <w:rPr>
                <w:rFonts w:asciiTheme="minorEastAsia" w:hAnsiTheme="minorEastAsia" w:eastAsiaTheme="minorEastAsia"/>
                <w:snapToGrid w:val="0"/>
                <w:szCs w:val="21"/>
              </w:rPr>
            </w:pPr>
            <w:r>
              <w:rPr>
                <w:rFonts w:hint="eastAsia" w:asciiTheme="minorEastAsia" w:hAnsiTheme="minorEastAsia" w:eastAsiaTheme="minorEastAsia"/>
                <w:szCs w:val="21"/>
              </w:rPr>
              <w:t>ZY</w:t>
            </w:r>
            <w:r>
              <w:rPr>
                <w:rFonts w:asciiTheme="minorEastAsia" w:hAnsiTheme="minorEastAsia" w:eastAsiaTheme="minorEastAsia"/>
                <w:szCs w:val="21"/>
              </w:rPr>
              <w:t>-9858</w:t>
            </w:r>
          </w:p>
        </w:tc>
        <w:tc>
          <w:tcPr>
            <w:tcW w:w="1376" w:type="pct"/>
            <w:tcBorders>
              <w:top w:val="single" w:color="auto" w:sz="4" w:space="0"/>
              <w:left w:val="single" w:color="auto" w:sz="4" w:space="0"/>
            </w:tcBorders>
            <w:noWrap/>
            <w:vAlign w:val="center"/>
          </w:tcPr>
          <w:p w14:paraId="3BABB4AC">
            <w:pPr>
              <w:snapToGrid w:val="0"/>
              <w:spacing w:line="320" w:lineRule="exact"/>
              <w:jc w:val="left"/>
              <w:rPr>
                <w:rFonts w:asciiTheme="minorEastAsia" w:hAnsiTheme="minorEastAsia"/>
                <w:szCs w:val="21"/>
              </w:rPr>
            </w:pPr>
            <w:r>
              <w:rPr>
                <w:rFonts w:hint="eastAsia" w:asciiTheme="minorEastAsia" w:hAnsiTheme="minorEastAsia"/>
                <w:szCs w:val="21"/>
              </w:rPr>
              <w:t>2mΩ</w:t>
            </w:r>
            <w:r>
              <w:rPr>
                <w:rFonts w:asciiTheme="minorEastAsia" w:hAnsiTheme="minorEastAsia"/>
                <w:szCs w:val="21"/>
              </w:rPr>
              <w:t>~2</w:t>
            </w:r>
            <w:r>
              <w:rPr>
                <w:rFonts w:hint="eastAsia" w:asciiTheme="minorEastAsia" w:hAnsiTheme="minorEastAsia"/>
                <w:szCs w:val="21"/>
              </w:rPr>
              <w:t>kΩ</w:t>
            </w:r>
          </w:p>
        </w:tc>
        <w:tc>
          <w:tcPr>
            <w:tcW w:w="942" w:type="pct"/>
            <w:tcBorders>
              <w:top w:val="single" w:color="auto" w:sz="4" w:space="0"/>
            </w:tcBorders>
            <w:noWrap/>
            <w:vAlign w:val="center"/>
          </w:tcPr>
          <w:p w14:paraId="62CDA715">
            <w:pPr>
              <w:snapToGrid w:val="0"/>
              <w:spacing w:line="280" w:lineRule="exact"/>
              <w:jc w:val="left"/>
              <w:rPr>
                <w:rFonts w:asciiTheme="minorEastAsia" w:hAnsiTheme="minorEastAsia"/>
                <w:szCs w:val="21"/>
              </w:rPr>
            </w:pPr>
            <w:r>
              <w:rPr>
                <w:rFonts w:hint="eastAsia" w:asciiTheme="minorEastAsia" w:hAnsiTheme="minorEastAsia"/>
                <w:szCs w:val="21"/>
              </w:rPr>
              <w:t>≤5</w:t>
            </w:r>
            <w:r>
              <w:rPr>
                <w:rFonts w:asciiTheme="minorEastAsia" w:hAnsiTheme="minorEastAsia"/>
                <w:szCs w:val="21"/>
              </w:rPr>
              <w:t>%</w:t>
            </w:r>
          </w:p>
        </w:tc>
        <w:tc>
          <w:tcPr>
            <w:tcW w:w="580" w:type="pct"/>
            <w:noWrap/>
            <w:vAlign w:val="center"/>
          </w:tcPr>
          <w:p w14:paraId="41709AF8">
            <w:pPr>
              <w:snapToGrid w:val="0"/>
              <w:spacing w:line="280" w:lineRule="exact"/>
              <w:jc w:val="center"/>
              <w:rPr>
                <w:rFonts w:asciiTheme="minorEastAsia" w:hAnsiTheme="minorEastAsia"/>
                <w:szCs w:val="21"/>
              </w:rPr>
            </w:pPr>
            <w:r>
              <w:rPr>
                <w:rFonts w:hint="eastAsia" w:cs="宋体" w:asciiTheme="minorEastAsia" w:hAnsiTheme="minorEastAsia"/>
                <w:szCs w:val="21"/>
              </w:rPr>
              <w:t>1年</w:t>
            </w:r>
          </w:p>
        </w:tc>
      </w:tr>
      <w:tr w14:paraId="5CEED9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28" w:type="pct"/>
            <w:noWrap/>
            <w:vAlign w:val="center"/>
          </w:tcPr>
          <w:p w14:paraId="052DA380">
            <w:pPr>
              <w:pStyle w:val="73"/>
              <w:widowControl w:val="0"/>
              <w:numPr>
                <w:ilvl w:val="0"/>
                <w:numId w:val="32"/>
              </w:numPr>
              <w:adjustRightInd w:val="0"/>
              <w:snapToGrid w:val="0"/>
              <w:spacing w:line="280" w:lineRule="exact"/>
              <w:jc w:val="center"/>
              <w:rPr>
                <w:rFonts w:hAnsi="宋体" w:cs="宋体"/>
                <w:szCs w:val="21"/>
              </w:rPr>
            </w:pPr>
          </w:p>
        </w:tc>
        <w:tc>
          <w:tcPr>
            <w:tcW w:w="831" w:type="pct"/>
            <w:tcBorders>
              <w:top w:val="single" w:color="auto" w:sz="4" w:space="0"/>
            </w:tcBorders>
            <w:noWrap/>
            <w:vAlign w:val="center"/>
          </w:tcPr>
          <w:p w14:paraId="14B98956">
            <w:pPr>
              <w:jc w:val="center"/>
              <w:rPr>
                <w:rFonts w:asciiTheme="minorEastAsia" w:hAnsiTheme="minorEastAsia"/>
                <w:color w:val="000000"/>
                <w:szCs w:val="21"/>
              </w:rPr>
            </w:pPr>
            <w:r>
              <w:rPr>
                <w:rFonts w:hint="eastAsia" w:asciiTheme="minorEastAsia" w:hAnsiTheme="minorEastAsia"/>
                <w:color w:val="000000"/>
                <w:szCs w:val="21"/>
              </w:rPr>
              <w:t>皮卷尺</w:t>
            </w:r>
          </w:p>
        </w:tc>
        <w:tc>
          <w:tcPr>
            <w:tcW w:w="943" w:type="pct"/>
            <w:tcBorders>
              <w:top w:val="single" w:color="auto" w:sz="4" w:space="0"/>
              <w:right w:val="single" w:color="auto" w:sz="4" w:space="0"/>
            </w:tcBorders>
            <w:noWrap/>
            <w:vAlign w:val="center"/>
          </w:tcPr>
          <w:p w14:paraId="1F857022">
            <w:pPr>
              <w:jc w:val="center"/>
              <w:rPr>
                <w:rFonts w:asciiTheme="minorEastAsia" w:hAnsiTheme="minorEastAsia"/>
                <w:color w:val="000000"/>
                <w:szCs w:val="21"/>
              </w:rPr>
            </w:pPr>
            <w:r>
              <w:rPr>
                <w:rFonts w:hint="eastAsia" w:asciiTheme="minorEastAsia" w:hAnsiTheme="minorEastAsia"/>
                <w:color w:val="000000"/>
                <w:szCs w:val="21"/>
              </w:rPr>
              <w:t>得力</w:t>
            </w:r>
          </w:p>
        </w:tc>
        <w:tc>
          <w:tcPr>
            <w:tcW w:w="1376" w:type="pct"/>
            <w:tcBorders>
              <w:top w:val="single" w:color="auto" w:sz="4" w:space="0"/>
              <w:left w:val="single" w:color="auto" w:sz="4" w:space="0"/>
            </w:tcBorders>
            <w:noWrap/>
            <w:vAlign w:val="center"/>
          </w:tcPr>
          <w:p w14:paraId="1FE8E61D">
            <w:pPr>
              <w:jc w:val="left"/>
              <w:rPr>
                <w:rFonts w:asciiTheme="minorEastAsia" w:hAnsiTheme="minorEastAsia"/>
                <w:color w:val="000000"/>
                <w:szCs w:val="21"/>
              </w:rPr>
            </w:pPr>
            <w:r>
              <w:rPr>
                <w:rFonts w:asciiTheme="minorEastAsia" w:hAnsiTheme="minorEastAsia"/>
                <w:color w:val="000000"/>
                <w:szCs w:val="21"/>
              </w:rPr>
              <w:t>0~30m</w:t>
            </w:r>
          </w:p>
        </w:tc>
        <w:tc>
          <w:tcPr>
            <w:tcW w:w="942" w:type="pct"/>
            <w:tcBorders>
              <w:top w:val="single" w:color="auto" w:sz="4" w:space="0"/>
            </w:tcBorders>
            <w:noWrap/>
            <w:vAlign w:val="center"/>
          </w:tcPr>
          <w:p w14:paraId="426BE173">
            <w:pPr>
              <w:spacing w:line="276" w:lineRule="auto"/>
              <w:jc w:val="left"/>
              <w:rPr>
                <w:rFonts w:asciiTheme="minorEastAsia" w:hAnsiTheme="minorEastAsia"/>
                <w:color w:val="000000"/>
                <w:szCs w:val="21"/>
              </w:rPr>
            </w:pPr>
            <w:r>
              <w:rPr>
                <w:rFonts w:hint="eastAsia" w:asciiTheme="minorEastAsia" w:hAnsiTheme="minorEastAsia"/>
                <w:color w:val="000000"/>
                <w:szCs w:val="21"/>
              </w:rPr>
              <w:t>1mm</w:t>
            </w:r>
          </w:p>
        </w:tc>
        <w:tc>
          <w:tcPr>
            <w:tcW w:w="580" w:type="pct"/>
            <w:noWrap/>
            <w:vAlign w:val="center"/>
          </w:tcPr>
          <w:p w14:paraId="4CD0EF23">
            <w:pPr>
              <w:spacing w:line="280" w:lineRule="exact"/>
              <w:jc w:val="center"/>
              <w:rPr>
                <w:rFonts w:asciiTheme="minorEastAsia" w:hAnsiTheme="minorEastAsia"/>
                <w:color w:val="000000"/>
                <w:szCs w:val="21"/>
              </w:rPr>
            </w:pPr>
            <w:r>
              <w:rPr>
                <w:rFonts w:hint="eastAsia" w:asciiTheme="minorEastAsia" w:hAnsiTheme="minorEastAsia"/>
                <w:color w:val="000000"/>
                <w:szCs w:val="21"/>
              </w:rPr>
              <w:t>1年</w:t>
            </w:r>
          </w:p>
        </w:tc>
      </w:tr>
      <w:tr w14:paraId="67D663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2" w:hRule="atLeast"/>
          <w:jc w:val="center"/>
        </w:trPr>
        <w:tc>
          <w:tcPr>
            <w:tcW w:w="328" w:type="pct"/>
            <w:noWrap/>
            <w:vAlign w:val="center"/>
          </w:tcPr>
          <w:p w14:paraId="7B82F1BF">
            <w:pPr>
              <w:pStyle w:val="73"/>
              <w:widowControl w:val="0"/>
              <w:numPr>
                <w:ilvl w:val="0"/>
                <w:numId w:val="32"/>
              </w:numPr>
              <w:adjustRightInd w:val="0"/>
              <w:snapToGrid w:val="0"/>
              <w:spacing w:line="280" w:lineRule="exact"/>
              <w:jc w:val="center"/>
              <w:rPr>
                <w:rFonts w:hAnsi="宋体" w:cs="宋体"/>
                <w:szCs w:val="21"/>
              </w:rPr>
            </w:pPr>
          </w:p>
        </w:tc>
        <w:tc>
          <w:tcPr>
            <w:tcW w:w="831" w:type="pct"/>
            <w:tcBorders>
              <w:top w:val="single" w:color="auto" w:sz="4" w:space="0"/>
            </w:tcBorders>
            <w:noWrap/>
            <w:vAlign w:val="center"/>
          </w:tcPr>
          <w:p w14:paraId="6DFBC178">
            <w:pPr>
              <w:snapToGrid w:val="0"/>
              <w:spacing w:line="280" w:lineRule="exact"/>
              <w:jc w:val="center"/>
              <w:rPr>
                <w:rFonts w:asciiTheme="minorEastAsia" w:hAnsiTheme="minorEastAsia"/>
                <w:szCs w:val="21"/>
              </w:rPr>
            </w:pPr>
            <w:r>
              <w:rPr>
                <w:rFonts w:asciiTheme="minorEastAsia" w:hAnsiTheme="minorEastAsia"/>
              </w:rPr>
              <w:t>管状接头搭接线</w:t>
            </w:r>
          </w:p>
        </w:tc>
        <w:tc>
          <w:tcPr>
            <w:tcW w:w="943" w:type="pct"/>
            <w:tcBorders>
              <w:top w:val="single" w:color="auto" w:sz="4" w:space="0"/>
              <w:right w:val="single" w:color="auto" w:sz="4" w:space="0"/>
            </w:tcBorders>
            <w:noWrap/>
            <w:vAlign w:val="center"/>
          </w:tcPr>
          <w:p w14:paraId="1661F2C7">
            <w:pPr>
              <w:pStyle w:val="73"/>
              <w:widowControl w:val="0"/>
              <w:adjustRightInd w:val="0"/>
              <w:snapToGrid w:val="0"/>
              <w:spacing w:line="280" w:lineRule="exact"/>
              <w:ind w:firstLine="0"/>
              <w:jc w:val="center"/>
              <w:rPr>
                <w:rFonts w:asciiTheme="minorEastAsia" w:hAnsiTheme="minorEastAsia" w:eastAsiaTheme="minorEastAsia"/>
                <w:szCs w:val="21"/>
              </w:rPr>
            </w:pPr>
            <w:r>
              <w:rPr>
                <w:rFonts w:asciiTheme="minorEastAsia" w:hAnsiTheme="minorEastAsia" w:eastAsiaTheme="minorEastAsia"/>
                <w:szCs w:val="21"/>
              </w:rPr>
              <w:t>HB8111-3x120</w:t>
            </w:r>
          </w:p>
        </w:tc>
        <w:tc>
          <w:tcPr>
            <w:tcW w:w="1376" w:type="pct"/>
            <w:tcBorders>
              <w:top w:val="single" w:color="auto" w:sz="4" w:space="0"/>
              <w:left w:val="single" w:color="auto" w:sz="4" w:space="0"/>
            </w:tcBorders>
            <w:noWrap/>
            <w:vAlign w:val="center"/>
          </w:tcPr>
          <w:p w14:paraId="6BC7B231">
            <w:pPr>
              <w:spacing w:line="0" w:lineRule="atLeast"/>
              <w:ind w:left="-4" w:right="-1"/>
              <w:jc w:val="left"/>
              <w:rPr>
                <w:rFonts w:asciiTheme="minorEastAsia" w:hAnsiTheme="minorEastAsia"/>
                <w:szCs w:val="21"/>
              </w:rPr>
            </w:pPr>
            <w:r>
              <w:rPr>
                <w:rFonts w:hint="eastAsia" w:asciiTheme="minorEastAsia" w:hAnsiTheme="minorEastAsia"/>
                <w:szCs w:val="21"/>
              </w:rPr>
              <w:t>/</w:t>
            </w:r>
          </w:p>
        </w:tc>
        <w:tc>
          <w:tcPr>
            <w:tcW w:w="942" w:type="pct"/>
            <w:tcBorders>
              <w:top w:val="single" w:color="auto" w:sz="4" w:space="0"/>
            </w:tcBorders>
            <w:noWrap/>
            <w:vAlign w:val="center"/>
          </w:tcPr>
          <w:p w14:paraId="7AE1B5DC">
            <w:pPr>
              <w:jc w:val="left"/>
              <w:rPr>
                <w:rFonts w:asciiTheme="minorEastAsia" w:hAnsiTheme="minorEastAsia"/>
                <w:szCs w:val="21"/>
              </w:rPr>
            </w:pPr>
            <w:r>
              <w:rPr>
                <w:rFonts w:hint="eastAsia" w:asciiTheme="minorEastAsia" w:hAnsiTheme="minorEastAsia"/>
                <w:szCs w:val="21"/>
              </w:rPr>
              <w:t>/</w:t>
            </w:r>
          </w:p>
        </w:tc>
        <w:tc>
          <w:tcPr>
            <w:tcW w:w="580" w:type="pct"/>
            <w:noWrap/>
            <w:vAlign w:val="center"/>
          </w:tcPr>
          <w:p w14:paraId="39DE4C16">
            <w:pPr>
              <w:spacing w:line="280" w:lineRule="exact"/>
              <w:jc w:val="center"/>
              <w:rPr>
                <w:rFonts w:cs="宋体" w:asciiTheme="minorEastAsia" w:hAnsiTheme="minorEastAsia"/>
                <w:szCs w:val="21"/>
              </w:rPr>
            </w:pPr>
            <w:r>
              <w:rPr>
                <w:rFonts w:hint="eastAsia" w:cs="宋体" w:asciiTheme="minorEastAsia" w:hAnsiTheme="minorEastAsia"/>
                <w:szCs w:val="21"/>
              </w:rPr>
              <w:t>/</w:t>
            </w:r>
          </w:p>
        </w:tc>
      </w:tr>
      <w:tr w14:paraId="0C71DC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noWrap/>
            <w:vAlign w:val="center"/>
          </w:tcPr>
          <w:p w14:paraId="6B9F8088">
            <w:pPr>
              <w:rPr>
                <w:rFonts w:ascii="宋体" w:hAnsi="宋体" w:cs="宋体"/>
                <w:szCs w:val="21"/>
              </w:rPr>
            </w:pPr>
            <w:r>
              <w:rPr>
                <w:rFonts w:hint="eastAsia" w:ascii="宋体" w:hAnsi="宋体" w:cs="宋体"/>
                <w:color w:val="000000"/>
                <w:kern w:val="0"/>
                <w:szCs w:val="21"/>
              </w:rPr>
              <w:t>注：设备信息以实际使用为准，若没有相同设备，则选用满足技术参数和精度且在有效期内的同类设备进行试验。</w:t>
            </w:r>
          </w:p>
        </w:tc>
      </w:tr>
    </w:tbl>
    <w:p w14:paraId="0B0F80F8"/>
    <w:p w14:paraId="63FE2668">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试验布置和连接</w:t>
      </w:r>
    </w:p>
    <w:p w14:paraId="116FD28F">
      <w:pPr>
        <w:pStyle w:val="18"/>
        <w:spacing w:line="420" w:lineRule="exact"/>
        <w:ind w:firstLine="480"/>
      </w:pPr>
      <w:r>
        <w:rPr>
          <w:rFonts w:hint="eastAsia"/>
        </w:rPr>
        <w:t>将FSECU安装在接地平板上，接地平板与屏蔽室壳体搭接点的间隔应不大于1m；</w:t>
      </w:r>
    </w:p>
    <w:p w14:paraId="52D5E73F">
      <w:pPr>
        <w:pStyle w:val="18"/>
        <w:spacing w:line="420" w:lineRule="exact"/>
        <w:ind w:firstLine="480"/>
      </w:pPr>
      <w:r>
        <w:rPr>
          <w:rFonts w:hint="eastAsia"/>
        </w:rPr>
        <w:t>互连线/电缆—电缆长度至少应为3.3m，当互连电缆束的长度大于试验桌的长度时，多余长度的互连电缆束应按Z字形布置在试验桌的后面，并支撑在接地平板上方约50mm高处；</w:t>
      </w:r>
    </w:p>
    <w:p w14:paraId="1CF69D58">
      <w:pPr>
        <w:pStyle w:val="18"/>
        <w:spacing w:line="420" w:lineRule="exact"/>
        <w:ind w:firstLine="480"/>
      </w:pPr>
      <w:r>
        <w:rPr>
          <w:rFonts w:hint="eastAsia"/>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14:paraId="72F593E5">
      <w:pPr>
        <w:pStyle w:val="18"/>
        <w:spacing w:line="420" w:lineRule="exact"/>
        <w:ind w:firstLine="480"/>
      </w:pPr>
      <w:r>
        <w:rPr>
          <w:rFonts w:hint="eastAsia"/>
        </w:rPr>
        <w:t>传导敏感度的校验布置如图16所示；传导敏感度试验布置图如图17所示；辐射敏感度试验布置如图18所示</w:t>
      </w:r>
      <w:r>
        <w:t>。</w:t>
      </w:r>
    </w:p>
    <w:p w14:paraId="104052C6">
      <w:pPr>
        <w:pStyle w:val="18"/>
        <w:spacing w:line="240" w:lineRule="auto"/>
        <w:ind w:firstLine="0" w:firstLineChars="0"/>
        <w:jc w:val="center"/>
      </w:pPr>
      <w:r>
        <w:object>
          <v:shape id="_x0000_i1032" o:spt="75" type="#_x0000_t75" style="height:162.75pt;width:258.75pt;" o:ole="t" filled="f" o:preferrelative="t" stroked="f" coordsize="21600,21600">
            <v:path/>
            <v:fill on="f" focussize="0,0"/>
            <v:stroke on="f" joinstyle="miter"/>
            <v:imagedata r:id="rId26" o:title=""/>
            <o:lock v:ext="edit" aspectratio="t"/>
            <w10:wrap type="none"/>
            <w10:anchorlock/>
          </v:shape>
          <o:OLEObject Type="Embed" ProgID="Visio.Drawing.11" ShapeID="_x0000_i1032" DrawAspect="Content" ObjectID="_1468075732" r:id="rId25">
            <o:LockedField>false</o:LockedField>
          </o:OLEObject>
        </w:object>
      </w:r>
    </w:p>
    <w:p w14:paraId="249B195E">
      <w:pPr>
        <w:numPr>
          <w:ilvl w:val="0"/>
          <w:numId w:val="13"/>
        </w:numPr>
        <w:spacing w:line="420" w:lineRule="exact"/>
        <w:jc w:val="center"/>
        <w:rPr>
          <w:rFonts w:ascii="Times New Roman" w:hAnsi="Times New Roman" w:eastAsia="黑体" w:cs="Times New Roman"/>
        </w:rPr>
      </w:pPr>
      <w:r>
        <w:rPr>
          <w:rFonts w:ascii="Times New Roman" w:hAnsi="Times New Roman" w:eastAsia="黑体" w:cs="Times New Roman"/>
        </w:rPr>
        <w:t>传导敏感性校准布置图</w:t>
      </w:r>
    </w:p>
    <w:p w14:paraId="7934C79A">
      <w:pPr>
        <w:pStyle w:val="77"/>
        <w:keepNext/>
        <w:spacing w:line="240" w:lineRule="auto"/>
        <w:ind w:left="0" w:leftChars="0" w:right="0" w:firstLine="0" w:firstLineChars="0"/>
        <w:jc w:val="center"/>
      </w:pPr>
      <w:r>
        <w:object>
          <v:shape id="_x0000_i1033" o:spt="75" type="#_x0000_t75" style="height:189.75pt;width:364.5pt;" o:ole="t" filled="f" o:preferrelative="t" stroked="f" coordsize="21600,21600">
            <v:path/>
            <v:fill on="f" focussize="0,0"/>
            <v:stroke on="f" joinstyle="miter"/>
            <v:imagedata r:id="rId28" o:title=""/>
            <o:lock v:ext="edit" aspectratio="t"/>
            <w10:wrap type="none"/>
            <w10:anchorlock/>
          </v:shape>
          <o:OLEObject Type="Embed" ProgID="Visio.Drawing.11" ShapeID="_x0000_i1033" DrawAspect="Content" ObjectID="_1468075733" r:id="rId27">
            <o:LockedField>false</o:LockedField>
          </o:OLEObject>
        </w:object>
      </w:r>
    </w:p>
    <w:p w14:paraId="3E4692F4">
      <w:pPr>
        <w:pStyle w:val="4"/>
        <w:numPr>
          <w:ilvl w:val="0"/>
          <w:numId w:val="0"/>
        </w:numPr>
        <w:spacing w:line="360" w:lineRule="exact"/>
        <w:ind w:left="420"/>
        <w:jc w:val="both"/>
        <w:rPr>
          <w:rFonts w:ascii="宋体" w:hAnsi="宋体" w:eastAsia="宋体"/>
          <w:szCs w:val="21"/>
          <w:lang w:val="de-DE"/>
        </w:rPr>
      </w:pPr>
      <w:r>
        <w:rPr>
          <w:rFonts w:hint="eastAsia" w:ascii="宋体" w:hAnsi="宋体" w:eastAsia="宋体"/>
          <w:szCs w:val="21"/>
          <w:lang w:val="de-DE"/>
        </w:rPr>
        <w:t xml:space="preserve">注：1. </w:t>
      </w:r>
      <w:r>
        <w:rPr>
          <w:rFonts w:ascii="宋体" w:hAnsi="宋体" w:eastAsia="宋体" w:cs="宋体"/>
          <w:szCs w:val="21"/>
        </w:rPr>
        <w:t>管状接头搭接线</w:t>
      </w:r>
      <w:r>
        <w:rPr>
          <w:rFonts w:hint="eastAsia" w:ascii="宋体" w:hAnsi="宋体" w:eastAsia="宋体" w:cs="宋体"/>
          <w:szCs w:val="21"/>
        </w:rPr>
        <w:t>（图中搭接线）与试验件搭铁线安装柱</w:t>
      </w:r>
      <w:r>
        <w:rPr>
          <w:rFonts w:hint="eastAsia" w:ascii="宋体" w:hAnsi="宋体" w:eastAsia="宋体"/>
          <w:szCs w:val="21"/>
          <w:lang w:val="de-DE"/>
        </w:rPr>
        <w:t>(见附录</w:t>
      </w:r>
      <w:r>
        <w:rPr>
          <w:rFonts w:hint="eastAsia" w:ascii="宋体" w:hAnsi="宋体" w:eastAsia="宋体"/>
          <w:szCs w:val="21"/>
        </w:rPr>
        <w:t>D</w:t>
      </w:r>
      <w:r>
        <w:rPr>
          <w:rFonts w:hint="eastAsia" w:ascii="宋体" w:hAnsi="宋体" w:eastAsia="宋体"/>
          <w:szCs w:val="21"/>
          <w:lang w:val="de-DE"/>
        </w:rPr>
        <w:t>)</w:t>
      </w:r>
      <w:r>
        <w:rPr>
          <w:rFonts w:hint="eastAsia" w:ascii="宋体" w:hAnsi="宋体" w:eastAsia="宋体" w:cs="宋体"/>
          <w:szCs w:val="21"/>
        </w:rPr>
        <w:t>连接，搭接线另一端使用六角头螺栓（HB1-101-4×12CDD）及垫圈（HB1-521-4×10×0.8CDD）固定在试验桌接地铜板上，搭接点与试验件距离不大于15cm。</w:t>
      </w:r>
    </w:p>
    <w:p w14:paraId="6049172D">
      <w:pPr>
        <w:pStyle w:val="4"/>
        <w:numPr>
          <w:ilvl w:val="0"/>
          <w:numId w:val="0"/>
        </w:numPr>
        <w:spacing w:line="360" w:lineRule="exact"/>
        <w:ind w:left="845"/>
        <w:jc w:val="both"/>
        <w:rPr>
          <w:rFonts w:ascii="宋体" w:hAnsi="宋体" w:eastAsia="宋体"/>
          <w:szCs w:val="21"/>
          <w:lang w:val="de-DE"/>
        </w:rPr>
      </w:pPr>
      <w:r>
        <w:rPr>
          <w:rFonts w:hint="eastAsia" w:ascii="宋体" w:hAnsi="宋体" w:eastAsia="宋体"/>
          <w:szCs w:val="21"/>
        </w:rPr>
        <w:t>2.电缆</w:t>
      </w:r>
      <w:r>
        <w:rPr>
          <w:rFonts w:hint="eastAsia" w:ascii="宋体" w:hAnsi="宋体" w:eastAsia="宋体"/>
          <w:szCs w:val="21"/>
          <w:lang w:val="de-DE"/>
        </w:rPr>
        <w:t>在桌面前端10cm处暴露3.3m</w:t>
      </w:r>
      <w:r>
        <w:rPr>
          <w:rFonts w:hint="eastAsia" w:ascii="宋体" w:hAnsi="宋体" w:eastAsia="宋体"/>
          <w:szCs w:val="21"/>
          <w:vertAlign w:val="subscript"/>
          <w:lang w:val="de-DE"/>
        </w:rPr>
        <w:t>-0m</w:t>
      </w:r>
      <w:r>
        <w:rPr>
          <w:rFonts w:hint="eastAsia" w:ascii="宋体" w:hAnsi="宋体" w:eastAsia="宋体"/>
          <w:szCs w:val="21"/>
          <w:vertAlign w:val="superscript"/>
          <w:lang w:val="de-DE"/>
        </w:rPr>
        <w:t>＋0.1m</w:t>
      </w:r>
      <w:r>
        <w:rPr>
          <w:rFonts w:hint="eastAsia" w:ascii="宋体" w:hAnsi="宋体" w:eastAsia="宋体"/>
          <w:szCs w:val="21"/>
          <w:lang w:val="de-DE"/>
        </w:rPr>
        <w:t>，之后将电源线与信号线束分开，电缆其余部分绕Z字型布置然后连接至</w:t>
      </w:r>
      <w:r>
        <w:rPr>
          <w:rFonts w:ascii="宋体" w:hAnsi="宋体" w:eastAsia="宋体"/>
          <w:szCs w:val="21"/>
          <w:lang w:val="de-DE"/>
        </w:rPr>
        <w:t>XXXX</w:t>
      </w:r>
      <w:r>
        <w:rPr>
          <w:rFonts w:hint="eastAsia" w:ascii="宋体" w:hAnsi="宋体" w:eastAsia="宋体"/>
          <w:szCs w:val="21"/>
          <w:lang w:val="de-DE"/>
        </w:rPr>
        <w:t>。</w:t>
      </w:r>
      <w:r>
        <w:rPr>
          <w:rFonts w:hint="eastAsia" w:ascii="宋体" w:hAnsi="宋体" w:eastAsia="宋体"/>
          <w:szCs w:val="21"/>
          <w:lang w:val="de-DE" w:eastAsia="zh-CN"/>
        </w:rPr>
        <w:t>XXX-DL1</w:t>
      </w:r>
      <w:r>
        <w:rPr>
          <w:rFonts w:ascii="宋体" w:hAnsi="宋体" w:eastAsia="宋体"/>
          <w:szCs w:val="21"/>
          <w:lang w:val="de-DE"/>
        </w:rPr>
        <w:t>电缆</w:t>
      </w:r>
      <w:r>
        <w:rPr>
          <w:rFonts w:hint="eastAsia" w:ascii="宋体" w:hAnsi="宋体" w:eastAsia="宋体"/>
          <w:szCs w:val="21"/>
          <w:lang w:val="de-DE"/>
        </w:rPr>
        <w:t>试验件侧连接器为</w:t>
      </w:r>
      <w:r>
        <w:rPr>
          <w:rFonts w:ascii="宋体" w:hAnsi="宋体" w:eastAsia="宋体"/>
          <w:szCs w:val="21"/>
          <w:lang w:val="de-DE"/>
        </w:rPr>
        <w:t>XXXXX</w:t>
      </w:r>
      <w:r>
        <w:rPr>
          <w:rFonts w:hint="eastAsia" w:ascii="宋体" w:hAnsi="宋体" w:eastAsia="宋体"/>
          <w:szCs w:val="21"/>
          <w:lang w:val="de-DE"/>
        </w:rPr>
        <w:t xml:space="preserve">， </w:t>
      </w:r>
      <w:r>
        <w:rPr>
          <w:rFonts w:hint="eastAsia" w:ascii="宋体" w:hAnsi="宋体" w:eastAsia="宋体"/>
          <w:szCs w:val="21"/>
          <w:lang w:val="de-DE" w:eastAsia="zh-CN"/>
        </w:rPr>
        <w:t>XXX-DL1</w:t>
      </w:r>
      <w:r>
        <w:rPr>
          <w:rFonts w:ascii="宋体" w:hAnsi="宋体" w:eastAsia="宋体"/>
          <w:szCs w:val="21"/>
          <w:lang w:val="de-DE"/>
        </w:rPr>
        <w:t>电缆</w:t>
      </w:r>
      <w:r>
        <w:rPr>
          <w:rFonts w:hint="eastAsia" w:ascii="宋体" w:hAnsi="宋体" w:eastAsia="宋体"/>
          <w:szCs w:val="21"/>
          <w:lang w:val="de-DE"/>
        </w:rPr>
        <w:t>另一端X1、X2分别连接在</w:t>
      </w:r>
      <w:r>
        <w:rPr>
          <w:rFonts w:ascii="宋体" w:hAnsi="宋体" w:eastAsia="宋体"/>
          <w:szCs w:val="21"/>
          <w:lang w:val="de-DE"/>
        </w:rPr>
        <w:t>XXX</w:t>
      </w:r>
      <w:r>
        <w:rPr>
          <w:rFonts w:hint="eastAsia" w:ascii="宋体" w:hAnsi="宋体" w:eastAsia="宋体"/>
          <w:szCs w:val="21"/>
          <w:lang w:val="de-DE"/>
        </w:rPr>
        <w:t>试验台的断连箱FECU侧连接器X1、X2上，详细电缆定义见附录A，电缆信号定义及导线规格与机上保持一致。</w:t>
      </w:r>
    </w:p>
    <w:p w14:paraId="2CC3A731">
      <w:pPr>
        <w:pStyle w:val="4"/>
        <w:numPr>
          <w:ilvl w:val="0"/>
          <w:numId w:val="0"/>
        </w:numPr>
        <w:spacing w:line="360" w:lineRule="exact"/>
        <w:ind w:left="845"/>
        <w:jc w:val="both"/>
        <w:rPr>
          <w:rFonts w:ascii="宋体" w:hAnsi="宋体" w:eastAsia="宋体"/>
          <w:szCs w:val="21"/>
          <w:lang w:val="de-DE"/>
        </w:rPr>
      </w:pPr>
      <w:r>
        <w:rPr>
          <w:rFonts w:hint="eastAsia" w:ascii="宋体" w:hAnsi="宋体" w:eastAsia="宋体"/>
          <w:szCs w:val="21"/>
        </w:rPr>
        <w:t>3</w:t>
      </w:r>
      <w:r>
        <w:rPr>
          <w:rFonts w:hint="eastAsia" w:ascii="宋体" w:hAnsi="宋体" w:eastAsia="宋体"/>
          <w:szCs w:val="21"/>
          <w:lang w:val="de-DE"/>
        </w:rPr>
        <w:t>.</w:t>
      </w:r>
      <w:r>
        <w:rPr>
          <w:rFonts w:hint="eastAsia" w:ascii="宋体" w:hAnsi="宋体" w:eastAsia="宋体"/>
          <w:szCs w:val="21"/>
        </w:rPr>
        <w:t>28V1与地1为</w:t>
      </w:r>
      <w:r>
        <w:rPr>
          <w:rFonts w:hint="eastAsia" w:ascii="宋体" w:hAnsi="宋体" w:eastAsia="宋体"/>
          <w:szCs w:val="21"/>
          <w:lang w:eastAsia="zh-CN"/>
        </w:rPr>
        <w:t>XXX-DL1</w:t>
      </w:r>
      <w:r>
        <w:rPr>
          <w:rFonts w:hint="eastAsia" w:ascii="宋体" w:hAnsi="宋体" w:eastAsia="宋体"/>
          <w:szCs w:val="21"/>
        </w:rPr>
        <w:t>电源线，在电缆暴漏的3.3m</w:t>
      </w:r>
      <w:r>
        <w:rPr>
          <w:rFonts w:hint="eastAsia" w:ascii="宋体" w:hAnsi="宋体" w:eastAsia="宋体"/>
          <w:szCs w:val="21"/>
          <w:vertAlign w:val="subscript"/>
          <w:lang w:val="de-DE"/>
        </w:rPr>
        <w:t>-0m</w:t>
      </w:r>
      <w:r>
        <w:rPr>
          <w:rFonts w:hint="eastAsia" w:ascii="宋体" w:hAnsi="宋体" w:eastAsia="宋体"/>
          <w:szCs w:val="21"/>
          <w:vertAlign w:val="superscript"/>
          <w:lang w:val="de-DE"/>
        </w:rPr>
        <w:t>＋0.1m</w:t>
      </w:r>
      <w:r>
        <w:rPr>
          <w:rFonts w:hint="eastAsia" w:ascii="宋体" w:hAnsi="宋体" w:eastAsia="宋体"/>
          <w:szCs w:val="21"/>
          <w:lang w:val="de-DE"/>
        </w:rPr>
        <w:t>范围内，电源线与信号线使用绑扎带每50cm绑扎一次，在两个绑扎点之间可单独对电源线、信号线束进行测试。</w:t>
      </w:r>
    </w:p>
    <w:p w14:paraId="0D70A9CF">
      <w:pPr>
        <w:pStyle w:val="4"/>
        <w:numPr>
          <w:ilvl w:val="0"/>
          <w:numId w:val="0"/>
        </w:numPr>
        <w:spacing w:line="360" w:lineRule="exact"/>
        <w:ind w:left="845"/>
        <w:jc w:val="both"/>
        <w:rPr>
          <w:rFonts w:ascii="宋体" w:hAnsi="宋体" w:eastAsia="宋体"/>
          <w:szCs w:val="21"/>
        </w:rPr>
      </w:pPr>
      <w:r>
        <w:rPr>
          <w:rFonts w:hint="eastAsia" w:ascii="宋体" w:hAnsi="宋体" w:eastAsia="宋体"/>
          <w:szCs w:val="21"/>
        </w:rPr>
        <w:t>4.非导电支撑物为泡沫板。</w:t>
      </w:r>
    </w:p>
    <w:p w14:paraId="3778D38A">
      <w:pPr>
        <w:numPr>
          <w:ilvl w:val="0"/>
          <w:numId w:val="13"/>
        </w:numPr>
        <w:spacing w:line="420" w:lineRule="exact"/>
        <w:jc w:val="center"/>
        <w:rPr>
          <w:rFonts w:ascii="Times New Roman" w:hAnsi="Times New Roman" w:eastAsia="黑体" w:cs="Times New Roman"/>
        </w:rPr>
      </w:pPr>
      <w:r>
        <w:rPr>
          <w:rFonts w:ascii="Times New Roman" w:hAnsi="Times New Roman" w:eastAsia="黑体" w:cs="Times New Roman"/>
        </w:rPr>
        <w:t>传导敏感性试验布置图</w:t>
      </w:r>
    </w:p>
    <w:p w14:paraId="03D09A3F">
      <w:pPr>
        <w:pStyle w:val="18"/>
        <w:spacing w:line="240" w:lineRule="auto"/>
        <w:ind w:firstLine="0" w:firstLineChars="0"/>
        <w:jc w:val="center"/>
      </w:pPr>
      <w:r>
        <w:object>
          <v:shape id="_x0000_i1034" o:spt="75" type="#_x0000_t75" style="height:359.25pt;width:368.25pt;" o:ole="t" filled="f" o:preferrelative="t" stroked="f" coordsize="21600,21600">
            <v:path/>
            <v:fill on="f" focussize="0,0"/>
            <v:stroke on="f" joinstyle="miter"/>
            <v:imagedata r:id="rId30" o:title=""/>
            <o:lock v:ext="edit" aspectratio="t"/>
            <w10:wrap type="none"/>
            <w10:anchorlock/>
          </v:shape>
          <o:OLEObject Type="Embed" ProgID="Visio.Drawing.11" ShapeID="_x0000_i1034" DrawAspect="Content" ObjectID="_1468075734" r:id="rId29">
            <o:LockedField>false</o:LockedField>
          </o:OLEObject>
        </w:object>
      </w:r>
    </w:p>
    <w:p w14:paraId="719A4E7C">
      <w:pPr>
        <w:numPr>
          <w:ilvl w:val="0"/>
          <w:numId w:val="13"/>
        </w:numPr>
        <w:spacing w:line="420" w:lineRule="exact"/>
        <w:jc w:val="center"/>
        <w:rPr>
          <w:rFonts w:ascii="Times New Roman" w:hAnsi="Times New Roman" w:eastAsia="黑体" w:cs="Times New Roman"/>
        </w:rPr>
      </w:pPr>
      <w:r>
        <w:rPr>
          <w:rFonts w:ascii="Times New Roman" w:hAnsi="Times New Roman" w:eastAsia="黑体" w:cs="Times New Roman"/>
        </w:rPr>
        <w:t>辐射敏感性试验布置图</w:t>
      </w:r>
    </w:p>
    <w:p w14:paraId="673B68B0">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受试设备、试验装置（试验前）的符合性要求</w:t>
      </w:r>
    </w:p>
    <w:p w14:paraId="4D1C9F02">
      <w:pPr>
        <w:pStyle w:val="31"/>
        <w:spacing w:line="420" w:lineRule="exact"/>
        <w:ind w:firstLine="563" w:firstLineChars="0"/>
        <w:rPr>
          <w:rFonts w:ascii="Times New Roman" w:hAnsi="Times New Roman" w:eastAsia="宋体" w:cs="Times New Roman"/>
          <w:sz w:val="24"/>
          <w:szCs w:val="21"/>
        </w:rPr>
      </w:pPr>
      <w:r>
        <w:rPr>
          <w:rFonts w:ascii="Times New Roman" w:hAnsi="Times New Roman" w:eastAsia="宋体" w:cs="Times New Roman"/>
          <w:sz w:val="24"/>
          <w:szCs w:val="21"/>
        </w:rPr>
        <w:t>受试设备状态应满足“5.试验产品/设备说明”构型和产品状态要求，确定受试设备按照11.1要求完成了产品验收测试。</w:t>
      </w:r>
    </w:p>
    <w:p w14:paraId="503F9D79">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确保受试设备、陪试件、试验装置，在试验前按照17.3-17.5的要求，进行了相应的安装和连接。</w:t>
      </w:r>
    </w:p>
    <w:p w14:paraId="1DC708BD">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确保试验人员资质符合“9试验人员”的要求。</w:t>
      </w:r>
    </w:p>
    <w:p w14:paraId="4112FF64">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试验程序</w:t>
      </w:r>
    </w:p>
    <w:p w14:paraId="54CBB794">
      <w:pPr>
        <w:pStyle w:val="33"/>
        <w:numPr>
          <w:ilvl w:val="3"/>
          <w:numId w:val="8"/>
        </w:numPr>
        <w:tabs>
          <w:tab w:val="left" w:pos="567"/>
        </w:tabs>
        <w:spacing w:line="420" w:lineRule="exact"/>
        <w:rPr>
          <w:rFonts w:ascii="Times New Roman" w:hAnsi="Times New Roman"/>
        </w:rPr>
      </w:pPr>
      <w:r>
        <w:rPr>
          <w:rFonts w:ascii="Times New Roman" w:hAnsi="Times New Roman"/>
        </w:rPr>
        <w:t>传导敏感度</w:t>
      </w:r>
    </w:p>
    <w:p w14:paraId="43D433BF">
      <w:pPr>
        <w:pStyle w:val="18"/>
        <w:spacing w:line="420" w:lineRule="exact"/>
        <w:ind w:firstLine="480"/>
      </w:pPr>
      <w:r>
        <w:rPr>
          <w:rFonts w:hint="eastAsia"/>
        </w:rPr>
        <w:t>试验</w:t>
      </w:r>
      <w:r>
        <w:t>人员应在</w:t>
      </w:r>
      <w:r>
        <w:rPr>
          <w:rFonts w:hint="eastAsia"/>
        </w:rPr>
        <w:t>试验</w:t>
      </w:r>
      <w:r>
        <w:t>环境搭建完成后</w:t>
      </w:r>
      <w:r>
        <w:rPr>
          <w:rFonts w:hint="eastAsia"/>
        </w:rPr>
        <w:t>予以</w:t>
      </w:r>
      <w:r>
        <w:t>确认试验参数配置，并拍照取证开始试验，试验详细操作步骤如下：</w:t>
      </w:r>
    </w:p>
    <w:p w14:paraId="18AC3DFE">
      <w:pPr>
        <w:pStyle w:val="18"/>
        <w:numPr>
          <w:ilvl w:val="0"/>
          <w:numId w:val="38"/>
        </w:numPr>
        <w:spacing w:line="420" w:lineRule="exact"/>
        <w:ind w:firstLineChars="0"/>
      </w:pPr>
      <w:r>
        <w:rPr>
          <w:rFonts w:hint="eastAsia"/>
        </w:rPr>
        <w:t>按照图</w:t>
      </w:r>
      <w:r>
        <w:rPr>
          <w:rFonts w:hint="eastAsia"/>
          <w:b/>
          <w:color w:val="FF0000"/>
        </w:rPr>
        <w:t>16</w:t>
      </w:r>
      <w:r>
        <w:rPr>
          <w:rFonts w:hint="eastAsia"/>
        </w:rPr>
        <w:t>进行校准连接，在探头校准夹具中安装电流注入钳，将电流注入钳支撑使其在校准夹具中心；</w:t>
      </w:r>
    </w:p>
    <w:p w14:paraId="6D7B7AB5">
      <w:pPr>
        <w:pStyle w:val="18"/>
        <w:numPr>
          <w:ilvl w:val="0"/>
          <w:numId w:val="38"/>
        </w:numPr>
        <w:spacing w:line="420" w:lineRule="exact"/>
        <w:ind w:firstLineChars="0"/>
      </w:pPr>
      <w:r>
        <w:rPr>
          <w:rFonts w:hint="eastAsia"/>
        </w:rPr>
        <w:t>调节</w:t>
      </w:r>
      <w:r>
        <w:rPr>
          <w:rFonts w:hint="eastAsia"/>
          <w:szCs w:val="24"/>
        </w:rPr>
        <w:t>传导抗扰度测试系统至10kHz，不加调制，增大功率放大器输出，通过定向耦合器将10kHz信号馈入</w:t>
      </w:r>
      <w:r>
        <w:rPr>
          <w:rFonts w:hint="eastAsia"/>
        </w:rPr>
        <w:t>电流注入钳，在10kHz～5MHz频率范围内按照以下扫描速率进行扫频：100kHz以下频率范围内每十倍频至少10个点，100kHz以上频率范围内每十倍频至少100个点。对于每一个频点，调节信号发生器至对应频率，调整幅度，将对应频率的信号注入电流注入钳，直至测得的电流达到要求的电流值，记录功率放大器的前向功率；</w:t>
      </w:r>
    </w:p>
    <w:p w14:paraId="03768CC1">
      <w:pPr>
        <w:pStyle w:val="18"/>
        <w:numPr>
          <w:ilvl w:val="0"/>
          <w:numId w:val="38"/>
        </w:numPr>
        <w:spacing w:line="420" w:lineRule="exact"/>
        <w:ind w:firstLineChars="0"/>
      </w:pPr>
      <w:r>
        <w:rPr>
          <w:rFonts w:hint="eastAsia"/>
          <w:szCs w:val="24"/>
        </w:rPr>
        <w:t>停止传导抗扰度测试系统和功率放大器输出，将电流注入钳（10</w:t>
      </w:r>
      <w:r>
        <w:rPr>
          <w:szCs w:val="24"/>
        </w:rPr>
        <w:t>kHz</w:t>
      </w:r>
      <w:r>
        <w:rPr>
          <w:rFonts w:hint="eastAsia"/>
          <w:szCs w:val="24"/>
        </w:rPr>
        <w:t>～5</w:t>
      </w:r>
      <w:r>
        <w:rPr>
          <w:szCs w:val="24"/>
        </w:rPr>
        <w:t>MHz</w:t>
      </w:r>
      <w:r>
        <w:rPr>
          <w:rFonts w:hint="eastAsia"/>
          <w:szCs w:val="24"/>
        </w:rPr>
        <w:t>）更换为电流注入探头（5</w:t>
      </w:r>
      <w:r>
        <w:rPr>
          <w:szCs w:val="24"/>
        </w:rPr>
        <w:t>MHz</w:t>
      </w:r>
      <w:r>
        <w:rPr>
          <w:rFonts w:hint="eastAsia"/>
          <w:szCs w:val="24"/>
        </w:rPr>
        <w:t>～4</w:t>
      </w:r>
      <w:r>
        <w:rPr>
          <w:szCs w:val="24"/>
        </w:rPr>
        <w:t>00MHz</w:t>
      </w:r>
      <w:r>
        <w:rPr>
          <w:rFonts w:hint="eastAsia"/>
          <w:szCs w:val="24"/>
        </w:rPr>
        <w:t>），启动传导抗扰度测试系统和功率放大器输出，</w:t>
      </w:r>
      <w:r>
        <w:rPr>
          <w:rFonts w:hint="eastAsia"/>
        </w:rPr>
        <w:t>在</w:t>
      </w:r>
      <w:r>
        <w:rPr>
          <w:rFonts w:hint="eastAsia"/>
          <w:szCs w:val="24"/>
        </w:rPr>
        <w:t>5</w:t>
      </w:r>
      <w:r>
        <w:rPr>
          <w:szCs w:val="24"/>
        </w:rPr>
        <w:t>MHz</w:t>
      </w:r>
      <w:r>
        <w:rPr>
          <w:rFonts w:hint="eastAsia"/>
          <w:szCs w:val="24"/>
        </w:rPr>
        <w:t>～4</w:t>
      </w:r>
      <w:r>
        <w:rPr>
          <w:szCs w:val="24"/>
        </w:rPr>
        <w:t>00MHz</w:t>
      </w:r>
      <w:r>
        <w:rPr>
          <w:rFonts w:hint="eastAsia"/>
        </w:rPr>
        <w:t>频率范围内按照以下扫描速率进行扫频：100kHz以上频率范围内每十倍频至少100个点。对于每一个频点，调节信号发生器至对应频率，调整幅度，将对应频率的信号注入电流注入</w:t>
      </w:r>
      <w:r>
        <w:rPr>
          <w:rFonts w:hint="eastAsia"/>
          <w:szCs w:val="24"/>
        </w:rPr>
        <w:t>探头</w:t>
      </w:r>
      <w:r>
        <w:rPr>
          <w:rFonts w:hint="eastAsia"/>
        </w:rPr>
        <w:t>，直至测得的电流达到要求的电流值，记录功率放大器的前向功率</w:t>
      </w:r>
      <w:r>
        <w:t>；</w:t>
      </w:r>
    </w:p>
    <w:p w14:paraId="18444A94">
      <w:pPr>
        <w:pStyle w:val="18"/>
        <w:numPr>
          <w:ilvl w:val="0"/>
          <w:numId w:val="38"/>
        </w:numPr>
        <w:spacing w:line="420" w:lineRule="exact"/>
        <w:ind w:firstLineChars="0"/>
      </w:pPr>
      <w:r>
        <w:rPr>
          <w:rFonts w:hint="eastAsia"/>
        </w:rPr>
        <w:t>在标准大气条件下，按表</w:t>
      </w:r>
      <w:r>
        <w:rPr>
          <w:rFonts w:hint="eastAsia"/>
          <w:b/>
          <w:color w:val="FF0000"/>
        </w:rPr>
        <w:t>7</w:t>
      </w:r>
      <w:r>
        <w:rPr>
          <w:rFonts w:hint="eastAsia"/>
        </w:rPr>
        <w:t>的要求对受试设备按</w:t>
      </w:r>
      <w:r>
        <w:rPr>
          <w:rFonts w:hint="eastAsia"/>
          <w:highlight w:val="yellow"/>
        </w:rPr>
        <w:t>照QPAT-1</w:t>
      </w:r>
      <w:r>
        <w:rPr>
          <w:rFonts w:hint="eastAsia"/>
        </w:rPr>
        <w:t>进行试验前功能性能检查，并记录检测结果</w:t>
      </w:r>
      <w:r>
        <w:rPr>
          <w:rFonts w:hint="eastAsia"/>
          <w:szCs w:val="24"/>
        </w:rPr>
        <w:t>；</w:t>
      </w:r>
    </w:p>
    <w:p w14:paraId="1A29023A">
      <w:pPr>
        <w:pStyle w:val="18"/>
        <w:numPr>
          <w:ilvl w:val="0"/>
          <w:numId w:val="38"/>
        </w:numPr>
        <w:spacing w:line="420" w:lineRule="exact"/>
        <w:ind w:firstLineChars="0"/>
      </w:pPr>
      <w:r>
        <w:rPr>
          <w:rFonts w:hint="eastAsia"/>
        </w:rPr>
        <w:t>受试设备</w:t>
      </w:r>
      <w:r>
        <w:t>按照</w:t>
      </w:r>
      <w:r>
        <w:rPr>
          <w:rFonts w:hint="eastAsia"/>
        </w:rPr>
        <w:t>图</w:t>
      </w:r>
      <w:r>
        <w:rPr>
          <w:rFonts w:hint="eastAsia"/>
          <w:b/>
          <w:color w:val="FF0000"/>
        </w:rPr>
        <w:t>17</w:t>
      </w:r>
      <w:r>
        <w:t>要求进行试验连接</w:t>
      </w:r>
      <w:r>
        <w:rPr>
          <w:rFonts w:hint="eastAsia"/>
        </w:rPr>
        <w:t>，</w:t>
      </w:r>
      <w:r>
        <w:rPr>
          <w:rFonts w:hint="eastAsia"/>
          <w:szCs w:val="24"/>
        </w:rPr>
        <w:t>电缆束放置于接地平板上方50mm处，</w:t>
      </w:r>
      <w:r>
        <w:rPr>
          <w:rFonts w:hint="eastAsia"/>
        </w:rPr>
        <w:t>引出电缆至少有1m的长度布置在距离试验桌前方边缘10cm处，</w:t>
      </w:r>
      <w:r>
        <w:rPr>
          <w:rFonts w:hint="eastAsia"/>
          <w:szCs w:val="24"/>
        </w:rPr>
        <w:t>并平行于试验桌前沿，电流监视钳安装在距离受试设备5cm处，注入探头安装在距离电流监视钳5cm处（如果受试设备连接器和基座的总长度超过5cm，电流监视钳应尽量靠近机箱连接器的基座），</w:t>
      </w:r>
      <w:r>
        <w:rPr>
          <w:rFonts w:hint="eastAsia"/>
        </w:rPr>
        <w:t>对试验布置及试验设备进行确认检查；</w:t>
      </w:r>
    </w:p>
    <w:p w14:paraId="6129EA37">
      <w:pPr>
        <w:pStyle w:val="18"/>
        <w:numPr>
          <w:ilvl w:val="0"/>
          <w:numId w:val="38"/>
        </w:numPr>
        <w:spacing w:line="420" w:lineRule="exact"/>
        <w:ind w:firstLineChars="0"/>
      </w:pPr>
      <w:r>
        <w:rPr>
          <w:rFonts w:hint="eastAsia"/>
        </w:rPr>
        <w:t>调节</w:t>
      </w:r>
      <w:r>
        <w:rPr>
          <w:rFonts w:hint="eastAsia"/>
          <w:szCs w:val="24"/>
        </w:rPr>
        <w:t>传导抗扰度测试系统至10kHz，</w:t>
      </w:r>
      <w:r>
        <w:rPr>
          <w:rFonts w:hint="eastAsia"/>
        </w:rPr>
        <w:t>分别采用连续波和方波（1kHz方波大于90%的调制深度）两种调制</w:t>
      </w:r>
      <w:r>
        <w:rPr>
          <w:rFonts w:hint="eastAsia"/>
          <w:szCs w:val="24"/>
        </w:rPr>
        <w:t>注入干扰信号，使干扰信号达到</w:t>
      </w:r>
      <w:r>
        <w:rPr>
          <w:rFonts w:hint="eastAsia"/>
        </w:rPr>
        <w:t>表</w:t>
      </w:r>
      <w:r>
        <w:rPr>
          <w:rFonts w:hint="eastAsia"/>
          <w:b/>
          <w:color w:val="FF0000"/>
        </w:rPr>
        <w:t>29</w:t>
      </w:r>
      <w:r>
        <w:t>规定的电流限值，或步骤</w:t>
      </w:r>
      <w:r>
        <w:rPr>
          <w:rFonts w:hint="eastAsia"/>
        </w:rPr>
        <w:t>b)和c）中校准得到的前向功率+6dB。</w:t>
      </w:r>
      <w:r>
        <w:rPr>
          <w:rFonts w:hint="eastAsia"/>
          <w:szCs w:val="24"/>
        </w:rPr>
        <w:t>当信号频率达到5MHz时，停止传导抗扰度测试系统和功率放大器输出，将电流注入钳（10</w:t>
      </w:r>
      <w:r>
        <w:rPr>
          <w:szCs w:val="24"/>
        </w:rPr>
        <w:t>kHz</w:t>
      </w:r>
      <w:r>
        <w:rPr>
          <w:rFonts w:hint="eastAsia"/>
          <w:szCs w:val="24"/>
        </w:rPr>
        <w:t>～5</w:t>
      </w:r>
      <w:r>
        <w:rPr>
          <w:szCs w:val="24"/>
        </w:rPr>
        <w:t>MHz</w:t>
      </w:r>
      <w:r>
        <w:rPr>
          <w:rFonts w:hint="eastAsia"/>
          <w:szCs w:val="24"/>
        </w:rPr>
        <w:t>）更换为电流注入探头（5</w:t>
      </w:r>
      <w:r>
        <w:rPr>
          <w:szCs w:val="24"/>
        </w:rPr>
        <w:t>MHz</w:t>
      </w:r>
      <w:r>
        <w:rPr>
          <w:rFonts w:hint="eastAsia"/>
          <w:szCs w:val="24"/>
        </w:rPr>
        <w:t>～4</w:t>
      </w:r>
      <w:r>
        <w:rPr>
          <w:szCs w:val="24"/>
        </w:rPr>
        <w:t>00MHz</w:t>
      </w:r>
      <w:r>
        <w:rPr>
          <w:rFonts w:hint="eastAsia"/>
          <w:szCs w:val="24"/>
        </w:rPr>
        <w:t>），启动传导抗扰度测试系统和功率放大器输出，从10kHz至100kHz扫频，每十倍频程10个频点，每个频点驻留1s；从100kHz至400MHz扫频，每十倍频程100个频点，每个频点驻留1s；</w:t>
      </w:r>
    </w:p>
    <w:p w14:paraId="5CD80F26">
      <w:pPr>
        <w:pStyle w:val="18"/>
        <w:numPr>
          <w:ilvl w:val="0"/>
          <w:numId w:val="38"/>
        </w:numPr>
        <w:spacing w:line="420" w:lineRule="exact"/>
        <w:ind w:firstLineChars="0"/>
      </w:pPr>
      <w:r>
        <w:rPr>
          <w:rFonts w:hint="eastAsia"/>
        </w:rPr>
        <w:t>试验期间，按表</w:t>
      </w:r>
      <w:r>
        <w:rPr>
          <w:rFonts w:hint="eastAsia"/>
          <w:b/>
          <w:color w:val="FF0000"/>
        </w:rPr>
        <w:t>7</w:t>
      </w:r>
      <w:r>
        <w:rPr>
          <w:rFonts w:hint="eastAsia"/>
        </w:rPr>
        <w:t>的要求对受试设备按</w:t>
      </w:r>
      <w:r>
        <w:rPr>
          <w:rFonts w:hint="eastAsia"/>
          <w:highlight w:val="yellow"/>
        </w:rPr>
        <w:t>照QPAT-1</w:t>
      </w:r>
      <w:r>
        <w:rPr>
          <w:rFonts w:hint="eastAsia"/>
        </w:rPr>
        <w:t>进行性能检查，并记录检测结果；</w:t>
      </w:r>
    </w:p>
    <w:p w14:paraId="06874A82">
      <w:pPr>
        <w:pStyle w:val="18"/>
        <w:numPr>
          <w:ilvl w:val="0"/>
          <w:numId w:val="38"/>
        </w:numPr>
        <w:spacing w:line="420" w:lineRule="exact"/>
        <w:ind w:firstLineChars="0"/>
      </w:pPr>
      <w:r>
        <w:rPr>
          <w:rFonts w:hint="eastAsia"/>
        </w:rPr>
        <w:t>在标准大气条件下，按表</w:t>
      </w:r>
      <w:r>
        <w:rPr>
          <w:rFonts w:hint="eastAsia"/>
          <w:b/>
          <w:color w:val="FF0000"/>
        </w:rPr>
        <w:t>7</w:t>
      </w:r>
      <w:r>
        <w:rPr>
          <w:rFonts w:hint="eastAsia"/>
        </w:rPr>
        <w:t>的要求对受试设备按</w:t>
      </w:r>
      <w:r>
        <w:rPr>
          <w:rFonts w:hint="eastAsia"/>
          <w:highlight w:val="yellow"/>
        </w:rPr>
        <w:t>照QPAT-1</w:t>
      </w:r>
      <w:r>
        <w:rPr>
          <w:rFonts w:hint="eastAsia"/>
        </w:rPr>
        <w:t>进行试验后功能性能检查，并记录检测结果。</w:t>
      </w:r>
    </w:p>
    <w:p w14:paraId="7B36F97C">
      <w:pPr>
        <w:pStyle w:val="33"/>
        <w:numPr>
          <w:ilvl w:val="3"/>
          <w:numId w:val="8"/>
        </w:numPr>
        <w:tabs>
          <w:tab w:val="left" w:pos="567"/>
        </w:tabs>
        <w:spacing w:line="420" w:lineRule="exact"/>
        <w:rPr>
          <w:rFonts w:ascii="Times New Roman" w:hAnsi="Times New Roman"/>
        </w:rPr>
      </w:pPr>
      <w:r>
        <w:rPr>
          <w:rFonts w:ascii="Times New Roman" w:hAnsi="Times New Roman"/>
        </w:rPr>
        <w:t>辐射敏感度</w:t>
      </w:r>
    </w:p>
    <w:p w14:paraId="1A5C71E9">
      <w:pPr>
        <w:pStyle w:val="18"/>
        <w:spacing w:line="420" w:lineRule="exact"/>
        <w:ind w:firstLine="480"/>
      </w:pPr>
      <w:r>
        <w:rPr>
          <w:rFonts w:hint="eastAsia"/>
        </w:rPr>
        <w:t>试验</w:t>
      </w:r>
      <w:r>
        <w:t>人员应在</w:t>
      </w:r>
      <w:r>
        <w:rPr>
          <w:rFonts w:hint="eastAsia"/>
        </w:rPr>
        <w:t>试验</w:t>
      </w:r>
      <w:r>
        <w:t>环境搭建完成后</w:t>
      </w:r>
      <w:r>
        <w:rPr>
          <w:rFonts w:hint="eastAsia"/>
        </w:rPr>
        <w:t>予以</w:t>
      </w:r>
      <w:r>
        <w:t>确认试验参数配置，并拍照取证开始试验，试验详细操作步骤如下：</w:t>
      </w:r>
    </w:p>
    <w:p w14:paraId="47C38A1F">
      <w:pPr>
        <w:pStyle w:val="18"/>
        <w:numPr>
          <w:ilvl w:val="0"/>
          <w:numId w:val="39"/>
        </w:numPr>
        <w:spacing w:line="420" w:lineRule="exact"/>
        <w:ind w:firstLineChars="0"/>
      </w:pPr>
      <w:r>
        <w:rPr>
          <w:rFonts w:hint="eastAsia"/>
        </w:rPr>
        <w:t>在标准大气条件下，根据计量校准对混响室的均匀性进行检查，按</w:t>
      </w:r>
      <w:r>
        <w:rPr>
          <w:rFonts w:hint="eastAsia"/>
          <w:highlight w:val="yellow"/>
        </w:rPr>
        <w:t>QPAT2-1</w:t>
      </w:r>
      <w:r>
        <w:rPr>
          <w:rFonts w:hint="eastAsia"/>
        </w:rPr>
        <w:t>的要求对受试设备进行试验前功能性能检查，并记录检测结果；</w:t>
      </w:r>
    </w:p>
    <w:p w14:paraId="5CBE237A">
      <w:pPr>
        <w:pStyle w:val="18"/>
        <w:numPr>
          <w:ilvl w:val="0"/>
          <w:numId w:val="39"/>
        </w:numPr>
        <w:spacing w:line="420" w:lineRule="exact"/>
        <w:ind w:firstLineChars="0"/>
      </w:pPr>
      <w:r>
        <w:rPr>
          <w:rFonts w:hint="eastAsia"/>
        </w:rPr>
        <w:t>受试设备</w:t>
      </w:r>
      <w:r>
        <w:t>按照</w:t>
      </w:r>
      <w:r>
        <w:rPr>
          <w:rFonts w:hint="eastAsia"/>
        </w:rPr>
        <w:t>图</w:t>
      </w:r>
      <w:r>
        <w:t>18要求进行试验连接</w:t>
      </w:r>
      <w:r>
        <w:rPr>
          <w:rFonts w:hint="eastAsia"/>
        </w:rPr>
        <w:t>，</w:t>
      </w:r>
      <w:r>
        <w:t>“工作区域”边界的表面到混响室的任何表面及发射天线或搅拌器装置至少应有0.75m或最低测试频率的λ/4的距离，混响室内不应留存非必需的吸收材料，如木桌、地毯、地板和墙面覆盖物、天花板贴瓦等</w:t>
      </w:r>
      <w:r>
        <w:rPr>
          <w:rFonts w:hint="eastAsia"/>
        </w:rPr>
        <w:t>；</w:t>
      </w:r>
    </w:p>
    <w:p w14:paraId="7B6BF711">
      <w:pPr>
        <w:pStyle w:val="18"/>
        <w:numPr>
          <w:ilvl w:val="0"/>
          <w:numId w:val="39"/>
        </w:numPr>
        <w:spacing w:line="420" w:lineRule="exact"/>
        <w:ind w:firstLineChars="0"/>
      </w:pPr>
      <w:r>
        <w:t>发射天线与接收天线应与场均匀性校准测试时一致，接收天线应放置在工作区域内；</w:t>
      </w:r>
    </w:p>
    <w:p w14:paraId="69E5E484">
      <w:pPr>
        <w:pStyle w:val="18"/>
        <w:numPr>
          <w:ilvl w:val="0"/>
          <w:numId w:val="39"/>
        </w:numPr>
        <w:spacing w:line="420" w:lineRule="exact"/>
        <w:ind w:firstLineChars="0"/>
      </w:pPr>
      <w:r>
        <w:rPr>
          <w:rFonts w:hint="eastAsia"/>
        </w:rPr>
        <w:t>对试验布置及试验设备进行确认检查</w:t>
      </w:r>
      <w:r>
        <w:rPr>
          <w:rFonts w:hint="eastAsia"/>
          <w:szCs w:val="24"/>
        </w:rPr>
        <w:t>；</w:t>
      </w:r>
    </w:p>
    <w:p w14:paraId="298837B0">
      <w:pPr>
        <w:pStyle w:val="18"/>
        <w:numPr>
          <w:ilvl w:val="0"/>
          <w:numId w:val="39"/>
        </w:numPr>
        <w:spacing w:line="420" w:lineRule="exact"/>
        <w:ind w:firstLineChars="0"/>
      </w:pPr>
      <w:r>
        <w:t>校准和计算要求如下：</w:t>
      </w:r>
    </w:p>
    <w:p w14:paraId="01C81266">
      <w:pPr>
        <w:widowControl/>
        <w:tabs>
          <w:tab w:val="left" w:pos="851"/>
        </w:tabs>
        <w:overflowPunct w:val="0"/>
        <w:autoSpaceDE w:val="0"/>
        <w:autoSpaceDN w:val="0"/>
        <w:spacing w:line="420" w:lineRule="exact"/>
        <w:ind w:left="900"/>
        <w:textAlignment w:val="baseline"/>
        <w:rPr>
          <w:rFonts w:ascii="Times New Roman" w:hAnsi="Times New Roman" w:eastAsia="宋体" w:cs="Times New Roman"/>
          <w:sz w:val="24"/>
        </w:rPr>
      </w:pPr>
      <w:r>
        <w:rPr>
          <w:rFonts w:ascii="Times New Roman" w:hAnsi="Times New Roman" w:cs="Times New Roman"/>
          <w:sz w:val="24"/>
        </w:rPr>
        <w:t>1）</w:t>
      </w:r>
      <w:r>
        <w:rPr>
          <w:rFonts w:ascii="Times New Roman" w:hAnsi="Times New Roman" w:eastAsia="宋体" w:cs="Times New Roman"/>
          <w:sz w:val="24"/>
        </w:rPr>
        <w:t>通过发射天线将连续波信号注入混响室，用定向耦合器和测量设备监测搅拌器完整旋转一周的最大正向功率；</w:t>
      </w:r>
    </w:p>
    <w:p w14:paraId="1698D038">
      <w:pPr>
        <w:widowControl/>
        <w:tabs>
          <w:tab w:val="left" w:pos="851"/>
        </w:tabs>
        <w:overflowPunct w:val="0"/>
        <w:autoSpaceDE w:val="0"/>
        <w:autoSpaceDN w:val="0"/>
        <w:spacing w:line="420" w:lineRule="exact"/>
        <w:ind w:left="900"/>
        <w:textAlignment w:val="baseline"/>
        <w:rPr>
          <w:rFonts w:ascii="Times New Roman" w:hAnsi="Times New Roman" w:eastAsia="宋体" w:cs="Times New Roman"/>
          <w:sz w:val="24"/>
        </w:rPr>
      </w:pPr>
      <w:r>
        <w:rPr>
          <w:rFonts w:ascii="Times New Roman" w:hAnsi="Times New Roman" w:eastAsia="宋体" w:cs="Times New Roman"/>
          <w:sz w:val="24"/>
        </w:rPr>
        <w:t>2）监测搅拌器完整旋转一周期间接收天线上的接收功率，测量时间应对应较慢的搅拌器速度；</w:t>
      </w:r>
    </w:p>
    <w:p w14:paraId="028AE165">
      <w:pPr>
        <w:widowControl/>
        <w:tabs>
          <w:tab w:val="left" w:pos="851"/>
        </w:tabs>
        <w:overflowPunct w:val="0"/>
        <w:autoSpaceDE w:val="0"/>
        <w:autoSpaceDN w:val="0"/>
        <w:spacing w:line="420" w:lineRule="exact"/>
        <w:ind w:left="900"/>
        <w:textAlignment w:val="baseline"/>
        <w:rPr>
          <w:rFonts w:ascii="Times New Roman" w:hAnsi="Times New Roman" w:eastAsia="宋体" w:cs="Times New Roman"/>
          <w:sz w:val="24"/>
        </w:rPr>
      </w:pPr>
      <w:r>
        <w:rPr>
          <w:rFonts w:ascii="Times New Roman" w:hAnsi="Times New Roman" w:eastAsia="宋体" w:cs="Times New Roman"/>
          <w:sz w:val="24"/>
        </w:rPr>
        <w:t>3）用如下公式计算并确定混响室内的场强：</w:t>
      </w:r>
    </w:p>
    <w:p w14:paraId="0749840C">
      <w:pPr>
        <w:snapToGrid w:val="0"/>
        <w:spacing w:line="420" w:lineRule="exact"/>
        <w:ind w:left="900"/>
        <w:rPr>
          <w:rFonts w:ascii="Times New Roman" w:hAnsi="Times New Roman" w:eastAsia="宋体" w:cs="Times New Roman"/>
          <w:sz w:val="24"/>
        </w:rPr>
      </w:pPr>
      <w:r>
        <w:rPr>
          <w:rFonts w:ascii="Times New Roman" w:hAnsi="Times New Roman" w:eastAsia="宋体" w:cs="Times New Roman"/>
          <w:sz w:val="24"/>
        </w:rPr>
        <w:drawing>
          <wp:inline distT="0" distB="0" distL="114300" distR="114300">
            <wp:extent cx="2957830" cy="829310"/>
            <wp:effectExtent l="0" t="0" r="13970" b="8890"/>
            <wp:docPr id="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9"/>
                    <pic:cNvPicPr>
                      <a:picLocks noChangeAspect="1"/>
                    </pic:cNvPicPr>
                  </pic:nvPicPr>
                  <pic:blipFill>
                    <a:blip r:embed="rId31"/>
                    <a:stretch>
                      <a:fillRect/>
                    </a:stretch>
                  </pic:blipFill>
                  <pic:spPr>
                    <a:xfrm>
                      <a:off x="0" y="0"/>
                      <a:ext cx="2957830" cy="829310"/>
                    </a:xfrm>
                    <a:prstGeom prst="rect">
                      <a:avLst/>
                    </a:prstGeom>
                    <a:noFill/>
                    <a:ln>
                      <a:noFill/>
                    </a:ln>
                  </pic:spPr>
                </pic:pic>
              </a:graphicData>
            </a:graphic>
          </wp:inline>
        </w:drawing>
      </w:r>
    </w:p>
    <w:p w14:paraId="5E8CA5DB">
      <w:pPr>
        <w:widowControl/>
        <w:tabs>
          <w:tab w:val="left" w:pos="851"/>
        </w:tabs>
        <w:overflowPunct w:val="0"/>
        <w:autoSpaceDE w:val="0"/>
        <w:autoSpaceDN w:val="0"/>
        <w:spacing w:line="420" w:lineRule="exact"/>
        <w:ind w:left="900"/>
        <w:textAlignment w:val="baseline"/>
        <w:rPr>
          <w:rFonts w:ascii="Times New Roman" w:hAnsi="Times New Roman" w:eastAsia="宋体" w:cs="Times New Roman"/>
          <w:sz w:val="24"/>
        </w:rPr>
      </w:pPr>
      <w:r>
        <w:rPr>
          <w:rFonts w:ascii="Times New Roman" w:hAnsi="Times New Roman" w:eastAsia="宋体" w:cs="Times New Roman"/>
          <w:sz w:val="24"/>
        </w:rPr>
        <w:t>式中：</w:t>
      </w:r>
    </w:p>
    <w:p w14:paraId="3CC4B7C1">
      <w:pPr>
        <w:widowControl/>
        <w:tabs>
          <w:tab w:val="left" w:pos="851"/>
        </w:tabs>
        <w:overflowPunct w:val="0"/>
        <w:autoSpaceDE w:val="0"/>
        <w:autoSpaceDN w:val="0"/>
        <w:spacing w:line="420" w:lineRule="exact"/>
        <w:ind w:left="900"/>
        <w:textAlignment w:val="baseline"/>
        <w:rPr>
          <w:rFonts w:ascii="Times New Roman" w:hAnsi="Times New Roman" w:eastAsia="宋体" w:cs="Times New Roman"/>
          <w:sz w:val="24"/>
        </w:rPr>
      </w:pPr>
      <w:r>
        <w:rPr>
          <w:rFonts w:ascii="Times New Roman" w:hAnsi="Times New Roman" w:eastAsia="宋体" w:cs="Times New Roman"/>
          <w:sz w:val="24"/>
        </w:rPr>
        <w:t>Emax——混响室内最大场强。单位为伏每米（V/m）；</w:t>
      </w:r>
    </w:p>
    <w:p w14:paraId="1F33D284">
      <w:pPr>
        <w:widowControl/>
        <w:tabs>
          <w:tab w:val="left" w:pos="851"/>
        </w:tabs>
        <w:overflowPunct w:val="0"/>
        <w:autoSpaceDE w:val="0"/>
        <w:autoSpaceDN w:val="0"/>
        <w:spacing w:line="420" w:lineRule="exact"/>
        <w:ind w:left="900"/>
        <w:textAlignment w:val="baseline"/>
        <w:rPr>
          <w:rFonts w:ascii="Times New Roman" w:hAnsi="Times New Roman" w:eastAsia="宋体" w:cs="Times New Roman"/>
          <w:sz w:val="24"/>
        </w:rPr>
      </w:pPr>
      <w:r>
        <w:rPr>
          <w:rFonts w:ascii="Times New Roman" w:hAnsi="Times New Roman" w:eastAsia="宋体" w:cs="Times New Roman"/>
          <w:sz w:val="24"/>
        </w:rPr>
        <w:t>Prcvmax——搅拌器旋转一周所测量到的最大功率，单位为瓦（W）；</w:t>
      </w:r>
    </w:p>
    <w:p w14:paraId="3E1D37EF">
      <w:pPr>
        <w:widowControl/>
        <w:tabs>
          <w:tab w:val="left" w:pos="851"/>
        </w:tabs>
        <w:overflowPunct w:val="0"/>
        <w:autoSpaceDE w:val="0"/>
        <w:autoSpaceDN w:val="0"/>
        <w:spacing w:line="420" w:lineRule="exact"/>
        <w:ind w:left="900"/>
        <w:textAlignment w:val="baseline"/>
        <w:rPr>
          <w:rFonts w:ascii="Times New Roman" w:hAnsi="Times New Roman" w:eastAsia="宋体" w:cs="Times New Roman"/>
          <w:sz w:val="24"/>
        </w:rPr>
      </w:pPr>
      <w:r>
        <w:rPr>
          <w:rFonts w:ascii="Times New Roman" w:hAnsi="Times New Roman" w:eastAsia="宋体" w:cs="Times New Roman"/>
          <w:sz w:val="24"/>
        </w:rPr>
        <w:t>λ——测试频率波长，单位为米（m）。</w:t>
      </w:r>
    </w:p>
    <w:p w14:paraId="7638A35E">
      <w:pPr>
        <w:widowControl/>
        <w:tabs>
          <w:tab w:val="left" w:pos="851"/>
        </w:tabs>
        <w:overflowPunct w:val="0"/>
        <w:autoSpaceDE w:val="0"/>
        <w:autoSpaceDN w:val="0"/>
        <w:spacing w:line="420" w:lineRule="exact"/>
        <w:ind w:left="900"/>
        <w:textAlignment w:val="baseline"/>
        <w:rPr>
          <w:rFonts w:ascii="Times New Roman" w:hAnsi="Times New Roman" w:eastAsia="宋体" w:cs="Times New Roman"/>
          <w:sz w:val="24"/>
        </w:rPr>
      </w:pPr>
      <w:r>
        <w:rPr>
          <w:rFonts w:ascii="Times New Roman" w:hAnsi="Times New Roman" w:eastAsia="宋体" w:cs="Times New Roman"/>
          <w:sz w:val="24"/>
        </w:rPr>
        <w:t>4）记录搅拌器完整旋转一周的最大正向功率和最大场强。</w:t>
      </w:r>
    </w:p>
    <w:p w14:paraId="4DC3575D">
      <w:pPr>
        <w:pStyle w:val="18"/>
        <w:spacing w:line="420" w:lineRule="exact"/>
        <w:ind w:left="900" w:firstLine="0" w:firstLineChars="0"/>
      </w:pPr>
      <w:r>
        <w:t>5）设置下一个测试频率，重复步骤1到步骤5。</w:t>
      </w:r>
    </w:p>
    <w:p w14:paraId="1BF96638">
      <w:pPr>
        <w:pStyle w:val="18"/>
        <w:numPr>
          <w:ilvl w:val="0"/>
          <w:numId w:val="39"/>
        </w:numPr>
        <w:spacing w:line="420" w:lineRule="exact"/>
        <w:ind w:firstLineChars="0"/>
      </w:pPr>
      <w:r>
        <w:t>测试和计算要求：</w:t>
      </w:r>
    </w:p>
    <w:p w14:paraId="799F7A8E">
      <w:pPr>
        <w:snapToGrid w:val="0"/>
        <w:spacing w:line="420" w:lineRule="exact"/>
        <w:ind w:left="900"/>
        <w:rPr>
          <w:rFonts w:ascii="Times New Roman" w:hAnsi="Times New Roman" w:eastAsia="宋体" w:cs="Times New Roman"/>
          <w:sz w:val="24"/>
        </w:rPr>
      </w:pPr>
      <w:r>
        <w:rPr>
          <w:rFonts w:ascii="Times New Roman" w:hAnsi="Times New Roman" w:eastAsia="宋体" w:cs="Times New Roman"/>
        </w:rPr>
        <w:t>1</w:t>
      </w:r>
      <w:r>
        <w:rPr>
          <w:rFonts w:ascii="Times New Roman" w:hAnsi="Times New Roman" w:eastAsia="宋体" w:cs="Times New Roman"/>
          <w:sz w:val="24"/>
        </w:rPr>
        <w:t>）利用混响室校准得到的数据，按如下公式计算要求的正向功率：</w:t>
      </w:r>
    </w:p>
    <w:p w14:paraId="4EAE9C96">
      <w:pPr>
        <w:snapToGrid w:val="0"/>
        <w:ind w:left="900"/>
        <w:jc w:val="center"/>
        <w:rPr>
          <w:rFonts w:ascii="Times New Roman" w:hAnsi="Times New Roman" w:eastAsia="宋体" w:cs="Times New Roman"/>
          <w:sz w:val="24"/>
        </w:rPr>
      </w:pPr>
      <w:r>
        <w:rPr>
          <w:rFonts w:ascii="Times New Roman" w:hAnsi="Times New Roman" w:eastAsia="宋体" w:cs="Times New Roman"/>
          <w:sz w:val="24"/>
        </w:rPr>
        <w:drawing>
          <wp:inline distT="0" distB="0" distL="114300" distR="114300">
            <wp:extent cx="3054350" cy="782320"/>
            <wp:effectExtent l="0" t="0" r="8890" b="10160"/>
            <wp:docPr id="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0"/>
                    <pic:cNvPicPr>
                      <a:picLocks noChangeAspect="1"/>
                    </pic:cNvPicPr>
                  </pic:nvPicPr>
                  <pic:blipFill>
                    <a:blip r:embed="rId32"/>
                    <a:stretch>
                      <a:fillRect/>
                    </a:stretch>
                  </pic:blipFill>
                  <pic:spPr>
                    <a:xfrm>
                      <a:off x="0" y="0"/>
                      <a:ext cx="3054350" cy="782320"/>
                    </a:xfrm>
                    <a:prstGeom prst="rect">
                      <a:avLst/>
                    </a:prstGeom>
                    <a:noFill/>
                    <a:ln>
                      <a:noFill/>
                    </a:ln>
                  </pic:spPr>
                </pic:pic>
              </a:graphicData>
            </a:graphic>
          </wp:inline>
        </w:drawing>
      </w:r>
    </w:p>
    <w:p w14:paraId="2E627703">
      <w:pPr>
        <w:snapToGrid w:val="0"/>
        <w:spacing w:line="420" w:lineRule="exact"/>
        <w:ind w:left="900"/>
        <w:jc w:val="left"/>
        <w:rPr>
          <w:rFonts w:ascii="Times New Roman" w:hAnsi="Times New Roman" w:eastAsia="宋体" w:cs="Times New Roman"/>
          <w:sz w:val="24"/>
        </w:rPr>
      </w:pPr>
      <w:r>
        <w:rPr>
          <w:rFonts w:ascii="Times New Roman" w:hAnsi="Times New Roman" w:eastAsia="宋体" w:cs="Times New Roman"/>
          <w:sz w:val="24"/>
        </w:rPr>
        <w:t>式中：</w:t>
      </w:r>
    </w:p>
    <w:p w14:paraId="2191E690">
      <w:pPr>
        <w:snapToGrid w:val="0"/>
        <w:spacing w:line="420" w:lineRule="exact"/>
        <w:ind w:left="900"/>
        <w:jc w:val="left"/>
        <w:rPr>
          <w:rFonts w:ascii="Times New Roman" w:hAnsi="Times New Roman" w:eastAsia="宋体" w:cs="Times New Roman"/>
          <w:sz w:val="24"/>
        </w:rPr>
      </w:pPr>
      <w:r>
        <w:rPr>
          <w:rFonts w:ascii="Times New Roman" w:hAnsi="Times New Roman" w:eastAsia="宋体" w:cs="Times New Roman"/>
          <w:sz w:val="24"/>
        </w:rPr>
        <w:t>PTarget——要求的正向功率，单位为毫瓦分贝（dBm）；</w:t>
      </w:r>
    </w:p>
    <w:p w14:paraId="3FAD7FEA">
      <w:pPr>
        <w:snapToGrid w:val="0"/>
        <w:spacing w:line="420" w:lineRule="exact"/>
        <w:ind w:left="900"/>
        <w:jc w:val="left"/>
        <w:rPr>
          <w:rFonts w:ascii="Times New Roman" w:hAnsi="Times New Roman" w:eastAsia="宋体" w:cs="Times New Roman"/>
          <w:sz w:val="24"/>
        </w:rPr>
      </w:pPr>
      <w:r>
        <w:rPr>
          <w:rFonts w:ascii="Times New Roman" w:hAnsi="Times New Roman" w:eastAsia="宋体" w:cs="Times New Roman"/>
          <w:sz w:val="24"/>
        </w:rPr>
        <w:t>Edesired——期望的混响室内部场强，单位为伏每米（V/m）；</w:t>
      </w:r>
    </w:p>
    <w:p w14:paraId="425AD6B2">
      <w:pPr>
        <w:snapToGrid w:val="0"/>
        <w:spacing w:line="420" w:lineRule="exact"/>
        <w:ind w:left="900"/>
        <w:jc w:val="left"/>
        <w:rPr>
          <w:rFonts w:ascii="Times New Roman" w:hAnsi="Times New Roman" w:eastAsia="宋体" w:cs="Times New Roman"/>
          <w:sz w:val="24"/>
        </w:rPr>
      </w:pPr>
      <w:r>
        <w:rPr>
          <w:rFonts w:ascii="Times New Roman" w:hAnsi="Times New Roman" w:eastAsia="宋体" w:cs="Times New Roman"/>
          <w:sz w:val="24"/>
        </w:rPr>
        <w:t>Emax——校准测量的混响室内最大场强，单位为伏每米（V/m）；</w:t>
      </w:r>
    </w:p>
    <w:p w14:paraId="70A5B4D7">
      <w:pPr>
        <w:snapToGrid w:val="0"/>
        <w:spacing w:line="420" w:lineRule="exact"/>
        <w:ind w:left="900"/>
        <w:jc w:val="left"/>
        <w:rPr>
          <w:rFonts w:ascii="Times New Roman" w:hAnsi="Times New Roman" w:eastAsia="宋体" w:cs="Times New Roman"/>
          <w:sz w:val="24"/>
        </w:rPr>
      </w:pPr>
      <w:r>
        <w:rPr>
          <w:rFonts w:ascii="Times New Roman" w:hAnsi="Times New Roman" w:eastAsia="宋体" w:cs="Times New Roman"/>
          <w:sz w:val="24"/>
        </w:rPr>
        <w:t>PFwd——校准测量的正向功率，单位为毫瓦分贝（dBm）。</w:t>
      </w:r>
    </w:p>
    <w:p w14:paraId="6D32CE85">
      <w:pPr>
        <w:snapToGrid w:val="0"/>
        <w:spacing w:line="420" w:lineRule="exact"/>
        <w:ind w:left="900"/>
        <w:jc w:val="left"/>
        <w:rPr>
          <w:rFonts w:ascii="Times New Roman" w:hAnsi="Times New Roman" w:eastAsia="宋体" w:cs="Times New Roman"/>
          <w:sz w:val="24"/>
        </w:rPr>
      </w:pPr>
      <w:r>
        <w:rPr>
          <w:rFonts w:ascii="Times New Roman" w:hAnsi="Times New Roman" w:eastAsia="宋体" w:cs="Times New Roman"/>
          <w:sz w:val="24"/>
        </w:rPr>
        <w:t>2）在1GHz以下频段，搅拌器以每分钟4圈，1GHz以上以每分钟2圈的转速旋转。</w:t>
      </w:r>
    </w:p>
    <w:p w14:paraId="53FBE0A2">
      <w:pPr>
        <w:snapToGrid w:val="0"/>
        <w:spacing w:line="420" w:lineRule="exact"/>
        <w:ind w:left="900"/>
        <w:jc w:val="left"/>
        <w:rPr>
          <w:rFonts w:ascii="Times New Roman" w:hAnsi="Times New Roman" w:eastAsia="宋体" w:cs="Times New Roman"/>
          <w:sz w:val="24"/>
        </w:rPr>
      </w:pPr>
      <w:r>
        <w:rPr>
          <w:rFonts w:ascii="Times New Roman" w:hAnsi="Times New Roman" w:eastAsia="宋体" w:cs="Times New Roman"/>
          <w:sz w:val="24"/>
        </w:rPr>
        <w:t>3）在测试频率上施加正向功率使其达到PTarget值，通过定向耦合器和测量仪器测量搅拌器完整旋转一周的最大正向功率，以验证正向功率的读数。</w:t>
      </w:r>
    </w:p>
    <w:p w14:paraId="2BFD59DC">
      <w:pPr>
        <w:pStyle w:val="18"/>
        <w:spacing w:line="420" w:lineRule="exact"/>
        <w:ind w:left="900" w:firstLine="0" w:firstLineChars="0"/>
      </w:pPr>
      <w:r>
        <w:t>4）设置下一个测试频率，重复步骤1到步骤3；</w:t>
      </w:r>
    </w:p>
    <w:p w14:paraId="5D093C54">
      <w:pPr>
        <w:pStyle w:val="18"/>
        <w:numPr>
          <w:ilvl w:val="0"/>
          <w:numId w:val="39"/>
        </w:numPr>
        <w:spacing w:line="420" w:lineRule="exact"/>
        <w:ind w:firstLineChars="0"/>
      </w:pPr>
      <w:r>
        <w:t>设置频率步进，直到测试频率的上限，并选择</w:t>
      </w:r>
      <w:r>
        <w:rPr>
          <w:b/>
          <w:color w:val="FF0000"/>
        </w:rPr>
        <w:t>规定的调制方式</w:t>
      </w:r>
      <w:r>
        <w:t>，进行脉冲调制试验时，将要求的脉冲宽度加上混响室空腔时间常数来代替上述脉冲宽度；</w:t>
      </w:r>
    </w:p>
    <w:p w14:paraId="7762360B">
      <w:pPr>
        <w:pStyle w:val="18"/>
        <w:numPr>
          <w:ilvl w:val="0"/>
          <w:numId w:val="39"/>
        </w:numPr>
        <w:spacing w:line="420" w:lineRule="exact"/>
        <w:ind w:firstLineChars="0"/>
      </w:pPr>
      <w:r>
        <w:t>每个试验频率在搅拌器完整旋转一周期间</w:t>
      </w:r>
      <w:r>
        <w:rPr>
          <w:rFonts w:hint="eastAsia"/>
        </w:rPr>
        <w:t>，按表</w:t>
      </w:r>
      <w:r>
        <w:rPr>
          <w:rFonts w:hint="eastAsia"/>
          <w:b/>
          <w:color w:val="FF0000"/>
        </w:rPr>
        <w:t>7</w:t>
      </w:r>
      <w:r>
        <w:rPr>
          <w:rFonts w:hint="eastAsia"/>
        </w:rPr>
        <w:t>的要求对受试设备按</w:t>
      </w:r>
      <w:r>
        <w:rPr>
          <w:rFonts w:hint="eastAsia"/>
          <w:highlight w:val="yellow"/>
        </w:rPr>
        <w:t>照QPAT-1</w:t>
      </w:r>
      <w:r>
        <w:rPr>
          <w:rFonts w:hint="eastAsia"/>
        </w:rPr>
        <w:t>进行性能检查，并记录检测结果；</w:t>
      </w:r>
    </w:p>
    <w:p w14:paraId="6EEA8715">
      <w:pPr>
        <w:pStyle w:val="18"/>
        <w:numPr>
          <w:ilvl w:val="0"/>
          <w:numId w:val="39"/>
        </w:numPr>
        <w:spacing w:line="420" w:lineRule="exact"/>
        <w:ind w:firstLineChars="0"/>
      </w:pPr>
      <w:r>
        <w:rPr>
          <w:rFonts w:hint="eastAsia"/>
        </w:rPr>
        <w:t>在标准大气条件下，按表</w:t>
      </w:r>
      <w:r>
        <w:rPr>
          <w:rFonts w:hint="eastAsia"/>
          <w:b/>
          <w:color w:val="FF0000"/>
        </w:rPr>
        <w:t>7</w:t>
      </w:r>
      <w:r>
        <w:rPr>
          <w:rFonts w:hint="eastAsia"/>
        </w:rPr>
        <w:t>的要求对受试设备按</w:t>
      </w:r>
      <w:r>
        <w:rPr>
          <w:rFonts w:hint="eastAsia"/>
          <w:highlight w:val="yellow"/>
        </w:rPr>
        <w:t>照QPAT-1</w:t>
      </w:r>
      <w:r>
        <w:rPr>
          <w:rFonts w:hint="eastAsia"/>
        </w:rPr>
        <w:t>进行试验后功能性能检查，并记录检测结果</w:t>
      </w:r>
      <w:r>
        <w:t>。</w:t>
      </w:r>
    </w:p>
    <w:p w14:paraId="64B52148">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试验判据</w:t>
      </w:r>
    </w:p>
    <w:p w14:paraId="23934CF6">
      <w:pPr>
        <w:pStyle w:val="31"/>
        <w:spacing w:line="420" w:lineRule="exact"/>
        <w:ind w:firstLine="480"/>
        <w:rPr>
          <w:rFonts w:ascii="Times New Roman" w:hAnsi="Times New Roman" w:eastAsia="宋体" w:cs="Times New Roman"/>
          <w:sz w:val="24"/>
          <w:szCs w:val="21"/>
          <w:highlight w:val="yellow"/>
        </w:rPr>
      </w:pPr>
      <w:r>
        <w:rPr>
          <w:rFonts w:ascii="Times New Roman" w:hAnsi="Times New Roman" w:eastAsia="宋体" w:cs="Times New Roman"/>
          <w:sz w:val="24"/>
          <w:szCs w:val="21"/>
          <w:highlight w:val="yellow"/>
        </w:rPr>
        <w:t>试验中，按11.2章节中要求进行QPAT2检查，确认通过并记录检测数据；</w:t>
      </w:r>
    </w:p>
    <w:p w14:paraId="168B03BF">
      <w:pPr>
        <w:pStyle w:val="31"/>
        <w:spacing w:line="420" w:lineRule="exact"/>
        <w:ind w:firstLine="480"/>
        <w:rPr>
          <w:rFonts w:ascii="Times New Roman" w:hAnsi="Times New Roman" w:eastAsia="宋体" w:cs="Times New Roman"/>
          <w:sz w:val="24"/>
          <w:szCs w:val="21"/>
          <w:highlight w:val="yellow"/>
        </w:rPr>
      </w:pPr>
      <w:r>
        <w:rPr>
          <w:rFonts w:ascii="Times New Roman" w:hAnsi="Times New Roman" w:eastAsia="宋体" w:cs="Times New Roman"/>
          <w:sz w:val="24"/>
          <w:szCs w:val="21"/>
          <w:highlight w:val="yellow"/>
        </w:rPr>
        <w:t>试验后，</w:t>
      </w:r>
      <w:r>
        <w:rPr>
          <w:rFonts w:ascii="Times New Roman" w:hAnsi="Times New Roman" w:eastAsia="宋体" w:cs="Times New Roman"/>
          <w:sz w:val="24"/>
          <w:szCs w:val="21"/>
        </w:rPr>
        <w:t>按11.2章节中要求进行</w:t>
      </w:r>
      <w:r>
        <w:rPr>
          <w:rFonts w:ascii="Times New Roman" w:hAnsi="Times New Roman" w:eastAsia="宋体" w:cs="Times New Roman"/>
          <w:sz w:val="24"/>
          <w:szCs w:val="21"/>
          <w:highlight w:val="yellow"/>
        </w:rPr>
        <w:t>QPAT1-1、QPAT2和QPAT3</w:t>
      </w:r>
      <w:r>
        <w:rPr>
          <w:rFonts w:ascii="Times New Roman" w:hAnsi="Times New Roman" w:eastAsia="宋体" w:cs="Times New Roman"/>
          <w:sz w:val="24"/>
          <w:szCs w:val="21"/>
        </w:rPr>
        <w:t>检查，确认通过并记录检测数据。</w:t>
      </w:r>
    </w:p>
    <w:p w14:paraId="5D46AC03">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满足以上两条要求，则判定结论为Pass，否则为Fail。</w:t>
      </w:r>
    </w:p>
    <w:p w14:paraId="4661169A">
      <w:pPr>
        <w:pStyle w:val="19"/>
        <w:numPr>
          <w:ilvl w:val="0"/>
          <w:numId w:val="8"/>
        </w:numPr>
        <w:spacing w:before="156" w:after="156" w:line="420" w:lineRule="exact"/>
        <w:rPr>
          <w:rFonts w:ascii="Times New Roman" w:hAnsi="Times New Roman"/>
          <w:kern w:val="0"/>
          <w:sz w:val="30"/>
          <w:szCs w:val="30"/>
        </w:rPr>
      </w:pPr>
      <w:r>
        <w:rPr>
          <w:rFonts w:ascii="Times New Roman" w:hAnsi="Times New Roman"/>
          <w:kern w:val="0"/>
          <w:sz w:val="30"/>
          <w:szCs w:val="30"/>
        </w:rPr>
        <w:t>射频能量发射</w:t>
      </w:r>
    </w:p>
    <w:p w14:paraId="3A5237E1">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试验目的</w:t>
      </w:r>
    </w:p>
    <w:p w14:paraId="434FDBC5">
      <w:pPr>
        <w:pStyle w:val="18"/>
        <w:spacing w:line="420" w:lineRule="exact"/>
        <w:ind w:firstLine="480"/>
      </w:pPr>
      <w:r>
        <w:rPr>
          <w:rFonts w:hint="eastAsia"/>
        </w:rPr>
        <w:t>确定受试设备辐射或电缆传导发射的能力是否符合相关要求。</w:t>
      </w:r>
    </w:p>
    <w:p w14:paraId="38CD916D">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试验要求</w:t>
      </w:r>
    </w:p>
    <w:p w14:paraId="4C96C3D4">
      <w:pPr>
        <w:pStyle w:val="18"/>
        <w:spacing w:line="420" w:lineRule="exact"/>
        <w:ind w:firstLine="480"/>
      </w:pPr>
      <w:r>
        <w:rPr>
          <w:rFonts w:hint="eastAsia"/>
        </w:rPr>
        <w:t>FSECU安装于飞机驾驶舱，应通过DO－160G第21章，L类规定的传导发射和辐射发射试验。此类试验考核FSECU的电源线传导发射电平不应超过图19所示的限值，互连线的传导发射电平不应超过图20所示的限值；FSECU的辐射发射不超过图21的要求。</w:t>
      </w:r>
    </w:p>
    <w:p w14:paraId="2F6D4A27">
      <w:pPr>
        <w:spacing w:line="480" w:lineRule="auto"/>
        <w:jc w:val="center"/>
        <w:rPr>
          <w:rFonts w:ascii="Times New Roman" w:hAnsi="Times New Roman" w:cs="Times New Roman"/>
          <w:szCs w:val="21"/>
        </w:rPr>
      </w:pPr>
      <w:r>
        <w:rPr>
          <w:rFonts w:ascii="Times New Roman" w:hAnsi="Times New Roman" w:cs="Times New Roman"/>
        </w:rPr>
        <w:drawing>
          <wp:inline distT="0" distB="0" distL="114300" distR="114300">
            <wp:extent cx="5271770" cy="2348865"/>
            <wp:effectExtent l="4445" t="4445" r="12065" b="8890"/>
            <wp:docPr id="6" name="标准限值"/>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62A89E6B">
      <w:pPr>
        <w:numPr>
          <w:ilvl w:val="0"/>
          <w:numId w:val="13"/>
        </w:numPr>
        <w:spacing w:line="480" w:lineRule="auto"/>
        <w:jc w:val="center"/>
        <w:rPr>
          <w:rFonts w:ascii="Times New Roman" w:hAnsi="Times New Roman" w:eastAsia="黑体" w:cs="Times New Roman"/>
        </w:rPr>
      </w:pPr>
      <w:r>
        <w:rPr>
          <w:rFonts w:ascii="Times New Roman" w:hAnsi="Times New Roman" w:eastAsia="黑体" w:cs="Times New Roman"/>
        </w:rPr>
        <w:t>射频传导发射测试电源线极限曲线</w:t>
      </w:r>
    </w:p>
    <w:p w14:paraId="77A9C3A3">
      <w:pPr>
        <w:spacing w:line="480" w:lineRule="auto"/>
        <w:jc w:val="center"/>
        <w:rPr>
          <w:rFonts w:ascii="Times New Roman" w:hAnsi="Times New Roman" w:cs="Times New Roman"/>
          <w:szCs w:val="21"/>
        </w:rPr>
      </w:pPr>
      <w:r>
        <w:rPr>
          <w:rFonts w:ascii="Times New Roman" w:hAnsi="Times New Roman" w:cs="Times New Roman"/>
        </w:rPr>
        <w:drawing>
          <wp:inline distT="0" distB="0" distL="114300" distR="114300">
            <wp:extent cx="5271770" cy="2348865"/>
            <wp:effectExtent l="4445" t="4445" r="12065" b="8890"/>
            <wp:docPr id="8" name="标准限值"/>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1A085A3F">
      <w:pPr>
        <w:numPr>
          <w:ilvl w:val="0"/>
          <w:numId w:val="13"/>
        </w:numPr>
        <w:spacing w:line="480" w:lineRule="auto"/>
        <w:jc w:val="center"/>
        <w:rPr>
          <w:rFonts w:ascii="Times New Roman" w:hAnsi="Times New Roman" w:eastAsia="黑体" w:cs="Times New Roman"/>
        </w:rPr>
      </w:pPr>
      <w:r>
        <w:rPr>
          <w:rFonts w:ascii="Times New Roman" w:hAnsi="Times New Roman" w:eastAsia="黑体" w:cs="Times New Roman"/>
        </w:rPr>
        <w:t>射频传导发射测试互连电缆极限曲线</w:t>
      </w:r>
    </w:p>
    <w:p w14:paraId="1649949C">
      <w:pPr>
        <w:spacing w:line="480" w:lineRule="auto"/>
        <w:jc w:val="center"/>
        <w:rPr>
          <w:rFonts w:ascii="Times New Roman" w:hAnsi="Times New Roman" w:cs="Times New Roman"/>
          <w:szCs w:val="21"/>
        </w:rPr>
      </w:pPr>
      <w:r>
        <w:rPr>
          <w:rFonts w:ascii="宋体" w:hAnsi="宋体"/>
          <w:szCs w:val="21"/>
        </w:rPr>
        <w:drawing>
          <wp:inline distT="0" distB="0" distL="0" distR="0">
            <wp:extent cx="4991100" cy="2796540"/>
            <wp:effectExtent l="0" t="0" r="0" b="3810"/>
            <wp:docPr id="1324229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29405" name="图片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991100" cy="2796540"/>
                    </a:xfrm>
                    <a:prstGeom prst="rect">
                      <a:avLst/>
                    </a:prstGeom>
                    <a:noFill/>
                    <a:ln>
                      <a:noFill/>
                    </a:ln>
                  </pic:spPr>
                </pic:pic>
              </a:graphicData>
            </a:graphic>
          </wp:inline>
        </w:drawing>
      </w:r>
    </w:p>
    <w:p w14:paraId="11A41273">
      <w:pPr>
        <w:numPr>
          <w:ilvl w:val="0"/>
          <w:numId w:val="13"/>
        </w:numPr>
        <w:spacing w:line="480" w:lineRule="auto"/>
        <w:jc w:val="center"/>
        <w:rPr>
          <w:rFonts w:ascii="Times New Roman" w:hAnsi="Times New Roman" w:eastAsia="黑体" w:cs="Times New Roman"/>
        </w:rPr>
      </w:pPr>
      <w:r>
        <w:rPr>
          <w:rFonts w:ascii="Times New Roman" w:hAnsi="Times New Roman" w:eastAsia="黑体" w:cs="Times New Roman"/>
        </w:rPr>
        <w:t>射频辐射发射测试极限曲线</w:t>
      </w:r>
    </w:p>
    <w:p w14:paraId="0377868B">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受试设备</w:t>
      </w:r>
    </w:p>
    <w:p w14:paraId="70B74458">
      <w:pPr>
        <w:pStyle w:val="18"/>
        <w:spacing w:line="420" w:lineRule="exact"/>
        <w:ind w:firstLine="480"/>
      </w:pPr>
      <w:r>
        <w:rPr>
          <w:rFonts w:hint="eastAsia"/>
        </w:rPr>
        <w:t>受试设备：FSECU，详细构型见5.1 受试设备构型状态。</w:t>
      </w:r>
    </w:p>
    <w:p w14:paraId="009C3925">
      <w:pPr>
        <w:pStyle w:val="31"/>
        <w:spacing w:line="420" w:lineRule="exact"/>
        <w:ind w:firstLine="480"/>
        <w:rPr>
          <w:rFonts w:ascii="Times New Roman" w:hAnsi="Times New Roman" w:eastAsia="宋体" w:cs="Times New Roman"/>
          <w:sz w:val="24"/>
          <w:szCs w:val="21"/>
        </w:rPr>
      </w:pPr>
      <w:r>
        <w:rPr>
          <w:rFonts w:hint="eastAsia" w:ascii="Times New Roman" w:hAnsi="Times New Roman" w:eastAsia="宋体" w:cs="Times New Roman"/>
          <w:sz w:val="24"/>
          <w:szCs w:val="21"/>
          <w:highlight w:val="yellow"/>
        </w:rPr>
        <w:t>受试设备工作状态：</w:t>
      </w:r>
    </w:p>
    <w:p w14:paraId="7C4938DE">
      <w:pPr>
        <w:pStyle w:val="18"/>
        <w:spacing w:line="420" w:lineRule="exact"/>
        <w:ind w:firstLine="480"/>
      </w:pPr>
      <w:r>
        <w:rPr>
          <w:szCs w:val="24"/>
        </w:rPr>
        <w:t>搭接要求：</w:t>
      </w:r>
    </w:p>
    <w:p w14:paraId="65C806B5">
      <w:pPr>
        <w:pStyle w:val="18"/>
        <w:numPr>
          <w:ilvl w:val="0"/>
          <w:numId w:val="40"/>
        </w:numPr>
        <w:spacing w:line="420" w:lineRule="exact"/>
        <w:ind w:firstLine="480"/>
      </w:pPr>
      <w:r>
        <w:rPr>
          <w:rFonts w:hint="eastAsia"/>
        </w:rPr>
        <w:t>外部接地端子—当受试设备外部有接地端子时，应将外部接地端子连接到接地平板，可使用约30cm长的典型导线；</w:t>
      </w:r>
    </w:p>
    <w:p w14:paraId="6F50A0C0">
      <w:pPr>
        <w:pStyle w:val="18"/>
        <w:numPr>
          <w:ilvl w:val="0"/>
          <w:numId w:val="40"/>
        </w:numPr>
        <w:spacing w:line="420" w:lineRule="exact"/>
        <w:ind w:firstLine="480"/>
      </w:pPr>
      <w:r>
        <w:t>产品安装面</w:t>
      </w:r>
      <w:r>
        <w:rPr>
          <w:rFonts w:hint="eastAsia"/>
        </w:rPr>
        <w:t>金属</w:t>
      </w:r>
      <w:r>
        <w:t>与接地平板的搭接电阻≤</w:t>
      </w:r>
      <w:r>
        <w:rPr>
          <w:rFonts w:hint="eastAsia"/>
        </w:rPr>
        <w:t>2.5mΩ；</w:t>
      </w:r>
    </w:p>
    <w:p w14:paraId="6508EE4C">
      <w:pPr>
        <w:pStyle w:val="18"/>
        <w:numPr>
          <w:ilvl w:val="0"/>
          <w:numId w:val="40"/>
        </w:numPr>
        <w:spacing w:line="420" w:lineRule="exact"/>
        <w:ind w:firstLine="480"/>
      </w:pPr>
      <w:r>
        <w:rPr>
          <w:rFonts w:hint="eastAsia"/>
        </w:rPr>
        <w:t>接地平板与</w:t>
      </w:r>
      <w:r>
        <w:t>屏蔽室（或暗室）壳体</w:t>
      </w:r>
      <w:r>
        <w:rPr>
          <w:rFonts w:hint="eastAsia"/>
        </w:rPr>
        <w:t>的搭接电阻≤2.5mΩ</w:t>
      </w:r>
      <w:r>
        <w:t>。</w:t>
      </w:r>
    </w:p>
    <w:p w14:paraId="2B47B527">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陪试设备</w:t>
      </w:r>
    </w:p>
    <w:p w14:paraId="2D24A916">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陪试设备：指飞机构型内的设备。</w:t>
      </w:r>
    </w:p>
    <w:p w14:paraId="66CEE28F">
      <w:pPr>
        <w:pStyle w:val="4"/>
      </w:pPr>
      <w:r>
        <w:t>陪试设备清单</w:t>
      </w:r>
    </w:p>
    <w:tbl>
      <w:tblPr>
        <w:tblStyle w:val="13"/>
        <w:tblW w:w="4997"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1003"/>
        <w:gridCol w:w="1782"/>
        <w:gridCol w:w="707"/>
        <w:gridCol w:w="565"/>
        <w:gridCol w:w="1428"/>
        <w:gridCol w:w="427"/>
        <w:gridCol w:w="731"/>
        <w:gridCol w:w="841"/>
        <w:gridCol w:w="552"/>
      </w:tblGrid>
      <w:tr w14:paraId="71759D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22" w:type="pct"/>
            <w:tcBorders>
              <w:tl2br w:val="nil"/>
              <w:tr2bl w:val="nil"/>
            </w:tcBorders>
            <w:vAlign w:val="center"/>
          </w:tcPr>
          <w:p w14:paraId="45720E43">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序号</w:t>
            </w:r>
          </w:p>
        </w:tc>
        <w:tc>
          <w:tcPr>
            <w:tcW w:w="582" w:type="pct"/>
            <w:tcBorders>
              <w:tl2br w:val="nil"/>
              <w:tr2bl w:val="nil"/>
            </w:tcBorders>
            <w:vAlign w:val="center"/>
          </w:tcPr>
          <w:p w14:paraId="73CA50AC">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名称</w:t>
            </w:r>
          </w:p>
        </w:tc>
        <w:tc>
          <w:tcPr>
            <w:tcW w:w="1026" w:type="pct"/>
            <w:tcBorders>
              <w:tl2br w:val="nil"/>
              <w:tr2bl w:val="nil"/>
            </w:tcBorders>
            <w:vAlign w:val="center"/>
          </w:tcPr>
          <w:p w14:paraId="4CB9E9E0">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件号（含主机件号、机载件号）</w:t>
            </w:r>
          </w:p>
        </w:tc>
        <w:tc>
          <w:tcPr>
            <w:tcW w:w="328" w:type="pct"/>
            <w:tcBorders>
              <w:tl2br w:val="nil"/>
              <w:tr2bl w:val="nil"/>
            </w:tcBorders>
            <w:vAlign w:val="center"/>
          </w:tcPr>
          <w:p w14:paraId="1EFF8BC3">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MOD号</w:t>
            </w:r>
          </w:p>
        </w:tc>
        <w:tc>
          <w:tcPr>
            <w:tcW w:w="332" w:type="pct"/>
            <w:tcBorders>
              <w:tl2br w:val="nil"/>
              <w:tr2bl w:val="nil"/>
            </w:tcBorders>
            <w:vAlign w:val="center"/>
          </w:tcPr>
          <w:p w14:paraId="4BB0C9A6">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图号</w:t>
            </w:r>
          </w:p>
        </w:tc>
        <w:tc>
          <w:tcPr>
            <w:tcW w:w="824" w:type="pct"/>
            <w:tcBorders>
              <w:tl2br w:val="nil"/>
              <w:tr2bl w:val="nil"/>
            </w:tcBorders>
            <w:vAlign w:val="center"/>
          </w:tcPr>
          <w:p w14:paraId="1996B654">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序列号</w:t>
            </w:r>
          </w:p>
        </w:tc>
        <w:tc>
          <w:tcPr>
            <w:tcW w:w="243" w:type="pct"/>
            <w:tcBorders>
              <w:tl2br w:val="nil"/>
              <w:tr2bl w:val="nil"/>
            </w:tcBorders>
            <w:vAlign w:val="center"/>
          </w:tcPr>
          <w:p w14:paraId="1536DBE2">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数量</w:t>
            </w:r>
          </w:p>
        </w:tc>
        <w:tc>
          <w:tcPr>
            <w:tcW w:w="426" w:type="pct"/>
            <w:tcBorders>
              <w:tl2br w:val="nil"/>
              <w:tr2bl w:val="nil"/>
            </w:tcBorders>
            <w:vAlign w:val="center"/>
          </w:tcPr>
          <w:p w14:paraId="7AD327E5">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软件件号</w:t>
            </w:r>
          </w:p>
        </w:tc>
        <w:tc>
          <w:tcPr>
            <w:tcW w:w="489" w:type="pct"/>
            <w:tcBorders>
              <w:tl2br w:val="nil"/>
              <w:tr2bl w:val="nil"/>
            </w:tcBorders>
            <w:vAlign w:val="center"/>
          </w:tcPr>
          <w:p w14:paraId="184DDD99">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软件版本</w:t>
            </w:r>
          </w:p>
        </w:tc>
        <w:tc>
          <w:tcPr>
            <w:tcW w:w="324" w:type="pct"/>
            <w:tcBorders>
              <w:tl2br w:val="nil"/>
              <w:tr2bl w:val="nil"/>
            </w:tcBorders>
            <w:vAlign w:val="center"/>
          </w:tcPr>
          <w:p w14:paraId="2E6EF029">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备注</w:t>
            </w:r>
          </w:p>
        </w:tc>
      </w:tr>
      <w:tr w14:paraId="0C31BC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22" w:type="pct"/>
            <w:tcBorders>
              <w:tl2br w:val="nil"/>
              <w:tr2bl w:val="nil"/>
            </w:tcBorders>
            <w:vAlign w:val="center"/>
          </w:tcPr>
          <w:p w14:paraId="4E6C0EC4">
            <w:pPr>
              <w:pStyle w:val="29"/>
              <w:widowControl w:val="0"/>
              <w:spacing w:line="420" w:lineRule="exact"/>
              <w:ind w:firstLine="0" w:firstLineChars="0"/>
              <w:jc w:val="center"/>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1</w:t>
            </w:r>
          </w:p>
        </w:tc>
        <w:tc>
          <w:tcPr>
            <w:tcW w:w="582" w:type="pct"/>
            <w:tcBorders>
              <w:tl2br w:val="nil"/>
              <w:tr2bl w:val="nil"/>
            </w:tcBorders>
            <w:vAlign w:val="center"/>
          </w:tcPr>
          <w:p w14:paraId="22ECA0B5">
            <w:pPr>
              <w:pStyle w:val="29"/>
              <w:widowControl w:val="0"/>
              <w:spacing w:line="420" w:lineRule="exact"/>
              <w:ind w:firstLine="0" w:firstLineChars="0"/>
              <w:jc w:val="both"/>
              <w:rPr>
                <w:rFonts w:ascii="Times New Roman" w:hAnsi="Times New Roman" w:cs="Times New Roman"/>
                <w:bCs/>
                <w:kern w:val="28"/>
                <w:sz w:val="21"/>
                <w:szCs w:val="21"/>
                <w:highlight w:val="yellow"/>
              </w:rPr>
            </w:pPr>
          </w:p>
        </w:tc>
        <w:tc>
          <w:tcPr>
            <w:tcW w:w="1026" w:type="pct"/>
            <w:tcBorders>
              <w:tl2br w:val="nil"/>
              <w:tr2bl w:val="nil"/>
            </w:tcBorders>
            <w:vAlign w:val="center"/>
          </w:tcPr>
          <w:p w14:paraId="2425D5FB">
            <w:pPr>
              <w:pStyle w:val="29"/>
              <w:widowControl w:val="0"/>
              <w:spacing w:line="420" w:lineRule="exact"/>
              <w:ind w:firstLine="0" w:firstLineChars="0"/>
              <w:jc w:val="both"/>
              <w:rPr>
                <w:rFonts w:ascii="Times New Roman" w:hAnsi="Times New Roman" w:cs="Times New Roman"/>
                <w:bCs/>
                <w:kern w:val="28"/>
                <w:sz w:val="21"/>
                <w:szCs w:val="21"/>
                <w:highlight w:val="yellow"/>
              </w:rPr>
            </w:pPr>
          </w:p>
        </w:tc>
        <w:tc>
          <w:tcPr>
            <w:tcW w:w="328" w:type="pct"/>
            <w:tcBorders>
              <w:tl2br w:val="nil"/>
              <w:tr2bl w:val="nil"/>
            </w:tcBorders>
            <w:vAlign w:val="center"/>
          </w:tcPr>
          <w:p w14:paraId="34B14A50">
            <w:pPr>
              <w:pStyle w:val="29"/>
              <w:widowControl w:val="0"/>
              <w:spacing w:line="420" w:lineRule="exact"/>
              <w:ind w:firstLine="0" w:firstLineChars="0"/>
              <w:jc w:val="both"/>
              <w:rPr>
                <w:rFonts w:ascii="Times New Roman" w:hAnsi="Times New Roman" w:cs="Times New Roman"/>
                <w:bCs/>
                <w:kern w:val="28"/>
                <w:sz w:val="21"/>
                <w:szCs w:val="21"/>
                <w:highlight w:val="yellow"/>
              </w:rPr>
            </w:pPr>
          </w:p>
        </w:tc>
        <w:tc>
          <w:tcPr>
            <w:tcW w:w="332" w:type="pct"/>
            <w:tcBorders>
              <w:tl2br w:val="nil"/>
              <w:tr2bl w:val="nil"/>
            </w:tcBorders>
            <w:vAlign w:val="center"/>
          </w:tcPr>
          <w:p w14:paraId="437240B8">
            <w:pPr>
              <w:pStyle w:val="29"/>
              <w:widowControl w:val="0"/>
              <w:spacing w:line="420" w:lineRule="exact"/>
              <w:ind w:firstLine="0" w:firstLineChars="0"/>
              <w:jc w:val="both"/>
              <w:rPr>
                <w:rFonts w:ascii="Times New Roman" w:hAnsi="Times New Roman" w:cs="Times New Roman"/>
                <w:bCs/>
                <w:kern w:val="28"/>
                <w:sz w:val="21"/>
                <w:szCs w:val="21"/>
                <w:highlight w:val="yellow"/>
              </w:rPr>
            </w:pPr>
          </w:p>
        </w:tc>
        <w:tc>
          <w:tcPr>
            <w:tcW w:w="824" w:type="pct"/>
            <w:tcBorders>
              <w:tl2br w:val="nil"/>
              <w:tr2bl w:val="nil"/>
            </w:tcBorders>
            <w:vAlign w:val="center"/>
          </w:tcPr>
          <w:p w14:paraId="6DF24290">
            <w:pPr>
              <w:pStyle w:val="29"/>
              <w:widowControl w:val="0"/>
              <w:spacing w:line="420" w:lineRule="exact"/>
              <w:ind w:firstLine="0" w:firstLineChars="0"/>
              <w:jc w:val="both"/>
              <w:rPr>
                <w:rFonts w:ascii="Times New Roman" w:hAnsi="Times New Roman" w:cs="Times New Roman"/>
                <w:bCs/>
                <w:kern w:val="28"/>
                <w:sz w:val="21"/>
                <w:szCs w:val="21"/>
                <w:highlight w:val="yellow"/>
              </w:rPr>
            </w:pPr>
          </w:p>
        </w:tc>
        <w:tc>
          <w:tcPr>
            <w:tcW w:w="243" w:type="pct"/>
            <w:tcBorders>
              <w:tl2br w:val="nil"/>
              <w:tr2bl w:val="nil"/>
            </w:tcBorders>
            <w:vAlign w:val="center"/>
          </w:tcPr>
          <w:p w14:paraId="48A1B26F">
            <w:pPr>
              <w:pStyle w:val="29"/>
              <w:widowControl w:val="0"/>
              <w:spacing w:line="420" w:lineRule="exact"/>
              <w:ind w:firstLine="0" w:firstLineChars="0"/>
              <w:jc w:val="both"/>
              <w:rPr>
                <w:rFonts w:ascii="Times New Roman" w:hAnsi="Times New Roman" w:cs="Times New Roman"/>
                <w:bCs/>
                <w:kern w:val="28"/>
                <w:sz w:val="21"/>
                <w:szCs w:val="21"/>
              </w:rPr>
            </w:pPr>
          </w:p>
        </w:tc>
        <w:tc>
          <w:tcPr>
            <w:tcW w:w="426" w:type="pct"/>
            <w:tcBorders>
              <w:tl2br w:val="nil"/>
              <w:tr2bl w:val="nil"/>
            </w:tcBorders>
            <w:vAlign w:val="center"/>
          </w:tcPr>
          <w:p w14:paraId="107BA299">
            <w:pPr>
              <w:pStyle w:val="29"/>
              <w:widowControl w:val="0"/>
              <w:spacing w:line="420" w:lineRule="exact"/>
              <w:ind w:firstLine="0" w:firstLineChars="0"/>
              <w:jc w:val="both"/>
              <w:rPr>
                <w:rFonts w:ascii="Times New Roman" w:hAnsi="Times New Roman" w:cs="Times New Roman"/>
                <w:bCs/>
                <w:kern w:val="28"/>
                <w:sz w:val="21"/>
                <w:szCs w:val="21"/>
              </w:rPr>
            </w:pPr>
          </w:p>
        </w:tc>
        <w:tc>
          <w:tcPr>
            <w:tcW w:w="489" w:type="pct"/>
            <w:tcBorders>
              <w:tl2br w:val="nil"/>
              <w:tr2bl w:val="nil"/>
            </w:tcBorders>
            <w:vAlign w:val="center"/>
          </w:tcPr>
          <w:p w14:paraId="646BF803">
            <w:pPr>
              <w:pStyle w:val="29"/>
              <w:widowControl w:val="0"/>
              <w:spacing w:line="420" w:lineRule="exact"/>
              <w:ind w:firstLine="0" w:firstLineChars="0"/>
              <w:jc w:val="both"/>
              <w:rPr>
                <w:rFonts w:ascii="Times New Roman" w:hAnsi="Times New Roman" w:cs="Times New Roman"/>
                <w:bCs/>
                <w:kern w:val="28"/>
                <w:sz w:val="21"/>
                <w:szCs w:val="21"/>
              </w:rPr>
            </w:pPr>
          </w:p>
        </w:tc>
        <w:tc>
          <w:tcPr>
            <w:tcW w:w="324" w:type="pct"/>
            <w:tcBorders>
              <w:tl2br w:val="nil"/>
              <w:tr2bl w:val="nil"/>
            </w:tcBorders>
            <w:vAlign w:val="center"/>
          </w:tcPr>
          <w:p w14:paraId="415E0D99">
            <w:pPr>
              <w:pStyle w:val="29"/>
              <w:widowControl w:val="0"/>
              <w:spacing w:line="420" w:lineRule="exact"/>
              <w:ind w:firstLine="0" w:firstLineChars="0"/>
              <w:jc w:val="both"/>
              <w:rPr>
                <w:rFonts w:ascii="Times New Roman" w:hAnsi="Times New Roman" w:cs="Times New Roman"/>
                <w:bCs/>
                <w:kern w:val="28"/>
                <w:sz w:val="21"/>
                <w:szCs w:val="21"/>
              </w:rPr>
            </w:pPr>
          </w:p>
        </w:tc>
      </w:tr>
    </w:tbl>
    <w:p w14:paraId="6D4485D2">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试验设备、测试设备及要求</w:t>
      </w:r>
    </w:p>
    <w:p w14:paraId="6F15D71E">
      <w:pPr>
        <w:pStyle w:val="18"/>
        <w:spacing w:line="420" w:lineRule="exact"/>
        <w:ind w:firstLine="480"/>
      </w:pPr>
      <w:r>
        <w:t>试验设备</w:t>
      </w:r>
      <w:r>
        <w:rPr>
          <w:rFonts w:hint="eastAsia"/>
        </w:rPr>
        <w:t>以及测试设备</w:t>
      </w:r>
      <w:r>
        <w:t>见</w:t>
      </w:r>
      <w:r>
        <w:fldChar w:fldCharType="begin"/>
      </w:r>
      <w:r>
        <w:instrText xml:space="preserve"> REF _Ref8925931 \r \h  \* MERGEFORMAT </w:instrText>
      </w:r>
      <w:r>
        <w:fldChar w:fldCharType="separate"/>
      </w:r>
      <w:r>
        <w:rPr>
          <w:rFonts w:hint="eastAsia"/>
        </w:rPr>
        <w:t>表34</w:t>
      </w:r>
      <w:r>
        <w:fldChar w:fldCharType="end"/>
      </w:r>
    </w:p>
    <w:p w14:paraId="09F2EE5A">
      <w:pPr>
        <w:pStyle w:val="4"/>
      </w:pPr>
      <w:r>
        <w:rPr>
          <w:rFonts w:hint="eastAsia"/>
        </w:rPr>
        <w:t>试验、测试</w:t>
      </w:r>
      <w:r>
        <w:t>设备</w:t>
      </w:r>
      <w:r>
        <w:rPr>
          <w:rFonts w:hint="eastAsia"/>
        </w:rPr>
        <w:t>信息表</w:t>
      </w:r>
    </w:p>
    <w:tbl>
      <w:tblPr>
        <w:tblStyle w:val="12"/>
        <w:tblW w:w="536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794"/>
        <w:gridCol w:w="1276"/>
        <w:gridCol w:w="2126"/>
        <w:gridCol w:w="1843"/>
        <w:gridCol w:w="2268"/>
        <w:gridCol w:w="978"/>
      </w:tblGrid>
      <w:tr w14:paraId="31CCE5A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blHeader/>
          <w:jc w:val="center"/>
        </w:trPr>
        <w:tc>
          <w:tcPr>
            <w:tcW w:w="428" w:type="pct"/>
            <w:tcBorders>
              <w:top w:val="single" w:color="auto" w:sz="12" w:space="0"/>
              <w:bottom w:val="single" w:color="auto" w:sz="12" w:space="0"/>
            </w:tcBorders>
            <w:vAlign w:val="center"/>
          </w:tcPr>
          <w:p w14:paraId="4EC190C3">
            <w:pPr>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序号</w:t>
            </w:r>
          </w:p>
        </w:tc>
        <w:tc>
          <w:tcPr>
            <w:tcW w:w="687" w:type="pct"/>
            <w:tcBorders>
              <w:top w:val="single" w:color="auto" w:sz="12" w:space="0"/>
              <w:bottom w:val="single" w:color="auto" w:sz="12" w:space="0"/>
            </w:tcBorders>
            <w:vAlign w:val="center"/>
          </w:tcPr>
          <w:p w14:paraId="05D01ABF">
            <w:pPr>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名称</w:t>
            </w:r>
          </w:p>
        </w:tc>
        <w:tc>
          <w:tcPr>
            <w:tcW w:w="1145" w:type="pct"/>
            <w:tcBorders>
              <w:top w:val="single" w:color="auto" w:sz="12" w:space="0"/>
              <w:bottom w:val="single" w:color="auto" w:sz="12" w:space="0"/>
            </w:tcBorders>
            <w:vAlign w:val="center"/>
          </w:tcPr>
          <w:p w14:paraId="03B0EE56">
            <w:pPr>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用途</w:t>
            </w:r>
          </w:p>
        </w:tc>
        <w:tc>
          <w:tcPr>
            <w:tcW w:w="992" w:type="pct"/>
            <w:tcBorders>
              <w:top w:val="single" w:color="auto" w:sz="12" w:space="0"/>
              <w:bottom w:val="single" w:color="auto" w:sz="12" w:space="0"/>
            </w:tcBorders>
            <w:vAlign w:val="center"/>
          </w:tcPr>
          <w:p w14:paraId="28D9005C">
            <w:pPr>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型号</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编号</w:t>
            </w:r>
          </w:p>
        </w:tc>
        <w:tc>
          <w:tcPr>
            <w:tcW w:w="1221" w:type="pct"/>
            <w:tcBorders>
              <w:top w:val="single" w:color="auto" w:sz="12" w:space="0"/>
              <w:bottom w:val="single" w:color="auto" w:sz="12" w:space="0"/>
            </w:tcBorders>
            <w:vAlign w:val="center"/>
          </w:tcPr>
          <w:p w14:paraId="42A55967">
            <w:pPr>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技术要求</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精度</w:t>
            </w:r>
          </w:p>
        </w:tc>
        <w:tc>
          <w:tcPr>
            <w:tcW w:w="527" w:type="pct"/>
            <w:tcBorders>
              <w:top w:val="single" w:color="auto" w:sz="12" w:space="0"/>
              <w:bottom w:val="single" w:color="auto" w:sz="12" w:space="0"/>
            </w:tcBorders>
            <w:vAlign w:val="center"/>
          </w:tcPr>
          <w:p w14:paraId="055F4BAC">
            <w:pPr>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校验方式</w:t>
            </w:r>
          </w:p>
        </w:tc>
      </w:tr>
      <w:tr w14:paraId="1234CE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2B8D3C1B">
            <w:pPr>
              <w:pStyle w:val="69"/>
              <w:numPr>
                <w:ilvl w:val="0"/>
                <w:numId w:val="41"/>
              </w:numPr>
              <w:spacing w:line="240" w:lineRule="auto"/>
              <w:rPr>
                <w:rFonts w:ascii="Times New Roman" w:hAnsi="Times New Roman" w:eastAsia="宋体" w:cs="Times New Roman"/>
                <w:color w:val="000000"/>
              </w:rPr>
            </w:pPr>
          </w:p>
        </w:tc>
        <w:tc>
          <w:tcPr>
            <w:tcW w:w="687" w:type="pct"/>
            <w:vAlign w:val="center"/>
          </w:tcPr>
          <w:p w14:paraId="242FACC0">
            <w:pPr>
              <w:jc w:val="center"/>
              <w:rPr>
                <w:rFonts w:ascii="Times New Roman" w:hAnsi="Times New Roman" w:eastAsia="宋体" w:cs="Times New Roman"/>
                <w:szCs w:val="21"/>
              </w:rPr>
            </w:pPr>
            <w:r>
              <w:rPr>
                <w:rFonts w:hint="eastAsia" w:ascii="Times New Roman" w:hAnsi="Times New Roman" w:eastAsia="宋体" w:cs="Times New Roman"/>
                <w:szCs w:val="21"/>
              </w:rPr>
              <w:t>接收机</w:t>
            </w:r>
          </w:p>
        </w:tc>
        <w:tc>
          <w:tcPr>
            <w:tcW w:w="1145" w:type="pct"/>
            <w:vAlign w:val="center"/>
          </w:tcPr>
          <w:p w14:paraId="52E2106C">
            <w:pPr>
              <w:jc w:val="center"/>
              <w:rPr>
                <w:rFonts w:ascii="Times New Roman" w:hAnsi="Times New Roman" w:eastAsia="宋体" w:cs="Times New Roman"/>
                <w:szCs w:val="21"/>
              </w:rPr>
            </w:pPr>
            <w:r>
              <w:rPr>
                <w:rFonts w:hint="eastAsia" w:ascii="Times New Roman" w:hAnsi="Times New Roman" w:eastAsia="宋体" w:cs="Times New Roman"/>
                <w:szCs w:val="21"/>
              </w:rPr>
              <w:t>接收测试数据</w:t>
            </w:r>
          </w:p>
        </w:tc>
        <w:tc>
          <w:tcPr>
            <w:tcW w:w="992" w:type="pct"/>
            <w:vAlign w:val="center"/>
          </w:tcPr>
          <w:p w14:paraId="5C8AE299">
            <w:pPr>
              <w:jc w:val="center"/>
              <w:rPr>
                <w:rFonts w:ascii="Times New Roman" w:hAnsi="Times New Roman" w:eastAsia="宋体" w:cs="Times New Roman"/>
                <w:szCs w:val="21"/>
              </w:rPr>
            </w:pPr>
            <w:r>
              <w:rPr>
                <w:rFonts w:ascii="Times New Roman" w:hAnsi="Times New Roman" w:eastAsia="宋体" w:cs="Times New Roman"/>
                <w:szCs w:val="21"/>
              </w:rPr>
              <w:t>ESU40</w:t>
            </w:r>
          </w:p>
        </w:tc>
        <w:tc>
          <w:tcPr>
            <w:tcW w:w="1221" w:type="pct"/>
            <w:vAlign w:val="center"/>
          </w:tcPr>
          <w:p w14:paraId="3637009C">
            <w:pPr>
              <w:jc w:val="center"/>
              <w:rPr>
                <w:rFonts w:ascii="Times New Roman" w:hAnsi="Times New Roman" w:eastAsia="宋体" w:cs="Times New Roman"/>
                <w:szCs w:val="21"/>
              </w:rPr>
            </w:pPr>
            <w:r>
              <w:rPr>
                <w:rFonts w:hint="eastAsia" w:ascii="Times New Roman" w:hAnsi="Times New Roman" w:eastAsia="宋体" w:cs="Times New Roman"/>
                <w:szCs w:val="21"/>
              </w:rPr>
              <w:t>电平示值最大允差±</w:t>
            </w:r>
            <w:r>
              <w:rPr>
                <w:rFonts w:ascii="Times New Roman" w:hAnsi="Times New Roman" w:eastAsia="宋体" w:cs="Times New Roman"/>
                <w:szCs w:val="21"/>
              </w:rPr>
              <w:t>2.7dB</w:t>
            </w:r>
          </w:p>
        </w:tc>
        <w:tc>
          <w:tcPr>
            <w:tcW w:w="527" w:type="pct"/>
            <w:vAlign w:val="center"/>
          </w:tcPr>
          <w:p w14:paraId="69C3037E">
            <w:pPr>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定检</w:t>
            </w:r>
          </w:p>
        </w:tc>
      </w:tr>
      <w:tr w14:paraId="0955A1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0D2B0029">
            <w:pPr>
              <w:pStyle w:val="69"/>
              <w:numPr>
                <w:ilvl w:val="0"/>
                <w:numId w:val="41"/>
              </w:numPr>
              <w:spacing w:before="156" w:line="240" w:lineRule="auto"/>
              <w:rPr>
                <w:rFonts w:ascii="Times New Roman" w:hAnsi="Times New Roman" w:eastAsia="宋体" w:cs="Times New Roman"/>
                <w:color w:val="000000"/>
              </w:rPr>
            </w:pPr>
          </w:p>
        </w:tc>
        <w:tc>
          <w:tcPr>
            <w:tcW w:w="687" w:type="pct"/>
            <w:vAlign w:val="center"/>
          </w:tcPr>
          <w:p w14:paraId="478AEB10">
            <w:pPr>
              <w:jc w:val="center"/>
              <w:rPr>
                <w:rFonts w:ascii="Times New Roman" w:hAnsi="Times New Roman" w:eastAsia="宋体" w:cs="Times New Roman"/>
                <w:szCs w:val="21"/>
              </w:rPr>
            </w:pPr>
            <w:r>
              <w:rPr>
                <w:rFonts w:hint="eastAsia" w:ascii="Times New Roman" w:hAnsi="Times New Roman" w:eastAsia="宋体" w:cs="Times New Roman"/>
                <w:szCs w:val="21"/>
              </w:rPr>
              <w:t>电流探头</w:t>
            </w:r>
          </w:p>
        </w:tc>
        <w:tc>
          <w:tcPr>
            <w:tcW w:w="1145" w:type="pct"/>
            <w:vAlign w:val="center"/>
          </w:tcPr>
          <w:p w14:paraId="0055A60E">
            <w:pPr>
              <w:jc w:val="center"/>
              <w:rPr>
                <w:rFonts w:ascii="Times New Roman" w:hAnsi="Times New Roman" w:eastAsia="宋体" w:cs="Times New Roman"/>
                <w:szCs w:val="21"/>
              </w:rPr>
            </w:pPr>
            <w:r>
              <w:rPr>
                <w:rFonts w:hint="eastAsia" w:ascii="Times New Roman" w:hAnsi="Times New Roman" w:eastAsia="宋体" w:cs="Times New Roman"/>
                <w:szCs w:val="21"/>
              </w:rPr>
              <w:t>测试传导发射</w:t>
            </w:r>
          </w:p>
        </w:tc>
        <w:tc>
          <w:tcPr>
            <w:tcW w:w="992" w:type="pct"/>
            <w:vAlign w:val="center"/>
          </w:tcPr>
          <w:p w14:paraId="393DC866">
            <w:pPr>
              <w:jc w:val="center"/>
              <w:rPr>
                <w:rFonts w:ascii="Times New Roman" w:hAnsi="Times New Roman" w:eastAsia="宋体" w:cs="Times New Roman"/>
                <w:szCs w:val="21"/>
              </w:rPr>
            </w:pPr>
            <w:r>
              <w:rPr>
                <w:rFonts w:ascii="Times New Roman" w:hAnsi="Times New Roman" w:eastAsia="宋体" w:cs="Times New Roman"/>
                <w:szCs w:val="21"/>
              </w:rPr>
              <w:t>9123-1N</w:t>
            </w:r>
          </w:p>
        </w:tc>
        <w:tc>
          <w:tcPr>
            <w:tcW w:w="1221" w:type="pct"/>
            <w:vAlign w:val="center"/>
          </w:tcPr>
          <w:p w14:paraId="5D35BED0">
            <w:pPr>
              <w:jc w:val="center"/>
              <w:rPr>
                <w:rFonts w:ascii="Times New Roman" w:hAnsi="Times New Roman" w:eastAsia="宋体" w:cs="Times New Roman"/>
                <w:szCs w:val="21"/>
              </w:rPr>
            </w:pPr>
            <w:r>
              <w:rPr>
                <w:rFonts w:ascii="Times New Roman" w:hAnsi="Times New Roman" w:eastAsia="宋体" w:cs="Times New Roman"/>
                <w:szCs w:val="21"/>
              </w:rPr>
              <w:t>频率范围：10kHz~500MHz</w:t>
            </w:r>
          </w:p>
        </w:tc>
        <w:tc>
          <w:tcPr>
            <w:tcW w:w="527" w:type="pct"/>
            <w:vAlign w:val="center"/>
          </w:tcPr>
          <w:p w14:paraId="1153952B">
            <w:pPr>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定检</w:t>
            </w:r>
          </w:p>
        </w:tc>
      </w:tr>
      <w:tr w14:paraId="048BD37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5F7C2A36">
            <w:pPr>
              <w:pStyle w:val="69"/>
              <w:numPr>
                <w:ilvl w:val="0"/>
                <w:numId w:val="41"/>
              </w:numPr>
              <w:spacing w:line="240" w:lineRule="auto"/>
              <w:rPr>
                <w:rFonts w:ascii="Times New Roman" w:hAnsi="Times New Roman" w:eastAsia="宋体" w:cs="Times New Roman"/>
                <w:color w:val="000000"/>
              </w:rPr>
            </w:pPr>
          </w:p>
        </w:tc>
        <w:tc>
          <w:tcPr>
            <w:tcW w:w="687" w:type="pct"/>
            <w:vAlign w:val="center"/>
          </w:tcPr>
          <w:p w14:paraId="7D793F88">
            <w:pPr>
              <w:jc w:val="center"/>
              <w:rPr>
                <w:rFonts w:ascii="Times New Roman" w:hAnsi="Times New Roman" w:eastAsia="宋体" w:cs="Times New Roman"/>
                <w:szCs w:val="21"/>
              </w:rPr>
            </w:pPr>
            <w:r>
              <w:rPr>
                <w:rFonts w:hint="eastAsia" w:ascii="Times New Roman" w:hAnsi="Times New Roman" w:eastAsia="宋体" w:cs="Times New Roman"/>
                <w:szCs w:val="21"/>
              </w:rPr>
              <w:t>人工电源网络</w:t>
            </w:r>
          </w:p>
        </w:tc>
        <w:tc>
          <w:tcPr>
            <w:tcW w:w="1145" w:type="pct"/>
            <w:vAlign w:val="center"/>
          </w:tcPr>
          <w:p w14:paraId="423624D2">
            <w:pPr>
              <w:jc w:val="center"/>
              <w:rPr>
                <w:rFonts w:ascii="Times New Roman" w:hAnsi="Times New Roman" w:eastAsia="宋体" w:cs="Times New Roman"/>
                <w:szCs w:val="21"/>
              </w:rPr>
            </w:pPr>
            <w:r>
              <w:rPr>
                <w:rFonts w:hint="eastAsia" w:ascii="Times New Roman" w:hAnsi="Times New Roman" w:eastAsia="宋体" w:cs="Times New Roman"/>
                <w:szCs w:val="21"/>
              </w:rPr>
              <w:t>输出稳定电源</w:t>
            </w:r>
          </w:p>
          <w:p w14:paraId="11B64AEF">
            <w:pPr>
              <w:jc w:val="center"/>
              <w:rPr>
                <w:rFonts w:ascii="Times New Roman" w:hAnsi="Times New Roman" w:eastAsia="宋体" w:cs="Times New Roman"/>
                <w:szCs w:val="21"/>
              </w:rPr>
            </w:pPr>
            <w:r>
              <w:rPr>
                <w:rFonts w:hint="eastAsia" w:ascii="Times New Roman" w:hAnsi="Times New Roman" w:eastAsia="宋体" w:cs="Times New Roman"/>
                <w:szCs w:val="21"/>
              </w:rPr>
              <w:t>（数量</w:t>
            </w:r>
            <w:r>
              <w:rPr>
                <w:rFonts w:ascii="Times New Roman" w:hAnsi="Times New Roman" w:eastAsia="宋体" w:cs="Times New Roman"/>
                <w:szCs w:val="21"/>
              </w:rPr>
              <w:t>2</w:t>
            </w:r>
            <w:r>
              <w:rPr>
                <w:rFonts w:hint="eastAsia" w:ascii="Times New Roman" w:hAnsi="Times New Roman" w:eastAsia="宋体" w:cs="Times New Roman"/>
                <w:szCs w:val="21"/>
              </w:rPr>
              <w:t>）</w:t>
            </w:r>
          </w:p>
        </w:tc>
        <w:tc>
          <w:tcPr>
            <w:tcW w:w="992" w:type="pct"/>
            <w:vAlign w:val="center"/>
          </w:tcPr>
          <w:p w14:paraId="01C9AE65">
            <w:pPr>
              <w:jc w:val="center"/>
              <w:rPr>
                <w:rFonts w:ascii="Times New Roman" w:hAnsi="Times New Roman" w:eastAsia="宋体" w:cs="Times New Roman"/>
                <w:szCs w:val="21"/>
              </w:rPr>
            </w:pPr>
            <w:r>
              <w:rPr>
                <w:rFonts w:ascii="Times New Roman" w:hAnsi="Times New Roman" w:eastAsia="宋体" w:cs="Times New Roman"/>
                <w:szCs w:val="21"/>
              </w:rPr>
              <w:t>NNBM 8126 A 890</w:t>
            </w:r>
          </w:p>
        </w:tc>
        <w:tc>
          <w:tcPr>
            <w:tcW w:w="1221" w:type="pct"/>
            <w:vAlign w:val="center"/>
          </w:tcPr>
          <w:p w14:paraId="5CFD1005">
            <w:pPr>
              <w:jc w:val="center"/>
              <w:rPr>
                <w:rFonts w:ascii="Times New Roman" w:hAnsi="Times New Roman" w:eastAsia="宋体" w:cs="Times New Roman"/>
                <w:szCs w:val="21"/>
              </w:rPr>
            </w:pPr>
            <w:r>
              <w:rPr>
                <w:rFonts w:hint="eastAsia" w:ascii="Times New Roman" w:hAnsi="Times New Roman" w:eastAsia="宋体" w:cs="Times New Roman"/>
                <w:szCs w:val="21"/>
              </w:rPr>
              <w:t>阻抗曲线满足</w:t>
            </w:r>
            <w:r>
              <w:rPr>
                <w:rFonts w:ascii="Times New Roman" w:hAnsi="Times New Roman" w:eastAsia="宋体" w:cs="Times New Roman"/>
                <w:szCs w:val="21"/>
              </w:rPr>
              <w:t>RTCA/DO-160G</w:t>
            </w:r>
            <w:r>
              <w:rPr>
                <w:rFonts w:hint="eastAsia" w:ascii="Times New Roman" w:hAnsi="Times New Roman" w:eastAsia="宋体" w:cs="Times New Roman"/>
                <w:szCs w:val="21"/>
              </w:rPr>
              <w:t>标准图</w:t>
            </w:r>
            <w:r>
              <w:rPr>
                <w:rFonts w:ascii="Times New Roman" w:hAnsi="Times New Roman" w:eastAsia="宋体" w:cs="Times New Roman"/>
                <w:szCs w:val="21"/>
              </w:rPr>
              <w:t>20-1</w:t>
            </w:r>
            <w:r>
              <w:rPr>
                <w:rFonts w:hint="eastAsia" w:ascii="Times New Roman" w:hAnsi="Times New Roman" w:eastAsia="宋体" w:cs="Times New Roman"/>
                <w:szCs w:val="21"/>
              </w:rPr>
              <w:t>要求</w:t>
            </w:r>
          </w:p>
        </w:tc>
        <w:tc>
          <w:tcPr>
            <w:tcW w:w="527" w:type="pct"/>
            <w:vAlign w:val="center"/>
          </w:tcPr>
          <w:p w14:paraId="3A4BF68C">
            <w:pPr>
              <w:jc w:val="center"/>
              <w:rPr>
                <w:rFonts w:ascii="Times New Roman" w:hAnsi="Times New Roman" w:eastAsia="宋体" w:cs="Times New Roman"/>
                <w:szCs w:val="21"/>
              </w:rPr>
            </w:pPr>
            <w:r>
              <w:rPr>
                <w:rFonts w:hint="eastAsia" w:ascii="Times New Roman" w:hAnsi="Times New Roman" w:eastAsia="宋体" w:cs="Times New Roman"/>
                <w:color w:val="000000"/>
                <w:szCs w:val="21"/>
              </w:rPr>
              <w:t>定检</w:t>
            </w:r>
          </w:p>
        </w:tc>
      </w:tr>
      <w:tr w14:paraId="028871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7776EA3D">
            <w:pPr>
              <w:pStyle w:val="69"/>
              <w:numPr>
                <w:ilvl w:val="0"/>
                <w:numId w:val="41"/>
              </w:numPr>
              <w:spacing w:line="240" w:lineRule="auto"/>
              <w:rPr>
                <w:rFonts w:ascii="Times New Roman" w:hAnsi="Times New Roman" w:eastAsia="宋体" w:cs="Times New Roman"/>
                <w:color w:val="000000"/>
              </w:rPr>
            </w:pPr>
          </w:p>
        </w:tc>
        <w:tc>
          <w:tcPr>
            <w:tcW w:w="687" w:type="pct"/>
            <w:vAlign w:val="center"/>
          </w:tcPr>
          <w:p w14:paraId="064C1DB6">
            <w:pPr>
              <w:jc w:val="center"/>
              <w:rPr>
                <w:rFonts w:ascii="Times New Roman" w:hAnsi="Times New Roman" w:eastAsia="宋体" w:cs="Times New Roman"/>
                <w:szCs w:val="21"/>
              </w:rPr>
            </w:pPr>
            <w:r>
              <w:rPr>
                <w:rFonts w:hint="eastAsia" w:ascii="Times New Roman" w:hAnsi="Times New Roman" w:eastAsia="宋体" w:cs="Times New Roman"/>
                <w:szCs w:val="21"/>
              </w:rPr>
              <w:t>负载</w:t>
            </w:r>
          </w:p>
        </w:tc>
        <w:tc>
          <w:tcPr>
            <w:tcW w:w="1145" w:type="pct"/>
            <w:vAlign w:val="center"/>
          </w:tcPr>
          <w:p w14:paraId="3A55DD43">
            <w:pPr>
              <w:jc w:val="center"/>
              <w:rPr>
                <w:rFonts w:ascii="Times New Roman" w:hAnsi="Times New Roman" w:eastAsia="宋体" w:cs="Times New Roman"/>
                <w:szCs w:val="21"/>
              </w:rPr>
            </w:pPr>
            <w:r>
              <w:rPr>
                <w:rFonts w:hint="eastAsia" w:ascii="Times New Roman" w:hAnsi="Times New Roman" w:eastAsia="宋体" w:cs="Times New Roman"/>
                <w:szCs w:val="21"/>
              </w:rPr>
              <w:t>匹配人工电源网络</w:t>
            </w:r>
          </w:p>
          <w:p w14:paraId="38364472">
            <w:pPr>
              <w:jc w:val="center"/>
              <w:rPr>
                <w:rFonts w:ascii="Times New Roman" w:hAnsi="Times New Roman" w:eastAsia="宋体" w:cs="Times New Roman"/>
                <w:szCs w:val="21"/>
              </w:rPr>
            </w:pPr>
            <w:r>
              <w:rPr>
                <w:rFonts w:hint="eastAsia" w:ascii="Times New Roman" w:hAnsi="Times New Roman" w:eastAsia="宋体" w:cs="Times New Roman"/>
                <w:szCs w:val="21"/>
              </w:rPr>
              <w:t>（数量</w:t>
            </w:r>
            <w:r>
              <w:rPr>
                <w:rFonts w:ascii="Times New Roman" w:hAnsi="Times New Roman" w:eastAsia="宋体" w:cs="Times New Roman"/>
                <w:szCs w:val="21"/>
              </w:rPr>
              <w:t>2</w:t>
            </w:r>
            <w:r>
              <w:rPr>
                <w:rFonts w:hint="eastAsia" w:ascii="Times New Roman" w:hAnsi="Times New Roman" w:eastAsia="宋体" w:cs="Times New Roman"/>
                <w:szCs w:val="21"/>
              </w:rPr>
              <w:t>）</w:t>
            </w:r>
          </w:p>
        </w:tc>
        <w:tc>
          <w:tcPr>
            <w:tcW w:w="992" w:type="pct"/>
            <w:vAlign w:val="center"/>
          </w:tcPr>
          <w:p w14:paraId="37053C34">
            <w:pPr>
              <w:jc w:val="center"/>
              <w:rPr>
                <w:rFonts w:ascii="Times New Roman" w:hAnsi="Times New Roman" w:eastAsia="宋体" w:cs="Times New Roman"/>
                <w:szCs w:val="21"/>
              </w:rPr>
            </w:pPr>
            <w:r>
              <w:rPr>
                <w:rFonts w:ascii="Times New Roman" w:hAnsi="Times New Roman" w:eastAsia="宋体" w:cs="Times New Roman"/>
                <w:szCs w:val="21"/>
              </w:rPr>
              <w:t>TF5-3</w:t>
            </w:r>
          </w:p>
        </w:tc>
        <w:tc>
          <w:tcPr>
            <w:tcW w:w="1221" w:type="pct"/>
            <w:vAlign w:val="center"/>
          </w:tcPr>
          <w:p w14:paraId="28FF8784">
            <w:pPr>
              <w:jc w:val="center"/>
              <w:rPr>
                <w:rFonts w:ascii="Times New Roman" w:hAnsi="Times New Roman" w:eastAsia="宋体" w:cs="Times New Roman"/>
                <w:szCs w:val="21"/>
              </w:rPr>
            </w:pPr>
            <w:r>
              <w:rPr>
                <w:rFonts w:hint="eastAsia" w:ascii="Times New Roman" w:hAnsi="Times New Roman" w:eastAsia="宋体" w:cs="Times New Roman"/>
                <w:szCs w:val="21"/>
              </w:rPr>
              <w:t>精度：</w:t>
            </w:r>
            <w:r>
              <w:rPr>
                <w:rFonts w:ascii="Times New Roman" w:hAnsi="Times New Roman" w:eastAsia="宋体" w:cs="Times New Roman"/>
                <w:szCs w:val="21"/>
              </w:rPr>
              <w:t>VSWR</w:t>
            </w:r>
            <w:r>
              <w:rPr>
                <w:rFonts w:hint="eastAsia" w:ascii="Times New Roman" w:hAnsi="Times New Roman" w:eastAsia="宋体" w:cs="Times New Roman"/>
                <w:szCs w:val="21"/>
              </w:rPr>
              <w:t>＜</w:t>
            </w:r>
            <w:r>
              <w:rPr>
                <w:rFonts w:ascii="Times New Roman" w:hAnsi="Times New Roman" w:eastAsia="宋体" w:cs="Times New Roman"/>
                <w:szCs w:val="21"/>
              </w:rPr>
              <w:t>2</w:t>
            </w:r>
          </w:p>
        </w:tc>
        <w:tc>
          <w:tcPr>
            <w:tcW w:w="527" w:type="pct"/>
            <w:vAlign w:val="center"/>
          </w:tcPr>
          <w:p w14:paraId="3D7CF00E">
            <w:pPr>
              <w:jc w:val="center"/>
              <w:rPr>
                <w:rFonts w:ascii="Times New Roman" w:hAnsi="Times New Roman" w:eastAsia="宋体" w:cs="Times New Roman"/>
                <w:szCs w:val="21"/>
              </w:rPr>
            </w:pPr>
            <w:r>
              <w:rPr>
                <w:rFonts w:hint="eastAsia" w:ascii="Times New Roman" w:hAnsi="Times New Roman" w:eastAsia="宋体" w:cs="Times New Roman"/>
                <w:color w:val="000000"/>
                <w:szCs w:val="21"/>
              </w:rPr>
              <w:t>定检</w:t>
            </w:r>
          </w:p>
        </w:tc>
      </w:tr>
      <w:tr w14:paraId="23C41D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3A09D8CE">
            <w:pPr>
              <w:pStyle w:val="69"/>
              <w:numPr>
                <w:ilvl w:val="0"/>
                <w:numId w:val="41"/>
              </w:numPr>
              <w:spacing w:line="240" w:lineRule="auto"/>
              <w:rPr>
                <w:rFonts w:ascii="Times New Roman" w:hAnsi="Times New Roman" w:eastAsia="宋体" w:cs="Times New Roman"/>
                <w:color w:val="000000"/>
              </w:rPr>
            </w:pPr>
          </w:p>
        </w:tc>
        <w:tc>
          <w:tcPr>
            <w:tcW w:w="687" w:type="pct"/>
            <w:vAlign w:val="center"/>
          </w:tcPr>
          <w:p w14:paraId="5CD2B3C3">
            <w:pPr>
              <w:jc w:val="center"/>
              <w:rPr>
                <w:rFonts w:ascii="Times New Roman" w:hAnsi="Times New Roman" w:eastAsia="宋体" w:cs="Times New Roman"/>
                <w:szCs w:val="21"/>
              </w:rPr>
            </w:pPr>
            <w:r>
              <w:rPr>
                <w:rFonts w:hint="eastAsia" w:ascii="Times New Roman" w:hAnsi="Times New Roman" w:eastAsia="宋体" w:cs="Times New Roman"/>
                <w:szCs w:val="21"/>
              </w:rPr>
              <w:t>空盒气压表</w:t>
            </w:r>
          </w:p>
        </w:tc>
        <w:tc>
          <w:tcPr>
            <w:tcW w:w="1145" w:type="pct"/>
            <w:vAlign w:val="center"/>
          </w:tcPr>
          <w:p w14:paraId="04E0AC95">
            <w:pPr>
              <w:jc w:val="center"/>
              <w:rPr>
                <w:rFonts w:ascii="Times New Roman" w:hAnsi="Times New Roman" w:eastAsia="宋体" w:cs="Times New Roman"/>
                <w:szCs w:val="21"/>
              </w:rPr>
            </w:pPr>
            <w:r>
              <w:rPr>
                <w:rFonts w:hint="eastAsia" w:ascii="Times New Roman" w:hAnsi="Times New Roman" w:eastAsia="宋体" w:cs="Times New Roman"/>
                <w:szCs w:val="21"/>
              </w:rPr>
              <w:t>监测实验室大气压</w:t>
            </w:r>
          </w:p>
        </w:tc>
        <w:tc>
          <w:tcPr>
            <w:tcW w:w="992" w:type="pct"/>
            <w:vAlign w:val="center"/>
          </w:tcPr>
          <w:p w14:paraId="3E92B78A">
            <w:pPr>
              <w:jc w:val="center"/>
              <w:rPr>
                <w:rFonts w:ascii="Times New Roman" w:hAnsi="Times New Roman" w:eastAsia="宋体" w:cs="Times New Roman"/>
                <w:szCs w:val="21"/>
              </w:rPr>
            </w:pPr>
            <w:r>
              <w:rPr>
                <w:rFonts w:ascii="Times New Roman" w:hAnsi="Times New Roman" w:eastAsia="宋体" w:cs="Times New Roman"/>
                <w:szCs w:val="21"/>
              </w:rPr>
              <w:t>DYM3</w:t>
            </w:r>
          </w:p>
        </w:tc>
        <w:tc>
          <w:tcPr>
            <w:tcW w:w="1221" w:type="pct"/>
            <w:vAlign w:val="center"/>
          </w:tcPr>
          <w:p w14:paraId="16C0C05D">
            <w:pPr>
              <w:jc w:val="center"/>
              <w:rPr>
                <w:rFonts w:ascii="Times New Roman" w:hAnsi="Times New Roman" w:eastAsia="宋体" w:cs="Times New Roman"/>
                <w:szCs w:val="21"/>
              </w:rPr>
            </w:pPr>
            <w:r>
              <w:rPr>
                <w:rFonts w:hint="eastAsia" w:ascii="Times New Roman" w:hAnsi="Times New Roman" w:eastAsia="宋体" w:cs="Times New Roman"/>
                <w:szCs w:val="21"/>
              </w:rPr>
              <w:t>精度：±</w:t>
            </w:r>
            <w:r>
              <w:rPr>
                <w:rFonts w:ascii="Times New Roman" w:hAnsi="Times New Roman" w:eastAsia="宋体" w:cs="Times New Roman"/>
                <w:szCs w:val="21"/>
              </w:rPr>
              <w:t>2.5hPa</w:t>
            </w:r>
          </w:p>
        </w:tc>
        <w:tc>
          <w:tcPr>
            <w:tcW w:w="527" w:type="pct"/>
            <w:vAlign w:val="center"/>
          </w:tcPr>
          <w:p w14:paraId="7C7A0A9B">
            <w:pPr>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定检</w:t>
            </w:r>
          </w:p>
        </w:tc>
      </w:tr>
      <w:tr w14:paraId="074530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30A248E6">
            <w:pPr>
              <w:pStyle w:val="69"/>
              <w:numPr>
                <w:ilvl w:val="0"/>
                <w:numId w:val="41"/>
              </w:numPr>
              <w:spacing w:line="240" w:lineRule="auto"/>
              <w:rPr>
                <w:rFonts w:ascii="Times New Roman" w:hAnsi="Times New Roman" w:eastAsia="宋体" w:cs="Times New Roman"/>
                <w:color w:val="000000"/>
              </w:rPr>
            </w:pPr>
          </w:p>
        </w:tc>
        <w:tc>
          <w:tcPr>
            <w:tcW w:w="687" w:type="pct"/>
            <w:vAlign w:val="center"/>
          </w:tcPr>
          <w:p w14:paraId="7B1B6909">
            <w:pPr>
              <w:jc w:val="center"/>
              <w:rPr>
                <w:rFonts w:ascii="Times New Roman" w:hAnsi="Times New Roman" w:eastAsia="宋体" w:cs="Times New Roman"/>
                <w:szCs w:val="21"/>
              </w:rPr>
            </w:pPr>
            <w:r>
              <w:rPr>
                <w:rFonts w:hint="eastAsia" w:ascii="Times New Roman" w:hAnsi="Times New Roman" w:eastAsia="宋体" w:cs="Times New Roman"/>
                <w:szCs w:val="21"/>
              </w:rPr>
              <w:t>温湿度计</w:t>
            </w:r>
          </w:p>
        </w:tc>
        <w:tc>
          <w:tcPr>
            <w:tcW w:w="1145" w:type="pct"/>
            <w:vAlign w:val="center"/>
          </w:tcPr>
          <w:p w14:paraId="77EC2975">
            <w:pPr>
              <w:jc w:val="center"/>
              <w:rPr>
                <w:rFonts w:ascii="Times New Roman" w:hAnsi="Times New Roman" w:eastAsia="宋体" w:cs="Times New Roman"/>
                <w:szCs w:val="21"/>
              </w:rPr>
            </w:pPr>
            <w:r>
              <w:rPr>
                <w:rFonts w:hint="eastAsia" w:ascii="Times New Roman" w:hAnsi="Times New Roman" w:eastAsia="宋体" w:cs="Times New Roman"/>
                <w:szCs w:val="21"/>
              </w:rPr>
              <w:t>监测温度、湿度</w:t>
            </w:r>
          </w:p>
        </w:tc>
        <w:tc>
          <w:tcPr>
            <w:tcW w:w="992" w:type="pct"/>
            <w:vAlign w:val="center"/>
          </w:tcPr>
          <w:p w14:paraId="7CABDFE3">
            <w:pPr>
              <w:jc w:val="center"/>
              <w:rPr>
                <w:rFonts w:ascii="Times New Roman" w:hAnsi="Times New Roman" w:eastAsia="宋体" w:cs="Times New Roman"/>
                <w:szCs w:val="21"/>
              </w:rPr>
            </w:pPr>
            <w:r>
              <w:rPr>
                <w:rFonts w:ascii="Times New Roman" w:hAnsi="Times New Roman" w:eastAsia="宋体" w:cs="Times New Roman"/>
                <w:szCs w:val="21"/>
              </w:rPr>
              <w:t>HTC-1</w:t>
            </w:r>
          </w:p>
        </w:tc>
        <w:tc>
          <w:tcPr>
            <w:tcW w:w="1221" w:type="pct"/>
            <w:vAlign w:val="center"/>
          </w:tcPr>
          <w:p w14:paraId="307AD755">
            <w:pPr>
              <w:jc w:val="center"/>
              <w:rPr>
                <w:rFonts w:ascii="Times New Roman" w:hAnsi="Times New Roman" w:eastAsia="宋体" w:cs="Times New Roman"/>
                <w:szCs w:val="21"/>
              </w:rPr>
            </w:pPr>
            <w:r>
              <w:rPr>
                <w:rFonts w:hint="eastAsia" w:ascii="Times New Roman" w:hAnsi="Times New Roman" w:eastAsia="宋体" w:cs="Times New Roman"/>
                <w:szCs w:val="21"/>
              </w:rPr>
              <w:t>温度精度：±</w:t>
            </w:r>
            <w:r>
              <w:rPr>
                <w:rFonts w:ascii="Times New Roman" w:hAnsi="Times New Roman" w:eastAsia="宋体" w:cs="Times New Roman"/>
                <w:szCs w:val="21"/>
              </w:rPr>
              <w:t>2</w:t>
            </w:r>
            <w:r>
              <w:rPr>
                <w:rFonts w:hint="eastAsia" w:ascii="Times New Roman" w:hAnsi="Times New Roman" w:eastAsia="宋体" w:cs="Times New Roman"/>
                <w:szCs w:val="21"/>
              </w:rPr>
              <w:t>℃</w:t>
            </w:r>
          </w:p>
          <w:p w14:paraId="32704B99">
            <w:pPr>
              <w:jc w:val="center"/>
              <w:rPr>
                <w:rFonts w:ascii="Times New Roman" w:hAnsi="Times New Roman" w:eastAsia="宋体" w:cs="Times New Roman"/>
                <w:szCs w:val="21"/>
              </w:rPr>
            </w:pPr>
            <w:r>
              <w:rPr>
                <w:rFonts w:hint="eastAsia" w:ascii="Times New Roman" w:hAnsi="Times New Roman" w:eastAsia="宋体" w:cs="Times New Roman"/>
                <w:szCs w:val="21"/>
              </w:rPr>
              <w:t>湿度精度：±</w:t>
            </w:r>
            <w:r>
              <w:rPr>
                <w:rFonts w:ascii="Times New Roman" w:hAnsi="Times New Roman" w:eastAsia="宋体" w:cs="Times New Roman"/>
                <w:szCs w:val="21"/>
              </w:rPr>
              <w:t>5%RH</w:t>
            </w:r>
          </w:p>
        </w:tc>
        <w:tc>
          <w:tcPr>
            <w:tcW w:w="527" w:type="pct"/>
            <w:vAlign w:val="center"/>
          </w:tcPr>
          <w:p w14:paraId="64364EB3">
            <w:pPr>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定检</w:t>
            </w:r>
          </w:p>
        </w:tc>
      </w:tr>
      <w:tr w14:paraId="41211E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22FEED5F">
            <w:pPr>
              <w:pStyle w:val="69"/>
              <w:numPr>
                <w:ilvl w:val="0"/>
                <w:numId w:val="41"/>
              </w:numPr>
              <w:spacing w:line="240" w:lineRule="auto"/>
              <w:rPr>
                <w:rFonts w:ascii="Times New Roman" w:hAnsi="Times New Roman" w:eastAsia="宋体" w:cs="Times New Roman"/>
                <w:color w:val="000000"/>
              </w:rPr>
            </w:pPr>
          </w:p>
        </w:tc>
        <w:tc>
          <w:tcPr>
            <w:tcW w:w="687" w:type="pct"/>
            <w:vAlign w:val="center"/>
          </w:tcPr>
          <w:p w14:paraId="48946018">
            <w:pPr>
              <w:jc w:val="center"/>
              <w:rPr>
                <w:rFonts w:ascii="Times New Roman" w:hAnsi="Times New Roman" w:eastAsia="宋体" w:cs="Times New Roman"/>
                <w:szCs w:val="21"/>
              </w:rPr>
            </w:pPr>
            <w:r>
              <w:rPr>
                <w:rFonts w:hint="eastAsia" w:ascii="Times New Roman" w:hAnsi="Times New Roman" w:eastAsia="宋体" w:cs="Times New Roman"/>
                <w:szCs w:val="21"/>
              </w:rPr>
              <w:t>万用表</w:t>
            </w:r>
          </w:p>
        </w:tc>
        <w:tc>
          <w:tcPr>
            <w:tcW w:w="1145" w:type="pct"/>
            <w:vAlign w:val="center"/>
          </w:tcPr>
          <w:p w14:paraId="6CB6FB8A">
            <w:pPr>
              <w:jc w:val="center"/>
              <w:rPr>
                <w:rFonts w:ascii="Times New Roman" w:hAnsi="Times New Roman" w:eastAsia="宋体" w:cs="Times New Roman"/>
                <w:szCs w:val="21"/>
              </w:rPr>
            </w:pPr>
            <w:r>
              <w:rPr>
                <w:rFonts w:hint="eastAsia" w:ascii="Times New Roman" w:hAnsi="Times New Roman" w:eastAsia="宋体" w:cs="Times New Roman"/>
                <w:szCs w:val="21"/>
              </w:rPr>
              <w:t>检测电压</w:t>
            </w:r>
          </w:p>
        </w:tc>
        <w:tc>
          <w:tcPr>
            <w:tcW w:w="992" w:type="pct"/>
            <w:vAlign w:val="center"/>
          </w:tcPr>
          <w:p w14:paraId="4A5AE6D4">
            <w:pPr>
              <w:jc w:val="center"/>
              <w:rPr>
                <w:rFonts w:ascii="Times New Roman" w:hAnsi="Times New Roman" w:eastAsia="宋体" w:cs="Times New Roman"/>
                <w:szCs w:val="21"/>
              </w:rPr>
            </w:pPr>
            <w:r>
              <w:rPr>
                <w:rFonts w:ascii="Times New Roman" w:hAnsi="Times New Roman" w:eastAsia="宋体" w:cs="Times New Roman"/>
                <w:szCs w:val="21"/>
              </w:rPr>
              <w:t>15B+</w:t>
            </w:r>
          </w:p>
        </w:tc>
        <w:tc>
          <w:tcPr>
            <w:tcW w:w="1221" w:type="pct"/>
            <w:vAlign w:val="center"/>
          </w:tcPr>
          <w:p w14:paraId="6B070AED">
            <w:pPr>
              <w:jc w:val="center"/>
              <w:rPr>
                <w:rFonts w:ascii="Times New Roman" w:hAnsi="Times New Roman" w:eastAsia="宋体" w:cs="Times New Roman"/>
                <w:szCs w:val="21"/>
              </w:rPr>
            </w:pPr>
            <w:r>
              <w:rPr>
                <w:rFonts w:hint="eastAsia" w:ascii="Times New Roman" w:hAnsi="Times New Roman" w:eastAsia="宋体" w:cs="Times New Roman"/>
                <w:szCs w:val="21"/>
              </w:rPr>
              <w:t>精度：±</w:t>
            </w:r>
            <w:r>
              <w:rPr>
                <w:rFonts w:ascii="Times New Roman" w:hAnsi="Times New Roman" w:eastAsia="宋体" w:cs="Times New Roman"/>
                <w:szCs w:val="21"/>
              </w:rPr>
              <w:t>2%</w:t>
            </w:r>
          </w:p>
        </w:tc>
        <w:tc>
          <w:tcPr>
            <w:tcW w:w="527" w:type="pct"/>
            <w:vAlign w:val="center"/>
          </w:tcPr>
          <w:p w14:paraId="00FC205E">
            <w:pPr>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定检</w:t>
            </w:r>
          </w:p>
        </w:tc>
      </w:tr>
      <w:tr w14:paraId="4DFCF0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00BDDF14">
            <w:pPr>
              <w:pStyle w:val="69"/>
              <w:numPr>
                <w:ilvl w:val="0"/>
                <w:numId w:val="41"/>
              </w:numPr>
              <w:spacing w:line="240" w:lineRule="auto"/>
              <w:rPr>
                <w:rFonts w:ascii="Times New Roman" w:hAnsi="Times New Roman" w:eastAsia="宋体" w:cs="Times New Roman"/>
                <w:color w:val="000000"/>
              </w:rPr>
            </w:pPr>
          </w:p>
        </w:tc>
        <w:tc>
          <w:tcPr>
            <w:tcW w:w="687" w:type="pct"/>
            <w:vAlign w:val="center"/>
          </w:tcPr>
          <w:p w14:paraId="6D44DFFB">
            <w:pPr>
              <w:jc w:val="center"/>
              <w:rPr>
                <w:rFonts w:ascii="Times New Roman" w:hAnsi="Times New Roman" w:eastAsia="宋体" w:cs="Times New Roman"/>
                <w:szCs w:val="21"/>
              </w:rPr>
            </w:pPr>
            <w:r>
              <w:rPr>
                <w:rFonts w:hint="eastAsia" w:ascii="Times New Roman" w:hAnsi="Times New Roman" w:eastAsia="宋体" w:cs="Times New Roman"/>
                <w:szCs w:val="21"/>
              </w:rPr>
              <w:t>钢直尺</w:t>
            </w:r>
          </w:p>
        </w:tc>
        <w:tc>
          <w:tcPr>
            <w:tcW w:w="1145" w:type="pct"/>
            <w:vAlign w:val="center"/>
          </w:tcPr>
          <w:p w14:paraId="408F1A0F">
            <w:pPr>
              <w:jc w:val="center"/>
              <w:rPr>
                <w:rFonts w:ascii="Times New Roman" w:hAnsi="Times New Roman" w:eastAsia="宋体" w:cs="Times New Roman"/>
                <w:szCs w:val="21"/>
              </w:rPr>
            </w:pPr>
            <w:r>
              <w:rPr>
                <w:rFonts w:hint="eastAsia" w:ascii="Times New Roman" w:hAnsi="Times New Roman" w:eastAsia="宋体" w:cs="Times New Roman"/>
                <w:szCs w:val="21"/>
              </w:rPr>
              <w:t>测量长度</w:t>
            </w:r>
          </w:p>
        </w:tc>
        <w:tc>
          <w:tcPr>
            <w:tcW w:w="992" w:type="pct"/>
            <w:vAlign w:val="center"/>
          </w:tcPr>
          <w:p w14:paraId="69B6DF3A">
            <w:pPr>
              <w:jc w:val="center"/>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0</w:t>
            </w:r>
            <w:r>
              <w:rPr>
                <w:rFonts w:hint="eastAsia" w:ascii="Times New Roman" w:hAnsi="Times New Roman" w:eastAsia="宋体" w:cs="Times New Roman"/>
                <w:szCs w:val="21"/>
              </w:rPr>
              <w:t>～</w:t>
            </w:r>
            <w:r>
              <w:rPr>
                <w:rFonts w:ascii="Times New Roman" w:hAnsi="Times New Roman" w:eastAsia="宋体" w:cs="Times New Roman"/>
                <w:szCs w:val="21"/>
              </w:rPr>
              <w:t>1500</w:t>
            </w:r>
            <w:r>
              <w:rPr>
                <w:rFonts w:hint="eastAsia" w:ascii="Times New Roman" w:hAnsi="Times New Roman" w:eastAsia="宋体" w:cs="Times New Roman"/>
                <w:szCs w:val="21"/>
              </w:rPr>
              <w:t>）</w:t>
            </w:r>
            <w:r>
              <w:rPr>
                <w:rFonts w:ascii="Times New Roman" w:hAnsi="Times New Roman" w:eastAsia="宋体" w:cs="Times New Roman"/>
                <w:szCs w:val="21"/>
              </w:rPr>
              <w:t>mm</w:t>
            </w:r>
          </w:p>
        </w:tc>
        <w:tc>
          <w:tcPr>
            <w:tcW w:w="1221" w:type="pct"/>
            <w:vAlign w:val="center"/>
          </w:tcPr>
          <w:p w14:paraId="66C50976">
            <w:pPr>
              <w:jc w:val="center"/>
              <w:rPr>
                <w:rFonts w:ascii="Times New Roman" w:hAnsi="Times New Roman" w:eastAsia="宋体" w:cs="Times New Roman"/>
                <w:szCs w:val="21"/>
              </w:rPr>
            </w:pPr>
            <w:r>
              <w:rPr>
                <w:rFonts w:hint="eastAsia" w:ascii="Times New Roman" w:hAnsi="Times New Roman" w:eastAsia="宋体" w:cs="Times New Roman"/>
                <w:szCs w:val="21"/>
              </w:rPr>
              <w:t>精度：±</w:t>
            </w:r>
            <w:r>
              <w:rPr>
                <w:rFonts w:ascii="Times New Roman" w:hAnsi="Times New Roman" w:eastAsia="宋体" w:cs="Times New Roman"/>
                <w:szCs w:val="21"/>
              </w:rPr>
              <w:t>5mm</w:t>
            </w:r>
          </w:p>
        </w:tc>
        <w:tc>
          <w:tcPr>
            <w:tcW w:w="527" w:type="pct"/>
            <w:vAlign w:val="center"/>
          </w:tcPr>
          <w:p w14:paraId="1026EEB4">
            <w:pPr>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定检</w:t>
            </w:r>
          </w:p>
        </w:tc>
      </w:tr>
      <w:tr w14:paraId="257652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5771B97B">
            <w:pPr>
              <w:pStyle w:val="69"/>
              <w:numPr>
                <w:ilvl w:val="0"/>
                <w:numId w:val="41"/>
              </w:numPr>
              <w:spacing w:line="240" w:lineRule="auto"/>
              <w:rPr>
                <w:rFonts w:ascii="Times New Roman" w:hAnsi="Times New Roman" w:eastAsia="宋体" w:cs="Times New Roman"/>
                <w:color w:val="000000"/>
              </w:rPr>
            </w:pPr>
          </w:p>
        </w:tc>
        <w:tc>
          <w:tcPr>
            <w:tcW w:w="687" w:type="pct"/>
            <w:vAlign w:val="center"/>
          </w:tcPr>
          <w:p w14:paraId="3D9A9802">
            <w:pPr>
              <w:jc w:val="center"/>
              <w:rPr>
                <w:rFonts w:ascii="Times New Roman" w:hAnsi="Times New Roman" w:eastAsia="宋体" w:cs="Times New Roman"/>
                <w:szCs w:val="21"/>
              </w:rPr>
            </w:pPr>
            <w:r>
              <w:rPr>
                <w:rFonts w:hint="eastAsia" w:ascii="Times New Roman" w:hAnsi="Times New Roman" w:eastAsia="宋体" w:cs="Times New Roman"/>
                <w:szCs w:val="21"/>
              </w:rPr>
              <w:t>直流电阻测试仪</w:t>
            </w:r>
          </w:p>
        </w:tc>
        <w:tc>
          <w:tcPr>
            <w:tcW w:w="1145" w:type="pct"/>
            <w:vAlign w:val="center"/>
          </w:tcPr>
          <w:p w14:paraId="46C5DF00">
            <w:pPr>
              <w:jc w:val="center"/>
              <w:rPr>
                <w:rFonts w:ascii="Times New Roman" w:hAnsi="Times New Roman" w:eastAsia="宋体" w:cs="Times New Roman"/>
                <w:szCs w:val="21"/>
              </w:rPr>
            </w:pPr>
            <w:r>
              <w:rPr>
                <w:rFonts w:hint="eastAsia" w:ascii="Times New Roman" w:hAnsi="Times New Roman" w:eastAsia="宋体" w:cs="Times New Roman"/>
                <w:szCs w:val="21"/>
              </w:rPr>
              <w:t>检测搭接电阻</w:t>
            </w:r>
          </w:p>
        </w:tc>
        <w:tc>
          <w:tcPr>
            <w:tcW w:w="992" w:type="pct"/>
            <w:vAlign w:val="center"/>
          </w:tcPr>
          <w:p w14:paraId="11DD3E78">
            <w:pPr>
              <w:jc w:val="center"/>
              <w:rPr>
                <w:rFonts w:ascii="Times New Roman" w:hAnsi="Times New Roman" w:eastAsia="宋体" w:cs="Times New Roman"/>
                <w:szCs w:val="21"/>
              </w:rPr>
            </w:pPr>
            <w:r>
              <w:rPr>
                <w:rFonts w:ascii="Times New Roman" w:hAnsi="Times New Roman" w:eastAsia="宋体" w:cs="Times New Roman"/>
                <w:szCs w:val="21"/>
              </w:rPr>
              <w:t>TH2516B</w:t>
            </w:r>
          </w:p>
        </w:tc>
        <w:tc>
          <w:tcPr>
            <w:tcW w:w="1221" w:type="pct"/>
            <w:vAlign w:val="center"/>
          </w:tcPr>
          <w:p w14:paraId="739D77E0">
            <w:pPr>
              <w:jc w:val="center"/>
              <w:rPr>
                <w:rFonts w:ascii="Times New Roman" w:hAnsi="Times New Roman" w:eastAsia="宋体" w:cs="Times New Roman"/>
                <w:szCs w:val="21"/>
              </w:rPr>
            </w:pPr>
            <w:r>
              <w:rPr>
                <w:rFonts w:hint="eastAsia" w:ascii="Times New Roman" w:hAnsi="Times New Roman" w:eastAsia="宋体" w:cs="Times New Roman"/>
                <w:szCs w:val="21"/>
              </w:rPr>
              <w:t>精度：±</w:t>
            </w:r>
            <w:r>
              <w:rPr>
                <w:rFonts w:ascii="Times New Roman" w:hAnsi="Times New Roman" w:eastAsia="宋体" w:cs="Times New Roman"/>
                <w:szCs w:val="21"/>
              </w:rPr>
              <w:t>2%</w:t>
            </w:r>
          </w:p>
        </w:tc>
        <w:tc>
          <w:tcPr>
            <w:tcW w:w="527" w:type="pct"/>
            <w:vAlign w:val="center"/>
          </w:tcPr>
          <w:p w14:paraId="6E67369C">
            <w:pPr>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定检</w:t>
            </w:r>
          </w:p>
        </w:tc>
      </w:tr>
      <w:tr w14:paraId="36C247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186567CE">
            <w:pPr>
              <w:pStyle w:val="69"/>
              <w:numPr>
                <w:ilvl w:val="0"/>
                <w:numId w:val="41"/>
              </w:numPr>
              <w:spacing w:line="240" w:lineRule="auto"/>
              <w:rPr>
                <w:rFonts w:ascii="Times New Roman" w:hAnsi="Times New Roman" w:eastAsia="宋体" w:cs="Times New Roman"/>
                <w:color w:val="000000"/>
              </w:rPr>
            </w:pPr>
          </w:p>
        </w:tc>
        <w:tc>
          <w:tcPr>
            <w:tcW w:w="687" w:type="pct"/>
            <w:vAlign w:val="center"/>
          </w:tcPr>
          <w:p w14:paraId="7DA7CDC9">
            <w:pPr>
              <w:jc w:val="center"/>
              <w:rPr>
                <w:rFonts w:ascii="Times New Roman" w:hAnsi="Times New Roman" w:eastAsia="宋体" w:cs="Times New Roman"/>
                <w:szCs w:val="21"/>
              </w:rPr>
            </w:pPr>
            <w:r>
              <w:rPr>
                <w:rFonts w:hint="eastAsia" w:ascii="Times New Roman" w:hAnsi="Times New Roman" w:eastAsia="宋体" w:cs="Times New Roman"/>
                <w:szCs w:val="21"/>
              </w:rPr>
              <w:t>双极性电源</w:t>
            </w:r>
          </w:p>
        </w:tc>
        <w:tc>
          <w:tcPr>
            <w:tcW w:w="1145" w:type="pct"/>
            <w:vAlign w:val="center"/>
          </w:tcPr>
          <w:p w14:paraId="70166D9D">
            <w:pPr>
              <w:jc w:val="center"/>
              <w:rPr>
                <w:rFonts w:ascii="Times New Roman" w:hAnsi="Times New Roman" w:eastAsia="宋体" w:cs="Times New Roman"/>
                <w:szCs w:val="21"/>
              </w:rPr>
            </w:pPr>
            <w:r>
              <w:rPr>
                <w:rFonts w:hint="eastAsia" w:ascii="Times New Roman" w:hAnsi="Times New Roman" w:eastAsia="宋体" w:cs="Times New Roman"/>
                <w:szCs w:val="21"/>
              </w:rPr>
              <w:t>供电</w:t>
            </w:r>
          </w:p>
        </w:tc>
        <w:tc>
          <w:tcPr>
            <w:tcW w:w="992" w:type="pct"/>
            <w:vAlign w:val="center"/>
          </w:tcPr>
          <w:p w14:paraId="5577ED49">
            <w:pPr>
              <w:jc w:val="center"/>
              <w:rPr>
                <w:rFonts w:ascii="Times New Roman" w:hAnsi="Times New Roman" w:eastAsia="宋体" w:cs="Times New Roman"/>
                <w:szCs w:val="21"/>
              </w:rPr>
            </w:pPr>
            <w:r>
              <w:rPr>
                <w:rFonts w:ascii="Times New Roman" w:hAnsi="Times New Roman" w:eastAsia="宋体" w:cs="Times New Roman"/>
                <w:szCs w:val="21"/>
              </w:rPr>
              <w:t>PBZ40-10</w:t>
            </w:r>
          </w:p>
        </w:tc>
        <w:tc>
          <w:tcPr>
            <w:tcW w:w="1221" w:type="pct"/>
            <w:vAlign w:val="center"/>
          </w:tcPr>
          <w:p w14:paraId="449AFF64">
            <w:pPr>
              <w:jc w:val="center"/>
              <w:rPr>
                <w:rFonts w:ascii="Times New Roman" w:hAnsi="Times New Roman" w:eastAsia="宋体" w:cs="Times New Roman"/>
                <w:szCs w:val="21"/>
              </w:rPr>
            </w:pPr>
            <w:r>
              <w:rPr>
                <w:rFonts w:hint="eastAsia" w:ascii="Times New Roman" w:hAnsi="Times New Roman" w:eastAsia="宋体" w:cs="Times New Roman"/>
                <w:szCs w:val="21"/>
              </w:rPr>
              <w:t>输出电压误差≤</w:t>
            </w:r>
            <w:r>
              <w:rPr>
                <w:rFonts w:ascii="Times New Roman" w:hAnsi="Times New Roman" w:eastAsia="宋体" w:cs="Times New Roman"/>
                <w:szCs w:val="21"/>
              </w:rPr>
              <w:t>0.1V</w:t>
            </w:r>
          </w:p>
          <w:p w14:paraId="6875E413">
            <w:pPr>
              <w:jc w:val="center"/>
              <w:rPr>
                <w:rFonts w:ascii="Times New Roman" w:hAnsi="Times New Roman" w:eastAsia="宋体" w:cs="Times New Roman"/>
                <w:szCs w:val="21"/>
              </w:rPr>
            </w:pPr>
            <w:r>
              <w:rPr>
                <w:rFonts w:hint="eastAsia" w:ascii="Times New Roman" w:hAnsi="Times New Roman" w:eastAsia="宋体" w:cs="Times New Roman"/>
                <w:szCs w:val="21"/>
              </w:rPr>
              <w:t>输出电流误差±</w:t>
            </w:r>
            <w:r>
              <w:rPr>
                <w:rFonts w:ascii="Times New Roman" w:hAnsi="Times New Roman" w:eastAsia="宋体" w:cs="Times New Roman"/>
                <w:szCs w:val="21"/>
              </w:rPr>
              <w:t>0.04A</w:t>
            </w:r>
          </w:p>
        </w:tc>
        <w:tc>
          <w:tcPr>
            <w:tcW w:w="527" w:type="pct"/>
            <w:vAlign w:val="center"/>
          </w:tcPr>
          <w:p w14:paraId="1D311FB6">
            <w:pPr>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定检</w:t>
            </w:r>
          </w:p>
        </w:tc>
      </w:tr>
      <w:tr w14:paraId="6599F8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5A4D9B96">
            <w:pPr>
              <w:pStyle w:val="69"/>
              <w:numPr>
                <w:ilvl w:val="0"/>
                <w:numId w:val="41"/>
              </w:numPr>
              <w:spacing w:line="240" w:lineRule="auto"/>
              <w:rPr>
                <w:rFonts w:ascii="Times New Roman" w:hAnsi="Times New Roman" w:eastAsia="宋体" w:cs="Times New Roman"/>
                <w:color w:val="000000"/>
              </w:rPr>
            </w:pPr>
          </w:p>
        </w:tc>
        <w:tc>
          <w:tcPr>
            <w:tcW w:w="687" w:type="pct"/>
            <w:vAlign w:val="center"/>
          </w:tcPr>
          <w:p w14:paraId="1040DBA2">
            <w:pPr>
              <w:jc w:val="center"/>
              <w:rPr>
                <w:rFonts w:ascii="Times New Roman" w:hAnsi="Times New Roman" w:eastAsia="宋体" w:cs="Times New Roman"/>
                <w:szCs w:val="21"/>
              </w:rPr>
            </w:pPr>
            <w:r>
              <w:rPr>
                <w:rFonts w:hint="eastAsia" w:ascii="Times New Roman" w:hAnsi="Times New Roman" w:eastAsia="宋体" w:cs="Times New Roman"/>
                <w:szCs w:val="21"/>
              </w:rPr>
              <w:t>双锥天线</w:t>
            </w:r>
          </w:p>
        </w:tc>
        <w:tc>
          <w:tcPr>
            <w:tcW w:w="1145" w:type="pct"/>
            <w:vMerge w:val="restart"/>
            <w:vAlign w:val="center"/>
          </w:tcPr>
          <w:p w14:paraId="5BE75E47">
            <w:pPr>
              <w:jc w:val="center"/>
              <w:rPr>
                <w:rFonts w:ascii="Times New Roman" w:hAnsi="Times New Roman" w:eastAsia="宋体" w:cs="Times New Roman"/>
                <w:szCs w:val="21"/>
              </w:rPr>
            </w:pPr>
            <w:r>
              <w:rPr>
                <w:rFonts w:hint="eastAsia" w:ascii="Times New Roman" w:hAnsi="Times New Roman" w:eastAsia="宋体" w:cs="Times New Roman"/>
                <w:szCs w:val="21"/>
              </w:rPr>
              <w:t>测试辐射发射</w:t>
            </w:r>
          </w:p>
        </w:tc>
        <w:tc>
          <w:tcPr>
            <w:tcW w:w="992" w:type="pct"/>
            <w:vAlign w:val="center"/>
          </w:tcPr>
          <w:p w14:paraId="5D66486C">
            <w:pPr>
              <w:jc w:val="center"/>
              <w:rPr>
                <w:rFonts w:ascii="Times New Roman" w:hAnsi="Times New Roman" w:eastAsia="宋体" w:cs="Times New Roman"/>
                <w:szCs w:val="21"/>
              </w:rPr>
            </w:pPr>
            <w:r>
              <w:rPr>
                <w:rFonts w:ascii="Times New Roman" w:hAnsi="Times New Roman" w:eastAsia="宋体" w:cs="Times New Roman"/>
                <w:szCs w:val="21"/>
              </w:rPr>
              <w:t>BBA9106+VHBB9124</w:t>
            </w:r>
          </w:p>
        </w:tc>
        <w:tc>
          <w:tcPr>
            <w:tcW w:w="1221" w:type="pct"/>
            <w:vAlign w:val="center"/>
          </w:tcPr>
          <w:p w14:paraId="708D9CC1">
            <w:pPr>
              <w:jc w:val="center"/>
              <w:rPr>
                <w:rFonts w:ascii="Times New Roman" w:hAnsi="Times New Roman" w:eastAsia="宋体" w:cs="Times New Roman"/>
                <w:szCs w:val="21"/>
              </w:rPr>
            </w:pPr>
            <w:r>
              <w:rPr>
                <w:rFonts w:hint="eastAsia" w:ascii="Times New Roman" w:hAnsi="Times New Roman" w:eastAsia="宋体" w:cs="Times New Roman"/>
                <w:szCs w:val="21"/>
              </w:rPr>
              <w:t>频率范围：</w:t>
            </w:r>
            <w:r>
              <w:rPr>
                <w:rFonts w:ascii="Times New Roman" w:hAnsi="Times New Roman" w:eastAsia="宋体" w:cs="Times New Roman"/>
                <w:szCs w:val="21"/>
              </w:rPr>
              <w:t>30~300MHz</w:t>
            </w:r>
          </w:p>
        </w:tc>
        <w:tc>
          <w:tcPr>
            <w:tcW w:w="527" w:type="pct"/>
            <w:vAlign w:val="center"/>
          </w:tcPr>
          <w:p w14:paraId="06AA39BE">
            <w:pPr>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定检</w:t>
            </w:r>
          </w:p>
        </w:tc>
      </w:tr>
      <w:tr w14:paraId="4A0288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79E8FC33">
            <w:pPr>
              <w:pStyle w:val="69"/>
              <w:numPr>
                <w:ilvl w:val="0"/>
                <w:numId w:val="41"/>
              </w:numPr>
              <w:spacing w:line="240" w:lineRule="auto"/>
              <w:rPr>
                <w:rFonts w:ascii="Times New Roman" w:hAnsi="Times New Roman" w:eastAsia="宋体" w:cs="Times New Roman"/>
                <w:color w:val="000000"/>
              </w:rPr>
            </w:pPr>
          </w:p>
        </w:tc>
        <w:tc>
          <w:tcPr>
            <w:tcW w:w="687" w:type="pct"/>
            <w:vAlign w:val="center"/>
          </w:tcPr>
          <w:p w14:paraId="077EF5A7">
            <w:pPr>
              <w:jc w:val="center"/>
              <w:rPr>
                <w:rFonts w:ascii="Times New Roman" w:hAnsi="Times New Roman" w:eastAsia="宋体" w:cs="Times New Roman"/>
                <w:szCs w:val="21"/>
              </w:rPr>
            </w:pPr>
            <w:r>
              <w:rPr>
                <w:rFonts w:hint="eastAsia" w:ascii="Times New Roman" w:hAnsi="Times New Roman" w:eastAsia="宋体" w:cs="Times New Roman"/>
                <w:szCs w:val="21"/>
              </w:rPr>
              <w:t>宽大喇叭天线</w:t>
            </w:r>
          </w:p>
        </w:tc>
        <w:tc>
          <w:tcPr>
            <w:tcW w:w="1145" w:type="pct"/>
            <w:vMerge w:val="continue"/>
            <w:vAlign w:val="center"/>
          </w:tcPr>
          <w:p w14:paraId="53294799">
            <w:pPr>
              <w:jc w:val="center"/>
              <w:rPr>
                <w:rFonts w:ascii="Times New Roman" w:hAnsi="Times New Roman" w:eastAsia="宋体" w:cs="Times New Roman"/>
                <w:szCs w:val="21"/>
              </w:rPr>
            </w:pPr>
          </w:p>
        </w:tc>
        <w:tc>
          <w:tcPr>
            <w:tcW w:w="992" w:type="pct"/>
            <w:vAlign w:val="center"/>
          </w:tcPr>
          <w:p w14:paraId="5EE4A780">
            <w:pPr>
              <w:jc w:val="center"/>
              <w:rPr>
                <w:rFonts w:ascii="Times New Roman" w:hAnsi="Times New Roman" w:eastAsia="宋体" w:cs="Times New Roman"/>
                <w:szCs w:val="21"/>
              </w:rPr>
            </w:pPr>
            <w:r>
              <w:rPr>
                <w:rFonts w:ascii="Times New Roman" w:hAnsi="Times New Roman" w:eastAsia="宋体" w:cs="Times New Roman"/>
                <w:szCs w:val="21"/>
              </w:rPr>
              <w:t>BBHA 9120 F-N</w:t>
            </w:r>
          </w:p>
        </w:tc>
        <w:tc>
          <w:tcPr>
            <w:tcW w:w="1221" w:type="pct"/>
            <w:vAlign w:val="center"/>
          </w:tcPr>
          <w:p w14:paraId="55E6975A">
            <w:pPr>
              <w:jc w:val="center"/>
              <w:rPr>
                <w:rFonts w:ascii="Times New Roman" w:hAnsi="Times New Roman" w:eastAsia="宋体" w:cs="Times New Roman"/>
                <w:szCs w:val="21"/>
              </w:rPr>
            </w:pPr>
            <w:r>
              <w:rPr>
                <w:rFonts w:hint="eastAsia" w:ascii="Times New Roman" w:hAnsi="Times New Roman" w:eastAsia="宋体" w:cs="Times New Roman"/>
                <w:szCs w:val="21"/>
              </w:rPr>
              <w:t>频率范围：</w:t>
            </w:r>
            <w:r>
              <w:rPr>
                <w:rFonts w:ascii="Times New Roman" w:hAnsi="Times New Roman" w:eastAsia="宋体" w:cs="Times New Roman"/>
                <w:szCs w:val="21"/>
              </w:rPr>
              <w:t>0.2GHz~2GHz</w:t>
            </w:r>
          </w:p>
        </w:tc>
        <w:tc>
          <w:tcPr>
            <w:tcW w:w="527" w:type="pct"/>
            <w:vAlign w:val="center"/>
          </w:tcPr>
          <w:p w14:paraId="357889C3">
            <w:pPr>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定检</w:t>
            </w:r>
          </w:p>
        </w:tc>
      </w:tr>
      <w:tr w14:paraId="5AD901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76BC9B5B">
            <w:pPr>
              <w:pStyle w:val="69"/>
              <w:numPr>
                <w:ilvl w:val="0"/>
                <w:numId w:val="41"/>
              </w:numPr>
              <w:spacing w:line="240" w:lineRule="auto"/>
              <w:rPr>
                <w:rFonts w:ascii="Times New Roman" w:hAnsi="Times New Roman" w:eastAsia="宋体" w:cs="Times New Roman"/>
                <w:color w:val="000000"/>
              </w:rPr>
            </w:pPr>
          </w:p>
        </w:tc>
        <w:tc>
          <w:tcPr>
            <w:tcW w:w="687" w:type="pct"/>
            <w:vAlign w:val="center"/>
          </w:tcPr>
          <w:p w14:paraId="496D72CC">
            <w:pPr>
              <w:jc w:val="center"/>
              <w:rPr>
                <w:rFonts w:ascii="Times New Roman" w:hAnsi="Times New Roman" w:eastAsia="宋体" w:cs="Times New Roman"/>
                <w:szCs w:val="21"/>
              </w:rPr>
            </w:pPr>
            <w:r>
              <w:rPr>
                <w:rFonts w:hint="eastAsia" w:ascii="Times New Roman" w:hAnsi="Times New Roman" w:eastAsia="宋体" w:cs="Times New Roman"/>
                <w:szCs w:val="21"/>
              </w:rPr>
              <w:t>喇叭天线</w:t>
            </w:r>
          </w:p>
        </w:tc>
        <w:tc>
          <w:tcPr>
            <w:tcW w:w="1145" w:type="pct"/>
            <w:vMerge w:val="continue"/>
            <w:vAlign w:val="center"/>
          </w:tcPr>
          <w:p w14:paraId="1D29D412">
            <w:pPr>
              <w:jc w:val="center"/>
              <w:rPr>
                <w:rFonts w:ascii="Times New Roman" w:hAnsi="Times New Roman" w:eastAsia="宋体" w:cs="Times New Roman"/>
                <w:szCs w:val="21"/>
              </w:rPr>
            </w:pPr>
          </w:p>
        </w:tc>
        <w:tc>
          <w:tcPr>
            <w:tcW w:w="992" w:type="pct"/>
            <w:vAlign w:val="center"/>
          </w:tcPr>
          <w:p w14:paraId="4C1FC16F">
            <w:pPr>
              <w:jc w:val="center"/>
              <w:rPr>
                <w:rFonts w:ascii="Times New Roman" w:hAnsi="Times New Roman" w:eastAsia="宋体" w:cs="Times New Roman"/>
                <w:szCs w:val="21"/>
              </w:rPr>
            </w:pPr>
            <w:r>
              <w:rPr>
                <w:rFonts w:ascii="Times New Roman" w:hAnsi="Times New Roman" w:eastAsia="宋体" w:cs="Times New Roman"/>
                <w:szCs w:val="21"/>
              </w:rPr>
              <w:t>BBHA 9120D</w:t>
            </w:r>
          </w:p>
        </w:tc>
        <w:tc>
          <w:tcPr>
            <w:tcW w:w="1221" w:type="pct"/>
            <w:vAlign w:val="center"/>
          </w:tcPr>
          <w:p w14:paraId="5A69F4D3">
            <w:pPr>
              <w:jc w:val="center"/>
              <w:rPr>
                <w:rFonts w:ascii="Times New Roman" w:hAnsi="Times New Roman" w:eastAsia="宋体" w:cs="Times New Roman"/>
                <w:szCs w:val="21"/>
              </w:rPr>
            </w:pPr>
            <w:r>
              <w:rPr>
                <w:rFonts w:hint="eastAsia" w:ascii="Times New Roman" w:hAnsi="Times New Roman" w:eastAsia="宋体" w:cs="Times New Roman"/>
                <w:szCs w:val="21"/>
              </w:rPr>
              <w:t>范围：</w:t>
            </w:r>
            <w:r>
              <w:rPr>
                <w:rFonts w:ascii="Times New Roman" w:hAnsi="Times New Roman" w:eastAsia="宋体" w:cs="Times New Roman"/>
                <w:szCs w:val="21"/>
              </w:rPr>
              <w:t>1GHz</w:t>
            </w:r>
            <w:r>
              <w:rPr>
                <w:rFonts w:hint="eastAsia" w:ascii="Times New Roman" w:hAnsi="Times New Roman" w:eastAsia="宋体" w:cs="Times New Roman"/>
                <w:szCs w:val="21"/>
              </w:rPr>
              <w:t>～</w:t>
            </w:r>
            <w:r>
              <w:rPr>
                <w:rFonts w:ascii="Times New Roman" w:hAnsi="Times New Roman" w:eastAsia="宋体" w:cs="Times New Roman"/>
                <w:szCs w:val="21"/>
              </w:rPr>
              <w:t>18GHz</w:t>
            </w:r>
          </w:p>
        </w:tc>
        <w:tc>
          <w:tcPr>
            <w:tcW w:w="527" w:type="pct"/>
            <w:vAlign w:val="center"/>
          </w:tcPr>
          <w:p w14:paraId="220005E4">
            <w:pPr>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定检</w:t>
            </w:r>
          </w:p>
        </w:tc>
      </w:tr>
      <w:tr w14:paraId="5BC45E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12076403">
            <w:pPr>
              <w:pStyle w:val="69"/>
              <w:numPr>
                <w:ilvl w:val="0"/>
                <w:numId w:val="41"/>
              </w:numPr>
              <w:spacing w:line="240" w:lineRule="auto"/>
              <w:rPr>
                <w:rFonts w:ascii="Times New Roman" w:hAnsi="Times New Roman" w:eastAsia="宋体" w:cs="Times New Roman"/>
                <w:color w:val="000000"/>
              </w:rPr>
            </w:pPr>
          </w:p>
        </w:tc>
        <w:tc>
          <w:tcPr>
            <w:tcW w:w="687" w:type="pct"/>
            <w:vAlign w:val="center"/>
          </w:tcPr>
          <w:p w14:paraId="11A96D78">
            <w:pPr>
              <w:jc w:val="center"/>
              <w:rPr>
                <w:rFonts w:ascii="Times New Roman" w:hAnsi="Times New Roman" w:eastAsia="宋体" w:cs="Times New Roman"/>
                <w:szCs w:val="21"/>
              </w:rPr>
            </w:pPr>
            <w:r>
              <w:rPr>
                <w:rFonts w:hint="eastAsia" w:ascii="Times New Roman" w:hAnsi="Times New Roman" w:eastAsia="宋体" w:cs="Times New Roman"/>
                <w:szCs w:val="21"/>
              </w:rPr>
              <w:t>前置放大器</w:t>
            </w:r>
          </w:p>
        </w:tc>
        <w:tc>
          <w:tcPr>
            <w:tcW w:w="1145" w:type="pct"/>
            <w:vMerge w:val="continue"/>
            <w:vAlign w:val="center"/>
          </w:tcPr>
          <w:p w14:paraId="6C7706CC">
            <w:pPr>
              <w:jc w:val="center"/>
              <w:rPr>
                <w:rFonts w:ascii="Times New Roman" w:hAnsi="Times New Roman" w:eastAsia="宋体" w:cs="Times New Roman"/>
                <w:szCs w:val="21"/>
              </w:rPr>
            </w:pPr>
          </w:p>
        </w:tc>
        <w:tc>
          <w:tcPr>
            <w:tcW w:w="992" w:type="pct"/>
            <w:vAlign w:val="center"/>
          </w:tcPr>
          <w:p w14:paraId="288D36D4">
            <w:pPr>
              <w:jc w:val="center"/>
              <w:rPr>
                <w:rFonts w:ascii="Times New Roman" w:hAnsi="Times New Roman" w:eastAsia="宋体" w:cs="Times New Roman"/>
                <w:szCs w:val="21"/>
              </w:rPr>
            </w:pPr>
            <w:r>
              <w:rPr>
                <w:rFonts w:ascii="Times New Roman" w:hAnsi="Times New Roman" w:eastAsia="宋体" w:cs="Times New Roman"/>
                <w:szCs w:val="21"/>
              </w:rPr>
              <w:t>EMC9145</w:t>
            </w:r>
          </w:p>
        </w:tc>
        <w:tc>
          <w:tcPr>
            <w:tcW w:w="1221" w:type="pct"/>
            <w:vAlign w:val="center"/>
          </w:tcPr>
          <w:p w14:paraId="3343B9C9">
            <w:pPr>
              <w:jc w:val="center"/>
              <w:rPr>
                <w:rFonts w:ascii="Times New Roman" w:hAnsi="Times New Roman" w:eastAsia="宋体" w:cs="Times New Roman"/>
                <w:szCs w:val="21"/>
              </w:rPr>
            </w:pPr>
            <w:r>
              <w:rPr>
                <w:rFonts w:hint="eastAsia" w:ascii="Times New Roman" w:hAnsi="Times New Roman" w:eastAsia="宋体" w:cs="Times New Roman"/>
                <w:szCs w:val="21"/>
              </w:rPr>
              <w:t>增益要求＞</w:t>
            </w:r>
            <w:r>
              <w:rPr>
                <w:rFonts w:ascii="Times New Roman" w:hAnsi="Times New Roman" w:eastAsia="宋体" w:cs="Times New Roman"/>
                <w:szCs w:val="21"/>
              </w:rPr>
              <w:t>35dB</w:t>
            </w:r>
          </w:p>
        </w:tc>
        <w:tc>
          <w:tcPr>
            <w:tcW w:w="527" w:type="pct"/>
            <w:vAlign w:val="center"/>
          </w:tcPr>
          <w:p w14:paraId="6B610EC6">
            <w:pPr>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定检</w:t>
            </w:r>
          </w:p>
        </w:tc>
      </w:tr>
      <w:tr w14:paraId="2AB4F5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14:paraId="121D9004">
            <w:pPr>
              <w:pStyle w:val="69"/>
              <w:numPr>
                <w:ilvl w:val="0"/>
                <w:numId w:val="41"/>
              </w:numPr>
              <w:spacing w:line="240" w:lineRule="auto"/>
              <w:rPr>
                <w:rFonts w:ascii="Times New Roman" w:hAnsi="Times New Roman" w:eastAsia="宋体" w:cs="Times New Roman"/>
                <w:color w:val="000000"/>
              </w:rPr>
            </w:pPr>
          </w:p>
        </w:tc>
        <w:tc>
          <w:tcPr>
            <w:tcW w:w="687" w:type="pct"/>
            <w:vAlign w:val="center"/>
          </w:tcPr>
          <w:p w14:paraId="250EFA7E">
            <w:pPr>
              <w:jc w:val="center"/>
              <w:rPr>
                <w:rFonts w:ascii="Times New Roman" w:hAnsi="Times New Roman" w:eastAsia="宋体" w:cs="Times New Roman"/>
                <w:szCs w:val="21"/>
              </w:rPr>
            </w:pPr>
            <w:r>
              <w:rPr>
                <w:rFonts w:hint="eastAsia" w:ascii="Times New Roman" w:hAnsi="Times New Roman" w:eastAsia="宋体" w:cs="Times New Roman"/>
                <w:szCs w:val="21"/>
              </w:rPr>
              <w:t>前置放大器</w:t>
            </w:r>
          </w:p>
        </w:tc>
        <w:tc>
          <w:tcPr>
            <w:tcW w:w="1145" w:type="pct"/>
            <w:vMerge w:val="continue"/>
            <w:vAlign w:val="center"/>
          </w:tcPr>
          <w:p w14:paraId="6BDED26B">
            <w:pPr>
              <w:jc w:val="center"/>
              <w:rPr>
                <w:rFonts w:ascii="Times New Roman" w:hAnsi="Times New Roman" w:eastAsia="宋体" w:cs="Times New Roman"/>
                <w:szCs w:val="21"/>
              </w:rPr>
            </w:pPr>
          </w:p>
        </w:tc>
        <w:tc>
          <w:tcPr>
            <w:tcW w:w="992" w:type="pct"/>
            <w:vAlign w:val="center"/>
          </w:tcPr>
          <w:p w14:paraId="33EC6D4D">
            <w:pPr>
              <w:jc w:val="center"/>
              <w:rPr>
                <w:rFonts w:ascii="Times New Roman" w:hAnsi="Times New Roman" w:eastAsia="宋体" w:cs="Times New Roman"/>
                <w:szCs w:val="21"/>
              </w:rPr>
            </w:pPr>
            <w:r>
              <w:rPr>
                <w:rFonts w:ascii="Times New Roman" w:hAnsi="Times New Roman" w:eastAsia="宋体" w:cs="Times New Roman"/>
                <w:szCs w:val="21"/>
              </w:rPr>
              <w:t>EMC051845SE</w:t>
            </w:r>
          </w:p>
        </w:tc>
        <w:tc>
          <w:tcPr>
            <w:tcW w:w="1221" w:type="pct"/>
            <w:vAlign w:val="center"/>
          </w:tcPr>
          <w:p w14:paraId="77D1AF1D">
            <w:pPr>
              <w:jc w:val="center"/>
              <w:rPr>
                <w:rFonts w:ascii="Times New Roman" w:hAnsi="Times New Roman" w:eastAsia="宋体" w:cs="Times New Roman"/>
                <w:szCs w:val="21"/>
              </w:rPr>
            </w:pPr>
            <w:r>
              <w:rPr>
                <w:rFonts w:hint="eastAsia" w:ascii="Times New Roman" w:hAnsi="Times New Roman" w:eastAsia="宋体" w:cs="Times New Roman"/>
                <w:szCs w:val="21"/>
              </w:rPr>
              <w:t>增益要求＞</w:t>
            </w:r>
            <w:r>
              <w:rPr>
                <w:rFonts w:ascii="Times New Roman" w:hAnsi="Times New Roman" w:eastAsia="宋体" w:cs="Times New Roman"/>
                <w:szCs w:val="21"/>
              </w:rPr>
              <w:t>45dB</w:t>
            </w:r>
          </w:p>
        </w:tc>
        <w:tc>
          <w:tcPr>
            <w:tcW w:w="527" w:type="pct"/>
            <w:vAlign w:val="center"/>
          </w:tcPr>
          <w:p w14:paraId="633DF8D1">
            <w:pPr>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定检</w:t>
            </w:r>
          </w:p>
        </w:tc>
      </w:tr>
      <w:tr w14:paraId="61BC14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6"/>
            <w:vAlign w:val="center"/>
          </w:tcPr>
          <w:p w14:paraId="1E53801C">
            <w:pPr>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注：</w:t>
            </w:r>
          </w:p>
          <w:p w14:paraId="3E9DC996">
            <w:pPr>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若选择的试验设备精度</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量程比原试验设备等同或更优，则允许更换设备进行试验。</w:t>
            </w:r>
          </w:p>
          <w:p w14:paraId="1A7F7623">
            <w:pPr>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.实际使用的设备</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仪器，由试验单位记录，并在试验报告中明确，如存在差异，应在试验报告中进行分析。</w:t>
            </w:r>
          </w:p>
          <w:p w14:paraId="28E26656">
            <w:pPr>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所有未标注数量的设备，默认数量为</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w:t>
            </w:r>
          </w:p>
        </w:tc>
      </w:tr>
    </w:tbl>
    <w:p w14:paraId="6AEDBC1C">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试验布置和连接</w:t>
      </w:r>
    </w:p>
    <w:p w14:paraId="31AD9529">
      <w:pPr>
        <w:pStyle w:val="18"/>
        <w:spacing w:line="420" w:lineRule="exact"/>
        <w:ind w:firstLine="480"/>
      </w:pPr>
      <w:r>
        <w:rPr>
          <w:rFonts w:hint="eastAsia"/>
        </w:rPr>
        <w:t>将FSECU安装在接地平板上，接地平板与屏蔽室壳体搭接点的间隔应不大于1m；</w:t>
      </w:r>
    </w:p>
    <w:p w14:paraId="305B3B5C">
      <w:pPr>
        <w:pStyle w:val="18"/>
        <w:spacing w:line="420" w:lineRule="exact"/>
        <w:ind w:firstLine="480"/>
      </w:pPr>
      <w:r>
        <w:rPr>
          <w:rFonts w:hint="eastAsia"/>
        </w:rPr>
        <w:t>互连线—电缆长度至少应为3.3m，当互连电缆束的长度大于试验桌的长度时，多余长度的互连电缆束应按Z字形布置在试验桌的后面，并支撑在接地平板上方约50mm高处；</w:t>
      </w:r>
    </w:p>
    <w:p w14:paraId="43E9B047">
      <w:pPr>
        <w:pStyle w:val="18"/>
        <w:spacing w:line="420" w:lineRule="exact"/>
        <w:ind w:firstLine="480"/>
      </w:pPr>
      <w:r>
        <w:rPr>
          <w:rFonts w:hint="eastAsia"/>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14:paraId="2BC19DD0">
      <w:pPr>
        <w:pStyle w:val="18"/>
        <w:spacing w:line="420" w:lineRule="exact"/>
        <w:ind w:firstLine="480"/>
      </w:pPr>
      <w:r>
        <w:rPr>
          <w:rFonts w:hint="eastAsia"/>
        </w:rPr>
        <w:t>传导发射的试验布置图如图22所示，辐射发射的试验布置图如图23所示。</w:t>
      </w:r>
    </w:p>
    <w:p w14:paraId="6B949E9A">
      <w:pPr>
        <w:pStyle w:val="79"/>
        <w:keepNext/>
        <w:spacing w:line="440" w:lineRule="atLeast"/>
        <w:ind w:firstLine="0" w:firstLineChars="0"/>
      </w:pPr>
      <w:r>
        <w:object>
          <v:shape id="_x0000_i1035" o:spt="75" type="#_x0000_t75" style="height:226.5pt;width:358.5pt;" o:ole="t" filled="f" o:preferrelative="t" stroked="f" coordsize="21600,21600">
            <v:path/>
            <v:fill on="f" focussize="0,0"/>
            <v:stroke on="f" joinstyle="miter"/>
            <v:imagedata r:id="rId37" o:title=""/>
            <o:lock v:ext="edit" aspectratio="t"/>
            <w10:wrap type="none"/>
            <w10:anchorlock/>
          </v:shape>
          <o:OLEObject Type="Embed" ProgID="Visio.Drawing.11" ShapeID="_x0000_i1035" DrawAspect="Content" ObjectID="_1468075735" r:id="rId36">
            <o:LockedField>false</o:LockedField>
          </o:OLEObject>
        </w:object>
      </w:r>
      <w:bookmarkStart w:id="59" w:name="_Ref121677194"/>
    </w:p>
    <w:p w14:paraId="7CBC00CD">
      <w:pPr>
        <w:pStyle w:val="4"/>
        <w:numPr>
          <w:ilvl w:val="0"/>
          <w:numId w:val="0"/>
        </w:numPr>
        <w:spacing w:line="360" w:lineRule="exact"/>
        <w:ind w:left="420"/>
        <w:jc w:val="both"/>
        <w:rPr>
          <w:rFonts w:ascii="宋体" w:hAnsi="宋体" w:eastAsia="宋体"/>
          <w:szCs w:val="21"/>
          <w:lang w:val="de-DE"/>
        </w:rPr>
      </w:pPr>
      <w:r>
        <w:rPr>
          <w:rFonts w:hint="eastAsia" w:ascii="宋体" w:hAnsi="宋体" w:eastAsia="宋体"/>
          <w:szCs w:val="21"/>
          <w:lang w:val="de-DE"/>
        </w:rPr>
        <w:t>注：1.</w:t>
      </w:r>
      <w:r>
        <w:rPr>
          <w:rFonts w:ascii="宋体" w:hAnsi="宋体" w:eastAsia="宋体" w:cs="宋体"/>
          <w:szCs w:val="21"/>
        </w:rPr>
        <w:t>管状接头搭接线</w:t>
      </w:r>
      <w:r>
        <w:rPr>
          <w:rFonts w:hint="eastAsia" w:ascii="宋体" w:hAnsi="宋体" w:eastAsia="宋体" w:cs="宋体"/>
          <w:szCs w:val="21"/>
        </w:rPr>
        <w:t>（图中搭接线）与试验件搭铁线安装柱</w:t>
      </w:r>
      <w:r>
        <w:rPr>
          <w:rFonts w:hint="eastAsia" w:ascii="宋体" w:hAnsi="宋体" w:eastAsia="宋体"/>
          <w:szCs w:val="21"/>
          <w:lang w:val="de-DE"/>
        </w:rPr>
        <w:t>(见附录</w:t>
      </w:r>
      <w:r>
        <w:rPr>
          <w:rFonts w:hint="eastAsia" w:ascii="宋体" w:hAnsi="宋体" w:eastAsia="宋体"/>
          <w:szCs w:val="21"/>
        </w:rPr>
        <w:t>D</w:t>
      </w:r>
      <w:r>
        <w:rPr>
          <w:rFonts w:hint="eastAsia" w:ascii="宋体" w:hAnsi="宋体" w:eastAsia="宋体"/>
          <w:szCs w:val="21"/>
          <w:lang w:val="de-DE"/>
        </w:rPr>
        <w:t>)</w:t>
      </w:r>
      <w:r>
        <w:rPr>
          <w:rFonts w:hint="eastAsia" w:ascii="宋体" w:hAnsi="宋体" w:eastAsia="宋体" w:cs="宋体"/>
          <w:szCs w:val="21"/>
        </w:rPr>
        <w:t>连接，搭接线另一端使用六角头螺栓（HB1-101-4×12CDD）及垫圈（HB1-521-4×10×0.8CDD）固定在试验桌接地铜板上，搭接点与试验件距离不大于15cm。</w:t>
      </w:r>
    </w:p>
    <w:p w14:paraId="0169C1E1">
      <w:pPr>
        <w:pStyle w:val="4"/>
        <w:numPr>
          <w:ilvl w:val="0"/>
          <w:numId w:val="0"/>
        </w:numPr>
        <w:spacing w:line="360" w:lineRule="exact"/>
        <w:ind w:left="845"/>
        <w:jc w:val="both"/>
        <w:rPr>
          <w:rFonts w:ascii="宋体" w:hAnsi="宋体" w:eastAsia="宋体"/>
          <w:szCs w:val="21"/>
          <w:lang w:val="de-DE"/>
        </w:rPr>
      </w:pPr>
      <w:r>
        <w:rPr>
          <w:rFonts w:hint="eastAsia" w:ascii="宋体" w:hAnsi="宋体" w:eastAsia="宋体"/>
          <w:szCs w:val="21"/>
        </w:rPr>
        <w:t>2.电缆</w:t>
      </w:r>
      <w:r>
        <w:rPr>
          <w:rFonts w:hint="eastAsia" w:ascii="宋体" w:hAnsi="宋体" w:eastAsia="宋体"/>
          <w:szCs w:val="21"/>
          <w:lang w:val="de-DE"/>
        </w:rPr>
        <w:t>在桌面前端10cm处暴露3.3m</w:t>
      </w:r>
      <w:r>
        <w:rPr>
          <w:rFonts w:hint="eastAsia" w:ascii="宋体" w:hAnsi="宋体" w:eastAsia="宋体"/>
          <w:sz w:val="32"/>
          <w:szCs w:val="21"/>
          <w:vertAlign w:val="subscript"/>
          <w:lang w:val="de-DE"/>
        </w:rPr>
        <w:t>-0m</w:t>
      </w:r>
      <w:r>
        <w:rPr>
          <w:rFonts w:hint="eastAsia" w:ascii="宋体" w:hAnsi="宋体" w:eastAsia="宋体"/>
          <w:sz w:val="32"/>
          <w:szCs w:val="21"/>
          <w:vertAlign w:val="superscript"/>
          <w:lang w:val="de-DE"/>
        </w:rPr>
        <w:t>＋0.1m</w:t>
      </w:r>
      <w:r>
        <w:rPr>
          <w:rFonts w:hint="eastAsia" w:ascii="宋体" w:hAnsi="宋体" w:eastAsia="宋体"/>
          <w:szCs w:val="21"/>
          <w:lang w:val="de-DE"/>
        </w:rPr>
        <w:t>，之后将电源线与电缆线分开，电缆其余部分绕Z字型布置然后连接至</w:t>
      </w:r>
      <w:r>
        <w:rPr>
          <w:rFonts w:ascii="宋体" w:hAnsi="宋体" w:eastAsia="宋体"/>
          <w:szCs w:val="21"/>
          <w:lang w:val="de-DE"/>
        </w:rPr>
        <w:t>XXXX</w:t>
      </w:r>
      <w:r>
        <w:rPr>
          <w:rFonts w:hint="eastAsia" w:ascii="宋体" w:hAnsi="宋体" w:eastAsia="宋体"/>
          <w:szCs w:val="21"/>
          <w:lang w:val="de-DE"/>
        </w:rPr>
        <w:t>。</w:t>
      </w:r>
      <w:r>
        <w:rPr>
          <w:rFonts w:hint="eastAsia" w:ascii="宋体" w:hAnsi="宋体" w:eastAsia="宋体"/>
          <w:szCs w:val="21"/>
          <w:lang w:val="de-DE" w:eastAsia="zh-CN"/>
        </w:rPr>
        <w:t>XXX-DL1</w:t>
      </w:r>
      <w:r>
        <w:rPr>
          <w:rFonts w:ascii="宋体" w:hAnsi="宋体" w:eastAsia="宋体"/>
          <w:szCs w:val="21"/>
          <w:lang w:val="de-DE"/>
        </w:rPr>
        <w:t>电缆</w:t>
      </w:r>
      <w:r>
        <w:rPr>
          <w:rFonts w:hint="eastAsia" w:ascii="宋体" w:hAnsi="宋体" w:eastAsia="宋体"/>
          <w:szCs w:val="21"/>
          <w:lang w:val="de-DE"/>
        </w:rPr>
        <w:t xml:space="preserve">试验件侧连接器为S7M2TSY263 ， </w:t>
      </w:r>
      <w:r>
        <w:rPr>
          <w:rFonts w:hint="eastAsia" w:ascii="宋体" w:hAnsi="宋体" w:eastAsia="宋体"/>
          <w:szCs w:val="21"/>
          <w:lang w:val="de-DE" w:eastAsia="zh-CN"/>
        </w:rPr>
        <w:t>XXX-DL1</w:t>
      </w:r>
      <w:r>
        <w:rPr>
          <w:rFonts w:ascii="宋体" w:hAnsi="宋体" w:eastAsia="宋体"/>
          <w:szCs w:val="21"/>
          <w:lang w:val="de-DE"/>
        </w:rPr>
        <w:t>电缆</w:t>
      </w:r>
      <w:r>
        <w:rPr>
          <w:rFonts w:hint="eastAsia" w:ascii="宋体" w:hAnsi="宋体" w:eastAsia="宋体"/>
          <w:szCs w:val="21"/>
          <w:lang w:val="de-DE"/>
        </w:rPr>
        <w:t>另一端X1、X2分别连接在</w:t>
      </w:r>
      <w:r>
        <w:rPr>
          <w:rFonts w:ascii="宋体" w:hAnsi="宋体" w:eastAsia="宋体"/>
          <w:szCs w:val="21"/>
          <w:lang w:val="de-DE"/>
        </w:rPr>
        <w:t>XXXXX</w:t>
      </w:r>
      <w:r>
        <w:rPr>
          <w:rFonts w:hint="eastAsia" w:ascii="宋体" w:hAnsi="宋体" w:eastAsia="宋体"/>
          <w:szCs w:val="21"/>
          <w:lang w:val="de-DE"/>
        </w:rPr>
        <w:t>试验台的断连箱FECU侧连接器X1、X2上，详细电缆定义见附录A，电缆信号定义及导线规格与机上保持一致。</w:t>
      </w:r>
    </w:p>
    <w:p w14:paraId="02E0C955">
      <w:pPr>
        <w:pStyle w:val="4"/>
        <w:numPr>
          <w:ilvl w:val="0"/>
          <w:numId w:val="0"/>
        </w:numPr>
        <w:spacing w:line="360" w:lineRule="exact"/>
        <w:ind w:left="845"/>
        <w:jc w:val="both"/>
        <w:rPr>
          <w:rFonts w:ascii="宋体" w:hAnsi="宋体" w:eastAsia="宋体"/>
          <w:szCs w:val="21"/>
          <w:lang w:val="de-DE"/>
        </w:rPr>
      </w:pPr>
      <w:r>
        <w:rPr>
          <w:rFonts w:hint="eastAsia" w:ascii="宋体" w:hAnsi="宋体" w:eastAsia="宋体"/>
          <w:szCs w:val="21"/>
        </w:rPr>
        <w:t>3</w:t>
      </w:r>
      <w:r>
        <w:rPr>
          <w:rFonts w:hint="eastAsia" w:ascii="宋体" w:hAnsi="宋体" w:eastAsia="宋体"/>
          <w:szCs w:val="21"/>
          <w:lang w:val="de-DE"/>
        </w:rPr>
        <w:t>.</w:t>
      </w:r>
      <w:r>
        <w:rPr>
          <w:rFonts w:hint="eastAsia" w:ascii="宋体" w:hAnsi="宋体" w:eastAsia="宋体"/>
          <w:szCs w:val="21"/>
        </w:rPr>
        <w:t>28V1与地1为</w:t>
      </w:r>
      <w:r>
        <w:rPr>
          <w:rFonts w:hint="eastAsia" w:ascii="宋体" w:hAnsi="宋体" w:eastAsia="宋体"/>
          <w:szCs w:val="21"/>
          <w:lang w:eastAsia="zh-CN"/>
        </w:rPr>
        <w:t>XXX-DL1</w:t>
      </w:r>
      <w:r>
        <w:rPr>
          <w:rFonts w:hint="eastAsia" w:ascii="宋体" w:hAnsi="宋体" w:eastAsia="宋体"/>
          <w:szCs w:val="21"/>
        </w:rPr>
        <w:t>电源线，在电缆暴漏的3.3m</w:t>
      </w:r>
      <w:r>
        <w:rPr>
          <w:rFonts w:hint="eastAsia" w:ascii="宋体" w:hAnsi="宋体" w:eastAsia="宋体"/>
          <w:szCs w:val="21"/>
          <w:vertAlign w:val="subscript"/>
          <w:lang w:val="de-DE"/>
        </w:rPr>
        <w:t>-0m</w:t>
      </w:r>
      <w:r>
        <w:rPr>
          <w:rFonts w:hint="eastAsia" w:ascii="宋体" w:hAnsi="宋体" w:eastAsia="宋体"/>
          <w:szCs w:val="21"/>
          <w:vertAlign w:val="superscript"/>
          <w:lang w:val="de-DE"/>
        </w:rPr>
        <w:t>＋0.1m</w:t>
      </w:r>
      <w:r>
        <w:rPr>
          <w:rFonts w:hint="eastAsia" w:ascii="宋体" w:hAnsi="宋体" w:eastAsia="宋体"/>
          <w:szCs w:val="21"/>
          <w:lang w:val="de-DE"/>
        </w:rPr>
        <w:t>范围内，电源线与信号线使用绑扎带每50cm绑扎一次，在两个绑扎点之间可单独对电源线、信号线束进行测试。</w:t>
      </w:r>
    </w:p>
    <w:p w14:paraId="6BA35E67">
      <w:pPr>
        <w:pStyle w:val="4"/>
        <w:numPr>
          <w:ilvl w:val="0"/>
          <w:numId w:val="0"/>
        </w:numPr>
        <w:spacing w:line="360" w:lineRule="exact"/>
        <w:ind w:left="845"/>
        <w:jc w:val="both"/>
        <w:rPr>
          <w:rFonts w:ascii="宋体" w:hAnsi="宋体" w:eastAsia="宋体"/>
          <w:szCs w:val="21"/>
        </w:rPr>
      </w:pPr>
      <w:r>
        <w:rPr>
          <w:rFonts w:hint="eastAsia" w:ascii="宋体" w:hAnsi="宋体" w:eastAsia="宋体"/>
          <w:szCs w:val="21"/>
        </w:rPr>
        <w:t>4.非导电支撑物为泡沫板。</w:t>
      </w:r>
    </w:p>
    <w:bookmarkEnd w:id="59"/>
    <w:p w14:paraId="43A6F4F6">
      <w:pPr>
        <w:pStyle w:val="18"/>
        <w:ind w:firstLine="0" w:firstLineChars="0"/>
        <w:jc w:val="center"/>
      </w:pPr>
    </w:p>
    <w:p w14:paraId="24A555B4">
      <w:pPr>
        <w:numPr>
          <w:ilvl w:val="0"/>
          <w:numId w:val="13"/>
        </w:numPr>
        <w:spacing w:line="360" w:lineRule="auto"/>
        <w:jc w:val="center"/>
        <w:rPr>
          <w:rFonts w:ascii="Times New Roman" w:hAnsi="Times New Roman" w:eastAsia="黑体" w:cs="Times New Roman"/>
        </w:rPr>
      </w:pPr>
      <w:r>
        <w:rPr>
          <w:rFonts w:ascii="Times New Roman" w:hAnsi="Times New Roman" w:eastAsia="黑体" w:cs="Times New Roman"/>
        </w:rPr>
        <w:t>传导发射布置图</w:t>
      </w:r>
    </w:p>
    <w:p w14:paraId="141154C1">
      <w:pPr>
        <w:spacing w:line="280" w:lineRule="atLeast"/>
        <w:jc w:val="center"/>
      </w:pPr>
      <w:r>
        <w:object>
          <v:shape id="_x0000_i1036" o:spt="75" type="#_x0000_t75" style="height:203.25pt;width:272.25pt;" o:ole="t" filled="f" o:preferrelative="t" stroked="f" coordsize="21600,21600">
            <v:path/>
            <v:fill on="f" focussize="0,0"/>
            <v:stroke on="f" joinstyle="miter"/>
            <v:imagedata r:id="rId39" o:title=""/>
            <o:lock v:ext="edit" aspectratio="t"/>
            <w10:wrap type="none"/>
            <w10:anchorlock/>
          </v:shape>
          <o:OLEObject Type="Embed" ProgID="Visio.Drawing.11" ShapeID="_x0000_i1036" DrawAspect="Content" ObjectID="_1468075736" r:id="rId38">
            <o:LockedField>false</o:LockedField>
          </o:OLEObject>
        </w:object>
      </w:r>
    </w:p>
    <w:p w14:paraId="37C83112">
      <w:pPr>
        <w:pStyle w:val="4"/>
        <w:numPr>
          <w:ilvl w:val="0"/>
          <w:numId w:val="0"/>
        </w:numPr>
        <w:spacing w:line="360" w:lineRule="exact"/>
        <w:ind w:left="840"/>
        <w:jc w:val="both"/>
        <w:rPr>
          <w:rFonts w:ascii="宋体" w:hAnsi="宋体" w:eastAsia="宋体"/>
          <w:szCs w:val="21"/>
          <w:lang w:val="de-DE"/>
        </w:rPr>
      </w:pPr>
      <w:bookmarkStart w:id="60" w:name="_Ref98496132"/>
      <w:r>
        <w:rPr>
          <w:rFonts w:hint="eastAsia" w:ascii="宋体" w:hAnsi="宋体" w:eastAsia="宋体"/>
          <w:szCs w:val="21"/>
          <w:lang w:val="de-DE"/>
        </w:rPr>
        <w:t>注：1.</w:t>
      </w:r>
      <w:r>
        <w:rPr>
          <w:rFonts w:ascii="宋体" w:hAnsi="宋体" w:eastAsia="宋体" w:cs="宋体"/>
          <w:szCs w:val="21"/>
        </w:rPr>
        <w:t>管状接头搭接线</w:t>
      </w:r>
      <w:r>
        <w:rPr>
          <w:rFonts w:hint="eastAsia" w:ascii="宋体" w:hAnsi="宋体" w:eastAsia="宋体" w:cs="宋体"/>
          <w:szCs w:val="21"/>
        </w:rPr>
        <w:t>（图中搭接线）与试验件搭铁线安装柱</w:t>
      </w:r>
      <w:r>
        <w:rPr>
          <w:rFonts w:hint="eastAsia" w:ascii="宋体" w:hAnsi="宋体" w:eastAsia="宋体"/>
          <w:szCs w:val="21"/>
          <w:lang w:val="de-DE"/>
        </w:rPr>
        <w:t>(见附录</w:t>
      </w:r>
      <w:r>
        <w:rPr>
          <w:rFonts w:hint="eastAsia" w:ascii="宋体" w:hAnsi="宋体" w:eastAsia="宋体"/>
          <w:szCs w:val="21"/>
        </w:rPr>
        <w:t>D</w:t>
      </w:r>
      <w:r>
        <w:rPr>
          <w:rFonts w:hint="eastAsia" w:ascii="宋体" w:hAnsi="宋体" w:eastAsia="宋体"/>
          <w:szCs w:val="21"/>
          <w:lang w:val="de-DE"/>
        </w:rPr>
        <w:t>)</w:t>
      </w:r>
      <w:r>
        <w:rPr>
          <w:rFonts w:hint="eastAsia" w:ascii="宋体" w:hAnsi="宋体" w:eastAsia="宋体" w:cs="宋体"/>
          <w:szCs w:val="21"/>
        </w:rPr>
        <w:t>连接，搭接线另一端使用六角头螺栓（HB1-101-4×12CDD）及垫圈（HB1-521-4×10×0.8CDD）固定在试验桌接地铜板上，搭接点与试验件距离不大于15cm。</w:t>
      </w:r>
    </w:p>
    <w:p w14:paraId="74F594B5">
      <w:pPr>
        <w:pStyle w:val="4"/>
        <w:numPr>
          <w:ilvl w:val="0"/>
          <w:numId w:val="0"/>
        </w:numPr>
        <w:spacing w:line="360" w:lineRule="exact"/>
        <w:ind w:left="845"/>
        <w:jc w:val="both"/>
        <w:rPr>
          <w:rFonts w:ascii="宋体" w:hAnsi="宋体" w:eastAsia="宋体"/>
          <w:szCs w:val="21"/>
          <w:lang w:val="de-DE"/>
        </w:rPr>
      </w:pPr>
      <w:r>
        <w:rPr>
          <w:rFonts w:hint="eastAsia" w:ascii="宋体" w:hAnsi="宋体" w:eastAsia="宋体"/>
          <w:szCs w:val="21"/>
        </w:rPr>
        <w:t>2.电缆</w:t>
      </w:r>
      <w:r>
        <w:rPr>
          <w:rFonts w:hint="eastAsia" w:ascii="宋体" w:hAnsi="宋体" w:eastAsia="宋体"/>
          <w:szCs w:val="21"/>
          <w:lang w:val="de-DE"/>
        </w:rPr>
        <w:t>在桌面前端10cm处暴露3.3m</w:t>
      </w:r>
      <w:r>
        <w:rPr>
          <w:rFonts w:hint="eastAsia" w:ascii="宋体" w:hAnsi="宋体" w:eastAsia="宋体"/>
          <w:sz w:val="32"/>
          <w:szCs w:val="21"/>
          <w:vertAlign w:val="subscript"/>
          <w:lang w:val="de-DE"/>
        </w:rPr>
        <w:t>-0m</w:t>
      </w:r>
      <w:r>
        <w:rPr>
          <w:rFonts w:hint="eastAsia" w:ascii="宋体" w:hAnsi="宋体" w:eastAsia="宋体"/>
          <w:sz w:val="32"/>
          <w:szCs w:val="21"/>
          <w:vertAlign w:val="superscript"/>
          <w:lang w:val="de-DE"/>
        </w:rPr>
        <w:t>＋0.1m</w:t>
      </w:r>
      <w:r>
        <w:rPr>
          <w:rFonts w:hint="eastAsia" w:ascii="宋体" w:hAnsi="宋体" w:eastAsia="宋体"/>
          <w:szCs w:val="21"/>
          <w:lang w:val="de-DE"/>
        </w:rPr>
        <w:t>，之后将电源线与电缆线分开，电缆其余部分绕Z字型布置然后连接至XXXX。</w:t>
      </w:r>
      <w:r>
        <w:rPr>
          <w:rFonts w:hint="eastAsia" w:ascii="宋体" w:hAnsi="宋体" w:eastAsia="宋体"/>
          <w:szCs w:val="21"/>
          <w:lang w:val="de-DE" w:eastAsia="zh-CN"/>
        </w:rPr>
        <w:t>XXX-DL1</w:t>
      </w:r>
      <w:r>
        <w:rPr>
          <w:rFonts w:ascii="宋体" w:hAnsi="宋体" w:eastAsia="宋体"/>
          <w:szCs w:val="21"/>
          <w:lang w:val="de-DE"/>
        </w:rPr>
        <w:t>电缆</w:t>
      </w:r>
      <w:r>
        <w:rPr>
          <w:rFonts w:hint="eastAsia" w:ascii="宋体" w:hAnsi="宋体" w:eastAsia="宋体"/>
          <w:szCs w:val="21"/>
          <w:lang w:val="de-DE"/>
        </w:rPr>
        <w:t>试验件侧连接器为S7M2TSY263 ，</w:t>
      </w:r>
      <w:r>
        <w:rPr>
          <w:rFonts w:hint="eastAsia" w:ascii="宋体" w:hAnsi="宋体" w:eastAsia="宋体"/>
          <w:szCs w:val="21"/>
          <w:lang w:val="de-DE" w:eastAsia="zh-CN"/>
        </w:rPr>
        <w:t>XXX-DL1</w:t>
      </w:r>
      <w:r>
        <w:rPr>
          <w:rFonts w:ascii="宋体" w:hAnsi="宋体" w:eastAsia="宋体"/>
          <w:szCs w:val="21"/>
          <w:lang w:val="de-DE"/>
        </w:rPr>
        <w:t>电缆</w:t>
      </w:r>
      <w:r>
        <w:rPr>
          <w:rFonts w:hint="eastAsia" w:ascii="宋体" w:hAnsi="宋体" w:eastAsia="宋体"/>
          <w:szCs w:val="21"/>
          <w:lang w:val="de-DE"/>
        </w:rPr>
        <w:t>另一端X1（J599/26WE35SN）、X2（J599/26WD35SN）分别连接在XXXX试验台的断连箱FECU侧连接器X1、X2上，详细电缆定义见附录A，电缆信号定义及导线规格与机上保持一致。</w:t>
      </w:r>
    </w:p>
    <w:p w14:paraId="6D7762D3">
      <w:pPr>
        <w:pStyle w:val="4"/>
        <w:numPr>
          <w:ilvl w:val="0"/>
          <w:numId w:val="0"/>
        </w:numPr>
        <w:spacing w:line="360" w:lineRule="exact"/>
        <w:ind w:left="845"/>
        <w:jc w:val="both"/>
        <w:rPr>
          <w:rFonts w:ascii="宋体" w:hAnsi="宋体" w:eastAsia="宋体"/>
          <w:szCs w:val="21"/>
          <w:lang w:val="de-DE"/>
        </w:rPr>
      </w:pPr>
      <w:r>
        <w:rPr>
          <w:rFonts w:hint="eastAsia" w:ascii="宋体" w:hAnsi="宋体" w:eastAsia="宋体"/>
          <w:szCs w:val="21"/>
        </w:rPr>
        <w:t>3</w:t>
      </w:r>
      <w:r>
        <w:rPr>
          <w:rFonts w:hint="eastAsia" w:ascii="宋体" w:hAnsi="宋体" w:eastAsia="宋体"/>
          <w:szCs w:val="21"/>
          <w:lang w:val="de-DE"/>
        </w:rPr>
        <w:t>.</w:t>
      </w:r>
      <w:r>
        <w:rPr>
          <w:rFonts w:hint="eastAsia" w:ascii="宋体" w:hAnsi="宋体" w:eastAsia="宋体"/>
          <w:szCs w:val="21"/>
        </w:rPr>
        <w:t>28V1与地1为</w:t>
      </w:r>
      <w:r>
        <w:rPr>
          <w:rFonts w:hint="eastAsia" w:ascii="宋体" w:hAnsi="宋体" w:eastAsia="宋体"/>
          <w:szCs w:val="21"/>
          <w:lang w:eastAsia="zh-CN"/>
        </w:rPr>
        <w:t>XXX-DL1</w:t>
      </w:r>
      <w:r>
        <w:rPr>
          <w:rFonts w:hint="eastAsia" w:ascii="宋体" w:hAnsi="宋体" w:eastAsia="宋体"/>
          <w:szCs w:val="21"/>
        </w:rPr>
        <w:t>电源线</w:t>
      </w:r>
      <w:r>
        <w:rPr>
          <w:rFonts w:hint="eastAsia" w:ascii="宋体" w:hAnsi="宋体" w:eastAsia="宋体"/>
          <w:szCs w:val="21"/>
          <w:lang w:val="de-DE"/>
        </w:rPr>
        <w:t>。</w:t>
      </w:r>
    </w:p>
    <w:p w14:paraId="0BE2BE1D">
      <w:pPr>
        <w:pStyle w:val="4"/>
        <w:numPr>
          <w:ilvl w:val="0"/>
          <w:numId w:val="0"/>
        </w:numPr>
        <w:spacing w:line="360" w:lineRule="exact"/>
        <w:ind w:left="845"/>
        <w:jc w:val="both"/>
        <w:rPr>
          <w:rFonts w:ascii="宋体" w:hAnsi="宋体" w:eastAsia="宋体"/>
          <w:szCs w:val="21"/>
        </w:rPr>
      </w:pPr>
      <w:r>
        <w:rPr>
          <w:rFonts w:hint="eastAsia" w:ascii="宋体" w:hAnsi="宋体" w:eastAsia="宋体"/>
          <w:szCs w:val="21"/>
        </w:rPr>
        <w:t>4.非导电支撑物为泡沫板。</w:t>
      </w:r>
    </w:p>
    <w:bookmarkEnd w:id="60"/>
    <w:p w14:paraId="2A802988">
      <w:pPr>
        <w:numPr>
          <w:ilvl w:val="0"/>
          <w:numId w:val="13"/>
        </w:numPr>
        <w:spacing w:line="360" w:lineRule="auto"/>
        <w:jc w:val="center"/>
        <w:rPr>
          <w:rFonts w:ascii="Times New Roman" w:hAnsi="Times New Roman" w:eastAsia="黑体" w:cs="Times New Roman"/>
        </w:rPr>
      </w:pPr>
      <w:r>
        <w:rPr>
          <w:rFonts w:ascii="Times New Roman" w:hAnsi="Times New Roman" w:eastAsia="黑体" w:cs="Times New Roman"/>
        </w:rPr>
        <w:t>辐射发射布置图</w:t>
      </w:r>
    </w:p>
    <w:p w14:paraId="7B9D1099">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受试设备、试验装置（试验前）的符合性要求</w:t>
      </w:r>
    </w:p>
    <w:p w14:paraId="783873B6">
      <w:pPr>
        <w:pStyle w:val="31"/>
        <w:spacing w:line="420" w:lineRule="exact"/>
        <w:ind w:firstLine="563" w:firstLineChars="0"/>
        <w:rPr>
          <w:rFonts w:ascii="Times New Roman" w:hAnsi="Times New Roman" w:eastAsia="宋体" w:cs="Times New Roman"/>
          <w:sz w:val="24"/>
          <w:szCs w:val="21"/>
        </w:rPr>
      </w:pPr>
      <w:r>
        <w:rPr>
          <w:rFonts w:ascii="Times New Roman" w:hAnsi="Times New Roman" w:eastAsia="宋体" w:cs="Times New Roman"/>
          <w:sz w:val="24"/>
          <w:szCs w:val="21"/>
        </w:rPr>
        <w:t>受试设备状态应满足“5.试验产品/设备说明”构型和产品状态要求，确定受试设备按照11.1要求完成了产品验收测试。</w:t>
      </w:r>
    </w:p>
    <w:p w14:paraId="6353E210">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确保受试设备、陪试件、试验装置，在试验前按照18.3-18.5的要求，进行了相应的安装和连接。</w:t>
      </w:r>
    </w:p>
    <w:p w14:paraId="13019EB6">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确保试验人员资质符合“9试验人员”的要求。</w:t>
      </w:r>
    </w:p>
    <w:p w14:paraId="0616D856">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试验程序</w:t>
      </w:r>
    </w:p>
    <w:p w14:paraId="3E01E49E">
      <w:pPr>
        <w:pStyle w:val="33"/>
        <w:numPr>
          <w:ilvl w:val="3"/>
          <w:numId w:val="8"/>
        </w:numPr>
        <w:tabs>
          <w:tab w:val="left" w:pos="567"/>
        </w:tabs>
        <w:spacing w:line="420" w:lineRule="exact"/>
        <w:rPr>
          <w:rFonts w:ascii="Times New Roman" w:hAnsi="Times New Roman"/>
        </w:rPr>
      </w:pPr>
      <w:r>
        <w:rPr>
          <w:rFonts w:ascii="Times New Roman" w:hAnsi="Times New Roman"/>
        </w:rPr>
        <w:t>传导发射试验</w:t>
      </w:r>
    </w:p>
    <w:p w14:paraId="30F0F339">
      <w:pPr>
        <w:pStyle w:val="18"/>
        <w:spacing w:line="420" w:lineRule="exact"/>
        <w:ind w:firstLine="480"/>
      </w:pPr>
      <w:r>
        <w:rPr>
          <w:rFonts w:hint="eastAsia"/>
        </w:rPr>
        <w:t>试验</w:t>
      </w:r>
      <w:r>
        <w:t>人员应在</w:t>
      </w:r>
      <w:r>
        <w:rPr>
          <w:rFonts w:hint="eastAsia"/>
        </w:rPr>
        <w:t>试验</w:t>
      </w:r>
      <w:r>
        <w:t>环境搭建完成后</w:t>
      </w:r>
      <w:r>
        <w:rPr>
          <w:rFonts w:hint="eastAsia"/>
        </w:rPr>
        <w:t>予以</w:t>
      </w:r>
      <w:r>
        <w:t>确认试验参数配置，并拍照取证开始试验，试验详细操作步骤如下：</w:t>
      </w:r>
    </w:p>
    <w:p w14:paraId="22D0A8A4">
      <w:pPr>
        <w:pStyle w:val="18"/>
        <w:numPr>
          <w:ilvl w:val="0"/>
          <w:numId w:val="42"/>
        </w:numPr>
        <w:spacing w:line="420" w:lineRule="exact"/>
        <w:ind w:firstLineChars="0"/>
      </w:pPr>
      <w:r>
        <w:rPr>
          <w:rFonts w:hint="eastAsia"/>
        </w:rPr>
        <w:t>在标准大气条件下，按表</w:t>
      </w:r>
      <w:r>
        <w:rPr>
          <w:rFonts w:hint="eastAsia"/>
          <w:b/>
          <w:color w:val="FF0000"/>
        </w:rPr>
        <w:t>7</w:t>
      </w:r>
      <w:r>
        <w:rPr>
          <w:rFonts w:hint="eastAsia"/>
        </w:rPr>
        <w:t>的要求对受试设备按</w:t>
      </w:r>
      <w:r>
        <w:rPr>
          <w:rFonts w:hint="eastAsia"/>
          <w:highlight w:val="yellow"/>
        </w:rPr>
        <w:t>照QPAT-1</w:t>
      </w:r>
      <w:r>
        <w:rPr>
          <w:rFonts w:hint="eastAsia"/>
        </w:rPr>
        <w:t>进行试验前功能性能检查，并记录检测结果；</w:t>
      </w:r>
    </w:p>
    <w:p w14:paraId="3DC15650">
      <w:pPr>
        <w:pStyle w:val="18"/>
        <w:numPr>
          <w:ilvl w:val="0"/>
          <w:numId w:val="42"/>
        </w:numPr>
        <w:spacing w:line="420" w:lineRule="exact"/>
        <w:ind w:firstLineChars="0"/>
      </w:pPr>
      <w:r>
        <w:rPr>
          <w:rFonts w:hint="eastAsia"/>
        </w:rPr>
        <w:t>受试设备</w:t>
      </w:r>
      <w:r>
        <w:t>按照</w:t>
      </w:r>
      <w:r>
        <w:rPr>
          <w:rFonts w:hint="eastAsia"/>
        </w:rPr>
        <w:t>图</w:t>
      </w:r>
      <w:r>
        <w:rPr>
          <w:rFonts w:hint="eastAsia"/>
          <w:b/>
          <w:color w:val="FF0000"/>
        </w:rPr>
        <w:t>22</w:t>
      </w:r>
      <w:r>
        <w:t>要求进行试验连接</w:t>
      </w:r>
      <w:r>
        <w:rPr>
          <w:rFonts w:hint="eastAsia"/>
        </w:rPr>
        <w:t>，电流探头夹在待测电缆上，</w:t>
      </w:r>
      <w:r>
        <w:rPr>
          <w:rFonts w:hint="eastAsia"/>
          <w:szCs w:val="24"/>
        </w:rPr>
        <w:t>探头放置至距受试设备5cm处。如果受试设备的连接头已经超过5cm，则应将探头尽量靠近连接器的基座</w:t>
      </w:r>
      <w:r>
        <w:rPr>
          <w:rFonts w:hint="eastAsia"/>
        </w:rPr>
        <w:t>；</w:t>
      </w:r>
    </w:p>
    <w:p w14:paraId="33064182">
      <w:pPr>
        <w:pStyle w:val="18"/>
        <w:numPr>
          <w:ilvl w:val="0"/>
          <w:numId w:val="42"/>
        </w:numPr>
        <w:spacing w:line="420" w:lineRule="exact"/>
        <w:ind w:firstLineChars="0"/>
      </w:pPr>
      <w:r>
        <w:rPr>
          <w:rFonts w:hint="eastAsia"/>
        </w:rPr>
        <w:t>对试验布置及试验设备进行确认检查</w:t>
      </w:r>
      <w:r>
        <w:t>；</w:t>
      </w:r>
    </w:p>
    <w:p w14:paraId="4B559907">
      <w:pPr>
        <w:pStyle w:val="18"/>
        <w:numPr>
          <w:ilvl w:val="0"/>
          <w:numId w:val="42"/>
        </w:numPr>
        <w:spacing w:line="420" w:lineRule="exact"/>
        <w:ind w:firstLineChars="0"/>
      </w:pPr>
      <w:r>
        <w:rPr>
          <w:rFonts w:hint="eastAsia"/>
          <w:szCs w:val="24"/>
        </w:rPr>
        <w:t>从</w:t>
      </w:r>
      <w:r>
        <w:rPr>
          <w:szCs w:val="24"/>
        </w:rPr>
        <w:t>150kHz</w:t>
      </w:r>
      <w:r>
        <w:rPr>
          <w:rFonts w:hint="eastAsia"/>
          <w:szCs w:val="24"/>
        </w:rPr>
        <w:t>至30MHz扫频，</w:t>
      </w:r>
      <w:bookmarkStart w:id="61" w:name="OLE_LINK1"/>
      <w:r>
        <w:rPr>
          <w:rFonts w:hint="eastAsia"/>
          <w:szCs w:val="24"/>
        </w:rPr>
        <w:t>设置接收机BW为1kHz</w:t>
      </w:r>
      <w:bookmarkEnd w:id="61"/>
      <w:bookmarkStart w:id="62" w:name="OLE_LINK8"/>
      <w:bookmarkStart w:id="63" w:name="OLE_LINK7"/>
      <w:r>
        <w:rPr>
          <w:rFonts w:hint="eastAsia"/>
          <w:szCs w:val="24"/>
        </w:rPr>
        <w:t>，驻留时间0.015s</w:t>
      </w:r>
      <w:bookmarkEnd w:id="62"/>
      <w:bookmarkEnd w:id="63"/>
      <w:r>
        <w:rPr>
          <w:rFonts w:hint="eastAsia"/>
          <w:szCs w:val="24"/>
        </w:rPr>
        <w:t>；从30MHz至</w:t>
      </w:r>
      <w:r>
        <w:rPr>
          <w:szCs w:val="24"/>
        </w:rPr>
        <w:t>152MHz</w:t>
      </w:r>
      <w:r>
        <w:rPr>
          <w:rFonts w:hint="eastAsia"/>
          <w:szCs w:val="24"/>
        </w:rPr>
        <w:t>，设置接收机BW为10kHz，驻留时间0.015s，记录测试频谱曲线</w:t>
      </w:r>
      <w:r>
        <w:rPr>
          <w:szCs w:val="24"/>
        </w:rPr>
        <w:t>，判断</w:t>
      </w:r>
      <w:r>
        <w:rPr>
          <w:rFonts w:hint="eastAsia"/>
          <w:szCs w:val="24"/>
        </w:rPr>
        <w:t>电源线测试频谱曲线</w:t>
      </w:r>
      <w:r>
        <w:rPr>
          <w:szCs w:val="24"/>
        </w:rPr>
        <w:t>是否超出</w:t>
      </w:r>
      <w:r>
        <w:rPr>
          <w:rFonts w:hint="eastAsia"/>
          <w:szCs w:val="24"/>
        </w:rPr>
        <w:t>图18</w:t>
      </w:r>
      <w:r>
        <w:rPr>
          <w:szCs w:val="24"/>
        </w:rPr>
        <w:t>规定限值</w:t>
      </w:r>
      <w:r>
        <w:rPr>
          <w:rFonts w:hint="eastAsia"/>
          <w:szCs w:val="24"/>
        </w:rPr>
        <w:t>；</w:t>
      </w:r>
      <w:r>
        <w:rPr>
          <w:szCs w:val="24"/>
        </w:rPr>
        <w:t>判断</w:t>
      </w:r>
      <w:r>
        <w:rPr>
          <w:rFonts w:hint="eastAsia"/>
          <w:szCs w:val="24"/>
        </w:rPr>
        <w:t>信号线测试频谱曲线</w:t>
      </w:r>
      <w:r>
        <w:rPr>
          <w:szCs w:val="24"/>
        </w:rPr>
        <w:t>是否超出</w:t>
      </w:r>
      <w:r>
        <w:rPr>
          <w:rFonts w:hint="eastAsia"/>
          <w:szCs w:val="24"/>
        </w:rPr>
        <w:t>图19</w:t>
      </w:r>
      <w:r>
        <w:rPr>
          <w:szCs w:val="24"/>
        </w:rPr>
        <w:t>规定限值</w:t>
      </w:r>
    </w:p>
    <w:p w14:paraId="72960797">
      <w:pPr>
        <w:pStyle w:val="18"/>
        <w:numPr>
          <w:ilvl w:val="0"/>
          <w:numId w:val="42"/>
        </w:numPr>
        <w:spacing w:line="420" w:lineRule="exact"/>
        <w:ind w:firstLineChars="0"/>
      </w:pPr>
      <w:r>
        <w:rPr>
          <w:rFonts w:hint="eastAsia"/>
        </w:rPr>
        <w:t>在标准大气条件下，按表</w:t>
      </w:r>
      <w:r>
        <w:rPr>
          <w:rFonts w:hint="eastAsia"/>
          <w:b/>
          <w:color w:val="FF0000"/>
        </w:rPr>
        <w:t>7</w:t>
      </w:r>
      <w:r>
        <w:rPr>
          <w:rFonts w:hint="eastAsia"/>
        </w:rPr>
        <w:t>的要求对受试设备按</w:t>
      </w:r>
      <w:r>
        <w:rPr>
          <w:rFonts w:hint="eastAsia"/>
          <w:highlight w:val="yellow"/>
        </w:rPr>
        <w:t>照QPAT-1</w:t>
      </w:r>
      <w:r>
        <w:rPr>
          <w:rFonts w:hint="eastAsia"/>
        </w:rPr>
        <w:t>进行试验后功能性能检查，并记录检测结果。</w:t>
      </w:r>
    </w:p>
    <w:p w14:paraId="42BB824C">
      <w:pPr>
        <w:pStyle w:val="33"/>
        <w:numPr>
          <w:ilvl w:val="3"/>
          <w:numId w:val="8"/>
        </w:numPr>
        <w:tabs>
          <w:tab w:val="left" w:pos="567"/>
        </w:tabs>
        <w:spacing w:line="420" w:lineRule="exact"/>
        <w:rPr>
          <w:rFonts w:ascii="Times New Roman" w:hAnsi="Times New Roman"/>
        </w:rPr>
      </w:pPr>
      <w:r>
        <w:rPr>
          <w:rFonts w:ascii="Times New Roman" w:hAnsi="Times New Roman"/>
        </w:rPr>
        <w:t>辐射发射试验</w:t>
      </w:r>
    </w:p>
    <w:p w14:paraId="40DFACFC">
      <w:pPr>
        <w:pStyle w:val="18"/>
        <w:spacing w:line="420" w:lineRule="exact"/>
        <w:ind w:firstLine="480"/>
      </w:pPr>
      <w:r>
        <w:rPr>
          <w:rFonts w:hint="eastAsia"/>
        </w:rPr>
        <w:t>试验</w:t>
      </w:r>
      <w:r>
        <w:t>人员应在</w:t>
      </w:r>
      <w:r>
        <w:rPr>
          <w:rFonts w:hint="eastAsia"/>
        </w:rPr>
        <w:t>试验</w:t>
      </w:r>
      <w:r>
        <w:t>环境搭建完成后</w:t>
      </w:r>
      <w:r>
        <w:rPr>
          <w:rFonts w:hint="eastAsia"/>
        </w:rPr>
        <w:t>予以</w:t>
      </w:r>
      <w:r>
        <w:t>确认试验参数配置，并拍照取证开始试验，试验详细操作步骤如下：</w:t>
      </w:r>
    </w:p>
    <w:p w14:paraId="63554971">
      <w:pPr>
        <w:pStyle w:val="18"/>
        <w:numPr>
          <w:ilvl w:val="0"/>
          <w:numId w:val="43"/>
        </w:numPr>
        <w:spacing w:line="420" w:lineRule="exact"/>
        <w:ind w:firstLineChars="0"/>
      </w:pPr>
      <w:r>
        <w:rPr>
          <w:rFonts w:hint="eastAsia"/>
        </w:rPr>
        <w:t>在标准大气条件下，按表</w:t>
      </w:r>
      <w:r>
        <w:rPr>
          <w:rFonts w:hint="eastAsia"/>
          <w:b/>
          <w:color w:val="FF0000"/>
        </w:rPr>
        <w:t>7</w:t>
      </w:r>
      <w:r>
        <w:rPr>
          <w:rFonts w:hint="eastAsia"/>
        </w:rPr>
        <w:t>的要求对受试设备按</w:t>
      </w:r>
      <w:r>
        <w:rPr>
          <w:rFonts w:hint="eastAsia"/>
          <w:highlight w:val="yellow"/>
        </w:rPr>
        <w:t>照QPAT-1</w:t>
      </w:r>
      <w:r>
        <w:rPr>
          <w:rFonts w:hint="eastAsia"/>
        </w:rPr>
        <w:t>进行试验前功能性能检查，并记录检测结果；</w:t>
      </w:r>
    </w:p>
    <w:p w14:paraId="63E27D12">
      <w:pPr>
        <w:pStyle w:val="18"/>
        <w:numPr>
          <w:ilvl w:val="0"/>
          <w:numId w:val="43"/>
        </w:numPr>
        <w:spacing w:line="420" w:lineRule="exact"/>
        <w:ind w:firstLineChars="0"/>
      </w:pPr>
      <w:r>
        <w:rPr>
          <w:rFonts w:hint="eastAsia"/>
        </w:rPr>
        <w:t>受试设备</w:t>
      </w:r>
      <w:r>
        <w:t>按照</w:t>
      </w:r>
      <w:r>
        <w:rPr>
          <w:rFonts w:hint="eastAsia"/>
        </w:rPr>
        <w:t>图</w:t>
      </w:r>
      <w:r>
        <w:rPr>
          <w:rFonts w:hint="eastAsia"/>
          <w:b/>
          <w:color w:val="FF0000"/>
        </w:rPr>
        <w:t>23</w:t>
      </w:r>
      <w:r>
        <w:t>要求进行试验连接</w:t>
      </w:r>
      <w:r>
        <w:rPr>
          <w:rFonts w:hint="eastAsia"/>
        </w:rPr>
        <w:t>，受试设备开口对着天线放置，</w:t>
      </w:r>
      <w:r>
        <w:rPr>
          <w:rFonts w:hint="eastAsia"/>
          <w:szCs w:val="24"/>
        </w:rPr>
        <w:t>接收天线（极化天线）放置在离受试设备1m的距离，</w:t>
      </w:r>
      <w:r>
        <w:rPr>
          <w:rFonts w:hint="eastAsia"/>
        </w:rPr>
        <w:t>对试验布置及试验设备进行确认检查；</w:t>
      </w:r>
    </w:p>
    <w:p w14:paraId="4890149B">
      <w:pPr>
        <w:pStyle w:val="18"/>
        <w:numPr>
          <w:ilvl w:val="0"/>
          <w:numId w:val="43"/>
        </w:numPr>
        <w:spacing w:line="420" w:lineRule="exact"/>
        <w:ind w:firstLineChars="0"/>
      </w:pPr>
      <w:r>
        <w:rPr>
          <w:rFonts w:hint="eastAsia"/>
        </w:rPr>
        <w:t>受试设备不上电，</w:t>
      </w:r>
      <w:r>
        <w:rPr>
          <w:rFonts w:hint="eastAsia"/>
          <w:szCs w:val="24"/>
        </w:rPr>
        <w:t>用接收天线在垂直和水平方向上进行环境辐射发射电平测量；其中100MHz至400MHz的频段，设置接收机BW为10kHz,驻留时间0.015s； 400MHz至960MHz的频段，设置接收机BW为100kHz，驻留时间0.015s；960MHz至6GHz的频段，设置接收机BW为1MHz，驻留时间0.015s；记录测量的频谱曲线</w:t>
      </w:r>
      <w:r>
        <w:t>；</w:t>
      </w:r>
    </w:p>
    <w:p w14:paraId="17A46B33">
      <w:pPr>
        <w:pStyle w:val="18"/>
        <w:numPr>
          <w:ilvl w:val="0"/>
          <w:numId w:val="43"/>
        </w:numPr>
        <w:spacing w:line="420" w:lineRule="exact"/>
        <w:ind w:firstLineChars="0"/>
      </w:pPr>
      <w:r>
        <w:rPr>
          <w:rFonts w:hint="eastAsia"/>
        </w:rPr>
        <w:t>计算机自动计算发射电平为相应天线系数与测量电压相加，同时加上电缆损耗和前置放大器的校准系数，</w:t>
      </w:r>
      <w:r>
        <w:rPr>
          <w:szCs w:val="24"/>
        </w:rPr>
        <w:t>判断</w:t>
      </w:r>
      <w:r>
        <w:rPr>
          <w:rFonts w:hint="eastAsia"/>
          <w:szCs w:val="24"/>
        </w:rPr>
        <w:t>环境发射电平</w:t>
      </w:r>
      <w:r>
        <w:rPr>
          <w:szCs w:val="24"/>
        </w:rPr>
        <w:t>是否</w:t>
      </w:r>
      <w:r>
        <w:rPr>
          <w:rFonts w:hint="eastAsia"/>
          <w:szCs w:val="24"/>
        </w:rPr>
        <w:t>比所选限值低6dB；</w:t>
      </w:r>
    </w:p>
    <w:p w14:paraId="2AC91840">
      <w:pPr>
        <w:pStyle w:val="18"/>
        <w:numPr>
          <w:ilvl w:val="0"/>
          <w:numId w:val="43"/>
        </w:numPr>
        <w:spacing w:line="420" w:lineRule="exact"/>
        <w:ind w:firstLineChars="0"/>
      </w:pPr>
      <w:r>
        <w:rPr>
          <w:rFonts w:hint="eastAsia"/>
        </w:rPr>
        <w:t>受试设备通电预热，使其达到最大发射的工作模式；</w:t>
      </w:r>
    </w:p>
    <w:p w14:paraId="18FAEA57">
      <w:pPr>
        <w:pStyle w:val="18"/>
        <w:numPr>
          <w:ilvl w:val="0"/>
          <w:numId w:val="43"/>
        </w:numPr>
        <w:spacing w:line="420" w:lineRule="exact"/>
        <w:ind w:firstLineChars="0"/>
      </w:pPr>
      <w:r>
        <w:rPr>
          <w:rFonts w:hint="eastAsia"/>
          <w:szCs w:val="24"/>
        </w:rPr>
        <w:t>用接收天线在垂直和水平方向上对受试设备进行辐射发射测量；其中100MHz至400MHz的频段，设置接收机BW为10kHz,驻留时间0.015s； 400MHz至960MHz的频段，设置接收机BW为100kHz，驻留时间0.015s；960MHz至6GHz的频段，设置接收机BW为1MHz，驻留时间0.015s；记录测量的频谱曲线；</w:t>
      </w:r>
    </w:p>
    <w:p w14:paraId="2055E9A1">
      <w:pPr>
        <w:pStyle w:val="18"/>
        <w:numPr>
          <w:ilvl w:val="0"/>
          <w:numId w:val="43"/>
        </w:numPr>
        <w:spacing w:line="420" w:lineRule="exact"/>
        <w:ind w:firstLineChars="0"/>
      </w:pPr>
      <w:r>
        <w:rPr>
          <w:rFonts w:hint="eastAsia"/>
        </w:rPr>
        <w:t>计算机自动计算发射电平为相应天线系数与测量电压相加，同时加上电缆损耗和前置放大器的校准系数，</w:t>
      </w:r>
      <w:r>
        <w:rPr>
          <w:szCs w:val="24"/>
        </w:rPr>
        <w:t>判断</w:t>
      </w:r>
      <w:r>
        <w:rPr>
          <w:rFonts w:hint="eastAsia"/>
          <w:szCs w:val="24"/>
        </w:rPr>
        <w:t>测试频谱曲线</w:t>
      </w:r>
      <w:r>
        <w:rPr>
          <w:szCs w:val="24"/>
        </w:rPr>
        <w:t>是否</w:t>
      </w:r>
      <w:r>
        <w:rPr>
          <w:rFonts w:hint="eastAsia"/>
          <w:szCs w:val="24"/>
        </w:rPr>
        <w:t>比所选限值低3dB以及</w:t>
      </w:r>
      <w:r>
        <w:rPr>
          <w:szCs w:val="24"/>
        </w:rPr>
        <w:t>是否超出</w:t>
      </w:r>
      <w:r>
        <w:rPr>
          <w:rFonts w:hint="eastAsia"/>
          <w:szCs w:val="24"/>
        </w:rPr>
        <w:t>图</w:t>
      </w:r>
      <w:r>
        <w:rPr>
          <w:rFonts w:hint="eastAsia"/>
          <w:b/>
          <w:color w:val="FF0000"/>
        </w:rPr>
        <w:t>22</w:t>
      </w:r>
      <w:r>
        <w:rPr>
          <w:szCs w:val="24"/>
        </w:rPr>
        <w:t>规定限值</w:t>
      </w:r>
      <w:r>
        <w:rPr>
          <w:rFonts w:hint="eastAsia"/>
          <w:szCs w:val="24"/>
        </w:rPr>
        <w:t>，如果测试频谱曲线大于所选类别限值以下3dB的值，则需进行</w:t>
      </w:r>
      <w:r>
        <w:rPr>
          <w:rFonts w:hint="eastAsia"/>
        </w:rPr>
        <w:t>受试设备“关机”，辅助设备“开机”的辐射环境电平测量；</w:t>
      </w:r>
    </w:p>
    <w:p w14:paraId="25BED2B6">
      <w:pPr>
        <w:pStyle w:val="18"/>
        <w:numPr>
          <w:ilvl w:val="0"/>
          <w:numId w:val="43"/>
        </w:numPr>
        <w:spacing w:line="420" w:lineRule="exact"/>
        <w:ind w:firstLineChars="0"/>
      </w:pPr>
      <w:r>
        <w:rPr>
          <w:rFonts w:hint="eastAsia"/>
        </w:rPr>
        <w:t>在标准大气条件下，按</w:t>
      </w:r>
      <w:r>
        <w:rPr>
          <w:rFonts w:hint="eastAsia"/>
          <w:highlight w:val="yellow"/>
        </w:rPr>
        <w:t>QPAT2-1</w:t>
      </w:r>
      <w:r>
        <w:rPr>
          <w:rFonts w:hint="eastAsia"/>
        </w:rPr>
        <w:t>的要求对受试设备进行试验后功能性能检查，并记录检测结果</w:t>
      </w:r>
      <w:r>
        <w:t>。</w:t>
      </w:r>
    </w:p>
    <w:p w14:paraId="2F98F24F">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试验判据</w:t>
      </w:r>
    </w:p>
    <w:p w14:paraId="1101B92C">
      <w:pPr>
        <w:pStyle w:val="31"/>
        <w:spacing w:line="420" w:lineRule="exact"/>
        <w:ind w:firstLine="480"/>
        <w:rPr>
          <w:rFonts w:ascii="Times New Roman" w:hAnsi="Times New Roman" w:eastAsia="黑体" w:cs="Times New Roman"/>
          <w:sz w:val="24"/>
          <w:szCs w:val="21"/>
        </w:rPr>
      </w:pPr>
      <w:r>
        <w:rPr>
          <w:rFonts w:ascii="Times New Roman" w:hAnsi="Times New Roman" w:eastAsia="黑体" w:cs="Times New Roman"/>
          <w:sz w:val="24"/>
          <w:szCs w:val="21"/>
        </w:rPr>
        <w:t>传导发射试验：</w:t>
      </w:r>
    </w:p>
    <w:p w14:paraId="2579A2A8">
      <w:pPr>
        <w:pStyle w:val="31"/>
        <w:spacing w:line="420" w:lineRule="exact"/>
        <w:ind w:firstLine="480"/>
        <w:rPr>
          <w:rFonts w:ascii="Times New Roman" w:hAnsi="Times New Roman" w:eastAsia="宋体" w:cs="Times New Roman"/>
          <w:sz w:val="24"/>
          <w:szCs w:val="21"/>
          <w:highlight w:val="yellow"/>
        </w:rPr>
      </w:pPr>
      <w:r>
        <w:rPr>
          <w:rFonts w:ascii="Times New Roman" w:hAnsi="Times New Roman" w:eastAsia="宋体" w:cs="Times New Roman"/>
          <w:sz w:val="24"/>
          <w:szCs w:val="21"/>
          <w:highlight w:val="yellow"/>
        </w:rPr>
        <w:t>试验中，电源线的传导发射的测试数据满足图18要求；互联线缆的传导发射测试数据满足图19要求</w:t>
      </w:r>
    </w:p>
    <w:p w14:paraId="429A632D">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试验后，按11.2章节中要求进行QPAT1-1、QPAT2和QPAT3检查，确认通过并记录检测数据。</w:t>
      </w:r>
    </w:p>
    <w:p w14:paraId="35FAE277">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满足以上两条要求，则判定结论为Pass，否则为Fail。</w:t>
      </w:r>
    </w:p>
    <w:p w14:paraId="0A7D2263">
      <w:pPr>
        <w:pStyle w:val="31"/>
        <w:spacing w:line="420" w:lineRule="exact"/>
        <w:ind w:firstLine="480"/>
        <w:rPr>
          <w:rFonts w:ascii="Times New Roman" w:hAnsi="Times New Roman" w:eastAsia="黑体" w:cs="Times New Roman"/>
          <w:sz w:val="24"/>
          <w:szCs w:val="21"/>
        </w:rPr>
      </w:pPr>
      <w:r>
        <w:rPr>
          <w:rFonts w:ascii="Times New Roman" w:hAnsi="Times New Roman" w:eastAsia="黑体" w:cs="Times New Roman"/>
          <w:sz w:val="24"/>
          <w:szCs w:val="21"/>
        </w:rPr>
        <w:t>辐射发射试验：</w:t>
      </w:r>
    </w:p>
    <w:p w14:paraId="118DDC7F">
      <w:pPr>
        <w:pStyle w:val="31"/>
        <w:spacing w:line="420" w:lineRule="exact"/>
        <w:ind w:firstLine="480"/>
        <w:rPr>
          <w:rFonts w:ascii="Times New Roman" w:hAnsi="Times New Roman" w:eastAsia="宋体" w:cs="Times New Roman"/>
          <w:sz w:val="24"/>
          <w:szCs w:val="21"/>
          <w:highlight w:val="yellow"/>
        </w:rPr>
      </w:pPr>
      <w:r>
        <w:rPr>
          <w:rFonts w:ascii="Times New Roman" w:hAnsi="Times New Roman" w:eastAsia="宋体" w:cs="Times New Roman"/>
          <w:sz w:val="24"/>
          <w:szCs w:val="21"/>
          <w:highlight w:val="yellow"/>
        </w:rPr>
        <w:t>试验中，辐射发射的测试数据满足图20要求；</w:t>
      </w:r>
    </w:p>
    <w:p w14:paraId="6A0F36EB">
      <w:pPr>
        <w:pStyle w:val="31"/>
        <w:spacing w:line="420" w:lineRule="exact"/>
        <w:ind w:firstLine="480"/>
        <w:rPr>
          <w:rFonts w:ascii="Times New Roman" w:hAnsi="Times New Roman" w:eastAsia="宋体" w:cs="Times New Roman"/>
          <w:sz w:val="24"/>
          <w:szCs w:val="21"/>
          <w:highlight w:val="yellow"/>
        </w:rPr>
      </w:pPr>
      <w:r>
        <w:rPr>
          <w:rFonts w:ascii="Times New Roman" w:hAnsi="Times New Roman" w:eastAsia="宋体" w:cs="Times New Roman"/>
          <w:sz w:val="24"/>
          <w:szCs w:val="21"/>
          <w:highlight w:val="yellow"/>
        </w:rPr>
        <w:t>试验后，按11.2章节中要求进行QPAT1-1、QPAT2、QPAT3和QPAT4检查，确认通过并记录检测数据。</w:t>
      </w:r>
    </w:p>
    <w:p w14:paraId="4E433EF7">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满足以上两条要求，则判定结论为Pass，否则为Fail。</w:t>
      </w:r>
    </w:p>
    <w:p w14:paraId="6E97AC42">
      <w:pPr>
        <w:pStyle w:val="19"/>
        <w:numPr>
          <w:ilvl w:val="0"/>
          <w:numId w:val="8"/>
        </w:numPr>
        <w:spacing w:before="156" w:after="156" w:line="420" w:lineRule="exact"/>
        <w:rPr>
          <w:rFonts w:ascii="Times New Roman" w:hAnsi="Times New Roman"/>
          <w:kern w:val="0"/>
          <w:sz w:val="30"/>
          <w:szCs w:val="30"/>
        </w:rPr>
      </w:pPr>
      <w:r>
        <w:rPr>
          <w:rFonts w:ascii="Times New Roman" w:hAnsi="Times New Roman"/>
          <w:kern w:val="0"/>
          <w:sz w:val="30"/>
          <w:szCs w:val="30"/>
        </w:rPr>
        <w:t>雷电感应瞬态敏感性</w:t>
      </w:r>
    </w:p>
    <w:p w14:paraId="32AFE21D">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试验目的</w:t>
      </w:r>
    </w:p>
    <w:p w14:paraId="77A126FF">
      <w:pPr>
        <w:pStyle w:val="18"/>
        <w:spacing w:line="420" w:lineRule="exact"/>
        <w:ind w:firstLine="480"/>
      </w:pPr>
      <w:r>
        <w:t>确定受试设备</w:t>
      </w:r>
      <w:r>
        <w:rPr>
          <w:rFonts w:hint="eastAsia"/>
        </w:rPr>
        <w:t>承受雷电感应的能力</w:t>
      </w:r>
      <w:r>
        <w:t>是否符合</w:t>
      </w:r>
      <w:r>
        <w:rPr>
          <w:rFonts w:hint="eastAsia"/>
        </w:rPr>
        <w:t>相关</w:t>
      </w:r>
      <w:r>
        <w:t>要求。</w:t>
      </w:r>
    </w:p>
    <w:p w14:paraId="2211E273">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试验要求</w:t>
      </w:r>
    </w:p>
    <w:p w14:paraId="283E5B5F">
      <w:pPr>
        <w:pStyle w:val="18"/>
        <w:spacing w:line="420" w:lineRule="exact"/>
        <w:ind w:firstLine="480"/>
      </w:pPr>
      <w:r>
        <w:rPr>
          <w:rFonts w:hint="eastAsia"/>
        </w:rPr>
        <w:t>FSECU安装于飞机驾驶舱，应通过DO－160G第22章，A3J3L3类规定的针脚注入和电缆束感应试验。此类试验考核FSECU在表35中规定的针脚注入和表36电缆束注入的性能特征。</w:t>
      </w:r>
    </w:p>
    <w:p w14:paraId="15CA40B1">
      <w:pPr>
        <w:pStyle w:val="4"/>
      </w:pPr>
      <w:r>
        <w:t>针脚注入试验条件</w:t>
      </w:r>
    </w:p>
    <w:tbl>
      <w:tblPr>
        <w:tblStyle w:val="12"/>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60"/>
        <w:gridCol w:w="3504"/>
        <w:gridCol w:w="3798"/>
      </w:tblGrid>
      <w:tr w14:paraId="67E5CA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3" w:type="pct"/>
            <w:vMerge w:val="restart"/>
            <w:tcBorders>
              <w:top w:val="single" w:color="auto" w:sz="12" w:space="0"/>
              <w:left w:val="single" w:color="auto" w:sz="12" w:space="0"/>
            </w:tcBorders>
            <w:vAlign w:val="center"/>
          </w:tcPr>
          <w:p w14:paraId="42A56C65">
            <w:pPr>
              <w:jc w:val="center"/>
              <w:rPr>
                <w:rFonts w:ascii="Times New Roman" w:hAnsi="Times New Roman" w:eastAsia="宋体" w:cs="Times New Roman"/>
                <w:szCs w:val="21"/>
              </w:rPr>
            </w:pPr>
            <w:r>
              <w:rPr>
                <w:rFonts w:hint="eastAsia" w:ascii="Times New Roman" w:hAnsi="Times New Roman" w:eastAsia="宋体" w:cs="Times New Roman"/>
                <w:szCs w:val="21"/>
              </w:rPr>
              <w:t>电平等级</w:t>
            </w:r>
          </w:p>
        </w:tc>
        <w:tc>
          <w:tcPr>
            <w:tcW w:w="4166" w:type="pct"/>
            <w:gridSpan w:val="2"/>
            <w:tcBorders>
              <w:top w:val="single" w:color="auto" w:sz="12" w:space="0"/>
              <w:bottom w:val="single" w:color="auto" w:sz="12" w:space="0"/>
              <w:right w:val="single" w:color="auto" w:sz="12" w:space="0"/>
            </w:tcBorders>
            <w:vAlign w:val="center"/>
          </w:tcPr>
          <w:p w14:paraId="3EA59A57">
            <w:pPr>
              <w:jc w:val="center"/>
              <w:rPr>
                <w:rFonts w:ascii="Times New Roman" w:hAnsi="Times New Roman" w:eastAsia="宋体" w:cs="Times New Roman"/>
                <w:szCs w:val="21"/>
              </w:rPr>
            </w:pPr>
            <w:r>
              <w:rPr>
                <w:rFonts w:hint="eastAsia" w:ascii="Times New Roman" w:hAnsi="Times New Roman" w:eastAsia="宋体" w:cs="Times New Roman"/>
                <w:szCs w:val="21"/>
              </w:rPr>
              <w:t>波形</w:t>
            </w:r>
          </w:p>
        </w:tc>
      </w:tr>
      <w:tr w14:paraId="2A4D5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3" w:type="pct"/>
            <w:vMerge w:val="continue"/>
            <w:tcBorders>
              <w:left w:val="single" w:color="auto" w:sz="12" w:space="0"/>
            </w:tcBorders>
            <w:vAlign w:val="center"/>
          </w:tcPr>
          <w:p w14:paraId="48A6B92C">
            <w:pPr>
              <w:jc w:val="center"/>
              <w:rPr>
                <w:rFonts w:ascii="Times New Roman" w:hAnsi="Times New Roman" w:eastAsia="宋体" w:cs="Times New Roman"/>
                <w:szCs w:val="21"/>
              </w:rPr>
            </w:pPr>
          </w:p>
        </w:tc>
        <w:tc>
          <w:tcPr>
            <w:tcW w:w="1999" w:type="pct"/>
            <w:tcBorders>
              <w:top w:val="single" w:color="auto" w:sz="12" w:space="0"/>
            </w:tcBorders>
            <w:vAlign w:val="center"/>
          </w:tcPr>
          <w:p w14:paraId="538BDFD8">
            <w:pPr>
              <w:jc w:val="center"/>
              <w:rPr>
                <w:rFonts w:ascii="Times New Roman" w:hAnsi="Times New Roman" w:eastAsia="宋体" w:cs="Times New Roman"/>
                <w:szCs w:val="21"/>
              </w:rPr>
            </w:pPr>
            <w:r>
              <w:rPr>
                <w:rFonts w:ascii="Times New Roman" w:hAnsi="Times New Roman" w:eastAsia="宋体" w:cs="Times New Roman"/>
                <w:szCs w:val="21"/>
              </w:rPr>
              <w:t>3/3</w:t>
            </w:r>
          </w:p>
        </w:tc>
        <w:tc>
          <w:tcPr>
            <w:tcW w:w="2166" w:type="pct"/>
            <w:tcBorders>
              <w:top w:val="single" w:color="auto" w:sz="12" w:space="0"/>
              <w:right w:val="single" w:color="auto" w:sz="12" w:space="0"/>
            </w:tcBorders>
            <w:vAlign w:val="center"/>
          </w:tcPr>
          <w:p w14:paraId="4B7AE8DB">
            <w:pPr>
              <w:jc w:val="center"/>
              <w:rPr>
                <w:rFonts w:ascii="Times New Roman" w:hAnsi="Times New Roman" w:eastAsia="宋体" w:cs="Times New Roman"/>
                <w:szCs w:val="21"/>
              </w:rPr>
            </w:pPr>
            <w:r>
              <w:rPr>
                <w:rFonts w:ascii="Times New Roman" w:hAnsi="Times New Roman" w:eastAsia="宋体" w:cs="Times New Roman"/>
                <w:szCs w:val="21"/>
              </w:rPr>
              <w:t>4/1</w:t>
            </w:r>
          </w:p>
        </w:tc>
      </w:tr>
      <w:tr w14:paraId="741F1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3" w:type="pct"/>
            <w:vMerge w:val="continue"/>
            <w:tcBorders>
              <w:left w:val="single" w:color="auto" w:sz="12" w:space="0"/>
            </w:tcBorders>
            <w:vAlign w:val="center"/>
          </w:tcPr>
          <w:p w14:paraId="15C99B1A">
            <w:pPr>
              <w:jc w:val="center"/>
              <w:rPr>
                <w:rFonts w:ascii="Times New Roman" w:hAnsi="Times New Roman" w:eastAsia="宋体" w:cs="Times New Roman"/>
                <w:szCs w:val="21"/>
              </w:rPr>
            </w:pPr>
          </w:p>
        </w:tc>
        <w:tc>
          <w:tcPr>
            <w:tcW w:w="1999" w:type="pct"/>
            <w:vAlign w:val="center"/>
          </w:tcPr>
          <w:p w14:paraId="0610B29E">
            <w:pPr>
              <w:jc w:val="center"/>
              <w:rPr>
                <w:rFonts w:ascii="Times New Roman" w:hAnsi="Times New Roman" w:eastAsia="宋体" w:cs="Times New Roman"/>
                <w:szCs w:val="21"/>
              </w:rPr>
            </w:pPr>
            <w:r>
              <w:rPr>
                <w:rFonts w:ascii="Times New Roman" w:hAnsi="Times New Roman" w:eastAsia="宋体" w:cs="Times New Roman"/>
                <w:szCs w:val="21"/>
              </w:rPr>
              <w:t>Voc/Isc</w:t>
            </w:r>
          </w:p>
        </w:tc>
        <w:tc>
          <w:tcPr>
            <w:tcW w:w="2166" w:type="pct"/>
            <w:tcBorders>
              <w:right w:val="single" w:color="auto" w:sz="12" w:space="0"/>
            </w:tcBorders>
            <w:vAlign w:val="center"/>
          </w:tcPr>
          <w:p w14:paraId="5E102F1B">
            <w:pPr>
              <w:jc w:val="center"/>
              <w:rPr>
                <w:rFonts w:ascii="Times New Roman" w:hAnsi="Times New Roman" w:eastAsia="宋体" w:cs="Times New Roman"/>
                <w:szCs w:val="21"/>
              </w:rPr>
            </w:pPr>
            <w:r>
              <w:rPr>
                <w:rFonts w:ascii="Times New Roman" w:hAnsi="Times New Roman" w:eastAsia="宋体" w:cs="Times New Roman"/>
                <w:szCs w:val="21"/>
              </w:rPr>
              <w:t>Voc/Isc</w:t>
            </w:r>
          </w:p>
        </w:tc>
      </w:tr>
      <w:tr w14:paraId="7A8BD3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3" w:type="pct"/>
            <w:tcBorders>
              <w:left w:val="single" w:color="auto" w:sz="12" w:space="0"/>
              <w:bottom w:val="single" w:color="auto" w:sz="12" w:space="0"/>
            </w:tcBorders>
            <w:vAlign w:val="center"/>
          </w:tcPr>
          <w:p w14:paraId="68C762E4">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3</w:t>
            </w:r>
          </w:p>
        </w:tc>
        <w:tc>
          <w:tcPr>
            <w:tcW w:w="1999" w:type="pct"/>
            <w:tcBorders>
              <w:bottom w:val="single" w:color="auto" w:sz="12" w:space="0"/>
            </w:tcBorders>
            <w:vAlign w:val="center"/>
          </w:tcPr>
          <w:p w14:paraId="39C8A7D7">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600/24</w:t>
            </w:r>
          </w:p>
        </w:tc>
        <w:tc>
          <w:tcPr>
            <w:tcW w:w="2166" w:type="pct"/>
            <w:tcBorders>
              <w:bottom w:val="single" w:color="auto" w:sz="12" w:space="0"/>
              <w:right w:val="single" w:color="auto" w:sz="12" w:space="0"/>
            </w:tcBorders>
            <w:vAlign w:val="center"/>
          </w:tcPr>
          <w:p w14:paraId="0F2255CB">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300/60</w:t>
            </w:r>
          </w:p>
        </w:tc>
      </w:tr>
    </w:tbl>
    <w:p w14:paraId="7D10C162">
      <w:pPr>
        <w:pStyle w:val="4"/>
      </w:pPr>
      <w:r>
        <w:t>电缆束注入试验条件</w:t>
      </w:r>
    </w:p>
    <w:tbl>
      <w:tblPr>
        <w:tblStyle w:val="12"/>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41"/>
        <w:gridCol w:w="1667"/>
        <w:gridCol w:w="1339"/>
        <w:gridCol w:w="999"/>
        <w:gridCol w:w="2125"/>
        <w:gridCol w:w="1391"/>
      </w:tblGrid>
      <w:tr w14:paraId="7A272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pct"/>
            <w:vMerge w:val="restart"/>
            <w:tcBorders>
              <w:top w:val="single" w:color="auto" w:sz="12" w:space="0"/>
              <w:left w:val="single" w:color="auto" w:sz="12" w:space="0"/>
              <w:bottom w:val="single" w:color="auto" w:sz="12" w:space="0"/>
              <w:tr2bl w:val="single" w:color="000000" w:sz="4" w:space="0"/>
            </w:tcBorders>
            <w:vAlign w:val="center"/>
          </w:tcPr>
          <w:p w14:paraId="45E2CDD4">
            <w:pPr>
              <w:rPr>
                <w:rFonts w:ascii="Times New Roman" w:hAnsi="Times New Roman" w:eastAsia="宋体" w:cs="Times New Roman"/>
                <w:szCs w:val="21"/>
              </w:rPr>
            </w:pPr>
            <w:r>
              <w:rPr>
                <w:rFonts w:hint="eastAsia" w:ascii="Times New Roman" w:hAnsi="Times New Roman" w:eastAsia="宋体" w:cs="Times New Roman"/>
                <w:szCs w:val="21"/>
              </w:rPr>
              <w:t>电平等级</w:t>
            </w:r>
          </w:p>
          <w:p w14:paraId="4229D64E">
            <w:pPr>
              <w:jc w:val="right"/>
              <w:rPr>
                <w:rFonts w:ascii="Times New Roman" w:hAnsi="Times New Roman" w:eastAsia="宋体" w:cs="Times New Roman"/>
                <w:szCs w:val="21"/>
              </w:rPr>
            </w:pPr>
          </w:p>
          <w:p w14:paraId="525B0333">
            <w:pPr>
              <w:jc w:val="right"/>
              <w:rPr>
                <w:rFonts w:ascii="Times New Roman" w:hAnsi="Times New Roman" w:eastAsia="宋体" w:cs="Times New Roman"/>
                <w:szCs w:val="21"/>
              </w:rPr>
            </w:pPr>
            <w:r>
              <w:rPr>
                <w:rFonts w:hint="eastAsia" w:ascii="Times New Roman" w:hAnsi="Times New Roman" w:eastAsia="宋体" w:cs="Times New Roman"/>
                <w:szCs w:val="21"/>
              </w:rPr>
              <w:t>波形</w:t>
            </w:r>
          </w:p>
        </w:tc>
        <w:tc>
          <w:tcPr>
            <w:tcW w:w="1715" w:type="pct"/>
            <w:gridSpan w:val="2"/>
            <w:tcBorders>
              <w:top w:val="single" w:color="auto" w:sz="12" w:space="0"/>
            </w:tcBorders>
            <w:vAlign w:val="center"/>
          </w:tcPr>
          <w:p w14:paraId="1646378B">
            <w:pPr>
              <w:jc w:val="center"/>
              <w:rPr>
                <w:rFonts w:ascii="Times New Roman" w:hAnsi="Times New Roman" w:eastAsia="宋体" w:cs="Times New Roman"/>
                <w:szCs w:val="21"/>
              </w:rPr>
            </w:pPr>
            <w:r>
              <w:rPr>
                <w:rFonts w:hint="eastAsia" w:ascii="Times New Roman" w:hAnsi="Times New Roman" w:eastAsia="宋体" w:cs="Times New Roman"/>
                <w:szCs w:val="21"/>
              </w:rPr>
              <w:t>单次回击</w:t>
            </w:r>
          </w:p>
        </w:tc>
        <w:tc>
          <w:tcPr>
            <w:tcW w:w="1782" w:type="pct"/>
            <w:gridSpan w:val="2"/>
            <w:tcBorders>
              <w:top w:val="single" w:color="auto" w:sz="12" w:space="0"/>
            </w:tcBorders>
            <w:vAlign w:val="center"/>
          </w:tcPr>
          <w:p w14:paraId="6C1911FA">
            <w:pPr>
              <w:jc w:val="center"/>
              <w:rPr>
                <w:rFonts w:ascii="Times New Roman" w:hAnsi="Times New Roman" w:eastAsia="宋体" w:cs="Times New Roman"/>
                <w:szCs w:val="21"/>
              </w:rPr>
            </w:pPr>
            <w:r>
              <w:rPr>
                <w:rFonts w:hint="eastAsia" w:ascii="Times New Roman" w:hAnsi="Times New Roman" w:eastAsia="宋体" w:cs="Times New Roman"/>
                <w:szCs w:val="21"/>
              </w:rPr>
              <w:t>多次回击</w:t>
            </w:r>
          </w:p>
        </w:tc>
        <w:tc>
          <w:tcPr>
            <w:tcW w:w="793" w:type="pct"/>
            <w:tcBorders>
              <w:top w:val="single" w:color="auto" w:sz="12" w:space="0"/>
              <w:right w:val="single" w:color="auto" w:sz="12" w:space="0"/>
            </w:tcBorders>
            <w:vAlign w:val="center"/>
          </w:tcPr>
          <w:p w14:paraId="3F5F05EE">
            <w:pPr>
              <w:jc w:val="center"/>
              <w:rPr>
                <w:rFonts w:ascii="Times New Roman" w:hAnsi="Times New Roman" w:eastAsia="宋体" w:cs="Times New Roman"/>
                <w:szCs w:val="21"/>
              </w:rPr>
            </w:pPr>
            <w:r>
              <w:rPr>
                <w:rFonts w:hint="eastAsia" w:ascii="Times New Roman" w:hAnsi="Times New Roman" w:eastAsia="宋体" w:cs="Times New Roman"/>
                <w:szCs w:val="21"/>
              </w:rPr>
              <w:t>多次脉冲群</w:t>
            </w:r>
          </w:p>
        </w:tc>
      </w:tr>
      <w:tr w14:paraId="4D9E34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pct"/>
            <w:vMerge w:val="continue"/>
            <w:tcBorders>
              <w:top w:val="single" w:color="000000" w:sz="4" w:space="0"/>
              <w:left w:val="single" w:color="auto" w:sz="12" w:space="0"/>
              <w:bottom w:val="single" w:color="auto" w:sz="12" w:space="0"/>
              <w:tr2bl w:val="single" w:color="000000" w:sz="4" w:space="0"/>
            </w:tcBorders>
            <w:vAlign w:val="center"/>
          </w:tcPr>
          <w:p w14:paraId="3685B415">
            <w:pPr>
              <w:jc w:val="center"/>
              <w:rPr>
                <w:rFonts w:ascii="Times New Roman" w:hAnsi="Times New Roman" w:eastAsia="宋体" w:cs="Times New Roman"/>
                <w:szCs w:val="21"/>
              </w:rPr>
            </w:pPr>
          </w:p>
        </w:tc>
        <w:tc>
          <w:tcPr>
            <w:tcW w:w="951" w:type="pct"/>
            <w:tcBorders>
              <w:bottom w:val="single" w:color="000000" w:sz="4" w:space="0"/>
            </w:tcBorders>
            <w:vAlign w:val="center"/>
          </w:tcPr>
          <w:p w14:paraId="6F806390">
            <w:pPr>
              <w:jc w:val="center"/>
              <w:rPr>
                <w:rFonts w:ascii="Times New Roman" w:hAnsi="Times New Roman" w:eastAsia="宋体" w:cs="Times New Roman"/>
                <w:szCs w:val="21"/>
              </w:rPr>
            </w:pPr>
            <w:r>
              <w:rPr>
                <w:rFonts w:ascii="Times New Roman" w:hAnsi="Times New Roman" w:eastAsia="宋体" w:cs="Times New Roman"/>
                <w:szCs w:val="21"/>
              </w:rPr>
              <w:t>2/1</w:t>
            </w:r>
          </w:p>
        </w:tc>
        <w:tc>
          <w:tcPr>
            <w:tcW w:w="763" w:type="pct"/>
            <w:tcBorders>
              <w:bottom w:val="single" w:color="000000" w:sz="4" w:space="0"/>
            </w:tcBorders>
            <w:vAlign w:val="center"/>
          </w:tcPr>
          <w:p w14:paraId="061BF252">
            <w:pPr>
              <w:jc w:val="center"/>
              <w:rPr>
                <w:rFonts w:ascii="Times New Roman" w:hAnsi="Times New Roman" w:eastAsia="宋体" w:cs="Times New Roman"/>
                <w:szCs w:val="21"/>
              </w:rPr>
            </w:pPr>
            <w:r>
              <w:rPr>
                <w:rFonts w:ascii="Times New Roman" w:hAnsi="Times New Roman" w:eastAsia="宋体" w:cs="Times New Roman"/>
                <w:szCs w:val="21"/>
              </w:rPr>
              <w:t>3/3</w:t>
            </w:r>
          </w:p>
        </w:tc>
        <w:tc>
          <w:tcPr>
            <w:tcW w:w="570" w:type="pct"/>
            <w:tcBorders>
              <w:bottom w:val="single" w:color="000000" w:sz="4" w:space="0"/>
            </w:tcBorders>
            <w:vAlign w:val="center"/>
          </w:tcPr>
          <w:p w14:paraId="4E042786">
            <w:pPr>
              <w:jc w:val="center"/>
              <w:rPr>
                <w:rFonts w:ascii="Times New Roman" w:hAnsi="Times New Roman" w:eastAsia="宋体" w:cs="Times New Roman"/>
                <w:szCs w:val="21"/>
              </w:rPr>
            </w:pPr>
            <w:r>
              <w:rPr>
                <w:rFonts w:ascii="Times New Roman" w:hAnsi="Times New Roman" w:eastAsia="宋体" w:cs="Times New Roman"/>
                <w:szCs w:val="21"/>
              </w:rPr>
              <w:t>2/1</w:t>
            </w:r>
          </w:p>
        </w:tc>
        <w:tc>
          <w:tcPr>
            <w:tcW w:w="1211" w:type="pct"/>
            <w:tcBorders>
              <w:bottom w:val="single" w:color="000000" w:sz="4" w:space="0"/>
            </w:tcBorders>
            <w:vAlign w:val="center"/>
          </w:tcPr>
          <w:p w14:paraId="21BBAD78">
            <w:pPr>
              <w:jc w:val="center"/>
              <w:rPr>
                <w:rFonts w:ascii="Times New Roman" w:hAnsi="Times New Roman" w:eastAsia="宋体" w:cs="Times New Roman"/>
                <w:szCs w:val="21"/>
              </w:rPr>
            </w:pPr>
            <w:r>
              <w:rPr>
                <w:rFonts w:ascii="Times New Roman" w:hAnsi="Times New Roman" w:eastAsia="宋体" w:cs="Times New Roman"/>
                <w:szCs w:val="21"/>
              </w:rPr>
              <w:t>3/3</w:t>
            </w:r>
          </w:p>
        </w:tc>
        <w:tc>
          <w:tcPr>
            <w:tcW w:w="793" w:type="pct"/>
            <w:tcBorders>
              <w:bottom w:val="single" w:color="000000" w:sz="4" w:space="0"/>
              <w:right w:val="single" w:color="auto" w:sz="12" w:space="0"/>
            </w:tcBorders>
            <w:vAlign w:val="center"/>
          </w:tcPr>
          <w:p w14:paraId="4AD38917">
            <w:pPr>
              <w:jc w:val="center"/>
              <w:rPr>
                <w:rFonts w:ascii="Times New Roman" w:hAnsi="Times New Roman" w:eastAsia="宋体" w:cs="Times New Roman"/>
                <w:szCs w:val="21"/>
              </w:rPr>
            </w:pPr>
            <w:r>
              <w:rPr>
                <w:rFonts w:ascii="Times New Roman" w:hAnsi="Times New Roman" w:eastAsia="宋体" w:cs="Times New Roman"/>
                <w:szCs w:val="21"/>
              </w:rPr>
              <w:t>3</w:t>
            </w:r>
          </w:p>
        </w:tc>
      </w:tr>
      <w:tr w14:paraId="42558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pct"/>
            <w:vMerge w:val="continue"/>
            <w:tcBorders>
              <w:top w:val="single" w:color="000000" w:sz="4" w:space="0"/>
              <w:left w:val="single" w:color="auto" w:sz="12" w:space="0"/>
              <w:bottom w:val="single" w:color="auto" w:sz="12" w:space="0"/>
              <w:tr2bl w:val="single" w:color="000000" w:sz="4" w:space="0"/>
            </w:tcBorders>
            <w:vAlign w:val="center"/>
          </w:tcPr>
          <w:p w14:paraId="10AC2A07">
            <w:pPr>
              <w:jc w:val="center"/>
              <w:rPr>
                <w:rFonts w:ascii="Times New Roman" w:hAnsi="Times New Roman" w:eastAsia="宋体" w:cs="Times New Roman"/>
                <w:szCs w:val="21"/>
              </w:rPr>
            </w:pPr>
          </w:p>
        </w:tc>
        <w:tc>
          <w:tcPr>
            <w:tcW w:w="951" w:type="pct"/>
            <w:tcBorders>
              <w:bottom w:val="single" w:color="auto" w:sz="12" w:space="0"/>
            </w:tcBorders>
            <w:vAlign w:val="center"/>
          </w:tcPr>
          <w:p w14:paraId="58F9F604">
            <w:pPr>
              <w:jc w:val="center"/>
              <w:rPr>
                <w:rFonts w:ascii="Times New Roman" w:hAnsi="Times New Roman" w:eastAsia="宋体" w:cs="Times New Roman"/>
                <w:szCs w:val="21"/>
              </w:rPr>
            </w:pPr>
            <w:r>
              <w:rPr>
                <w:rFonts w:ascii="Times New Roman" w:hAnsi="Times New Roman" w:eastAsia="宋体" w:cs="Times New Roman"/>
                <w:szCs w:val="21"/>
              </w:rPr>
              <w:t>V</w:t>
            </w:r>
            <w:r>
              <w:rPr>
                <w:rFonts w:ascii="Times New Roman" w:hAnsi="Times New Roman" w:eastAsia="宋体" w:cs="Times New Roman"/>
                <w:szCs w:val="21"/>
                <w:vertAlign w:val="subscript"/>
              </w:rPr>
              <w:t>L</w:t>
            </w:r>
            <w:r>
              <w:rPr>
                <w:rFonts w:ascii="Times New Roman" w:hAnsi="Times New Roman" w:eastAsia="宋体" w:cs="Times New Roman"/>
                <w:szCs w:val="21"/>
              </w:rPr>
              <w:t>/I</w:t>
            </w:r>
            <w:r>
              <w:rPr>
                <w:rFonts w:ascii="Times New Roman" w:hAnsi="Times New Roman" w:eastAsia="宋体" w:cs="Times New Roman"/>
                <w:szCs w:val="21"/>
                <w:vertAlign w:val="subscript"/>
              </w:rPr>
              <w:t>T</w:t>
            </w:r>
          </w:p>
        </w:tc>
        <w:tc>
          <w:tcPr>
            <w:tcW w:w="763" w:type="pct"/>
            <w:tcBorders>
              <w:bottom w:val="single" w:color="auto" w:sz="12" w:space="0"/>
            </w:tcBorders>
            <w:vAlign w:val="center"/>
          </w:tcPr>
          <w:p w14:paraId="21CA1A0A">
            <w:pPr>
              <w:jc w:val="center"/>
              <w:rPr>
                <w:rFonts w:ascii="Times New Roman" w:hAnsi="Times New Roman" w:eastAsia="宋体" w:cs="Times New Roman"/>
                <w:szCs w:val="21"/>
              </w:rPr>
            </w:pPr>
            <w:r>
              <w:rPr>
                <w:rFonts w:ascii="Times New Roman" w:hAnsi="Times New Roman" w:eastAsia="宋体" w:cs="Times New Roman"/>
                <w:szCs w:val="21"/>
              </w:rPr>
              <w:t>V</w:t>
            </w:r>
            <w:r>
              <w:rPr>
                <w:rFonts w:ascii="Times New Roman" w:hAnsi="Times New Roman" w:eastAsia="宋体" w:cs="Times New Roman"/>
                <w:szCs w:val="21"/>
                <w:vertAlign w:val="subscript"/>
              </w:rPr>
              <w:t>T</w:t>
            </w:r>
            <w:r>
              <w:rPr>
                <w:rFonts w:ascii="Times New Roman" w:hAnsi="Times New Roman" w:eastAsia="宋体" w:cs="Times New Roman"/>
                <w:szCs w:val="21"/>
              </w:rPr>
              <w:t>/I</w:t>
            </w:r>
            <w:r>
              <w:rPr>
                <w:rFonts w:ascii="Times New Roman" w:hAnsi="Times New Roman" w:eastAsia="宋体" w:cs="Times New Roman"/>
                <w:szCs w:val="21"/>
                <w:vertAlign w:val="subscript"/>
              </w:rPr>
              <w:t>L</w:t>
            </w:r>
          </w:p>
        </w:tc>
        <w:tc>
          <w:tcPr>
            <w:tcW w:w="570" w:type="pct"/>
            <w:tcBorders>
              <w:bottom w:val="single" w:color="auto" w:sz="12" w:space="0"/>
            </w:tcBorders>
            <w:vAlign w:val="center"/>
          </w:tcPr>
          <w:p w14:paraId="47606AF4">
            <w:pPr>
              <w:jc w:val="center"/>
              <w:rPr>
                <w:rFonts w:ascii="Times New Roman" w:hAnsi="Times New Roman" w:eastAsia="宋体" w:cs="Times New Roman"/>
                <w:szCs w:val="21"/>
              </w:rPr>
            </w:pPr>
            <w:r>
              <w:rPr>
                <w:rFonts w:ascii="Times New Roman" w:hAnsi="Times New Roman" w:eastAsia="宋体" w:cs="Times New Roman"/>
                <w:szCs w:val="21"/>
              </w:rPr>
              <w:t>V</w:t>
            </w:r>
            <w:r>
              <w:rPr>
                <w:rFonts w:ascii="Times New Roman" w:hAnsi="Times New Roman" w:eastAsia="宋体" w:cs="Times New Roman"/>
                <w:szCs w:val="21"/>
                <w:vertAlign w:val="subscript"/>
              </w:rPr>
              <w:t>L</w:t>
            </w:r>
            <w:r>
              <w:rPr>
                <w:rFonts w:ascii="Times New Roman" w:hAnsi="Times New Roman" w:eastAsia="宋体" w:cs="Times New Roman"/>
                <w:szCs w:val="21"/>
              </w:rPr>
              <w:t>/I</w:t>
            </w:r>
            <w:r>
              <w:rPr>
                <w:rFonts w:ascii="Times New Roman" w:hAnsi="Times New Roman" w:eastAsia="宋体" w:cs="Times New Roman"/>
                <w:szCs w:val="21"/>
                <w:vertAlign w:val="subscript"/>
              </w:rPr>
              <w:t>T</w:t>
            </w:r>
          </w:p>
        </w:tc>
        <w:tc>
          <w:tcPr>
            <w:tcW w:w="1211" w:type="pct"/>
            <w:tcBorders>
              <w:bottom w:val="single" w:color="auto" w:sz="12" w:space="0"/>
            </w:tcBorders>
            <w:vAlign w:val="center"/>
          </w:tcPr>
          <w:p w14:paraId="1C7B99A6">
            <w:pPr>
              <w:jc w:val="center"/>
              <w:rPr>
                <w:rFonts w:ascii="Times New Roman" w:hAnsi="Times New Roman" w:eastAsia="宋体" w:cs="Times New Roman"/>
                <w:szCs w:val="21"/>
              </w:rPr>
            </w:pPr>
            <w:r>
              <w:rPr>
                <w:rFonts w:ascii="Times New Roman" w:hAnsi="Times New Roman" w:eastAsia="宋体" w:cs="Times New Roman"/>
                <w:szCs w:val="21"/>
              </w:rPr>
              <w:t>V</w:t>
            </w:r>
            <w:r>
              <w:rPr>
                <w:rFonts w:ascii="Times New Roman" w:hAnsi="Times New Roman" w:eastAsia="宋体" w:cs="Times New Roman"/>
                <w:szCs w:val="21"/>
                <w:vertAlign w:val="subscript"/>
              </w:rPr>
              <w:t>T</w:t>
            </w:r>
            <w:r>
              <w:rPr>
                <w:rFonts w:ascii="Times New Roman" w:hAnsi="Times New Roman" w:eastAsia="宋体" w:cs="Times New Roman"/>
                <w:szCs w:val="21"/>
              </w:rPr>
              <w:t>/I</w:t>
            </w:r>
            <w:r>
              <w:rPr>
                <w:rFonts w:ascii="Times New Roman" w:hAnsi="Times New Roman" w:eastAsia="宋体" w:cs="Times New Roman"/>
                <w:szCs w:val="21"/>
                <w:vertAlign w:val="subscript"/>
              </w:rPr>
              <w:t>L</w:t>
            </w:r>
          </w:p>
        </w:tc>
        <w:tc>
          <w:tcPr>
            <w:tcW w:w="793" w:type="pct"/>
            <w:tcBorders>
              <w:bottom w:val="single" w:color="auto" w:sz="12" w:space="0"/>
              <w:right w:val="single" w:color="auto" w:sz="12" w:space="0"/>
            </w:tcBorders>
            <w:vAlign w:val="center"/>
          </w:tcPr>
          <w:p w14:paraId="353A7EA6">
            <w:pPr>
              <w:jc w:val="center"/>
              <w:rPr>
                <w:rFonts w:ascii="Times New Roman" w:hAnsi="Times New Roman" w:eastAsia="宋体" w:cs="Times New Roman"/>
                <w:szCs w:val="21"/>
              </w:rPr>
            </w:pPr>
            <w:r>
              <w:rPr>
                <w:rFonts w:ascii="Times New Roman" w:hAnsi="Times New Roman" w:eastAsia="宋体" w:cs="Times New Roman"/>
                <w:szCs w:val="21"/>
              </w:rPr>
              <w:t>V</w:t>
            </w:r>
            <w:r>
              <w:rPr>
                <w:rFonts w:ascii="Times New Roman" w:hAnsi="Times New Roman" w:eastAsia="宋体" w:cs="Times New Roman"/>
                <w:szCs w:val="21"/>
                <w:vertAlign w:val="subscript"/>
              </w:rPr>
              <w:t>T</w:t>
            </w:r>
            <w:r>
              <w:rPr>
                <w:rFonts w:ascii="Times New Roman" w:hAnsi="Times New Roman" w:eastAsia="宋体" w:cs="Times New Roman"/>
                <w:szCs w:val="21"/>
              </w:rPr>
              <w:t>/I</w:t>
            </w:r>
            <w:r>
              <w:rPr>
                <w:rFonts w:ascii="Times New Roman" w:hAnsi="Times New Roman" w:eastAsia="宋体" w:cs="Times New Roman"/>
                <w:szCs w:val="21"/>
                <w:vertAlign w:val="subscript"/>
              </w:rPr>
              <w:t>L</w:t>
            </w:r>
          </w:p>
        </w:tc>
      </w:tr>
      <w:tr w14:paraId="59A05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pct"/>
            <w:vMerge w:val="restart"/>
            <w:tcBorders>
              <w:top w:val="single" w:color="auto" w:sz="12" w:space="0"/>
              <w:left w:val="single" w:color="auto" w:sz="12" w:space="0"/>
            </w:tcBorders>
            <w:vAlign w:val="center"/>
          </w:tcPr>
          <w:p w14:paraId="2279AAE5">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3</w:t>
            </w:r>
          </w:p>
        </w:tc>
        <w:tc>
          <w:tcPr>
            <w:tcW w:w="951" w:type="pct"/>
            <w:vMerge w:val="restart"/>
            <w:tcBorders>
              <w:top w:val="single" w:color="auto" w:sz="12" w:space="0"/>
            </w:tcBorders>
            <w:vAlign w:val="center"/>
          </w:tcPr>
          <w:p w14:paraId="7C3E64B8">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300/600</w:t>
            </w:r>
          </w:p>
        </w:tc>
        <w:tc>
          <w:tcPr>
            <w:tcW w:w="763" w:type="pct"/>
            <w:vMerge w:val="restart"/>
            <w:tcBorders>
              <w:top w:val="single" w:color="auto" w:sz="12" w:space="0"/>
            </w:tcBorders>
            <w:vAlign w:val="center"/>
          </w:tcPr>
          <w:p w14:paraId="185AE51F">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600/120</w:t>
            </w:r>
          </w:p>
        </w:tc>
        <w:tc>
          <w:tcPr>
            <w:tcW w:w="570" w:type="pct"/>
            <w:tcBorders>
              <w:top w:val="single" w:color="auto" w:sz="12" w:space="0"/>
            </w:tcBorders>
            <w:vAlign w:val="center"/>
          </w:tcPr>
          <w:p w14:paraId="28DBFAEF">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300/300</w:t>
            </w:r>
          </w:p>
        </w:tc>
        <w:tc>
          <w:tcPr>
            <w:tcW w:w="1211" w:type="pct"/>
            <w:tcBorders>
              <w:top w:val="single" w:color="auto" w:sz="12" w:space="0"/>
            </w:tcBorders>
            <w:vAlign w:val="center"/>
          </w:tcPr>
          <w:p w14:paraId="4AA09636">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600/120</w:t>
            </w:r>
          </w:p>
        </w:tc>
        <w:tc>
          <w:tcPr>
            <w:tcW w:w="793" w:type="pct"/>
            <w:vMerge w:val="restart"/>
            <w:tcBorders>
              <w:top w:val="single" w:color="auto" w:sz="12" w:space="0"/>
              <w:right w:val="single" w:color="auto" w:sz="12" w:space="0"/>
            </w:tcBorders>
            <w:vAlign w:val="center"/>
          </w:tcPr>
          <w:p w14:paraId="04C5B969">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360/6</w:t>
            </w:r>
          </w:p>
        </w:tc>
      </w:tr>
      <w:tr w14:paraId="2FD27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8" w:type="pct"/>
            <w:vMerge w:val="continue"/>
            <w:tcBorders>
              <w:left w:val="single" w:color="auto" w:sz="12" w:space="0"/>
              <w:bottom w:val="single" w:color="auto" w:sz="12" w:space="0"/>
            </w:tcBorders>
            <w:vAlign w:val="center"/>
          </w:tcPr>
          <w:p w14:paraId="7F130F4E">
            <w:pPr>
              <w:ind w:left="-46" w:leftChars="-22" w:firstLine="75" w:firstLineChars="36"/>
              <w:jc w:val="center"/>
              <w:rPr>
                <w:rFonts w:ascii="Times New Roman" w:hAnsi="Times New Roman" w:eastAsia="宋体" w:cs="Times New Roman"/>
                <w:szCs w:val="21"/>
              </w:rPr>
            </w:pPr>
          </w:p>
        </w:tc>
        <w:tc>
          <w:tcPr>
            <w:tcW w:w="951" w:type="pct"/>
            <w:vMerge w:val="continue"/>
            <w:tcBorders>
              <w:bottom w:val="single" w:color="auto" w:sz="12" w:space="0"/>
            </w:tcBorders>
            <w:vAlign w:val="center"/>
          </w:tcPr>
          <w:p w14:paraId="32230DA4">
            <w:pPr>
              <w:ind w:left="-46" w:leftChars="-22" w:firstLine="75" w:firstLineChars="36"/>
              <w:jc w:val="center"/>
              <w:rPr>
                <w:rFonts w:ascii="Times New Roman" w:hAnsi="Times New Roman" w:eastAsia="宋体" w:cs="Times New Roman"/>
                <w:szCs w:val="21"/>
              </w:rPr>
            </w:pPr>
          </w:p>
        </w:tc>
        <w:tc>
          <w:tcPr>
            <w:tcW w:w="763" w:type="pct"/>
            <w:vMerge w:val="continue"/>
            <w:tcBorders>
              <w:bottom w:val="single" w:color="auto" w:sz="12" w:space="0"/>
            </w:tcBorders>
            <w:vAlign w:val="center"/>
          </w:tcPr>
          <w:p w14:paraId="09821C6C">
            <w:pPr>
              <w:ind w:left="-46" w:leftChars="-22" w:firstLine="75" w:firstLineChars="36"/>
              <w:jc w:val="center"/>
              <w:rPr>
                <w:rFonts w:ascii="Times New Roman" w:hAnsi="Times New Roman" w:eastAsia="宋体" w:cs="Times New Roman"/>
                <w:szCs w:val="21"/>
              </w:rPr>
            </w:pPr>
          </w:p>
        </w:tc>
        <w:tc>
          <w:tcPr>
            <w:tcW w:w="570" w:type="pct"/>
            <w:tcBorders>
              <w:bottom w:val="single" w:color="auto" w:sz="12" w:space="0"/>
            </w:tcBorders>
            <w:vAlign w:val="center"/>
          </w:tcPr>
          <w:p w14:paraId="228209C0">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150/150</w:t>
            </w:r>
          </w:p>
        </w:tc>
        <w:tc>
          <w:tcPr>
            <w:tcW w:w="1211" w:type="pct"/>
            <w:tcBorders>
              <w:bottom w:val="single" w:color="auto" w:sz="12" w:space="0"/>
            </w:tcBorders>
            <w:vAlign w:val="center"/>
          </w:tcPr>
          <w:p w14:paraId="14492362">
            <w:pPr>
              <w:ind w:left="-46" w:leftChars="-22" w:firstLine="75" w:firstLineChars="36"/>
              <w:jc w:val="center"/>
              <w:rPr>
                <w:rFonts w:ascii="Times New Roman" w:hAnsi="Times New Roman" w:eastAsia="宋体" w:cs="Times New Roman"/>
                <w:szCs w:val="21"/>
              </w:rPr>
            </w:pPr>
            <w:r>
              <w:rPr>
                <w:rFonts w:ascii="Times New Roman" w:hAnsi="Times New Roman" w:eastAsia="宋体" w:cs="Times New Roman"/>
                <w:szCs w:val="21"/>
              </w:rPr>
              <w:t>300/60</w:t>
            </w:r>
          </w:p>
        </w:tc>
        <w:tc>
          <w:tcPr>
            <w:tcW w:w="793" w:type="pct"/>
            <w:vMerge w:val="continue"/>
            <w:tcBorders>
              <w:bottom w:val="single" w:color="auto" w:sz="12" w:space="0"/>
              <w:right w:val="single" w:color="auto" w:sz="12" w:space="0"/>
            </w:tcBorders>
            <w:vAlign w:val="center"/>
          </w:tcPr>
          <w:p w14:paraId="777A4B54">
            <w:pPr>
              <w:ind w:left="-46" w:leftChars="-22" w:firstLine="75" w:firstLineChars="36"/>
              <w:jc w:val="center"/>
              <w:rPr>
                <w:rFonts w:ascii="Times New Roman" w:hAnsi="Times New Roman" w:eastAsia="宋体" w:cs="Times New Roman"/>
                <w:szCs w:val="21"/>
              </w:rPr>
            </w:pPr>
          </w:p>
        </w:tc>
      </w:tr>
    </w:tbl>
    <w:p w14:paraId="680583FD">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受试设备</w:t>
      </w:r>
    </w:p>
    <w:p w14:paraId="17BD84EA">
      <w:pPr>
        <w:pStyle w:val="18"/>
        <w:spacing w:line="420" w:lineRule="exact"/>
        <w:ind w:firstLine="480"/>
      </w:pPr>
      <w:r>
        <w:rPr>
          <w:rFonts w:hint="eastAsia"/>
        </w:rPr>
        <w:t>受试设备：FSECU，详细构型见5.1受试设备构型状态。</w:t>
      </w:r>
    </w:p>
    <w:p w14:paraId="1BD71FA8">
      <w:pPr>
        <w:pStyle w:val="31"/>
        <w:spacing w:line="420" w:lineRule="exact"/>
        <w:ind w:firstLine="480"/>
        <w:rPr>
          <w:rFonts w:ascii="Times New Roman" w:hAnsi="Times New Roman" w:eastAsia="宋体" w:cs="Times New Roman"/>
          <w:sz w:val="24"/>
          <w:szCs w:val="21"/>
        </w:rPr>
      </w:pPr>
      <w:r>
        <w:rPr>
          <w:rFonts w:hint="eastAsia" w:ascii="Times New Roman" w:hAnsi="Times New Roman" w:eastAsia="宋体" w:cs="Times New Roman"/>
          <w:sz w:val="24"/>
          <w:szCs w:val="21"/>
          <w:highlight w:val="yellow"/>
        </w:rPr>
        <w:t>受试设备工作状态：</w:t>
      </w:r>
    </w:p>
    <w:p w14:paraId="54C0EB3D">
      <w:pPr>
        <w:pStyle w:val="18"/>
        <w:spacing w:line="420" w:lineRule="exact"/>
        <w:ind w:firstLine="480"/>
      </w:pPr>
      <w:r>
        <w:rPr>
          <w:szCs w:val="24"/>
        </w:rPr>
        <w:t>搭接要求：</w:t>
      </w:r>
    </w:p>
    <w:p w14:paraId="227EF892">
      <w:pPr>
        <w:pStyle w:val="18"/>
        <w:numPr>
          <w:ilvl w:val="0"/>
          <w:numId w:val="44"/>
        </w:numPr>
        <w:spacing w:line="420" w:lineRule="exact"/>
        <w:ind w:firstLine="480"/>
      </w:pPr>
      <w:r>
        <w:rPr>
          <w:rFonts w:hint="eastAsia"/>
        </w:rPr>
        <w:t>外部接地端子—当受试设备外部有接地端子时，应将外部接地端子连接到接地平板，可使用约30cm长的典型导线；</w:t>
      </w:r>
    </w:p>
    <w:p w14:paraId="206D759C">
      <w:pPr>
        <w:pStyle w:val="18"/>
        <w:numPr>
          <w:ilvl w:val="0"/>
          <w:numId w:val="44"/>
        </w:numPr>
        <w:spacing w:line="420" w:lineRule="exact"/>
        <w:ind w:firstLine="480"/>
      </w:pPr>
      <w:r>
        <w:rPr>
          <w:rFonts w:hint="eastAsia"/>
        </w:rPr>
        <w:t>产品安装面金属与接地平板的搭接电阻≤2.5mΩ。</w:t>
      </w:r>
    </w:p>
    <w:p w14:paraId="5E74EA62">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陪试设备</w:t>
      </w:r>
    </w:p>
    <w:p w14:paraId="5661B7AD">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陪试设备：指飞机构型内的设备。</w:t>
      </w:r>
    </w:p>
    <w:p w14:paraId="07F41190">
      <w:pPr>
        <w:pStyle w:val="4"/>
      </w:pPr>
      <w:r>
        <w:t>陪试设备清单</w:t>
      </w:r>
    </w:p>
    <w:tbl>
      <w:tblPr>
        <w:tblStyle w:val="13"/>
        <w:tblW w:w="4997"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1003"/>
        <w:gridCol w:w="1782"/>
        <w:gridCol w:w="707"/>
        <w:gridCol w:w="565"/>
        <w:gridCol w:w="1428"/>
        <w:gridCol w:w="427"/>
        <w:gridCol w:w="731"/>
        <w:gridCol w:w="841"/>
        <w:gridCol w:w="552"/>
      </w:tblGrid>
      <w:tr w14:paraId="1747A1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22" w:type="pct"/>
            <w:tcBorders>
              <w:tl2br w:val="nil"/>
              <w:tr2bl w:val="nil"/>
            </w:tcBorders>
            <w:vAlign w:val="center"/>
          </w:tcPr>
          <w:p w14:paraId="38C9FAEE">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序号</w:t>
            </w:r>
          </w:p>
        </w:tc>
        <w:tc>
          <w:tcPr>
            <w:tcW w:w="582" w:type="pct"/>
            <w:tcBorders>
              <w:tl2br w:val="nil"/>
              <w:tr2bl w:val="nil"/>
            </w:tcBorders>
            <w:vAlign w:val="center"/>
          </w:tcPr>
          <w:p w14:paraId="3D46BCDA">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名称</w:t>
            </w:r>
          </w:p>
        </w:tc>
        <w:tc>
          <w:tcPr>
            <w:tcW w:w="1026" w:type="pct"/>
            <w:tcBorders>
              <w:tl2br w:val="nil"/>
              <w:tr2bl w:val="nil"/>
            </w:tcBorders>
            <w:vAlign w:val="center"/>
          </w:tcPr>
          <w:p w14:paraId="5121C8E9">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件号（含主机件号、机载件号）</w:t>
            </w:r>
          </w:p>
        </w:tc>
        <w:tc>
          <w:tcPr>
            <w:tcW w:w="328" w:type="pct"/>
            <w:tcBorders>
              <w:tl2br w:val="nil"/>
              <w:tr2bl w:val="nil"/>
            </w:tcBorders>
            <w:vAlign w:val="center"/>
          </w:tcPr>
          <w:p w14:paraId="60FB4997">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MOD号</w:t>
            </w:r>
          </w:p>
        </w:tc>
        <w:tc>
          <w:tcPr>
            <w:tcW w:w="332" w:type="pct"/>
            <w:tcBorders>
              <w:tl2br w:val="nil"/>
              <w:tr2bl w:val="nil"/>
            </w:tcBorders>
            <w:vAlign w:val="center"/>
          </w:tcPr>
          <w:p w14:paraId="51AFB0DB">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图号</w:t>
            </w:r>
          </w:p>
        </w:tc>
        <w:tc>
          <w:tcPr>
            <w:tcW w:w="824" w:type="pct"/>
            <w:tcBorders>
              <w:tl2br w:val="nil"/>
              <w:tr2bl w:val="nil"/>
            </w:tcBorders>
            <w:vAlign w:val="center"/>
          </w:tcPr>
          <w:p w14:paraId="6716DB3A">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序列号</w:t>
            </w:r>
          </w:p>
        </w:tc>
        <w:tc>
          <w:tcPr>
            <w:tcW w:w="243" w:type="pct"/>
            <w:tcBorders>
              <w:tl2br w:val="nil"/>
              <w:tr2bl w:val="nil"/>
            </w:tcBorders>
            <w:vAlign w:val="center"/>
          </w:tcPr>
          <w:p w14:paraId="3D804DAE">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数量</w:t>
            </w:r>
          </w:p>
        </w:tc>
        <w:tc>
          <w:tcPr>
            <w:tcW w:w="426" w:type="pct"/>
            <w:tcBorders>
              <w:tl2br w:val="nil"/>
              <w:tr2bl w:val="nil"/>
            </w:tcBorders>
            <w:vAlign w:val="center"/>
          </w:tcPr>
          <w:p w14:paraId="475181A9">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软件件号</w:t>
            </w:r>
          </w:p>
        </w:tc>
        <w:tc>
          <w:tcPr>
            <w:tcW w:w="489" w:type="pct"/>
            <w:tcBorders>
              <w:tl2br w:val="nil"/>
              <w:tr2bl w:val="nil"/>
            </w:tcBorders>
            <w:vAlign w:val="center"/>
          </w:tcPr>
          <w:p w14:paraId="09E72F9C">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软件版本</w:t>
            </w:r>
          </w:p>
        </w:tc>
        <w:tc>
          <w:tcPr>
            <w:tcW w:w="324" w:type="pct"/>
            <w:tcBorders>
              <w:tl2br w:val="nil"/>
              <w:tr2bl w:val="nil"/>
            </w:tcBorders>
            <w:vAlign w:val="center"/>
          </w:tcPr>
          <w:p w14:paraId="61A9F38A">
            <w:pPr>
              <w:pStyle w:val="29"/>
              <w:widowControl w:val="0"/>
              <w:spacing w:line="420" w:lineRule="exact"/>
              <w:ind w:firstLine="0" w:firstLineChars="0"/>
              <w:jc w:val="both"/>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备注</w:t>
            </w:r>
          </w:p>
        </w:tc>
      </w:tr>
      <w:tr w14:paraId="423EF1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22" w:type="pct"/>
            <w:tcBorders>
              <w:tl2br w:val="nil"/>
              <w:tr2bl w:val="nil"/>
            </w:tcBorders>
            <w:vAlign w:val="center"/>
          </w:tcPr>
          <w:p w14:paraId="586885D8">
            <w:pPr>
              <w:pStyle w:val="29"/>
              <w:widowControl w:val="0"/>
              <w:spacing w:line="420" w:lineRule="exact"/>
              <w:ind w:firstLine="0" w:firstLineChars="0"/>
              <w:jc w:val="center"/>
              <w:rPr>
                <w:rFonts w:ascii="Times New Roman" w:hAnsi="Times New Roman" w:cs="Times New Roman"/>
                <w:bCs/>
                <w:kern w:val="28"/>
                <w:sz w:val="21"/>
                <w:szCs w:val="21"/>
                <w:highlight w:val="yellow"/>
              </w:rPr>
            </w:pPr>
            <w:r>
              <w:rPr>
                <w:rFonts w:ascii="Times New Roman" w:hAnsi="Times New Roman" w:cs="Times New Roman"/>
                <w:bCs/>
                <w:kern w:val="28"/>
                <w:sz w:val="21"/>
                <w:szCs w:val="21"/>
                <w:highlight w:val="yellow"/>
              </w:rPr>
              <w:t>1</w:t>
            </w:r>
          </w:p>
        </w:tc>
        <w:tc>
          <w:tcPr>
            <w:tcW w:w="582" w:type="pct"/>
            <w:tcBorders>
              <w:tl2br w:val="nil"/>
              <w:tr2bl w:val="nil"/>
            </w:tcBorders>
            <w:vAlign w:val="center"/>
          </w:tcPr>
          <w:p w14:paraId="33DFFF02">
            <w:pPr>
              <w:pStyle w:val="29"/>
              <w:widowControl w:val="0"/>
              <w:spacing w:line="420" w:lineRule="exact"/>
              <w:ind w:firstLine="0" w:firstLineChars="0"/>
              <w:jc w:val="both"/>
              <w:rPr>
                <w:rFonts w:ascii="Times New Roman" w:hAnsi="Times New Roman" w:cs="Times New Roman"/>
                <w:bCs/>
                <w:kern w:val="28"/>
                <w:sz w:val="21"/>
                <w:szCs w:val="21"/>
                <w:highlight w:val="yellow"/>
              </w:rPr>
            </w:pPr>
          </w:p>
        </w:tc>
        <w:tc>
          <w:tcPr>
            <w:tcW w:w="1026" w:type="pct"/>
            <w:tcBorders>
              <w:tl2br w:val="nil"/>
              <w:tr2bl w:val="nil"/>
            </w:tcBorders>
            <w:vAlign w:val="center"/>
          </w:tcPr>
          <w:p w14:paraId="5BC749D0">
            <w:pPr>
              <w:pStyle w:val="29"/>
              <w:widowControl w:val="0"/>
              <w:spacing w:line="420" w:lineRule="exact"/>
              <w:ind w:firstLine="0" w:firstLineChars="0"/>
              <w:jc w:val="both"/>
              <w:rPr>
                <w:rFonts w:ascii="Times New Roman" w:hAnsi="Times New Roman" w:cs="Times New Roman"/>
                <w:bCs/>
                <w:kern w:val="28"/>
                <w:sz w:val="21"/>
                <w:szCs w:val="21"/>
                <w:highlight w:val="yellow"/>
              </w:rPr>
            </w:pPr>
          </w:p>
        </w:tc>
        <w:tc>
          <w:tcPr>
            <w:tcW w:w="328" w:type="pct"/>
            <w:tcBorders>
              <w:tl2br w:val="nil"/>
              <w:tr2bl w:val="nil"/>
            </w:tcBorders>
            <w:vAlign w:val="center"/>
          </w:tcPr>
          <w:p w14:paraId="655A0388">
            <w:pPr>
              <w:pStyle w:val="29"/>
              <w:widowControl w:val="0"/>
              <w:spacing w:line="420" w:lineRule="exact"/>
              <w:ind w:firstLine="0" w:firstLineChars="0"/>
              <w:jc w:val="both"/>
              <w:rPr>
                <w:rFonts w:ascii="Times New Roman" w:hAnsi="Times New Roman" w:cs="Times New Roman"/>
                <w:bCs/>
                <w:kern w:val="28"/>
                <w:sz w:val="21"/>
                <w:szCs w:val="21"/>
                <w:highlight w:val="yellow"/>
              </w:rPr>
            </w:pPr>
          </w:p>
        </w:tc>
        <w:tc>
          <w:tcPr>
            <w:tcW w:w="332" w:type="pct"/>
            <w:tcBorders>
              <w:tl2br w:val="nil"/>
              <w:tr2bl w:val="nil"/>
            </w:tcBorders>
            <w:vAlign w:val="center"/>
          </w:tcPr>
          <w:p w14:paraId="5E8E8CEE">
            <w:pPr>
              <w:pStyle w:val="29"/>
              <w:widowControl w:val="0"/>
              <w:spacing w:line="420" w:lineRule="exact"/>
              <w:ind w:firstLine="0" w:firstLineChars="0"/>
              <w:jc w:val="both"/>
              <w:rPr>
                <w:rFonts w:ascii="Times New Roman" w:hAnsi="Times New Roman" w:cs="Times New Roman"/>
                <w:bCs/>
                <w:kern w:val="28"/>
                <w:sz w:val="21"/>
                <w:szCs w:val="21"/>
                <w:highlight w:val="yellow"/>
              </w:rPr>
            </w:pPr>
          </w:p>
        </w:tc>
        <w:tc>
          <w:tcPr>
            <w:tcW w:w="824" w:type="pct"/>
            <w:tcBorders>
              <w:tl2br w:val="nil"/>
              <w:tr2bl w:val="nil"/>
            </w:tcBorders>
            <w:vAlign w:val="center"/>
          </w:tcPr>
          <w:p w14:paraId="078727BC">
            <w:pPr>
              <w:pStyle w:val="29"/>
              <w:widowControl w:val="0"/>
              <w:spacing w:line="420" w:lineRule="exact"/>
              <w:ind w:firstLine="0" w:firstLineChars="0"/>
              <w:jc w:val="both"/>
              <w:rPr>
                <w:rFonts w:ascii="Times New Roman" w:hAnsi="Times New Roman" w:cs="Times New Roman"/>
                <w:bCs/>
                <w:kern w:val="28"/>
                <w:sz w:val="21"/>
                <w:szCs w:val="21"/>
                <w:highlight w:val="yellow"/>
              </w:rPr>
            </w:pPr>
          </w:p>
        </w:tc>
        <w:tc>
          <w:tcPr>
            <w:tcW w:w="243" w:type="pct"/>
            <w:tcBorders>
              <w:tl2br w:val="nil"/>
              <w:tr2bl w:val="nil"/>
            </w:tcBorders>
            <w:vAlign w:val="center"/>
          </w:tcPr>
          <w:p w14:paraId="084C401E">
            <w:pPr>
              <w:pStyle w:val="29"/>
              <w:widowControl w:val="0"/>
              <w:spacing w:line="420" w:lineRule="exact"/>
              <w:ind w:firstLine="0" w:firstLineChars="0"/>
              <w:jc w:val="both"/>
              <w:rPr>
                <w:rFonts w:ascii="Times New Roman" w:hAnsi="Times New Roman" w:cs="Times New Roman"/>
                <w:bCs/>
                <w:kern w:val="28"/>
                <w:sz w:val="21"/>
                <w:szCs w:val="21"/>
              </w:rPr>
            </w:pPr>
          </w:p>
        </w:tc>
        <w:tc>
          <w:tcPr>
            <w:tcW w:w="426" w:type="pct"/>
            <w:tcBorders>
              <w:tl2br w:val="nil"/>
              <w:tr2bl w:val="nil"/>
            </w:tcBorders>
            <w:vAlign w:val="center"/>
          </w:tcPr>
          <w:p w14:paraId="027D4B35">
            <w:pPr>
              <w:pStyle w:val="29"/>
              <w:widowControl w:val="0"/>
              <w:spacing w:line="420" w:lineRule="exact"/>
              <w:ind w:firstLine="0" w:firstLineChars="0"/>
              <w:jc w:val="both"/>
              <w:rPr>
                <w:rFonts w:ascii="Times New Roman" w:hAnsi="Times New Roman" w:cs="Times New Roman"/>
                <w:bCs/>
                <w:kern w:val="28"/>
                <w:sz w:val="21"/>
                <w:szCs w:val="21"/>
              </w:rPr>
            </w:pPr>
          </w:p>
        </w:tc>
        <w:tc>
          <w:tcPr>
            <w:tcW w:w="489" w:type="pct"/>
            <w:tcBorders>
              <w:tl2br w:val="nil"/>
              <w:tr2bl w:val="nil"/>
            </w:tcBorders>
            <w:vAlign w:val="center"/>
          </w:tcPr>
          <w:p w14:paraId="47037EA3">
            <w:pPr>
              <w:pStyle w:val="29"/>
              <w:widowControl w:val="0"/>
              <w:spacing w:line="420" w:lineRule="exact"/>
              <w:ind w:firstLine="0" w:firstLineChars="0"/>
              <w:jc w:val="both"/>
              <w:rPr>
                <w:rFonts w:ascii="Times New Roman" w:hAnsi="Times New Roman" w:cs="Times New Roman"/>
                <w:bCs/>
                <w:kern w:val="28"/>
                <w:sz w:val="21"/>
                <w:szCs w:val="21"/>
              </w:rPr>
            </w:pPr>
          </w:p>
        </w:tc>
        <w:tc>
          <w:tcPr>
            <w:tcW w:w="324" w:type="pct"/>
            <w:tcBorders>
              <w:tl2br w:val="nil"/>
              <w:tr2bl w:val="nil"/>
            </w:tcBorders>
            <w:vAlign w:val="center"/>
          </w:tcPr>
          <w:p w14:paraId="24F73A18">
            <w:pPr>
              <w:pStyle w:val="29"/>
              <w:widowControl w:val="0"/>
              <w:spacing w:line="420" w:lineRule="exact"/>
              <w:ind w:firstLine="0" w:firstLineChars="0"/>
              <w:jc w:val="both"/>
              <w:rPr>
                <w:rFonts w:ascii="Times New Roman" w:hAnsi="Times New Roman" w:cs="Times New Roman"/>
                <w:bCs/>
                <w:kern w:val="28"/>
                <w:sz w:val="21"/>
                <w:szCs w:val="21"/>
              </w:rPr>
            </w:pPr>
          </w:p>
        </w:tc>
      </w:tr>
    </w:tbl>
    <w:p w14:paraId="75B1F953">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试验设备、测试设备及要求</w:t>
      </w:r>
    </w:p>
    <w:p w14:paraId="5666A49D">
      <w:pPr>
        <w:pStyle w:val="18"/>
        <w:spacing w:line="420" w:lineRule="exact"/>
        <w:ind w:firstLine="480"/>
      </w:pPr>
      <w:r>
        <w:t>试验设备</w:t>
      </w:r>
      <w:r>
        <w:rPr>
          <w:rFonts w:hint="eastAsia"/>
        </w:rPr>
        <w:t>以及测试设备</w:t>
      </w:r>
      <w:r>
        <w:t>见</w:t>
      </w:r>
      <w:r>
        <w:rPr>
          <w:rFonts w:hint="eastAsia"/>
        </w:rPr>
        <w:t>表38</w:t>
      </w:r>
      <w:r>
        <w:t>。</w:t>
      </w:r>
    </w:p>
    <w:p w14:paraId="560F57E2">
      <w:pPr>
        <w:pStyle w:val="4"/>
      </w:pPr>
      <w:r>
        <w:rPr>
          <w:rFonts w:hint="eastAsia"/>
        </w:rPr>
        <w:t>试验、测试</w:t>
      </w:r>
      <w:r>
        <w:t>设备</w:t>
      </w:r>
      <w:r>
        <w:rPr>
          <w:rFonts w:hint="eastAsia"/>
        </w:rPr>
        <w:t>信息表</w:t>
      </w:r>
    </w:p>
    <w:tbl>
      <w:tblPr>
        <w:tblStyle w:val="12"/>
        <w:tblW w:w="505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9"/>
        <w:gridCol w:w="1874"/>
        <w:gridCol w:w="1204"/>
        <w:gridCol w:w="2811"/>
        <w:gridCol w:w="1206"/>
        <w:gridCol w:w="1083"/>
      </w:tblGrid>
      <w:tr w14:paraId="4F9DE0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388" w:type="pct"/>
            <w:vAlign w:val="center"/>
          </w:tcPr>
          <w:p w14:paraId="50EFE30A">
            <w:pPr>
              <w:snapToGrid w:val="0"/>
              <w:spacing w:line="280" w:lineRule="exact"/>
              <w:rPr>
                <w:rFonts w:cs="宋体" w:asciiTheme="minorEastAsia" w:hAnsiTheme="minorEastAsia"/>
                <w:szCs w:val="21"/>
              </w:rPr>
            </w:pPr>
            <w:r>
              <w:rPr>
                <w:rFonts w:hint="eastAsia" w:cs="宋体" w:asciiTheme="minorEastAsia" w:hAnsiTheme="minorEastAsia"/>
                <w:szCs w:val="21"/>
              </w:rPr>
              <w:t>序号</w:t>
            </w:r>
          </w:p>
        </w:tc>
        <w:tc>
          <w:tcPr>
            <w:tcW w:w="1057" w:type="pct"/>
            <w:vAlign w:val="center"/>
          </w:tcPr>
          <w:p w14:paraId="71C4064A">
            <w:pPr>
              <w:snapToGrid w:val="0"/>
              <w:spacing w:line="280" w:lineRule="exact"/>
              <w:jc w:val="center"/>
              <w:rPr>
                <w:rFonts w:cs="宋体" w:asciiTheme="minorEastAsia" w:hAnsiTheme="minorEastAsia"/>
                <w:szCs w:val="21"/>
              </w:rPr>
            </w:pPr>
            <w:r>
              <w:rPr>
                <w:rFonts w:hint="eastAsia" w:cs="宋体" w:asciiTheme="minorEastAsia" w:hAnsiTheme="minorEastAsia"/>
                <w:szCs w:val="21"/>
              </w:rPr>
              <w:t>设备名称</w:t>
            </w:r>
          </w:p>
        </w:tc>
        <w:tc>
          <w:tcPr>
            <w:tcW w:w="679" w:type="pct"/>
            <w:tcBorders>
              <w:right w:val="single" w:color="auto" w:sz="4" w:space="0"/>
            </w:tcBorders>
            <w:vAlign w:val="center"/>
          </w:tcPr>
          <w:p w14:paraId="5DFF6333">
            <w:pPr>
              <w:snapToGrid w:val="0"/>
              <w:spacing w:line="280" w:lineRule="exact"/>
              <w:jc w:val="center"/>
              <w:rPr>
                <w:rFonts w:cs="宋体" w:asciiTheme="minorEastAsia" w:hAnsiTheme="minorEastAsia"/>
                <w:szCs w:val="21"/>
              </w:rPr>
            </w:pPr>
            <w:r>
              <w:rPr>
                <w:rFonts w:hint="eastAsia" w:cs="宋体" w:asciiTheme="minorEastAsia" w:hAnsiTheme="minorEastAsia"/>
                <w:szCs w:val="21"/>
              </w:rPr>
              <w:t>设备型号</w:t>
            </w:r>
          </w:p>
        </w:tc>
        <w:tc>
          <w:tcPr>
            <w:tcW w:w="1585" w:type="pct"/>
            <w:tcBorders>
              <w:left w:val="single" w:color="auto" w:sz="4" w:space="0"/>
            </w:tcBorders>
            <w:vAlign w:val="center"/>
          </w:tcPr>
          <w:p w14:paraId="0CCAD24F">
            <w:pPr>
              <w:snapToGrid w:val="0"/>
              <w:spacing w:line="280" w:lineRule="exact"/>
              <w:jc w:val="center"/>
              <w:rPr>
                <w:rFonts w:cs="宋体" w:asciiTheme="minorEastAsia" w:hAnsiTheme="minorEastAsia"/>
                <w:szCs w:val="21"/>
              </w:rPr>
            </w:pPr>
            <w:r>
              <w:rPr>
                <w:rFonts w:hint="eastAsia" w:cs="宋体" w:asciiTheme="minorEastAsia" w:hAnsiTheme="minorEastAsia"/>
                <w:szCs w:val="21"/>
              </w:rPr>
              <w:t>主要技术指标</w:t>
            </w:r>
          </w:p>
        </w:tc>
        <w:tc>
          <w:tcPr>
            <w:tcW w:w="680" w:type="pct"/>
            <w:vAlign w:val="center"/>
          </w:tcPr>
          <w:p w14:paraId="0C15776D">
            <w:pPr>
              <w:snapToGrid w:val="0"/>
              <w:spacing w:line="280" w:lineRule="exact"/>
              <w:jc w:val="center"/>
              <w:rPr>
                <w:rFonts w:cs="宋体" w:asciiTheme="minorEastAsia" w:hAnsiTheme="minorEastAsia"/>
                <w:szCs w:val="21"/>
              </w:rPr>
            </w:pPr>
            <w:r>
              <w:rPr>
                <w:rFonts w:hint="eastAsia" w:cs="宋体" w:asciiTheme="minorEastAsia" w:hAnsiTheme="minorEastAsia"/>
                <w:szCs w:val="21"/>
              </w:rPr>
              <w:t>设备精度</w:t>
            </w:r>
          </w:p>
        </w:tc>
        <w:tc>
          <w:tcPr>
            <w:tcW w:w="611" w:type="pct"/>
            <w:vAlign w:val="center"/>
          </w:tcPr>
          <w:p w14:paraId="57368C4C">
            <w:pPr>
              <w:snapToGrid w:val="0"/>
              <w:spacing w:line="280" w:lineRule="exact"/>
              <w:jc w:val="center"/>
              <w:rPr>
                <w:rFonts w:cs="宋体" w:asciiTheme="minorEastAsia" w:hAnsiTheme="minorEastAsia"/>
                <w:szCs w:val="21"/>
              </w:rPr>
            </w:pPr>
            <w:r>
              <w:rPr>
                <w:rFonts w:hint="eastAsia" w:cs="宋体" w:asciiTheme="minorEastAsia" w:hAnsiTheme="minorEastAsia"/>
                <w:szCs w:val="21"/>
              </w:rPr>
              <w:t>校准周期</w:t>
            </w:r>
          </w:p>
        </w:tc>
      </w:tr>
      <w:tr w14:paraId="5EE975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388" w:type="pct"/>
            <w:vAlign w:val="center"/>
          </w:tcPr>
          <w:p w14:paraId="76B5E260">
            <w:pPr>
              <w:pStyle w:val="73"/>
              <w:widowControl w:val="0"/>
              <w:numPr>
                <w:ilvl w:val="0"/>
                <w:numId w:val="45"/>
              </w:numPr>
              <w:adjustRightInd w:val="0"/>
              <w:snapToGrid w:val="0"/>
              <w:spacing w:line="280" w:lineRule="exact"/>
              <w:jc w:val="center"/>
              <w:rPr>
                <w:rFonts w:cs="宋体" w:asciiTheme="minorEastAsia" w:hAnsiTheme="minorEastAsia" w:eastAsiaTheme="minorEastAsia"/>
                <w:szCs w:val="21"/>
              </w:rPr>
            </w:pPr>
          </w:p>
        </w:tc>
        <w:tc>
          <w:tcPr>
            <w:tcW w:w="1057" w:type="pct"/>
            <w:vAlign w:val="center"/>
          </w:tcPr>
          <w:p w14:paraId="0D7636C5">
            <w:pPr>
              <w:spacing w:line="260" w:lineRule="exact"/>
              <w:jc w:val="left"/>
              <w:rPr>
                <w:rFonts w:asciiTheme="minorEastAsia" w:hAnsiTheme="minorEastAsia"/>
                <w:szCs w:val="21"/>
              </w:rPr>
            </w:pPr>
            <w:r>
              <w:rPr>
                <w:rFonts w:hint="eastAsia" w:asciiTheme="minorEastAsia" w:hAnsiTheme="minorEastAsia"/>
                <w:szCs w:val="21"/>
              </w:rPr>
              <w:t>试验台</w:t>
            </w:r>
          </w:p>
        </w:tc>
        <w:tc>
          <w:tcPr>
            <w:tcW w:w="679" w:type="pct"/>
            <w:tcBorders>
              <w:right w:val="single" w:color="auto" w:sz="4" w:space="0"/>
            </w:tcBorders>
            <w:vAlign w:val="center"/>
          </w:tcPr>
          <w:p w14:paraId="504259BC">
            <w:pPr>
              <w:snapToGrid w:val="0"/>
              <w:spacing w:line="280" w:lineRule="exact"/>
              <w:jc w:val="center"/>
              <w:rPr>
                <w:rFonts w:cs="宋体" w:asciiTheme="minorEastAsia" w:hAnsiTheme="minorEastAsia"/>
                <w:szCs w:val="21"/>
              </w:rPr>
            </w:pPr>
            <w:r>
              <w:rPr>
                <w:rFonts w:asciiTheme="minorEastAsia" w:hAnsiTheme="minorEastAsia"/>
                <w:szCs w:val="21"/>
              </w:rPr>
              <w:t>XXX</w:t>
            </w:r>
          </w:p>
        </w:tc>
        <w:tc>
          <w:tcPr>
            <w:tcW w:w="1585" w:type="pct"/>
            <w:tcBorders>
              <w:left w:val="single" w:color="auto" w:sz="4" w:space="0"/>
            </w:tcBorders>
            <w:vAlign w:val="center"/>
          </w:tcPr>
          <w:p w14:paraId="53A618DF">
            <w:pPr>
              <w:spacing w:line="260" w:lineRule="exact"/>
              <w:jc w:val="left"/>
              <w:rPr>
                <w:rFonts w:hint="eastAsia" w:asciiTheme="minorEastAsia" w:hAnsiTheme="minorEastAsia"/>
                <w:szCs w:val="21"/>
              </w:rPr>
            </w:pPr>
            <w:r>
              <w:rPr>
                <w:rFonts w:hint="eastAsia" w:asciiTheme="minorEastAsia" w:hAnsiTheme="minorEastAsia"/>
                <w:szCs w:val="21"/>
              </w:rPr>
              <w:t>/</w:t>
            </w:r>
          </w:p>
        </w:tc>
        <w:tc>
          <w:tcPr>
            <w:tcW w:w="680" w:type="pct"/>
            <w:vAlign w:val="center"/>
          </w:tcPr>
          <w:p w14:paraId="08A98B1F">
            <w:pPr>
              <w:snapToGrid w:val="0"/>
              <w:spacing w:line="280" w:lineRule="exact"/>
              <w:rPr>
                <w:rFonts w:asciiTheme="minorEastAsia" w:hAnsiTheme="minorEastAsia"/>
                <w:szCs w:val="21"/>
              </w:rPr>
            </w:pPr>
            <w:r>
              <w:rPr>
                <w:rFonts w:asciiTheme="minorEastAsia" w:hAnsiTheme="minorEastAsia"/>
                <w:szCs w:val="21"/>
              </w:rPr>
              <w:t>/</w:t>
            </w:r>
          </w:p>
        </w:tc>
        <w:tc>
          <w:tcPr>
            <w:tcW w:w="611" w:type="pct"/>
            <w:vAlign w:val="center"/>
          </w:tcPr>
          <w:p w14:paraId="0631354C">
            <w:pPr>
              <w:spacing w:line="280" w:lineRule="exact"/>
              <w:jc w:val="center"/>
              <w:rPr>
                <w:rFonts w:cs="宋体" w:asciiTheme="minorEastAsia" w:hAnsiTheme="minorEastAsia"/>
                <w:szCs w:val="21"/>
              </w:rPr>
            </w:pPr>
            <w:r>
              <w:rPr>
                <w:rFonts w:hint="eastAsia" w:cs="宋体" w:asciiTheme="minorEastAsia" w:hAnsiTheme="minorEastAsia"/>
                <w:szCs w:val="21"/>
              </w:rPr>
              <w:t>1年</w:t>
            </w:r>
          </w:p>
        </w:tc>
      </w:tr>
      <w:tr w14:paraId="6F57F9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5" w:hRule="atLeast"/>
          <w:jc w:val="center"/>
        </w:trPr>
        <w:tc>
          <w:tcPr>
            <w:tcW w:w="388" w:type="pct"/>
            <w:vAlign w:val="center"/>
          </w:tcPr>
          <w:p w14:paraId="1ED987F1">
            <w:pPr>
              <w:pStyle w:val="73"/>
              <w:widowControl w:val="0"/>
              <w:numPr>
                <w:ilvl w:val="0"/>
                <w:numId w:val="45"/>
              </w:numPr>
              <w:adjustRightInd w:val="0"/>
              <w:snapToGrid w:val="0"/>
              <w:spacing w:line="280" w:lineRule="exact"/>
              <w:jc w:val="center"/>
              <w:rPr>
                <w:rFonts w:cs="宋体" w:asciiTheme="minorEastAsia" w:hAnsiTheme="minorEastAsia" w:eastAsiaTheme="minorEastAsia"/>
                <w:szCs w:val="21"/>
              </w:rPr>
            </w:pPr>
          </w:p>
        </w:tc>
        <w:tc>
          <w:tcPr>
            <w:tcW w:w="1057" w:type="pct"/>
            <w:vAlign w:val="center"/>
          </w:tcPr>
          <w:p w14:paraId="7B9F2432">
            <w:pPr>
              <w:snapToGrid w:val="0"/>
              <w:spacing w:line="320" w:lineRule="exact"/>
              <w:jc w:val="left"/>
              <w:rPr>
                <w:rFonts w:asciiTheme="minorEastAsia" w:hAnsiTheme="minorEastAsia"/>
                <w:szCs w:val="21"/>
              </w:rPr>
            </w:pPr>
            <w:r>
              <w:rPr>
                <w:rFonts w:hint="eastAsia" w:cs="宋体" w:asciiTheme="minorEastAsia" w:hAnsiTheme="minorEastAsia"/>
                <w:snapToGrid w:val="0"/>
                <w:kern w:val="0"/>
                <w:szCs w:val="21"/>
              </w:rPr>
              <w:t>温湿度表</w:t>
            </w:r>
          </w:p>
        </w:tc>
        <w:tc>
          <w:tcPr>
            <w:tcW w:w="679" w:type="pct"/>
            <w:tcBorders>
              <w:right w:val="single" w:color="auto" w:sz="4" w:space="0"/>
            </w:tcBorders>
            <w:vAlign w:val="center"/>
          </w:tcPr>
          <w:p w14:paraId="17005CCB">
            <w:pPr>
              <w:pStyle w:val="73"/>
              <w:widowControl w:val="0"/>
              <w:adjustRightInd w:val="0"/>
              <w:snapToGrid w:val="0"/>
              <w:spacing w:line="280" w:lineRule="exact"/>
              <w:ind w:firstLine="0"/>
              <w:jc w:val="center"/>
              <w:rPr>
                <w:rFonts w:asciiTheme="minorEastAsia" w:hAnsiTheme="minorEastAsia" w:eastAsiaTheme="minorEastAsia"/>
                <w:szCs w:val="21"/>
              </w:rPr>
            </w:pPr>
            <w:r>
              <w:rPr>
                <w:rFonts w:hint="eastAsia" w:cs="宋体" w:asciiTheme="minorEastAsia" w:hAnsiTheme="minorEastAsia" w:eastAsiaTheme="minorEastAsia"/>
                <w:snapToGrid w:val="0"/>
                <w:szCs w:val="21"/>
              </w:rPr>
              <w:t>TH-101B</w:t>
            </w:r>
          </w:p>
        </w:tc>
        <w:tc>
          <w:tcPr>
            <w:tcW w:w="1585" w:type="pct"/>
            <w:tcBorders>
              <w:left w:val="single" w:color="auto" w:sz="4" w:space="0"/>
            </w:tcBorders>
            <w:vAlign w:val="center"/>
          </w:tcPr>
          <w:p w14:paraId="360CBCDA">
            <w:pPr>
              <w:snapToGrid w:val="0"/>
              <w:jc w:val="left"/>
              <w:rPr>
                <w:rFonts w:cs="宋体" w:asciiTheme="minorEastAsia" w:hAnsiTheme="minorEastAsia"/>
                <w:szCs w:val="21"/>
              </w:rPr>
            </w:pPr>
            <w:r>
              <w:rPr>
                <w:rFonts w:hint="eastAsia" w:cs="宋体" w:asciiTheme="minorEastAsia" w:hAnsiTheme="minorEastAsia"/>
                <w:szCs w:val="21"/>
              </w:rPr>
              <w:t>温度：0℃～50℃</w:t>
            </w:r>
          </w:p>
          <w:p w14:paraId="6E6D0085">
            <w:pPr>
              <w:snapToGrid w:val="0"/>
              <w:jc w:val="left"/>
              <w:rPr>
                <w:rFonts w:cs="宋体" w:asciiTheme="minorEastAsia" w:hAnsiTheme="minorEastAsia"/>
                <w:szCs w:val="21"/>
              </w:rPr>
            </w:pPr>
            <w:r>
              <w:rPr>
                <w:rFonts w:hint="eastAsia" w:cs="宋体" w:asciiTheme="minorEastAsia" w:hAnsiTheme="minorEastAsia"/>
                <w:szCs w:val="21"/>
              </w:rPr>
              <w:t>湿度：10 ～95%</w:t>
            </w:r>
          </w:p>
        </w:tc>
        <w:tc>
          <w:tcPr>
            <w:tcW w:w="680" w:type="pct"/>
            <w:vAlign w:val="center"/>
          </w:tcPr>
          <w:p w14:paraId="39584932">
            <w:pPr>
              <w:spacing w:line="280" w:lineRule="exact"/>
              <w:jc w:val="center"/>
              <w:rPr>
                <w:rFonts w:cs="宋体" w:asciiTheme="minorEastAsia" w:hAnsiTheme="minorEastAsia"/>
                <w:szCs w:val="21"/>
              </w:rPr>
            </w:pPr>
            <w:r>
              <w:rPr>
                <w:rFonts w:hint="eastAsia" w:cs="宋体" w:asciiTheme="minorEastAsia" w:hAnsiTheme="minorEastAsia"/>
                <w:szCs w:val="21"/>
              </w:rPr>
              <w:t>温度：1℃</w:t>
            </w:r>
          </w:p>
          <w:p w14:paraId="3E5B3CF0">
            <w:pPr>
              <w:spacing w:line="280" w:lineRule="exact"/>
              <w:jc w:val="center"/>
              <w:rPr>
                <w:rFonts w:cs="宋体" w:asciiTheme="minorEastAsia" w:hAnsiTheme="minorEastAsia"/>
                <w:szCs w:val="21"/>
              </w:rPr>
            </w:pPr>
            <w:r>
              <w:rPr>
                <w:rFonts w:hint="eastAsia" w:cs="宋体" w:asciiTheme="minorEastAsia" w:hAnsiTheme="minorEastAsia"/>
                <w:szCs w:val="21"/>
              </w:rPr>
              <w:t>湿度：1%RH</w:t>
            </w:r>
          </w:p>
        </w:tc>
        <w:tc>
          <w:tcPr>
            <w:tcW w:w="611" w:type="pct"/>
            <w:vAlign w:val="center"/>
          </w:tcPr>
          <w:p w14:paraId="4D9AB01E">
            <w:pPr>
              <w:snapToGrid w:val="0"/>
              <w:spacing w:line="280" w:lineRule="exact"/>
              <w:jc w:val="center"/>
              <w:rPr>
                <w:rFonts w:cs="宋体" w:asciiTheme="minorEastAsia" w:hAnsiTheme="minorEastAsia"/>
                <w:szCs w:val="21"/>
              </w:rPr>
            </w:pPr>
            <w:r>
              <w:rPr>
                <w:rFonts w:hint="eastAsia" w:cs="宋体" w:asciiTheme="minorEastAsia" w:hAnsiTheme="minorEastAsia"/>
                <w:szCs w:val="21"/>
              </w:rPr>
              <w:t>1年</w:t>
            </w:r>
          </w:p>
        </w:tc>
      </w:tr>
      <w:tr w14:paraId="42C6FB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0" w:hRule="atLeast"/>
          <w:jc w:val="center"/>
        </w:trPr>
        <w:tc>
          <w:tcPr>
            <w:tcW w:w="388" w:type="pct"/>
            <w:vAlign w:val="center"/>
          </w:tcPr>
          <w:p w14:paraId="2EA5CC62">
            <w:pPr>
              <w:pStyle w:val="73"/>
              <w:widowControl w:val="0"/>
              <w:numPr>
                <w:ilvl w:val="0"/>
                <w:numId w:val="45"/>
              </w:numPr>
              <w:adjustRightInd w:val="0"/>
              <w:snapToGrid w:val="0"/>
              <w:spacing w:line="280" w:lineRule="exact"/>
              <w:jc w:val="center"/>
              <w:rPr>
                <w:rFonts w:cs="宋体" w:asciiTheme="minorEastAsia" w:hAnsiTheme="minorEastAsia" w:eastAsiaTheme="minorEastAsia"/>
                <w:szCs w:val="21"/>
              </w:rPr>
            </w:pPr>
          </w:p>
        </w:tc>
        <w:tc>
          <w:tcPr>
            <w:tcW w:w="1057" w:type="pct"/>
            <w:vAlign w:val="center"/>
          </w:tcPr>
          <w:p w14:paraId="2F804EF0">
            <w:pPr>
              <w:snapToGrid w:val="0"/>
              <w:spacing w:line="320" w:lineRule="exact"/>
              <w:jc w:val="left"/>
              <w:rPr>
                <w:rFonts w:cs="宋体" w:asciiTheme="minorEastAsia" w:hAnsiTheme="minorEastAsia"/>
                <w:snapToGrid w:val="0"/>
                <w:kern w:val="0"/>
                <w:szCs w:val="21"/>
              </w:rPr>
            </w:pPr>
            <w:r>
              <w:rPr>
                <w:rFonts w:hint="eastAsia" w:cs="宋体" w:asciiTheme="minorEastAsia" w:hAnsiTheme="minorEastAsia"/>
                <w:snapToGrid w:val="0"/>
                <w:kern w:val="0"/>
                <w:szCs w:val="21"/>
              </w:rPr>
              <w:t>大气压计</w:t>
            </w:r>
          </w:p>
        </w:tc>
        <w:tc>
          <w:tcPr>
            <w:tcW w:w="679" w:type="pct"/>
            <w:tcBorders>
              <w:right w:val="single" w:color="auto" w:sz="4" w:space="0"/>
            </w:tcBorders>
            <w:vAlign w:val="center"/>
          </w:tcPr>
          <w:p w14:paraId="6EDEE369">
            <w:pPr>
              <w:pStyle w:val="73"/>
              <w:widowControl w:val="0"/>
              <w:adjustRightInd w:val="0"/>
              <w:snapToGrid w:val="0"/>
              <w:spacing w:line="280" w:lineRule="exact"/>
              <w:ind w:firstLine="0"/>
              <w:jc w:val="center"/>
              <w:rPr>
                <w:rFonts w:cs="宋体" w:asciiTheme="minorEastAsia" w:hAnsiTheme="minorEastAsia" w:eastAsiaTheme="minorEastAsia"/>
                <w:szCs w:val="21"/>
              </w:rPr>
            </w:pPr>
            <w:r>
              <w:rPr>
                <w:rFonts w:hint="eastAsia" w:cs="宋体" w:asciiTheme="minorEastAsia" w:hAnsiTheme="minorEastAsia" w:eastAsiaTheme="minorEastAsia"/>
                <w:snapToGrid w:val="0"/>
                <w:szCs w:val="21"/>
              </w:rPr>
              <w:t>DYM3</w:t>
            </w:r>
          </w:p>
        </w:tc>
        <w:tc>
          <w:tcPr>
            <w:tcW w:w="1585" w:type="pct"/>
            <w:tcBorders>
              <w:left w:val="single" w:color="auto" w:sz="4" w:space="0"/>
            </w:tcBorders>
            <w:vAlign w:val="center"/>
          </w:tcPr>
          <w:p w14:paraId="7ED6830F">
            <w:pPr>
              <w:snapToGrid w:val="0"/>
              <w:jc w:val="left"/>
              <w:rPr>
                <w:rFonts w:cs="宋体" w:asciiTheme="minorEastAsia" w:hAnsiTheme="minorEastAsia"/>
                <w:snapToGrid w:val="0"/>
                <w:kern w:val="0"/>
                <w:szCs w:val="21"/>
              </w:rPr>
            </w:pPr>
            <w:r>
              <w:rPr>
                <w:rFonts w:hint="eastAsia" w:cs="宋体" w:asciiTheme="minorEastAsia" w:hAnsiTheme="minorEastAsia"/>
                <w:szCs w:val="21"/>
              </w:rPr>
              <w:t>80～106kPa</w:t>
            </w:r>
          </w:p>
        </w:tc>
        <w:tc>
          <w:tcPr>
            <w:tcW w:w="680" w:type="pct"/>
            <w:vAlign w:val="center"/>
          </w:tcPr>
          <w:p w14:paraId="6525F10D">
            <w:pPr>
              <w:spacing w:line="280" w:lineRule="exact"/>
              <w:jc w:val="center"/>
              <w:rPr>
                <w:rFonts w:cs="宋体" w:asciiTheme="minorEastAsia" w:hAnsiTheme="minorEastAsia"/>
                <w:szCs w:val="21"/>
              </w:rPr>
            </w:pPr>
            <w:r>
              <w:rPr>
                <w:rFonts w:hint="eastAsia" w:cs="宋体" w:asciiTheme="minorEastAsia" w:hAnsiTheme="minorEastAsia"/>
                <w:szCs w:val="21"/>
              </w:rPr>
              <w:t>0.1 kPa</w:t>
            </w:r>
          </w:p>
        </w:tc>
        <w:tc>
          <w:tcPr>
            <w:tcW w:w="611" w:type="pct"/>
            <w:vAlign w:val="center"/>
          </w:tcPr>
          <w:p w14:paraId="11E5B50C">
            <w:pPr>
              <w:snapToGrid w:val="0"/>
              <w:spacing w:line="280" w:lineRule="exact"/>
              <w:jc w:val="center"/>
              <w:rPr>
                <w:rFonts w:cs="宋体" w:asciiTheme="minorEastAsia" w:hAnsiTheme="minorEastAsia"/>
                <w:szCs w:val="21"/>
              </w:rPr>
            </w:pPr>
            <w:r>
              <w:rPr>
                <w:rFonts w:hint="eastAsia" w:cs="宋体" w:asciiTheme="minorEastAsia" w:hAnsiTheme="minorEastAsia"/>
                <w:szCs w:val="21"/>
              </w:rPr>
              <w:t>1年</w:t>
            </w:r>
          </w:p>
        </w:tc>
      </w:tr>
      <w:tr w14:paraId="5A13C7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0" w:hRule="atLeast"/>
          <w:jc w:val="center"/>
        </w:trPr>
        <w:tc>
          <w:tcPr>
            <w:tcW w:w="388" w:type="pct"/>
            <w:vAlign w:val="center"/>
          </w:tcPr>
          <w:p w14:paraId="4912ECE3">
            <w:pPr>
              <w:pStyle w:val="73"/>
              <w:widowControl w:val="0"/>
              <w:numPr>
                <w:ilvl w:val="0"/>
                <w:numId w:val="45"/>
              </w:numPr>
              <w:adjustRightInd w:val="0"/>
              <w:snapToGrid w:val="0"/>
              <w:spacing w:line="280" w:lineRule="exact"/>
              <w:jc w:val="center"/>
              <w:rPr>
                <w:rFonts w:cs="宋体" w:asciiTheme="minorEastAsia" w:hAnsiTheme="minorEastAsia" w:eastAsiaTheme="minorEastAsia"/>
                <w:szCs w:val="21"/>
              </w:rPr>
            </w:pPr>
          </w:p>
        </w:tc>
        <w:tc>
          <w:tcPr>
            <w:tcW w:w="1057" w:type="pct"/>
            <w:vAlign w:val="center"/>
          </w:tcPr>
          <w:p w14:paraId="452E37D6">
            <w:pPr>
              <w:spacing w:line="280" w:lineRule="exact"/>
              <w:jc w:val="left"/>
              <w:rPr>
                <w:rFonts w:asciiTheme="minorEastAsia" w:hAnsiTheme="minorEastAsia"/>
                <w:szCs w:val="21"/>
              </w:rPr>
            </w:pPr>
            <w:r>
              <w:rPr>
                <w:rFonts w:hint="eastAsia" w:asciiTheme="minorEastAsia" w:hAnsiTheme="minorEastAsia"/>
                <w:szCs w:val="21"/>
              </w:rPr>
              <w:t>雷电感应瞬态系统</w:t>
            </w:r>
          </w:p>
        </w:tc>
        <w:tc>
          <w:tcPr>
            <w:tcW w:w="679" w:type="pct"/>
            <w:tcBorders>
              <w:right w:val="single" w:color="auto" w:sz="4" w:space="0"/>
            </w:tcBorders>
            <w:vAlign w:val="center"/>
          </w:tcPr>
          <w:p w14:paraId="03D85E72">
            <w:pPr>
              <w:pStyle w:val="73"/>
              <w:widowControl w:val="0"/>
              <w:adjustRightInd w:val="0"/>
              <w:snapToGrid w:val="0"/>
              <w:spacing w:line="280" w:lineRule="exact"/>
              <w:ind w:firstLine="0"/>
              <w:jc w:val="center"/>
              <w:rPr>
                <w:rFonts w:cs="宋体" w:asciiTheme="minorEastAsia" w:hAnsiTheme="minorEastAsia" w:eastAsiaTheme="minorEastAsia"/>
                <w:szCs w:val="21"/>
              </w:rPr>
            </w:pPr>
            <w:r>
              <w:rPr>
                <w:rFonts w:asciiTheme="minorEastAsia" w:hAnsiTheme="minorEastAsia" w:eastAsiaTheme="minorEastAsia"/>
                <w:szCs w:val="21"/>
              </w:rPr>
              <w:t>ETS 160MB</w:t>
            </w:r>
          </w:p>
        </w:tc>
        <w:tc>
          <w:tcPr>
            <w:tcW w:w="1585" w:type="pct"/>
            <w:tcBorders>
              <w:left w:val="single" w:color="auto" w:sz="4" w:space="0"/>
            </w:tcBorders>
          </w:tcPr>
          <w:p w14:paraId="03FC33B5">
            <w:pPr>
              <w:jc w:val="left"/>
              <w:rPr>
                <w:rFonts w:asciiTheme="minorEastAsia" w:hAnsiTheme="minorEastAsia"/>
                <w:szCs w:val="21"/>
              </w:rPr>
            </w:pPr>
            <w:r>
              <w:rPr>
                <w:rFonts w:hint="eastAsia" w:asciiTheme="minorEastAsia" w:hAnsiTheme="minorEastAsia"/>
                <w:szCs w:val="21"/>
              </w:rPr>
              <w:t>电压范围：（-3200～3200）V；</w:t>
            </w:r>
          </w:p>
          <w:p w14:paraId="286107D4">
            <w:pPr>
              <w:jc w:val="left"/>
              <w:rPr>
                <w:rFonts w:asciiTheme="minorEastAsia" w:hAnsiTheme="minorEastAsia"/>
                <w:szCs w:val="21"/>
              </w:rPr>
            </w:pPr>
            <w:r>
              <w:rPr>
                <w:rFonts w:hint="eastAsia" w:asciiTheme="minorEastAsia" w:hAnsiTheme="minorEastAsia"/>
                <w:szCs w:val="21"/>
              </w:rPr>
              <w:t>电流范围：（-128～128）A</w:t>
            </w:r>
          </w:p>
        </w:tc>
        <w:tc>
          <w:tcPr>
            <w:tcW w:w="680" w:type="pct"/>
            <w:vAlign w:val="center"/>
          </w:tcPr>
          <w:p w14:paraId="550C19E6">
            <w:pPr>
              <w:spacing w:line="280" w:lineRule="exact"/>
              <w:jc w:val="center"/>
              <w:rPr>
                <w:rFonts w:cs="宋体" w:asciiTheme="minorEastAsia" w:hAnsiTheme="minorEastAsia"/>
                <w:szCs w:val="21"/>
              </w:rPr>
            </w:pPr>
            <w:r>
              <w:rPr>
                <w:rFonts w:hint="eastAsia" w:cs="宋体" w:asciiTheme="minorEastAsia" w:hAnsiTheme="minorEastAsia"/>
                <w:szCs w:val="21"/>
              </w:rPr>
              <w:t>/</w:t>
            </w:r>
          </w:p>
        </w:tc>
        <w:tc>
          <w:tcPr>
            <w:tcW w:w="611" w:type="pct"/>
            <w:vAlign w:val="center"/>
          </w:tcPr>
          <w:p w14:paraId="43C1FC10">
            <w:pPr>
              <w:snapToGrid w:val="0"/>
              <w:spacing w:line="280" w:lineRule="exact"/>
              <w:jc w:val="center"/>
              <w:rPr>
                <w:rFonts w:cs="宋体" w:asciiTheme="minorEastAsia" w:hAnsiTheme="minorEastAsia"/>
                <w:szCs w:val="21"/>
              </w:rPr>
            </w:pPr>
            <w:r>
              <w:rPr>
                <w:rFonts w:hint="eastAsia" w:cs="宋体" w:asciiTheme="minorEastAsia" w:hAnsiTheme="minorEastAsia"/>
                <w:szCs w:val="21"/>
              </w:rPr>
              <w:t>1年</w:t>
            </w:r>
          </w:p>
        </w:tc>
      </w:tr>
      <w:tr w14:paraId="23D00B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0" w:hRule="atLeast"/>
          <w:jc w:val="center"/>
        </w:trPr>
        <w:tc>
          <w:tcPr>
            <w:tcW w:w="388" w:type="pct"/>
            <w:vAlign w:val="center"/>
          </w:tcPr>
          <w:p w14:paraId="29791114">
            <w:pPr>
              <w:pStyle w:val="73"/>
              <w:widowControl w:val="0"/>
              <w:numPr>
                <w:ilvl w:val="0"/>
                <w:numId w:val="45"/>
              </w:numPr>
              <w:adjustRightInd w:val="0"/>
              <w:snapToGrid w:val="0"/>
              <w:spacing w:line="280" w:lineRule="exact"/>
              <w:jc w:val="center"/>
              <w:rPr>
                <w:rFonts w:cs="宋体" w:asciiTheme="minorEastAsia" w:hAnsiTheme="minorEastAsia" w:eastAsiaTheme="minorEastAsia"/>
                <w:szCs w:val="21"/>
              </w:rPr>
            </w:pPr>
          </w:p>
        </w:tc>
        <w:tc>
          <w:tcPr>
            <w:tcW w:w="1057" w:type="pct"/>
            <w:vAlign w:val="center"/>
          </w:tcPr>
          <w:p w14:paraId="3DFEF6A5">
            <w:pPr>
              <w:spacing w:line="280" w:lineRule="exact"/>
              <w:jc w:val="left"/>
              <w:rPr>
                <w:rFonts w:asciiTheme="minorEastAsia" w:hAnsiTheme="minorEastAsia"/>
                <w:szCs w:val="21"/>
              </w:rPr>
            </w:pPr>
            <w:r>
              <w:rPr>
                <w:rFonts w:hint="eastAsia" w:asciiTheme="minorEastAsia" w:hAnsiTheme="minorEastAsia"/>
                <w:szCs w:val="21"/>
              </w:rPr>
              <w:t>雷电感应瞬态系统</w:t>
            </w:r>
          </w:p>
        </w:tc>
        <w:tc>
          <w:tcPr>
            <w:tcW w:w="679" w:type="pct"/>
            <w:tcBorders>
              <w:right w:val="single" w:color="auto" w:sz="4" w:space="0"/>
            </w:tcBorders>
            <w:vAlign w:val="center"/>
          </w:tcPr>
          <w:p w14:paraId="58E0362B">
            <w:pPr>
              <w:pStyle w:val="73"/>
              <w:widowControl w:val="0"/>
              <w:adjustRightInd w:val="0"/>
              <w:snapToGrid w:val="0"/>
              <w:spacing w:line="280" w:lineRule="exact"/>
              <w:ind w:firstLine="0"/>
              <w:jc w:val="center"/>
              <w:rPr>
                <w:rFonts w:asciiTheme="minorEastAsia" w:hAnsiTheme="minorEastAsia" w:eastAsiaTheme="minorEastAsia"/>
                <w:szCs w:val="21"/>
              </w:rPr>
            </w:pPr>
            <w:r>
              <w:rPr>
                <w:rFonts w:asciiTheme="minorEastAsia" w:hAnsiTheme="minorEastAsia" w:eastAsiaTheme="minorEastAsia"/>
                <w:szCs w:val="21"/>
              </w:rPr>
              <w:t>LSS 160</w:t>
            </w:r>
            <w:r>
              <w:rPr>
                <w:rFonts w:hint="eastAsia" w:asciiTheme="minorEastAsia" w:hAnsiTheme="minorEastAsia" w:eastAsiaTheme="minorEastAsia"/>
                <w:szCs w:val="21"/>
              </w:rPr>
              <w:t>SS</w:t>
            </w:r>
          </w:p>
        </w:tc>
        <w:tc>
          <w:tcPr>
            <w:tcW w:w="1585" w:type="pct"/>
            <w:tcBorders>
              <w:left w:val="single" w:color="auto" w:sz="4" w:space="0"/>
            </w:tcBorders>
          </w:tcPr>
          <w:p w14:paraId="0222CEF0">
            <w:pPr>
              <w:jc w:val="left"/>
              <w:rPr>
                <w:rFonts w:asciiTheme="minorEastAsia" w:hAnsiTheme="minorEastAsia"/>
                <w:szCs w:val="21"/>
              </w:rPr>
            </w:pPr>
            <w:r>
              <w:rPr>
                <w:rFonts w:hint="eastAsia" w:asciiTheme="minorEastAsia" w:hAnsiTheme="minorEastAsia"/>
                <w:szCs w:val="21"/>
              </w:rPr>
              <w:t>电压范围：（-3200～3200）V；</w:t>
            </w:r>
          </w:p>
          <w:p w14:paraId="5FB17717">
            <w:pPr>
              <w:jc w:val="left"/>
              <w:rPr>
                <w:rFonts w:asciiTheme="minorEastAsia" w:hAnsiTheme="minorEastAsia"/>
                <w:szCs w:val="21"/>
              </w:rPr>
            </w:pPr>
            <w:r>
              <w:rPr>
                <w:rFonts w:hint="eastAsia" w:asciiTheme="minorEastAsia" w:hAnsiTheme="minorEastAsia"/>
                <w:szCs w:val="21"/>
              </w:rPr>
              <w:t>电流范围：（-3200～3200）A</w:t>
            </w:r>
          </w:p>
        </w:tc>
        <w:tc>
          <w:tcPr>
            <w:tcW w:w="680" w:type="pct"/>
            <w:vAlign w:val="center"/>
          </w:tcPr>
          <w:p w14:paraId="3059A301">
            <w:pPr>
              <w:spacing w:line="280" w:lineRule="exact"/>
              <w:jc w:val="center"/>
              <w:rPr>
                <w:rFonts w:cs="宋体" w:asciiTheme="minorEastAsia" w:hAnsiTheme="minorEastAsia"/>
                <w:szCs w:val="21"/>
              </w:rPr>
            </w:pPr>
            <w:r>
              <w:rPr>
                <w:rFonts w:hint="eastAsia" w:cs="宋体" w:asciiTheme="minorEastAsia" w:hAnsiTheme="minorEastAsia"/>
                <w:szCs w:val="21"/>
              </w:rPr>
              <w:t>/</w:t>
            </w:r>
          </w:p>
        </w:tc>
        <w:tc>
          <w:tcPr>
            <w:tcW w:w="611" w:type="pct"/>
            <w:vAlign w:val="center"/>
          </w:tcPr>
          <w:p w14:paraId="512A0295">
            <w:pPr>
              <w:snapToGrid w:val="0"/>
              <w:spacing w:line="280" w:lineRule="exact"/>
              <w:jc w:val="center"/>
              <w:rPr>
                <w:rFonts w:cs="宋体" w:asciiTheme="minorEastAsia" w:hAnsiTheme="minorEastAsia"/>
                <w:szCs w:val="21"/>
              </w:rPr>
            </w:pPr>
            <w:r>
              <w:rPr>
                <w:rFonts w:hint="eastAsia" w:cs="宋体" w:asciiTheme="minorEastAsia" w:hAnsiTheme="minorEastAsia"/>
                <w:szCs w:val="21"/>
              </w:rPr>
              <w:t>1年</w:t>
            </w:r>
          </w:p>
        </w:tc>
      </w:tr>
      <w:tr w14:paraId="649BC4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0" w:hRule="atLeast"/>
          <w:jc w:val="center"/>
        </w:trPr>
        <w:tc>
          <w:tcPr>
            <w:tcW w:w="388" w:type="pct"/>
            <w:vAlign w:val="center"/>
          </w:tcPr>
          <w:p w14:paraId="5300306B">
            <w:pPr>
              <w:pStyle w:val="73"/>
              <w:widowControl w:val="0"/>
              <w:numPr>
                <w:ilvl w:val="0"/>
                <w:numId w:val="45"/>
              </w:numPr>
              <w:adjustRightInd w:val="0"/>
              <w:snapToGrid w:val="0"/>
              <w:spacing w:line="280" w:lineRule="exact"/>
              <w:jc w:val="center"/>
              <w:rPr>
                <w:rFonts w:cs="宋体" w:asciiTheme="minorEastAsia" w:hAnsiTheme="minorEastAsia" w:eastAsiaTheme="minorEastAsia"/>
                <w:szCs w:val="21"/>
              </w:rPr>
            </w:pPr>
          </w:p>
        </w:tc>
        <w:tc>
          <w:tcPr>
            <w:tcW w:w="1057" w:type="pct"/>
            <w:vAlign w:val="center"/>
          </w:tcPr>
          <w:p w14:paraId="57CE31CD">
            <w:pPr>
              <w:spacing w:line="280" w:lineRule="exact"/>
              <w:jc w:val="left"/>
              <w:rPr>
                <w:rFonts w:asciiTheme="minorEastAsia" w:hAnsiTheme="minorEastAsia"/>
                <w:szCs w:val="21"/>
              </w:rPr>
            </w:pPr>
            <w:r>
              <w:rPr>
                <w:rFonts w:hint="eastAsia" w:asciiTheme="minorEastAsia" w:hAnsiTheme="minorEastAsia"/>
                <w:szCs w:val="21"/>
              </w:rPr>
              <w:t>雷电感应瞬态系统</w:t>
            </w:r>
          </w:p>
        </w:tc>
        <w:tc>
          <w:tcPr>
            <w:tcW w:w="679" w:type="pct"/>
            <w:tcBorders>
              <w:right w:val="single" w:color="auto" w:sz="4" w:space="0"/>
            </w:tcBorders>
            <w:vAlign w:val="center"/>
          </w:tcPr>
          <w:p w14:paraId="042983AB">
            <w:pPr>
              <w:pStyle w:val="73"/>
              <w:widowControl w:val="0"/>
              <w:adjustRightInd w:val="0"/>
              <w:snapToGrid w:val="0"/>
              <w:spacing w:line="280" w:lineRule="exact"/>
              <w:ind w:firstLine="0"/>
              <w:jc w:val="center"/>
              <w:rPr>
                <w:rFonts w:cs="宋体" w:asciiTheme="minorEastAsia" w:hAnsiTheme="minorEastAsia" w:eastAsiaTheme="minorEastAsia"/>
                <w:szCs w:val="21"/>
              </w:rPr>
            </w:pPr>
            <w:r>
              <w:rPr>
                <w:rFonts w:asciiTheme="minorEastAsia" w:hAnsiTheme="minorEastAsia" w:eastAsiaTheme="minorEastAsia"/>
                <w:szCs w:val="21"/>
              </w:rPr>
              <w:t>LSS 160</w:t>
            </w:r>
            <w:r>
              <w:rPr>
                <w:rFonts w:hint="eastAsia" w:asciiTheme="minorEastAsia" w:hAnsiTheme="minorEastAsia" w:eastAsiaTheme="minorEastAsia"/>
                <w:szCs w:val="21"/>
              </w:rPr>
              <w:t>MS</w:t>
            </w:r>
          </w:p>
        </w:tc>
        <w:tc>
          <w:tcPr>
            <w:tcW w:w="1585" w:type="pct"/>
            <w:tcBorders>
              <w:left w:val="single" w:color="auto" w:sz="4" w:space="0"/>
            </w:tcBorders>
            <w:vAlign w:val="center"/>
          </w:tcPr>
          <w:p w14:paraId="0054E39A">
            <w:pPr>
              <w:spacing w:line="280" w:lineRule="exact"/>
              <w:jc w:val="left"/>
              <w:rPr>
                <w:rFonts w:asciiTheme="minorEastAsia" w:hAnsiTheme="minorEastAsia"/>
                <w:szCs w:val="21"/>
              </w:rPr>
            </w:pPr>
            <w:r>
              <w:rPr>
                <w:rFonts w:hint="eastAsia" w:asciiTheme="minorEastAsia" w:hAnsiTheme="minorEastAsia"/>
                <w:szCs w:val="21"/>
              </w:rPr>
              <w:t>电压范围：（-1600～1600）V；</w:t>
            </w:r>
          </w:p>
          <w:p w14:paraId="637B9F34">
            <w:pPr>
              <w:spacing w:line="280" w:lineRule="exact"/>
              <w:jc w:val="left"/>
              <w:rPr>
                <w:rFonts w:asciiTheme="minorEastAsia" w:hAnsiTheme="minorEastAsia"/>
                <w:szCs w:val="21"/>
              </w:rPr>
            </w:pPr>
            <w:r>
              <w:rPr>
                <w:rFonts w:hint="eastAsia" w:asciiTheme="minorEastAsia" w:hAnsiTheme="minorEastAsia"/>
                <w:szCs w:val="21"/>
              </w:rPr>
              <w:t>电流范围：（-3000～3000）A</w:t>
            </w:r>
          </w:p>
        </w:tc>
        <w:tc>
          <w:tcPr>
            <w:tcW w:w="680" w:type="pct"/>
            <w:vAlign w:val="center"/>
          </w:tcPr>
          <w:p w14:paraId="3177CB1D">
            <w:pPr>
              <w:snapToGrid w:val="0"/>
              <w:spacing w:line="280" w:lineRule="exact"/>
              <w:jc w:val="center"/>
              <w:rPr>
                <w:rFonts w:cs="宋体" w:asciiTheme="minorEastAsia" w:hAnsiTheme="minorEastAsia"/>
                <w:szCs w:val="21"/>
              </w:rPr>
            </w:pPr>
            <w:r>
              <w:rPr>
                <w:rFonts w:hint="eastAsia" w:cs="宋体" w:asciiTheme="minorEastAsia" w:hAnsiTheme="minorEastAsia"/>
                <w:szCs w:val="21"/>
              </w:rPr>
              <w:t>/</w:t>
            </w:r>
          </w:p>
        </w:tc>
        <w:tc>
          <w:tcPr>
            <w:tcW w:w="611" w:type="pct"/>
            <w:vAlign w:val="center"/>
          </w:tcPr>
          <w:p w14:paraId="3D2162C5">
            <w:pPr>
              <w:spacing w:line="280" w:lineRule="exact"/>
              <w:jc w:val="center"/>
              <w:rPr>
                <w:rFonts w:cs="宋体" w:asciiTheme="minorEastAsia" w:hAnsiTheme="minorEastAsia"/>
                <w:szCs w:val="21"/>
              </w:rPr>
            </w:pPr>
            <w:r>
              <w:rPr>
                <w:rFonts w:hint="eastAsia" w:cs="宋体" w:asciiTheme="minorEastAsia" w:hAnsiTheme="minorEastAsia"/>
                <w:szCs w:val="21"/>
              </w:rPr>
              <w:t>1年</w:t>
            </w:r>
          </w:p>
        </w:tc>
      </w:tr>
      <w:tr w14:paraId="64D5B4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0" w:hRule="atLeast"/>
          <w:jc w:val="center"/>
        </w:trPr>
        <w:tc>
          <w:tcPr>
            <w:tcW w:w="388" w:type="pct"/>
            <w:vAlign w:val="center"/>
          </w:tcPr>
          <w:p w14:paraId="60123181">
            <w:pPr>
              <w:pStyle w:val="73"/>
              <w:widowControl w:val="0"/>
              <w:numPr>
                <w:ilvl w:val="0"/>
                <w:numId w:val="45"/>
              </w:numPr>
              <w:adjustRightInd w:val="0"/>
              <w:snapToGrid w:val="0"/>
              <w:spacing w:line="280" w:lineRule="exact"/>
              <w:jc w:val="center"/>
              <w:rPr>
                <w:rFonts w:cs="宋体" w:asciiTheme="minorEastAsia" w:hAnsiTheme="minorEastAsia" w:eastAsiaTheme="minorEastAsia"/>
                <w:szCs w:val="21"/>
              </w:rPr>
            </w:pPr>
          </w:p>
        </w:tc>
        <w:tc>
          <w:tcPr>
            <w:tcW w:w="1057" w:type="pct"/>
            <w:vAlign w:val="center"/>
          </w:tcPr>
          <w:p w14:paraId="379FB3FD">
            <w:pPr>
              <w:spacing w:line="280" w:lineRule="exact"/>
              <w:rPr>
                <w:rFonts w:asciiTheme="minorEastAsia" w:hAnsiTheme="minorEastAsia"/>
                <w:szCs w:val="21"/>
              </w:rPr>
            </w:pPr>
            <w:r>
              <w:rPr>
                <w:rFonts w:hint="eastAsia" w:asciiTheme="minorEastAsia" w:hAnsiTheme="minorEastAsia"/>
                <w:szCs w:val="21"/>
              </w:rPr>
              <w:t>示波器</w:t>
            </w:r>
          </w:p>
        </w:tc>
        <w:tc>
          <w:tcPr>
            <w:tcW w:w="679" w:type="pct"/>
            <w:tcBorders>
              <w:right w:val="single" w:color="auto" w:sz="4" w:space="0"/>
            </w:tcBorders>
            <w:vAlign w:val="center"/>
          </w:tcPr>
          <w:p w14:paraId="4134DF60">
            <w:pPr>
              <w:pStyle w:val="73"/>
              <w:widowControl w:val="0"/>
              <w:adjustRightInd w:val="0"/>
              <w:snapToGrid w:val="0"/>
              <w:spacing w:line="280" w:lineRule="exact"/>
              <w:ind w:firstLine="0"/>
              <w:jc w:val="center"/>
              <w:rPr>
                <w:rFonts w:asciiTheme="minorEastAsia" w:hAnsiTheme="minorEastAsia" w:eastAsiaTheme="minorEastAsia"/>
                <w:szCs w:val="21"/>
              </w:rPr>
            </w:pPr>
            <w:r>
              <w:rPr>
                <w:rFonts w:asciiTheme="minorEastAsia" w:hAnsiTheme="minorEastAsia" w:eastAsiaTheme="minorEastAsia"/>
                <w:szCs w:val="21"/>
              </w:rPr>
              <w:t>MDO305</w:t>
            </w:r>
            <w:r>
              <w:rPr>
                <w:rFonts w:hint="eastAsia" w:asciiTheme="minorEastAsia" w:hAnsiTheme="minorEastAsia" w:eastAsiaTheme="minorEastAsia"/>
                <w:szCs w:val="21"/>
              </w:rPr>
              <w:t>4</w:t>
            </w:r>
          </w:p>
        </w:tc>
        <w:tc>
          <w:tcPr>
            <w:tcW w:w="1585" w:type="pct"/>
            <w:tcBorders>
              <w:left w:val="single" w:color="auto" w:sz="4" w:space="0"/>
            </w:tcBorders>
            <w:vAlign w:val="center"/>
          </w:tcPr>
          <w:p w14:paraId="4E465A7A">
            <w:pPr>
              <w:spacing w:line="280" w:lineRule="exact"/>
              <w:jc w:val="left"/>
              <w:rPr>
                <w:rFonts w:cs="宋体" w:asciiTheme="minorEastAsia" w:hAnsiTheme="minorEastAsia"/>
                <w:szCs w:val="21"/>
              </w:rPr>
            </w:pPr>
            <w:r>
              <w:rPr>
                <w:rFonts w:hint="eastAsia" w:cs="宋体" w:asciiTheme="minorEastAsia" w:hAnsiTheme="minorEastAsia"/>
                <w:szCs w:val="21"/>
              </w:rPr>
              <w:t>带宽：1GHz；</w:t>
            </w:r>
          </w:p>
          <w:p w14:paraId="32D49D6C">
            <w:pPr>
              <w:spacing w:line="280" w:lineRule="exact"/>
              <w:jc w:val="left"/>
              <w:rPr>
                <w:rFonts w:cs="宋体" w:asciiTheme="minorEastAsia" w:hAnsiTheme="minorEastAsia"/>
                <w:szCs w:val="21"/>
              </w:rPr>
            </w:pPr>
            <w:r>
              <w:rPr>
                <w:rFonts w:hint="eastAsia" w:cs="宋体" w:asciiTheme="minorEastAsia" w:hAnsiTheme="minorEastAsia"/>
                <w:szCs w:val="21"/>
              </w:rPr>
              <w:t>采样率：5GS/s；</w:t>
            </w:r>
          </w:p>
          <w:p w14:paraId="10584DEB">
            <w:pPr>
              <w:jc w:val="left"/>
              <w:rPr>
                <w:rFonts w:asciiTheme="minorEastAsia" w:hAnsiTheme="minorEastAsia"/>
                <w:szCs w:val="21"/>
              </w:rPr>
            </w:pPr>
            <w:r>
              <w:rPr>
                <w:rFonts w:hint="eastAsia" w:cs="宋体" w:asciiTheme="minorEastAsia" w:hAnsiTheme="minorEastAsia"/>
                <w:szCs w:val="21"/>
              </w:rPr>
              <w:t>记录长度10M</w:t>
            </w:r>
          </w:p>
        </w:tc>
        <w:tc>
          <w:tcPr>
            <w:tcW w:w="680" w:type="pct"/>
            <w:vAlign w:val="center"/>
          </w:tcPr>
          <w:p w14:paraId="6486A02D">
            <w:pPr>
              <w:spacing w:line="280" w:lineRule="exact"/>
              <w:jc w:val="left"/>
              <w:rPr>
                <w:rFonts w:cs="宋体" w:asciiTheme="minorEastAsia" w:hAnsiTheme="minorEastAsia"/>
                <w:szCs w:val="21"/>
              </w:rPr>
            </w:pPr>
            <w:r>
              <w:rPr>
                <w:rFonts w:hint="eastAsia" w:asciiTheme="minorEastAsia" w:hAnsiTheme="minorEastAsia"/>
                <w:bCs/>
                <w:szCs w:val="21"/>
              </w:rPr>
              <w:t>精度：0.01V</w:t>
            </w:r>
          </w:p>
        </w:tc>
        <w:tc>
          <w:tcPr>
            <w:tcW w:w="611" w:type="pct"/>
            <w:vAlign w:val="center"/>
          </w:tcPr>
          <w:p w14:paraId="68928AF9">
            <w:pPr>
              <w:snapToGrid w:val="0"/>
              <w:spacing w:line="280" w:lineRule="exact"/>
              <w:jc w:val="center"/>
              <w:rPr>
                <w:rFonts w:cs="宋体" w:asciiTheme="minorEastAsia" w:hAnsiTheme="minorEastAsia"/>
                <w:szCs w:val="21"/>
              </w:rPr>
            </w:pPr>
            <w:r>
              <w:rPr>
                <w:rFonts w:hint="eastAsia" w:cs="宋体" w:asciiTheme="minorEastAsia" w:hAnsiTheme="minorEastAsia"/>
                <w:szCs w:val="21"/>
              </w:rPr>
              <w:t>1年</w:t>
            </w:r>
          </w:p>
        </w:tc>
      </w:tr>
      <w:tr w14:paraId="52AD29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0" w:hRule="atLeast"/>
          <w:jc w:val="center"/>
        </w:trPr>
        <w:tc>
          <w:tcPr>
            <w:tcW w:w="388" w:type="pct"/>
            <w:vAlign w:val="center"/>
          </w:tcPr>
          <w:p w14:paraId="2F54AEDD">
            <w:pPr>
              <w:pStyle w:val="73"/>
              <w:widowControl w:val="0"/>
              <w:numPr>
                <w:ilvl w:val="0"/>
                <w:numId w:val="45"/>
              </w:numPr>
              <w:adjustRightInd w:val="0"/>
              <w:snapToGrid w:val="0"/>
              <w:spacing w:line="280" w:lineRule="exact"/>
              <w:jc w:val="center"/>
              <w:rPr>
                <w:rFonts w:cs="宋体" w:asciiTheme="minorEastAsia" w:hAnsiTheme="minorEastAsia" w:eastAsiaTheme="minorEastAsia"/>
                <w:szCs w:val="21"/>
              </w:rPr>
            </w:pPr>
          </w:p>
        </w:tc>
        <w:tc>
          <w:tcPr>
            <w:tcW w:w="1057" w:type="pct"/>
            <w:vAlign w:val="center"/>
          </w:tcPr>
          <w:p w14:paraId="4C39B26F">
            <w:pPr>
              <w:spacing w:line="280" w:lineRule="exact"/>
              <w:rPr>
                <w:rFonts w:asciiTheme="minorEastAsia" w:hAnsiTheme="minorEastAsia"/>
                <w:szCs w:val="21"/>
              </w:rPr>
            </w:pPr>
            <w:r>
              <w:rPr>
                <w:rFonts w:hint="eastAsia" w:asciiTheme="minorEastAsia" w:hAnsiTheme="minorEastAsia"/>
                <w:szCs w:val="21"/>
              </w:rPr>
              <w:t>微欧计</w:t>
            </w:r>
          </w:p>
        </w:tc>
        <w:tc>
          <w:tcPr>
            <w:tcW w:w="679" w:type="pct"/>
            <w:tcBorders>
              <w:right w:val="single" w:color="auto" w:sz="4" w:space="0"/>
            </w:tcBorders>
            <w:vAlign w:val="center"/>
          </w:tcPr>
          <w:p w14:paraId="0E4766D6">
            <w:pPr>
              <w:pStyle w:val="73"/>
              <w:widowControl w:val="0"/>
              <w:adjustRightInd w:val="0"/>
              <w:snapToGrid w:val="0"/>
              <w:spacing w:line="280" w:lineRule="exact"/>
              <w:ind w:firstLine="0"/>
              <w:jc w:val="center"/>
              <w:rPr>
                <w:rFonts w:asciiTheme="minorEastAsia" w:hAnsiTheme="minorEastAsia" w:eastAsiaTheme="minorEastAsia"/>
                <w:szCs w:val="21"/>
              </w:rPr>
            </w:pPr>
            <w:r>
              <w:rPr>
                <w:rFonts w:hint="eastAsia" w:asciiTheme="minorEastAsia" w:hAnsiTheme="minorEastAsia" w:eastAsiaTheme="minorEastAsia"/>
                <w:szCs w:val="21"/>
              </w:rPr>
              <w:t>ZY</w:t>
            </w:r>
            <w:r>
              <w:rPr>
                <w:rFonts w:asciiTheme="minorEastAsia" w:hAnsiTheme="minorEastAsia" w:eastAsiaTheme="minorEastAsia"/>
                <w:szCs w:val="21"/>
              </w:rPr>
              <w:t>-9858</w:t>
            </w:r>
          </w:p>
        </w:tc>
        <w:tc>
          <w:tcPr>
            <w:tcW w:w="1585" w:type="pct"/>
            <w:tcBorders>
              <w:left w:val="single" w:color="auto" w:sz="4" w:space="0"/>
            </w:tcBorders>
            <w:vAlign w:val="center"/>
          </w:tcPr>
          <w:p w14:paraId="17B040A2">
            <w:pPr>
              <w:spacing w:line="280" w:lineRule="exact"/>
              <w:jc w:val="left"/>
              <w:rPr>
                <w:rFonts w:cs="宋体" w:asciiTheme="minorEastAsia" w:hAnsiTheme="minorEastAsia"/>
                <w:szCs w:val="21"/>
              </w:rPr>
            </w:pPr>
            <w:r>
              <w:rPr>
                <w:rFonts w:hint="eastAsia" w:asciiTheme="minorEastAsia" w:hAnsiTheme="minorEastAsia"/>
                <w:szCs w:val="21"/>
              </w:rPr>
              <w:t>2mΩ</w:t>
            </w:r>
            <w:r>
              <w:rPr>
                <w:rFonts w:asciiTheme="minorEastAsia" w:hAnsiTheme="minorEastAsia"/>
                <w:szCs w:val="21"/>
              </w:rPr>
              <w:t>~2</w:t>
            </w:r>
            <w:r>
              <w:rPr>
                <w:rFonts w:hint="eastAsia" w:asciiTheme="minorEastAsia" w:hAnsiTheme="minorEastAsia"/>
                <w:szCs w:val="21"/>
              </w:rPr>
              <w:t>kΩ</w:t>
            </w:r>
          </w:p>
        </w:tc>
        <w:tc>
          <w:tcPr>
            <w:tcW w:w="680" w:type="pct"/>
            <w:vAlign w:val="center"/>
          </w:tcPr>
          <w:p w14:paraId="30C17451">
            <w:pPr>
              <w:spacing w:line="280" w:lineRule="exact"/>
              <w:jc w:val="left"/>
              <w:rPr>
                <w:rFonts w:asciiTheme="minorEastAsia" w:hAnsiTheme="minorEastAsia"/>
                <w:bCs/>
                <w:szCs w:val="21"/>
              </w:rPr>
            </w:pPr>
            <w:r>
              <w:rPr>
                <w:rFonts w:hint="eastAsia" w:asciiTheme="minorEastAsia" w:hAnsiTheme="minorEastAsia"/>
                <w:szCs w:val="21"/>
              </w:rPr>
              <w:t>≤5</w:t>
            </w:r>
            <w:r>
              <w:rPr>
                <w:rFonts w:asciiTheme="minorEastAsia" w:hAnsiTheme="minorEastAsia"/>
                <w:szCs w:val="21"/>
              </w:rPr>
              <w:t>%</w:t>
            </w:r>
          </w:p>
        </w:tc>
        <w:tc>
          <w:tcPr>
            <w:tcW w:w="611" w:type="pct"/>
            <w:vAlign w:val="center"/>
          </w:tcPr>
          <w:p w14:paraId="46FD5C11">
            <w:pPr>
              <w:snapToGrid w:val="0"/>
              <w:spacing w:line="280" w:lineRule="exact"/>
              <w:jc w:val="center"/>
              <w:rPr>
                <w:rFonts w:cs="宋体" w:asciiTheme="minorEastAsia" w:hAnsiTheme="minorEastAsia"/>
                <w:szCs w:val="21"/>
              </w:rPr>
            </w:pPr>
            <w:r>
              <w:rPr>
                <w:rFonts w:hint="eastAsia" w:cs="宋体" w:asciiTheme="minorEastAsia" w:hAnsiTheme="minorEastAsia"/>
                <w:szCs w:val="21"/>
              </w:rPr>
              <w:t>1年</w:t>
            </w:r>
          </w:p>
        </w:tc>
      </w:tr>
      <w:tr w14:paraId="494122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0" w:hRule="atLeast"/>
          <w:jc w:val="center"/>
        </w:trPr>
        <w:tc>
          <w:tcPr>
            <w:tcW w:w="388" w:type="pct"/>
            <w:vAlign w:val="center"/>
          </w:tcPr>
          <w:p w14:paraId="37DA85BB">
            <w:pPr>
              <w:pStyle w:val="73"/>
              <w:widowControl w:val="0"/>
              <w:numPr>
                <w:ilvl w:val="0"/>
                <w:numId w:val="45"/>
              </w:numPr>
              <w:adjustRightInd w:val="0"/>
              <w:snapToGrid w:val="0"/>
              <w:spacing w:line="280" w:lineRule="exact"/>
              <w:jc w:val="center"/>
              <w:rPr>
                <w:rFonts w:cs="宋体" w:asciiTheme="minorEastAsia" w:hAnsiTheme="minorEastAsia" w:eastAsiaTheme="minorEastAsia"/>
                <w:szCs w:val="21"/>
              </w:rPr>
            </w:pPr>
          </w:p>
        </w:tc>
        <w:tc>
          <w:tcPr>
            <w:tcW w:w="1057" w:type="pct"/>
            <w:vAlign w:val="center"/>
          </w:tcPr>
          <w:p w14:paraId="35B7E6E7">
            <w:pPr>
              <w:spacing w:line="280" w:lineRule="exact"/>
              <w:rPr>
                <w:rFonts w:asciiTheme="minorEastAsia" w:hAnsiTheme="minorEastAsia"/>
                <w:szCs w:val="21"/>
              </w:rPr>
            </w:pPr>
            <w:r>
              <w:rPr>
                <w:rFonts w:hint="eastAsia" w:asciiTheme="minorEastAsia" w:hAnsiTheme="minorEastAsia"/>
                <w:szCs w:val="21"/>
              </w:rPr>
              <w:t>线性阻抗稳定网络（LISN）</w:t>
            </w:r>
          </w:p>
        </w:tc>
        <w:tc>
          <w:tcPr>
            <w:tcW w:w="679" w:type="pct"/>
            <w:tcBorders>
              <w:right w:val="single" w:color="auto" w:sz="4" w:space="0"/>
            </w:tcBorders>
            <w:vAlign w:val="center"/>
          </w:tcPr>
          <w:p w14:paraId="633FAFAC">
            <w:pPr>
              <w:pStyle w:val="73"/>
              <w:widowControl w:val="0"/>
              <w:adjustRightInd w:val="0"/>
              <w:snapToGrid w:val="0"/>
              <w:spacing w:line="280" w:lineRule="exact"/>
              <w:ind w:firstLine="0"/>
              <w:jc w:val="center"/>
              <w:rPr>
                <w:rFonts w:asciiTheme="minorEastAsia" w:hAnsiTheme="minorEastAsia" w:eastAsiaTheme="minorEastAsia"/>
                <w:szCs w:val="21"/>
              </w:rPr>
            </w:pPr>
            <w:r>
              <w:rPr>
                <w:rFonts w:hint="eastAsia" w:asciiTheme="minorEastAsia" w:hAnsiTheme="minorEastAsia" w:eastAsiaTheme="minorEastAsia"/>
                <w:szCs w:val="21"/>
              </w:rPr>
              <w:t>LISN 42500</w:t>
            </w:r>
          </w:p>
        </w:tc>
        <w:tc>
          <w:tcPr>
            <w:tcW w:w="1585" w:type="pct"/>
            <w:tcBorders>
              <w:left w:val="single" w:color="auto" w:sz="4" w:space="0"/>
            </w:tcBorders>
            <w:vAlign w:val="center"/>
          </w:tcPr>
          <w:p w14:paraId="5C41A2D5">
            <w:pPr>
              <w:rPr>
                <w:rFonts w:asciiTheme="minorEastAsia" w:hAnsiTheme="minorEastAsia"/>
                <w:szCs w:val="21"/>
              </w:rPr>
            </w:pPr>
            <w:r>
              <w:rPr>
                <w:rFonts w:hint="eastAsia" w:asciiTheme="minorEastAsia" w:hAnsiTheme="minorEastAsia"/>
                <w:szCs w:val="21"/>
              </w:rPr>
              <w:t>0.01MHz～30MHz</w:t>
            </w:r>
          </w:p>
        </w:tc>
        <w:tc>
          <w:tcPr>
            <w:tcW w:w="680" w:type="pct"/>
            <w:vAlign w:val="center"/>
          </w:tcPr>
          <w:p w14:paraId="34666A10">
            <w:pPr>
              <w:spacing w:line="280" w:lineRule="exact"/>
              <w:jc w:val="center"/>
              <w:rPr>
                <w:rFonts w:cs="宋体" w:asciiTheme="minorEastAsia" w:hAnsiTheme="minorEastAsia"/>
                <w:szCs w:val="21"/>
              </w:rPr>
            </w:pPr>
            <w:r>
              <w:rPr>
                <w:rFonts w:hint="eastAsia" w:cs="宋体" w:asciiTheme="minorEastAsia" w:hAnsiTheme="minorEastAsia"/>
                <w:szCs w:val="21"/>
              </w:rPr>
              <w:t>/</w:t>
            </w:r>
          </w:p>
        </w:tc>
        <w:tc>
          <w:tcPr>
            <w:tcW w:w="611" w:type="pct"/>
            <w:vAlign w:val="center"/>
          </w:tcPr>
          <w:p w14:paraId="04823E28">
            <w:pPr>
              <w:snapToGrid w:val="0"/>
              <w:spacing w:line="280" w:lineRule="exact"/>
              <w:jc w:val="center"/>
              <w:rPr>
                <w:rFonts w:cs="宋体" w:asciiTheme="minorEastAsia" w:hAnsiTheme="minorEastAsia"/>
                <w:szCs w:val="21"/>
              </w:rPr>
            </w:pPr>
            <w:r>
              <w:rPr>
                <w:rFonts w:hint="eastAsia" w:cs="宋体" w:asciiTheme="minorEastAsia" w:hAnsiTheme="minorEastAsia"/>
                <w:szCs w:val="21"/>
              </w:rPr>
              <w:t>1年</w:t>
            </w:r>
          </w:p>
        </w:tc>
      </w:tr>
      <w:tr w14:paraId="31FCE7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0" w:hRule="atLeast"/>
          <w:jc w:val="center"/>
        </w:trPr>
        <w:tc>
          <w:tcPr>
            <w:tcW w:w="388" w:type="pct"/>
            <w:vAlign w:val="center"/>
          </w:tcPr>
          <w:p w14:paraId="3DA38D89">
            <w:pPr>
              <w:pStyle w:val="73"/>
              <w:widowControl w:val="0"/>
              <w:numPr>
                <w:ilvl w:val="0"/>
                <w:numId w:val="45"/>
              </w:numPr>
              <w:adjustRightInd w:val="0"/>
              <w:snapToGrid w:val="0"/>
              <w:spacing w:line="280" w:lineRule="exact"/>
              <w:jc w:val="center"/>
              <w:rPr>
                <w:rFonts w:cs="宋体" w:asciiTheme="minorEastAsia" w:hAnsiTheme="minorEastAsia" w:eastAsiaTheme="minorEastAsia"/>
                <w:szCs w:val="21"/>
              </w:rPr>
            </w:pPr>
          </w:p>
        </w:tc>
        <w:tc>
          <w:tcPr>
            <w:tcW w:w="1057" w:type="pct"/>
            <w:vAlign w:val="center"/>
          </w:tcPr>
          <w:p w14:paraId="0A3C9948">
            <w:pPr>
              <w:spacing w:line="280" w:lineRule="exact"/>
              <w:rPr>
                <w:rFonts w:asciiTheme="minorEastAsia" w:hAnsiTheme="minorEastAsia"/>
                <w:szCs w:val="21"/>
              </w:rPr>
            </w:pPr>
            <w:r>
              <w:rPr>
                <w:rFonts w:hint="eastAsia" w:asciiTheme="minorEastAsia" w:hAnsiTheme="minorEastAsia"/>
                <w:szCs w:val="21"/>
              </w:rPr>
              <w:t>电源断路器（电源阻断器件）</w:t>
            </w:r>
          </w:p>
        </w:tc>
        <w:tc>
          <w:tcPr>
            <w:tcW w:w="679" w:type="pct"/>
            <w:tcBorders>
              <w:right w:val="single" w:color="auto" w:sz="4" w:space="0"/>
            </w:tcBorders>
            <w:vAlign w:val="center"/>
          </w:tcPr>
          <w:p w14:paraId="4CADDEE1">
            <w:pPr>
              <w:pStyle w:val="73"/>
              <w:widowControl w:val="0"/>
              <w:adjustRightInd w:val="0"/>
              <w:snapToGrid w:val="0"/>
              <w:spacing w:line="280" w:lineRule="exact"/>
              <w:ind w:firstLine="0"/>
              <w:jc w:val="center"/>
              <w:rPr>
                <w:rFonts w:asciiTheme="minorEastAsia" w:hAnsiTheme="minorEastAsia" w:eastAsiaTheme="minorEastAsia"/>
                <w:szCs w:val="21"/>
              </w:rPr>
            </w:pPr>
            <w:r>
              <w:rPr>
                <w:rFonts w:asciiTheme="minorEastAsia" w:hAnsiTheme="minorEastAsia" w:eastAsiaTheme="minorEastAsia"/>
                <w:szCs w:val="21"/>
              </w:rPr>
              <w:t>CN-2</w:t>
            </w:r>
          </w:p>
        </w:tc>
        <w:tc>
          <w:tcPr>
            <w:tcW w:w="1585" w:type="pct"/>
            <w:tcBorders>
              <w:left w:val="single" w:color="auto" w:sz="4" w:space="0"/>
            </w:tcBorders>
            <w:vAlign w:val="center"/>
          </w:tcPr>
          <w:p w14:paraId="6B411087">
            <w:pPr>
              <w:rPr>
                <w:rFonts w:asciiTheme="minorEastAsia" w:hAnsiTheme="minorEastAsia"/>
                <w:szCs w:val="21"/>
              </w:rPr>
            </w:pPr>
            <w:r>
              <w:rPr>
                <w:rFonts w:hint="eastAsia" w:asciiTheme="minorEastAsia" w:hAnsiTheme="minorEastAsia"/>
                <w:szCs w:val="21"/>
              </w:rPr>
              <w:t>最大3200V</w:t>
            </w:r>
          </w:p>
        </w:tc>
        <w:tc>
          <w:tcPr>
            <w:tcW w:w="680" w:type="pct"/>
            <w:vAlign w:val="center"/>
          </w:tcPr>
          <w:p w14:paraId="13FE9A8F">
            <w:pPr>
              <w:spacing w:line="280" w:lineRule="exact"/>
              <w:jc w:val="center"/>
              <w:rPr>
                <w:rFonts w:cs="宋体" w:asciiTheme="minorEastAsia" w:hAnsiTheme="minorEastAsia"/>
                <w:szCs w:val="21"/>
              </w:rPr>
            </w:pPr>
            <w:r>
              <w:rPr>
                <w:rFonts w:hint="eastAsia" w:asciiTheme="minorEastAsia" w:hAnsiTheme="minorEastAsia"/>
                <w:kern w:val="0"/>
                <w:szCs w:val="21"/>
              </w:rPr>
              <w:t>/</w:t>
            </w:r>
          </w:p>
        </w:tc>
        <w:tc>
          <w:tcPr>
            <w:tcW w:w="611" w:type="pct"/>
            <w:vAlign w:val="center"/>
          </w:tcPr>
          <w:p w14:paraId="6DF207F7">
            <w:pPr>
              <w:snapToGrid w:val="0"/>
              <w:spacing w:line="280" w:lineRule="exact"/>
              <w:jc w:val="center"/>
              <w:rPr>
                <w:rFonts w:cs="宋体" w:asciiTheme="minorEastAsia" w:hAnsiTheme="minorEastAsia"/>
                <w:szCs w:val="21"/>
              </w:rPr>
            </w:pPr>
            <w:r>
              <w:rPr>
                <w:rFonts w:hint="eastAsia" w:cs="宋体" w:asciiTheme="minorEastAsia" w:hAnsiTheme="minorEastAsia"/>
                <w:szCs w:val="21"/>
              </w:rPr>
              <w:t>1年</w:t>
            </w:r>
          </w:p>
        </w:tc>
      </w:tr>
      <w:tr w14:paraId="23D29D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0" w:hRule="atLeast"/>
          <w:jc w:val="center"/>
        </w:trPr>
        <w:tc>
          <w:tcPr>
            <w:tcW w:w="388" w:type="pct"/>
            <w:vAlign w:val="center"/>
          </w:tcPr>
          <w:p w14:paraId="0367A23A">
            <w:pPr>
              <w:pStyle w:val="73"/>
              <w:widowControl w:val="0"/>
              <w:numPr>
                <w:ilvl w:val="0"/>
                <w:numId w:val="45"/>
              </w:numPr>
              <w:adjustRightInd w:val="0"/>
              <w:snapToGrid w:val="0"/>
              <w:spacing w:line="280" w:lineRule="exact"/>
              <w:jc w:val="center"/>
              <w:rPr>
                <w:rFonts w:cs="宋体" w:asciiTheme="minorEastAsia" w:hAnsiTheme="minorEastAsia" w:eastAsiaTheme="minorEastAsia"/>
                <w:szCs w:val="21"/>
              </w:rPr>
            </w:pPr>
          </w:p>
        </w:tc>
        <w:tc>
          <w:tcPr>
            <w:tcW w:w="1057" w:type="pct"/>
            <w:vAlign w:val="center"/>
          </w:tcPr>
          <w:p w14:paraId="60176763">
            <w:pPr>
              <w:spacing w:line="280" w:lineRule="exact"/>
              <w:rPr>
                <w:rFonts w:asciiTheme="minorEastAsia" w:hAnsiTheme="minorEastAsia"/>
                <w:szCs w:val="21"/>
              </w:rPr>
            </w:pPr>
            <w:r>
              <w:rPr>
                <w:rFonts w:hint="eastAsia" w:asciiTheme="minorEastAsia" w:hAnsiTheme="minorEastAsia"/>
                <w:szCs w:val="21"/>
              </w:rPr>
              <w:t>耦合单元</w:t>
            </w:r>
          </w:p>
        </w:tc>
        <w:tc>
          <w:tcPr>
            <w:tcW w:w="679" w:type="pct"/>
            <w:tcBorders>
              <w:right w:val="single" w:color="auto" w:sz="4" w:space="0"/>
            </w:tcBorders>
            <w:vAlign w:val="center"/>
          </w:tcPr>
          <w:p w14:paraId="0DCF61D6">
            <w:pPr>
              <w:pStyle w:val="73"/>
              <w:widowControl w:val="0"/>
              <w:adjustRightInd w:val="0"/>
              <w:snapToGrid w:val="0"/>
              <w:spacing w:line="280" w:lineRule="exact"/>
              <w:ind w:firstLine="0"/>
              <w:jc w:val="center"/>
              <w:rPr>
                <w:rFonts w:asciiTheme="minorEastAsia" w:hAnsiTheme="minorEastAsia" w:eastAsiaTheme="minorEastAsia"/>
                <w:szCs w:val="21"/>
              </w:rPr>
            </w:pPr>
            <w:r>
              <w:rPr>
                <w:rFonts w:asciiTheme="minorEastAsia" w:hAnsiTheme="minorEastAsia" w:eastAsiaTheme="minorEastAsia"/>
                <w:szCs w:val="21"/>
              </w:rPr>
              <w:t>CN-1</w:t>
            </w:r>
          </w:p>
        </w:tc>
        <w:tc>
          <w:tcPr>
            <w:tcW w:w="1585" w:type="pct"/>
            <w:tcBorders>
              <w:left w:val="single" w:color="auto" w:sz="4" w:space="0"/>
            </w:tcBorders>
          </w:tcPr>
          <w:p w14:paraId="04320709">
            <w:pPr>
              <w:rPr>
                <w:rFonts w:asciiTheme="minorEastAsia" w:hAnsiTheme="minorEastAsia"/>
                <w:szCs w:val="21"/>
              </w:rPr>
            </w:pPr>
            <w:r>
              <w:rPr>
                <w:rFonts w:hint="eastAsia" w:asciiTheme="minorEastAsia" w:hAnsiTheme="minorEastAsia"/>
                <w:szCs w:val="21"/>
              </w:rPr>
              <w:t>最大1600V</w:t>
            </w:r>
          </w:p>
        </w:tc>
        <w:tc>
          <w:tcPr>
            <w:tcW w:w="680" w:type="pct"/>
            <w:vAlign w:val="center"/>
          </w:tcPr>
          <w:p w14:paraId="246922AB">
            <w:pPr>
              <w:spacing w:line="280" w:lineRule="exact"/>
              <w:jc w:val="center"/>
              <w:rPr>
                <w:rFonts w:cs="宋体" w:asciiTheme="minorEastAsia" w:hAnsiTheme="minorEastAsia"/>
                <w:szCs w:val="21"/>
              </w:rPr>
            </w:pPr>
            <w:r>
              <w:rPr>
                <w:rFonts w:hint="eastAsia" w:cs="宋体" w:asciiTheme="minorEastAsia" w:hAnsiTheme="minorEastAsia"/>
                <w:szCs w:val="21"/>
              </w:rPr>
              <w:t>/</w:t>
            </w:r>
          </w:p>
        </w:tc>
        <w:tc>
          <w:tcPr>
            <w:tcW w:w="611" w:type="pct"/>
            <w:vAlign w:val="center"/>
          </w:tcPr>
          <w:p w14:paraId="5D9450F7">
            <w:pPr>
              <w:snapToGrid w:val="0"/>
              <w:spacing w:line="280" w:lineRule="exact"/>
              <w:jc w:val="center"/>
              <w:rPr>
                <w:rFonts w:cs="宋体" w:asciiTheme="minorEastAsia" w:hAnsiTheme="minorEastAsia"/>
                <w:szCs w:val="21"/>
              </w:rPr>
            </w:pPr>
            <w:r>
              <w:rPr>
                <w:rFonts w:hint="eastAsia" w:cs="宋体" w:asciiTheme="minorEastAsia" w:hAnsiTheme="minorEastAsia"/>
                <w:szCs w:val="21"/>
              </w:rPr>
              <w:t>1年</w:t>
            </w:r>
          </w:p>
        </w:tc>
      </w:tr>
      <w:tr w14:paraId="3A904E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0" w:hRule="atLeast"/>
          <w:jc w:val="center"/>
        </w:trPr>
        <w:tc>
          <w:tcPr>
            <w:tcW w:w="388" w:type="pct"/>
            <w:vAlign w:val="center"/>
          </w:tcPr>
          <w:p w14:paraId="1B80DB71">
            <w:pPr>
              <w:pStyle w:val="73"/>
              <w:widowControl w:val="0"/>
              <w:numPr>
                <w:ilvl w:val="0"/>
                <w:numId w:val="45"/>
              </w:numPr>
              <w:adjustRightInd w:val="0"/>
              <w:snapToGrid w:val="0"/>
              <w:spacing w:line="280" w:lineRule="exact"/>
              <w:jc w:val="center"/>
              <w:rPr>
                <w:rFonts w:cs="宋体" w:asciiTheme="minorEastAsia" w:hAnsiTheme="minorEastAsia" w:eastAsiaTheme="minorEastAsia"/>
                <w:szCs w:val="21"/>
              </w:rPr>
            </w:pPr>
          </w:p>
        </w:tc>
        <w:tc>
          <w:tcPr>
            <w:tcW w:w="1057" w:type="pct"/>
            <w:vAlign w:val="center"/>
          </w:tcPr>
          <w:p w14:paraId="27A967CB">
            <w:pPr>
              <w:spacing w:line="280" w:lineRule="exact"/>
              <w:rPr>
                <w:rFonts w:asciiTheme="minorEastAsia" w:hAnsiTheme="minorEastAsia"/>
                <w:szCs w:val="21"/>
              </w:rPr>
            </w:pPr>
            <w:r>
              <w:rPr>
                <w:rFonts w:hint="eastAsia" w:asciiTheme="minorEastAsia" w:hAnsiTheme="minorEastAsia"/>
                <w:szCs w:val="21"/>
              </w:rPr>
              <w:t>衰减器(电阻器)</w:t>
            </w:r>
          </w:p>
        </w:tc>
        <w:tc>
          <w:tcPr>
            <w:tcW w:w="679" w:type="pct"/>
            <w:tcBorders>
              <w:right w:val="single" w:color="auto" w:sz="4" w:space="0"/>
            </w:tcBorders>
            <w:vAlign w:val="center"/>
          </w:tcPr>
          <w:p w14:paraId="5D828373">
            <w:pPr>
              <w:pStyle w:val="73"/>
              <w:widowControl w:val="0"/>
              <w:adjustRightInd w:val="0"/>
              <w:snapToGrid w:val="0"/>
              <w:spacing w:line="280" w:lineRule="exact"/>
              <w:ind w:firstLine="0"/>
              <w:jc w:val="center"/>
              <w:rPr>
                <w:rFonts w:asciiTheme="minorEastAsia" w:hAnsiTheme="minorEastAsia" w:eastAsiaTheme="minorEastAsia"/>
                <w:szCs w:val="21"/>
              </w:rPr>
            </w:pPr>
            <w:r>
              <w:rPr>
                <w:rFonts w:hint="eastAsia" w:asciiTheme="minorEastAsia" w:hAnsiTheme="minorEastAsia" w:eastAsiaTheme="minorEastAsia"/>
                <w:szCs w:val="21"/>
              </w:rPr>
              <w:t>MCS01</w:t>
            </w:r>
          </w:p>
        </w:tc>
        <w:tc>
          <w:tcPr>
            <w:tcW w:w="1585" w:type="pct"/>
            <w:tcBorders>
              <w:left w:val="single" w:color="auto" w:sz="4" w:space="0"/>
            </w:tcBorders>
          </w:tcPr>
          <w:p w14:paraId="1827EE27">
            <w:pPr>
              <w:rPr>
                <w:rFonts w:asciiTheme="minorEastAsia" w:hAnsiTheme="minorEastAsia"/>
                <w:szCs w:val="21"/>
              </w:rPr>
            </w:pPr>
            <w:r>
              <w:rPr>
                <w:rFonts w:hint="eastAsia" w:asciiTheme="minorEastAsia" w:hAnsiTheme="minorEastAsia"/>
                <w:szCs w:val="21"/>
              </w:rPr>
              <w:t>最大128A</w:t>
            </w:r>
          </w:p>
        </w:tc>
        <w:tc>
          <w:tcPr>
            <w:tcW w:w="680" w:type="pct"/>
            <w:vAlign w:val="center"/>
          </w:tcPr>
          <w:p w14:paraId="6166FD95">
            <w:pPr>
              <w:spacing w:line="280" w:lineRule="exact"/>
              <w:jc w:val="center"/>
              <w:rPr>
                <w:rFonts w:cs="宋体" w:asciiTheme="minorEastAsia" w:hAnsiTheme="minorEastAsia"/>
                <w:szCs w:val="21"/>
              </w:rPr>
            </w:pPr>
            <w:r>
              <w:rPr>
                <w:rFonts w:hint="eastAsia" w:cs="宋体" w:asciiTheme="minorEastAsia" w:hAnsiTheme="minorEastAsia"/>
                <w:szCs w:val="21"/>
              </w:rPr>
              <w:t>/</w:t>
            </w:r>
          </w:p>
        </w:tc>
        <w:tc>
          <w:tcPr>
            <w:tcW w:w="611" w:type="pct"/>
            <w:vAlign w:val="center"/>
          </w:tcPr>
          <w:p w14:paraId="08EB0972">
            <w:pPr>
              <w:snapToGrid w:val="0"/>
              <w:spacing w:line="280" w:lineRule="exact"/>
              <w:jc w:val="center"/>
              <w:rPr>
                <w:rFonts w:cs="宋体" w:asciiTheme="minorEastAsia" w:hAnsiTheme="minorEastAsia"/>
                <w:szCs w:val="21"/>
              </w:rPr>
            </w:pPr>
            <w:r>
              <w:rPr>
                <w:rFonts w:hint="eastAsia" w:cs="宋体" w:asciiTheme="minorEastAsia" w:hAnsiTheme="minorEastAsia"/>
                <w:szCs w:val="21"/>
              </w:rPr>
              <w:t>1年</w:t>
            </w:r>
          </w:p>
        </w:tc>
      </w:tr>
      <w:tr w14:paraId="2917B0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0" w:hRule="atLeast"/>
          <w:jc w:val="center"/>
        </w:trPr>
        <w:tc>
          <w:tcPr>
            <w:tcW w:w="388" w:type="pct"/>
            <w:vAlign w:val="center"/>
          </w:tcPr>
          <w:p w14:paraId="294A5AF1">
            <w:pPr>
              <w:pStyle w:val="73"/>
              <w:widowControl w:val="0"/>
              <w:numPr>
                <w:ilvl w:val="0"/>
                <w:numId w:val="45"/>
              </w:numPr>
              <w:adjustRightInd w:val="0"/>
              <w:snapToGrid w:val="0"/>
              <w:spacing w:line="280" w:lineRule="exact"/>
              <w:jc w:val="center"/>
              <w:rPr>
                <w:rFonts w:cs="宋体" w:asciiTheme="minorEastAsia" w:hAnsiTheme="minorEastAsia" w:eastAsiaTheme="minorEastAsia"/>
                <w:szCs w:val="21"/>
              </w:rPr>
            </w:pPr>
          </w:p>
        </w:tc>
        <w:tc>
          <w:tcPr>
            <w:tcW w:w="1057" w:type="pct"/>
            <w:vAlign w:val="center"/>
          </w:tcPr>
          <w:p w14:paraId="0C66368C">
            <w:pPr>
              <w:rPr>
                <w:rFonts w:asciiTheme="minorEastAsia" w:hAnsiTheme="minorEastAsia"/>
                <w:color w:val="000000"/>
                <w:szCs w:val="21"/>
              </w:rPr>
            </w:pPr>
            <w:r>
              <w:rPr>
                <w:rFonts w:hint="eastAsia" w:asciiTheme="minorEastAsia" w:hAnsiTheme="minorEastAsia"/>
                <w:szCs w:val="21"/>
              </w:rPr>
              <w:t>电流互感器（电流探头）</w:t>
            </w:r>
          </w:p>
        </w:tc>
        <w:tc>
          <w:tcPr>
            <w:tcW w:w="679" w:type="pct"/>
            <w:tcBorders>
              <w:right w:val="single" w:color="auto" w:sz="4" w:space="0"/>
            </w:tcBorders>
            <w:vAlign w:val="center"/>
          </w:tcPr>
          <w:p w14:paraId="0154F1D0">
            <w:pPr>
              <w:jc w:val="center"/>
              <w:rPr>
                <w:rFonts w:asciiTheme="minorEastAsia" w:hAnsiTheme="minorEastAsia"/>
                <w:color w:val="000000"/>
                <w:szCs w:val="21"/>
              </w:rPr>
            </w:pPr>
            <w:r>
              <w:rPr>
                <w:rFonts w:hint="eastAsia" w:asciiTheme="minorEastAsia" w:hAnsiTheme="minorEastAsia"/>
                <w:szCs w:val="21"/>
              </w:rPr>
              <w:t>P5664</w:t>
            </w:r>
          </w:p>
        </w:tc>
        <w:tc>
          <w:tcPr>
            <w:tcW w:w="1585" w:type="pct"/>
            <w:tcBorders>
              <w:left w:val="single" w:color="auto" w:sz="4" w:space="0"/>
            </w:tcBorders>
            <w:vAlign w:val="center"/>
          </w:tcPr>
          <w:p w14:paraId="7A767C85">
            <w:pPr>
              <w:jc w:val="left"/>
              <w:rPr>
                <w:rFonts w:asciiTheme="minorEastAsia" w:hAnsiTheme="minorEastAsia"/>
                <w:color w:val="000000"/>
                <w:szCs w:val="21"/>
              </w:rPr>
            </w:pPr>
            <w:r>
              <w:rPr>
                <w:rFonts w:hint="eastAsia" w:asciiTheme="minorEastAsia" w:hAnsiTheme="minorEastAsia"/>
                <w:szCs w:val="21"/>
              </w:rPr>
              <w:t>0.02kHz~1500kHz</w:t>
            </w:r>
          </w:p>
        </w:tc>
        <w:tc>
          <w:tcPr>
            <w:tcW w:w="680" w:type="pct"/>
            <w:vAlign w:val="center"/>
          </w:tcPr>
          <w:p w14:paraId="7A0F40A0">
            <w:pPr>
              <w:jc w:val="center"/>
              <w:rPr>
                <w:rFonts w:asciiTheme="minorEastAsia" w:hAnsiTheme="minorEastAsia"/>
                <w:color w:val="000000"/>
                <w:szCs w:val="21"/>
              </w:rPr>
            </w:pPr>
            <w:r>
              <w:rPr>
                <w:rFonts w:hint="eastAsia" w:cs="宋体" w:asciiTheme="minorEastAsia" w:hAnsiTheme="minorEastAsia"/>
                <w:szCs w:val="21"/>
              </w:rPr>
              <w:t>/</w:t>
            </w:r>
          </w:p>
        </w:tc>
        <w:tc>
          <w:tcPr>
            <w:tcW w:w="611" w:type="pct"/>
            <w:vAlign w:val="center"/>
          </w:tcPr>
          <w:p w14:paraId="018BF522">
            <w:pPr>
              <w:jc w:val="center"/>
              <w:rPr>
                <w:rFonts w:asciiTheme="minorEastAsia" w:hAnsiTheme="minorEastAsia"/>
                <w:color w:val="000000"/>
                <w:szCs w:val="21"/>
              </w:rPr>
            </w:pPr>
            <w:r>
              <w:rPr>
                <w:rFonts w:hint="eastAsia" w:asciiTheme="minorEastAsia" w:hAnsiTheme="minorEastAsia"/>
                <w:color w:val="000000"/>
                <w:szCs w:val="21"/>
              </w:rPr>
              <w:t>1年</w:t>
            </w:r>
          </w:p>
        </w:tc>
      </w:tr>
      <w:tr w14:paraId="710FE4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0" w:hRule="atLeast"/>
          <w:jc w:val="center"/>
        </w:trPr>
        <w:tc>
          <w:tcPr>
            <w:tcW w:w="388" w:type="pct"/>
            <w:vAlign w:val="center"/>
          </w:tcPr>
          <w:p w14:paraId="3742292F">
            <w:pPr>
              <w:pStyle w:val="73"/>
              <w:widowControl w:val="0"/>
              <w:numPr>
                <w:ilvl w:val="0"/>
                <w:numId w:val="45"/>
              </w:numPr>
              <w:adjustRightInd w:val="0"/>
              <w:snapToGrid w:val="0"/>
              <w:spacing w:line="280" w:lineRule="exact"/>
              <w:jc w:val="center"/>
              <w:rPr>
                <w:rFonts w:cs="宋体" w:asciiTheme="minorEastAsia" w:hAnsiTheme="minorEastAsia" w:eastAsiaTheme="minorEastAsia"/>
                <w:szCs w:val="21"/>
              </w:rPr>
            </w:pPr>
          </w:p>
        </w:tc>
        <w:tc>
          <w:tcPr>
            <w:tcW w:w="1057" w:type="pct"/>
            <w:vAlign w:val="center"/>
          </w:tcPr>
          <w:p w14:paraId="7D122AF2">
            <w:pPr>
              <w:spacing w:line="280" w:lineRule="exact"/>
              <w:rPr>
                <w:rFonts w:asciiTheme="minorEastAsia" w:hAnsiTheme="minorEastAsia"/>
                <w:szCs w:val="21"/>
              </w:rPr>
            </w:pPr>
            <w:r>
              <w:rPr>
                <w:rFonts w:hint="eastAsia" w:asciiTheme="minorEastAsia" w:hAnsiTheme="minorEastAsia"/>
                <w:szCs w:val="21"/>
              </w:rPr>
              <w:t>注入探头</w:t>
            </w:r>
          </w:p>
        </w:tc>
        <w:tc>
          <w:tcPr>
            <w:tcW w:w="679" w:type="pct"/>
            <w:tcBorders>
              <w:right w:val="single" w:color="auto" w:sz="4" w:space="0"/>
            </w:tcBorders>
            <w:vAlign w:val="center"/>
          </w:tcPr>
          <w:p w14:paraId="24AE4A59">
            <w:pPr>
              <w:pStyle w:val="73"/>
              <w:widowControl w:val="0"/>
              <w:adjustRightInd w:val="0"/>
              <w:snapToGrid w:val="0"/>
              <w:spacing w:line="280" w:lineRule="exact"/>
              <w:ind w:firstLine="0"/>
              <w:jc w:val="center"/>
              <w:rPr>
                <w:rFonts w:asciiTheme="minorEastAsia" w:hAnsiTheme="minorEastAsia" w:eastAsiaTheme="minorEastAsia"/>
                <w:szCs w:val="21"/>
              </w:rPr>
            </w:pPr>
            <w:r>
              <w:rPr>
                <w:rFonts w:hint="eastAsia" w:asciiTheme="minorEastAsia" w:hAnsiTheme="minorEastAsia" w:eastAsiaTheme="minorEastAsia"/>
                <w:szCs w:val="21"/>
              </w:rPr>
              <w:t>HIP5000</w:t>
            </w:r>
          </w:p>
        </w:tc>
        <w:tc>
          <w:tcPr>
            <w:tcW w:w="1585" w:type="pct"/>
            <w:tcBorders>
              <w:left w:val="single" w:color="auto" w:sz="4" w:space="0"/>
            </w:tcBorders>
          </w:tcPr>
          <w:p w14:paraId="1C7D3B9E">
            <w:pPr>
              <w:rPr>
                <w:rFonts w:asciiTheme="minorEastAsia" w:hAnsiTheme="minorEastAsia"/>
                <w:szCs w:val="21"/>
              </w:rPr>
            </w:pPr>
            <w:r>
              <w:rPr>
                <w:rFonts w:hint="eastAsia" w:asciiTheme="minorEastAsia" w:hAnsiTheme="minorEastAsia"/>
                <w:szCs w:val="21"/>
              </w:rPr>
              <w:t>范围：（0～6000）V</w:t>
            </w:r>
          </w:p>
        </w:tc>
        <w:tc>
          <w:tcPr>
            <w:tcW w:w="680" w:type="pct"/>
            <w:vAlign w:val="center"/>
          </w:tcPr>
          <w:p w14:paraId="1502F719">
            <w:pPr>
              <w:spacing w:line="280" w:lineRule="exact"/>
              <w:jc w:val="center"/>
              <w:rPr>
                <w:rFonts w:cs="宋体" w:asciiTheme="minorEastAsia" w:hAnsiTheme="minorEastAsia"/>
                <w:szCs w:val="21"/>
              </w:rPr>
            </w:pPr>
            <w:r>
              <w:rPr>
                <w:rFonts w:hint="eastAsia" w:cs="宋体" w:asciiTheme="minorEastAsia" w:hAnsiTheme="minorEastAsia"/>
                <w:szCs w:val="21"/>
              </w:rPr>
              <w:t>/</w:t>
            </w:r>
          </w:p>
        </w:tc>
        <w:tc>
          <w:tcPr>
            <w:tcW w:w="611" w:type="pct"/>
            <w:vAlign w:val="center"/>
          </w:tcPr>
          <w:p w14:paraId="5F6FD8C6">
            <w:pPr>
              <w:snapToGrid w:val="0"/>
              <w:spacing w:line="280" w:lineRule="exact"/>
              <w:jc w:val="center"/>
              <w:rPr>
                <w:rFonts w:cs="宋体" w:asciiTheme="minorEastAsia" w:hAnsiTheme="minorEastAsia"/>
                <w:szCs w:val="21"/>
              </w:rPr>
            </w:pPr>
            <w:r>
              <w:rPr>
                <w:rFonts w:hint="eastAsia" w:cs="宋体" w:asciiTheme="minorEastAsia" w:hAnsiTheme="minorEastAsia"/>
                <w:szCs w:val="21"/>
              </w:rPr>
              <w:t>1年</w:t>
            </w:r>
          </w:p>
        </w:tc>
      </w:tr>
      <w:tr w14:paraId="30B41E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0" w:hRule="atLeast"/>
          <w:jc w:val="center"/>
        </w:trPr>
        <w:tc>
          <w:tcPr>
            <w:tcW w:w="388" w:type="pct"/>
            <w:vAlign w:val="center"/>
          </w:tcPr>
          <w:p w14:paraId="515CB464">
            <w:pPr>
              <w:pStyle w:val="73"/>
              <w:widowControl w:val="0"/>
              <w:numPr>
                <w:ilvl w:val="0"/>
                <w:numId w:val="45"/>
              </w:numPr>
              <w:adjustRightInd w:val="0"/>
              <w:snapToGrid w:val="0"/>
              <w:spacing w:line="280" w:lineRule="exact"/>
              <w:jc w:val="center"/>
              <w:rPr>
                <w:rFonts w:cs="宋体" w:asciiTheme="minorEastAsia" w:hAnsiTheme="minorEastAsia" w:eastAsiaTheme="minorEastAsia"/>
                <w:szCs w:val="21"/>
              </w:rPr>
            </w:pPr>
          </w:p>
        </w:tc>
        <w:tc>
          <w:tcPr>
            <w:tcW w:w="1057" w:type="pct"/>
            <w:vAlign w:val="center"/>
          </w:tcPr>
          <w:p w14:paraId="29BEA5FE">
            <w:pPr>
              <w:spacing w:line="280" w:lineRule="exact"/>
              <w:rPr>
                <w:rFonts w:asciiTheme="minorEastAsia" w:hAnsiTheme="minorEastAsia"/>
                <w:szCs w:val="21"/>
              </w:rPr>
            </w:pPr>
            <w:r>
              <w:rPr>
                <w:rFonts w:hint="eastAsia" w:asciiTheme="minorEastAsia" w:hAnsiTheme="minorEastAsia"/>
                <w:szCs w:val="21"/>
              </w:rPr>
              <w:t>差分探头</w:t>
            </w:r>
          </w:p>
        </w:tc>
        <w:tc>
          <w:tcPr>
            <w:tcW w:w="679" w:type="pct"/>
            <w:tcBorders>
              <w:right w:val="single" w:color="auto" w:sz="4" w:space="0"/>
            </w:tcBorders>
            <w:vAlign w:val="center"/>
          </w:tcPr>
          <w:p w14:paraId="07986EF4">
            <w:pPr>
              <w:pStyle w:val="73"/>
              <w:widowControl w:val="0"/>
              <w:adjustRightInd w:val="0"/>
              <w:snapToGrid w:val="0"/>
              <w:spacing w:line="280" w:lineRule="exact"/>
              <w:ind w:firstLine="0"/>
              <w:jc w:val="center"/>
              <w:rPr>
                <w:rFonts w:asciiTheme="minorEastAsia" w:hAnsiTheme="minorEastAsia" w:eastAsiaTheme="minorEastAsia"/>
                <w:szCs w:val="21"/>
              </w:rPr>
            </w:pPr>
            <w:r>
              <w:rPr>
                <w:rFonts w:asciiTheme="minorEastAsia" w:hAnsiTheme="minorEastAsia" w:eastAsiaTheme="minorEastAsia"/>
                <w:szCs w:val="21"/>
              </w:rPr>
              <w:t>THDP0100</w:t>
            </w:r>
          </w:p>
        </w:tc>
        <w:tc>
          <w:tcPr>
            <w:tcW w:w="1585" w:type="pct"/>
            <w:tcBorders>
              <w:left w:val="single" w:color="auto" w:sz="4" w:space="0"/>
            </w:tcBorders>
            <w:vAlign w:val="center"/>
          </w:tcPr>
          <w:p w14:paraId="2ABD396F">
            <w:pPr>
              <w:rPr>
                <w:rFonts w:asciiTheme="minorEastAsia" w:hAnsiTheme="minorEastAsia"/>
                <w:szCs w:val="21"/>
              </w:rPr>
            </w:pPr>
            <w:r>
              <w:rPr>
                <w:rFonts w:hint="eastAsia" w:asciiTheme="minorEastAsia" w:hAnsiTheme="minorEastAsia"/>
                <w:szCs w:val="21"/>
              </w:rPr>
              <w:t>衰减：100×/1000×；</w:t>
            </w:r>
          </w:p>
          <w:p w14:paraId="2265DB7A">
            <w:pPr>
              <w:rPr>
                <w:rFonts w:asciiTheme="minorEastAsia" w:hAnsiTheme="minorEastAsia"/>
                <w:szCs w:val="21"/>
              </w:rPr>
            </w:pPr>
            <w:r>
              <w:rPr>
                <w:rFonts w:hint="eastAsia" w:asciiTheme="minorEastAsia" w:hAnsiTheme="minorEastAsia"/>
                <w:szCs w:val="21"/>
              </w:rPr>
              <w:t>带宽：100MHz；</w:t>
            </w:r>
          </w:p>
          <w:p w14:paraId="21EF7BE2">
            <w:pPr>
              <w:rPr>
                <w:rFonts w:asciiTheme="minorEastAsia" w:hAnsiTheme="minorEastAsia"/>
                <w:szCs w:val="21"/>
              </w:rPr>
            </w:pPr>
            <w:r>
              <w:rPr>
                <w:rFonts w:hint="eastAsia" w:asciiTheme="minorEastAsia" w:hAnsiTheme="minorEastAsia"/>
                <w:szCs w:val="21"/>
              </w:rPr>
              <w:t>输入阻抗：40MΩ/2.5pF；</w:t>
            </w:r>
          </w:p>
          <w:p w14:paraId="68F6DC67">
            <w:pPr>
              <w:spacing w:line="240" w:lineRule="exact"/>
              <w:rPr>
                <w:rFonts w:asciiTheme="minorEastAsia" w:hAnsiTheme="minorEastAsia"/>
                <w:szCs w:val="21"/>
              </w:rPr>
            </w:pPr>
            <w:r>
              <w:rPr>
                <w:rFonts w:hint="eastAsia" w:asciiTheme="minorEastAsia" w:hAnsiTheme="minorEastAsia"/>
                <w:szCs w:val="21"/>
              </w:rPr>
              <w:t>电压范围：0V~6000V</w:t>
            </w:r>
          </w:p>
        </w:tc>
        <w:tc>
          <w:tcPr>
            <w:tcW w:w="680" w:type="pct"/>
            <w:vAlign w:val="center"/>
          </w:tcPr>
          <w:p w14:paraId="6BAC6962">
            <w:pPr>
              <w:spacing w:line="280" w:lineRule="exact"/>
              <w:jc w:val="center"/>
              <w:rPr>
                <w:rFonts w:cs="宋体" w:asciiTheme="minorEastAsia" w:hAnsiTheme="minorEastAsia"/>
                <w:szCs w:val="21"/>
              </w:rPr>
            </w:pPr>
            <w:r>
              <w:rPr>
                <w:rFonts w:hint="eastAsia" w:asciiTheme="minorEastAsia" w:hAnsiTheme="minorEastAsia"/>
                <w:szCs w:val="21"/>
              </w:rPr>
              <w:t>电压测量误差：＜0.2%</w:t>
            </w:r>
          </w:p>
        </w:tc>
        <w:tc>
          <w:tcPr>
            <w:tcW w:w="611" w:type="pct"/>
            <w:vAlign w:val="center"/>
          </w:tcPr>
          <w:p w14:paraId="285649EC">
            <w:pPr>
              <w:snapToGrid w:val="0"/>
              <w:spacing w:line="280" w:lineRule="exact"/>
              <w:jc w:val="center"/>
              <w:rPr>
                <w:rFonts w:cs="宋体" w:asciiTheme="minorEastAsia" w:hAnsiTheme="minorEastAsia"/>
                <w:szCs w:val="21"/>
              </w:rPr>
            </w:pPr>
            <w:r>
              <w:rPr>
                <w:rFonts w:hint="eastAsia" w:cs="宋体" w:asciiTheme="minorEastAsia" w:hAnsiTheme="minorEastAsia"/>
                <w:szCs w:val="21"/>
              </w:rPr>
              <w:t>1年</w:t>
            </w:r>
          </w:p>
        </w:tc>
      </w:tr>
      <w:tr w14:paraId="161D27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0" w:hRule="atLeast"/>
          <w:jc w:val="center"/>
        </w:trPr>
        <w:tc>
          <w:tcPr>
            <w:tcW w:w="388" w:type="pct"/>
            <w:vAlign w:val="center"/>
          </w:tcPr>
          <w:p w14:paraId="7AADE495">
            <w:pPr>
              <w:pStyle w:val="73"/>
              <w:widowControl w:val="0"/>
              <w:numPr>
                <w:ilvl w:val="0"/>
                <w:numId w:val="45"/>
              </w:numPr>
              <w:adjustRightInd w:val="0"/>
              <w:snapToGrid w:val="0"/>
              <w:spacing w:line="280" w:lineRule="exact"/>
              <w:jc w:val="center"/>
              <w:rPr>
                <w:rFonts w:cs="宋体" w:asciiTheme="minorEastAsia" w:hAnsiTheme="minorEastAsia" w:eastAsiaTheme="minorEastAsia"/>
                <w:szCs w:val="21"/>
              </w:rPr>
            </w:pPr>
          </w:p>
        </w:tc>
        <w:tc>
          <w:tcPr>
            <w:tcW w:w="1057" w:type="pct"/>
            <w:vAlign w:val="center"/>
          </w:tcPr>
          <w:p w14:paraId="3C15B1AF">
            <w:pPr>
              <w:jc w:val="left"/>
              <w:rPr>
                <w:rFonts w:asciiTheme="minorEastAsia" w:hAnsiTheme="minorEastAsia"/>
                <w:szCs w:val="21"/>
              </w:rPr>
            </w:pPr>
            <w:r>
              <w:rPr>
                <w:rFonts w:hint="eastAsia" w:asciiTheme="minorEastAsia" w:hAnsiTheme="minorEastAsia"/>
                <w:szCs w:val="21"/>
              </w:rPr>
              <w:t>直流稳压电源</w:t>
            </w:r>
          </w:p>
        </w:tc>
        <w:tc>
          <w:tcPr>
            <w:tcW w:w="679" w:type="pct"/>
            <w:tcBorders>
              <w:right w:val="single" w:color="auto" w:sz="4" w:space="0"/>
            </w:tcBorders>
            <w:vAlign w:val="center"/>
          </w:tcPr>
          <w:p w14:paraId="749338CC">
            <w:pPr>
              <w:snapToGrid w:val="0"/>
              <w:jc w:val="center"/>
              <w:rPr>
                <w:rFonts w:asciiTheme="minorEastAsia" w:hAnsiTheme="minorEastAsia"/>
                <w:szCs w:val="21"/>
              </w:rPr>
            </w:pPr>
            <w:r>
              <w:rPr>
                <w:rFonts w:hint="eastAsia" w:asciiTheme="minorEastAsia" w:hAnsiTheme="minorEastAsia"/>
                <w:szCs w:val="21"/>
              </w:rPr>
              <w:t>DH1716-5D</w:t>
            </w:r>
          </w:p>
        </w:tc>
        <w:tc>
          <w:tcPr>
            <w:tcW w:w="1585" w:type="pct"/>
            <w:tcBorders>
              <w:left w:val="single" w:color="auto" w:sz="4" w:space="0"/>
            </w:tcBorders>
            <w:vAlign w:val="center"/>
          </w:tcPr>
          <w:p w14:paraId="587FA389">
            <w:pPr>
              <w:jc w:val="left"/>
              <w:rPr>
                <w:rFonts w:asciiTheme="minorEastAsia" w:hAnsiTheme="minorEastAsia"/>
                <w:szCs w:val="21"/>
              </w:rPr>
            </w:pPr>
            <w:r>
              <w:rPr>
                <w:rFonts w:hint="eastAsia" w:asciiTheme="minorEastAsia" w:hAnsiTheme="minorEastAsia"/>
                <w:szCs w:val="21"/>
              </w:rPr>
              <w:t>0～60VDC，12A</w:t>
            </w:r>
          </w:p>
        </w:tc>
        <w:tc>
          <w:tcPr>
            <w:tcW w:w="680" w:type="pct"/>
            <w:vAlign w:val="center"/>
          </w:tcPr>
          <w:p w14:paraId="0C214C13">
            <w:pPr>
              <w:jc w:val="left"/>
              <w:rPr>
                <w:rFonts w:asciiTheme="minorEastAsia" w:hAnsiTheme="minorEastAsia"/>
                <w:szCs w:val="21"/>
              </w:rPr>
            </w:pPr>
            <w:r>
              <w:rPr>
                <w:rFonts w:hint="eastAsia" w:asciiTheme="minorEastAsia" w:hAnsiTheme="minorEastAsia"/>
                <w:szCs w:val="21"/>
              </w:rPr>
              <w:t>0.01VDC，0.01A</w:t>
            </w:r>
          </w:p>
        </w:tc>
        <w:tc>
          <w:tcPr>
            <w:tcW w:w="611" w:type="pct"/>
            <w:vAlign w:val="center"/>
          </w:tcPr>
          <w:p w14:paraId="74D09153">
            <w:pPr>
              <w:jc w:val="center"/>
              <w:rPr>
                <w:rFonts w:asciiTheme="minorEastAsia" w:hAnsiTheme="minorEastAsia"/>
                <w:szCs w:val="21"/>
              </w:rPr>
            </w:pPr>
            <w:r>
              <w:rPr>
                <w:rFonts w:hint="eastAsia" w:asciiTheme="minorEastAsia" w:hAnsiTheme="minorEastAsia"/>
                <w:szCs w:val="21"/>
              </w:rPr>
              <w:t>1年</w:t>
            </w:r>
          </w:p>
        </w:tc>
      </w:tr>
      <w:tr w14:paraId="73CB77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0" w:hRule="atLeast"/>
          <w:jc w:val="center"/>
        </w:trPr>
        <w:tc>
          <w:tcPr>
            <w:tcW w:w="388" w:type="pct"/>
            <w:vAlign w:val="center"/>
          </w:tcPr>
          <w:p w14:paraId="3E2CA5E5">
            <w:pPr>
              <w:pStyle w:val="73"/>
              <w:widowControl w:val="0"/>
              <w:numPr>
                <w:ilvl w:val="0"/>
                <w:numId w:val="45"/>
              </w:numPr>
              <w:adjustRightInd w:val="0"/>
              <w:snapToGrid w:val="0"/>
              <w:spacing w:line="280" w:lineRule="exact"/>
              <w:jc w:val="center"/>
              <w:rPr>
                <w:rFonts w:cs="宋体" w:asciiTheme="minorEastAsia" w:hAnsiTheme="minorEastAsia" w:eastAsiaTheme="minorEastAsia"/>
                <w:szCs w:val="21"/>
              </w:rPr>
            </w:pPr>
          </w:p>
        </w:tc>
        <w:tc>
          <w:tcPr>
            <w:tcW w:w="1057" w:type="pct"/>
            <w:vAlign w:val="center"/>
          </w:tcPr>
          <w:p w14:paraId="36A98F0F">
            <w:pPr>
              <w:rPr>
                <w:rFonts w:asciiTheme="minorEastAsia" w:hAnsiTheme="minorEastAsia"/>
                <w:color w:val="000000"/>
                <w:szCs w:val="21"/>
              </w:rPr>
            </w:pPr>
            <w:r>
              <w:rPr>
                <w:rFonts w:hint="eastAsia" w:asciiTheme="minorEastAsia" w:hAnsiTheme="minorEastAsia"/>
                <w:color w:val="000000"/>
                <w:szCs w:val="21"/>
              </w:rPr>
              <w:t>皮卷尺</w:t>
            </w:r>
          </w:p>
        </w:tc>
        <w:tc>
          <w:tcPr>
            <w:tcW w:w="679" w:type="pct"/>
            <w:tcBorders>
              <w:right w:val="single" w:color="auto" w:sz="4" w:space="0"/>
            </w:tcBorders>
            <w:vAlign w:val="center"/>
          </w:tcPr>
          <w:p w14:paraId="1EA46150">
            <w:pPr>
              <w:jc w:val="center"/>
              <w:rPr>
                <w:rFonts w:asciiTheme="minorEastAsia" w:hAnsiTheme="minorEastAsia"/>
                <w:color w:val="000000"/>
                <w:szCs w:val="21"/>
              </w:rPr>
            </w:pPr>
            <w:r>
              <w:rPr>
                <w:rFonts w:hint="eastAsia" w:asciiTheme="minorEastAsia" w:hAnsiTheme="minorEastAsia"/>
                <w:color w:val="000000"/>
                <w:szCs w:val="21"/>
              </w:rPr>
              <w:t>得力</w:t>
            </w:r>
          </w:p>
        </w:tc>
        <w:tc>
          <w:tcPr>
            <w:tcW w:w="1585" w:type="pct"/>
            <w:tcBorders>
              <w:left w:val="single" w:color="auto" w:sz="4" w:space="0"/>
            </w:tcBorders>
            <w:vAlign w:val="center"/>
          </w:tcPr>
          <w:p w14:paraId="1FAE0D2A">
            <w:pPr>
              <w:jc w:val="left"/>
              <w:rPr>
                <w:rFonts w:asciiTheme="minorEastAsia" w:hAnsiTheme="minorEastAsia"/>
                <w:color w:val="000000"/>
                <w:szCs w:val="21"/>
              </w:rPr>
            </w:pPr>
            <w:r>
              <w:rPr>
                <w:rFonts w:asciiTheme="minorEastAsia" w:hAnsiTheme="minorEastAsia"/>
                <w:color w:val="000000"/>
                <w:szCs w:val="21"/>
              </w:rPr>
              <w:t>0~30m</w:t>
            </w:r>
          </w:p>
        </w:tc>
        <w:tc>
          <w:tcPr>
            <w:tcW w:w="680" w:type="pct"/>
            <w:vAlign w:val="center"/>
          </w:tcPr>
          <w:p w14:paraId="2960DB8E">
            <w:pPr>
              <w:spacing w:line="276" w:lineRule="auto"/>
              <w:jc w:val="left"/>
              <w:rPr>
                <w:rFonts w:asciiTheme="minorEastAsia" w:hAnsiTheme="minorEastAsia"/>
                <w:color w:val="000000"/>
                <w:szCs w:val="21"/>
              </w:rPr>
            </w:pPr>
            <w:r>
              <w:rPr>
                <w:rFonts w:hint="eastAsia" w:asciiTheme="minorEastAsia" w:hAnsiTheme="minorEastAsia"/>
                <w:color w:val="000000"/>
                <w:szCs w:val="21"/>
              </w:rPr>
              <w:t>1mm</w:t>
            </w:r>
          </w:p>
        </w:tc>
        <w:tc>
          <w:tcPr>
            <w:tcW w:w="611" w:type="pct"/>
            <w:vAlign w:val="center"/>
          </w:tcPr>
          <w:p w14:paraId="2DA78032">
            <w:pPr>
              <w:spacing w:line="280" w:lineRule="exact"/>
              <w:jc w:val="center"/>
              <w:rPr>
                <w:rFonts w:asciiTheme="minorEastAsia" w:hAnsiTheme="minorEastAsia"/>
                <w:color w:val="000000"/>
                <w:szCs w:val="21"/>
              </w:rPr>
            </w:pPr>
            <w:r>
              <w:rPr>
                <w:rFonts w:hint="eastAsia" w:asciiTheme="minorEastAsia" w:hAnsiTheme="minorEastAsia"/>
                <w:color w:val="000000"/>
                <w:szCs w:val="21"/>
              </w:rPr>
              <w:t>1年</w:t>
            </w:r>
          </w:p>
        </w:tc>
      </w:tr>
      <w:tr w14:paraId="3A4FE5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0" w:hRule="atLeast"/>
          <w:jc w:val="center"/>
        </w:trPr>
        <w:tc>
          <w:tcPr>
            <w:tcW w:w="388" w:type="pct"/>
            <w:vAlign w:val="center"/>
          </w:tcPr>
          <w:p w14:paraId="63C930A1">
            <w:pPr>
              <w:pStyle w:val="73"/>
              <w:widowControl w:val="0"/>
              <w:numPr>
                <w:ilvl w:val="0"/>
                <w:numId w:val="45"/>
              </w:numPr>
              <w:adjustRightInd w:val="0"/>
              <w:snapToGrid w:val="0"/>
              <w:spacing w:line="280" w:lineRule="exact"/>
              <w:jc w:val="center"/>
              <w:rPr>
                <w:rFonts w:cs="宋体" w:asciiTheme="minorEastAsia" w:hAnsiTheme="minorEastAsia" w:eastAsiaTheme="minorEastAsia"/>
                <w:szCs w:val="21"/>
              </w:rPr>
            </w:pPr>
          </w:p>
        </w:tc>
        <w:tc>
          <w:tcPr>
            <w:tcW w:w="1057" w:type="pct"/>
            <w:vAlign w:val="center"/>
          </w:tcPr>
          <w:p w14:paraId="152B5FD6">
            <w:pPr>
              <w:snapToGrid w:val="0"/>
              <w:spacing w:line="280" w:lineRule="exact"/>
              <w:jc w:val="left"/>
              <w:rPr>
                <w:rFonts w:asciiTheme="minorEastAsia" w:hAnsiTheme="minorEastAsia"/>
                <w:szCs w:val="21"/>
              </w:rPr>
            </w:pPr>
            <w:r>
              <w:rPr>
                <w:rFonts w:asciiTheme="minorEastAsia" w:hAnsiTheme="minorEastAsia"/>
                <w:szCs w:val="21"/>
              </w:rPr>
              <w:t>管状接头搭接线</w:t>
            </w:r>
          </w:p>
        </w:tc>
        <w:tc>
          <w:tcPr>
            <w:tcW w:w="679" w:type="pct"/>
            <w:tcBorders>
              <w:right w:val="single" w:color="auto" w:sz="4" w:space="0"/>
            </w:tcBorders>
            <w:vAlign w:val="center"/>
          </w:tcPr>
          <w:p w14:paraId="52CFE641">
            <w:pPr>
              <w:pStyle w:val="73"/>
              <w:widowControl w:val="0"/>
              <w:adjustRightInd w:val="0"/>
              <w:snapToGrid w:val="0"/>
              <w:spacing w:line="280" w:lineRule="exact"/>
              <w:ind w:firstLine="0"/>
              <w:jc w:val="center"/>
              <w:rPr>
                <w:rFonts w:asciiTheme="minorEastAsia" w:hAnsiTheme="minorEastAsia" w:eastAsiaTheme="minorEastAsia"/>
                <w:szCs w:val="21"/>
              </w:rPr>
            </w:pPr>
            <w:r>
              <w:rPr>
                <w:rFonts w:asciiTheme="minorEastAsia" w:hAnsiTheme="minorEastAsia" w:eastAsiaTheme="minorEastAsia"/>
                <w:szCs w:val="21"/>
              </w:rPr>
              <w:t>HB8111-3x120</w:t>
            </w:r>
          </w:p>
        </w:tc>
        <w:tc>
          <w:tcPr>
            <w:tcW w:w="1585" w:type="pct"/>
            <w:tcBorders>
              <w:left w:val="single" w:color="auto" w:sz="4" w:space="0"/>
            </w:tcBorders>
            <w:vAlign w:val="center"/>
          </w:tcPr>
          <w:p w14:paraId="7BDFD0F4">
            <w:pPr>
              <w:spacing w:line="0" w:lineRule="atLeast"/>
              <w:ind w:left="-4" w:right="-1"/>
              <w:jc w:val="center"/>
              <w:rPr>
                <w:rFonts w:asciiTheme="minorEastAsia" w:hAnsiTheme="minorEastAsia"/>
                <w:szCs w:val="21"/>
              </w:rPr>
            </w:pPr>
            <w:r>
              <w:rPr>
                <w:rFonts w:hint="eastAsia" w:asciiTheme="minorEastAsia" w:hAnsiTheme="minorEastAsia"/>
                <w:szCs w:val="21"/>
              </w:rPr>
              <w:t>/</w:t>
            </w:r>
          </w:p>
        </w:tc>
        <w:tc>
          <w:tcPr>
            <w:tcW w:w="680" w:type="pct"/>
            <w:vAlign w:val="center"/>
          </w:tcPr>
          <w:p w14:paraId="6708619D">
            <w:pPr>
              <w:jc w:val="center"/>
              <w:rPr>
                <w:rFonts w:asciiTheme="minorEastAsia" w:hAnsiTheme="minorEastAsia"/>
                <w:szCs w:val="21"/>
              </w:rPr>
            </w:pPr>
            <w:r>
              <w:rPr>
                <w:rFonts w:hint="eastAsia" w:asciiTheme="minorEastAsia" w:hAnsiTheme="minorEastAsia"/>
                <w:szCs w:val="21"/>
              </w:rPr>
              <w:t>/</w:t>
            </w:r>
          </w:p>
        </w:tc>
        <w:tc>
          <w:tcPr>
            <w:tcW w:w="611" w:type="pct"/>
            <w:vAlign w:val="center"/>
          </w:tcPr>
          <w:p w14:paraId="3BCC7A20">
            <w:pPr>
              <w:spacing w:line="280" w:lineRule="exact"/>
              <w:jc w:val="center"/>
              <w:rPr>
                <w:rFonts w:cs="宋体" w:asciiTheme="minorEastAsia" w:hAnsiTheme="minorEastAsia"/>
                <w:szCs w:val="21"/>
              </w:rPr>
            </w:pPr>
            <w:r>
              <w:rPr>
                <w:rFonts w:hint="eastAsia" w:cs="宋体" w:asciiTheme="minorEastAsia" w:hAnsiTheme="minorEastAsia"/>
                <w:szCs w:val="21"/>
              </w:rPr>
              <w:t>/</w:t>
            </w:r>
          </w:p>
        </w:tc>
      </w:tr>
      <w:tr w14:paraId="19A289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14:paraId="1E201728">
            <w:pPr>
              <w:rPr>
                <w:rFonts w:cs="宋体" w:asciiTheme="minorEastAsia" w:hAnsiTheme="minorEastAsia"/>
                <w:szCs w:val="21"/>
              </w:rPr>
            </w:pPr>
            <w:r>
              <w:rPr>
                <w:rFonts w:hint="eastAsia" w:cs="宋体" w:asciiTheme="minorEastAsia" w:hAnsiTheme="minorEastAsia"/>
                <w:color w:val="000000"/>
                <w:kern w:val="0"/>
                <w:szCs w:val="21"/>
              </w:rPr>
              <w:t>注：设备信息以实际使用为准，若没有相同设备，则选用满足技术参数和精度且在有效期内的同类设备进行试验。</w:t>
            </w:r>
          </w:p>
        </w:tc>
      </w:tr>
    </w:tbl>
    <w:p w14:paraId="20F72C51"/>
    <w:p w14:paraId="13E84468">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试验布置和连接</w:t>
      </w:r>
    </w:p>
    <w:p w14:paraId="405422F5">
      <w:pPr>
        <w:pStyle w:val="18"/>
        <w:spacing w:line="420" w:lineRule="exact"/>
        <w:ind w:firstLine="480"/>
      </w:pPr>
      <w:r>
        <w:rPr>
          <w:rFonts w:hint="eastAsia"/>
        </w:rPr>
        <w:t>将FSECU安装在接地平板上，接地平板与屏蔽室壳体搭接点的间隔应不大于1m；</w:t>
      </w:r>
    </w:p>
    <w:p w14:paraId="4DDA6383">
      <w:pPr>
        <w:pStyle w:val="18"/>
        <w:spacing w:line="420" w:lineRule="exact"/>
        <w:ind w:firstLine="480"/>
      </w:pPr>
      <w:r>
        <w:rPr>
          <w:rFonts w:hint="eastAsia"/>
        </w:rPr>
        <w:t>互连线/电缆—电缆长度至少应为3.3m，当互连电缆束的长度大于试验桌的长度时，多余长度的互连电缆束应按Z字形布置在试验桌的后面，并支撑在接地平板上方约50mm高处；</w:t>
      </w:r>
    </w:p>
    <w:p w14:paraId="6AD964BC">
      <w:pPr>
        <w:pStyle w:val="18"/>
        <w:spacing w:line="420" w:lineRule="exact"/>
        <w:ind w:firstLine="480"/>
      </w:pPr>
      <w:r>
        <w:rPr>
          <w:rFonts w:hint="eastAsia"/>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14:paraId="14FEB2B6">
      <w:pPr>
        <w:pStyle w:val="18"/>
        <w:spacing w:line="420" w:lineRule="exact"/>
        <w:ind w:firstLine="480"/>
      </w:pPr>
      <w:r>
        <w:rPr>
          <w:rFonts w:hint="eastAsia"/>
        </w:rPr>
        <w:t>具体的试验布置图如图24~图27。</w:t>
      </w:r>
    </w:p>
    <w:p w14:paraId="12F9AEA1">
      <w:pPr>
        <w:pStyle w:val="18"/>
        <w:spacing w:line="240" w:lineRule="auto"/>
        <w:ind w:firstLine="0" w:firstLineChars="0"/>
        <w:jc w:val="center"/>
      </w:pPr>
      <w:r>
        <w:object>
          <v:shape id="_x0000_i1037" o:spt="75" type="#_x0000_t75" style="height:224.25pt;width:354pt;" o:ole="t" filled="f" o:preferrelative="t" stroked="f" coordsize="21600,21600">
            <v:path/>
            <v:fill on="f" focussize="0,0"/>
            <v:stroke on="f" joinstyle="miter"/>
            <v:imagedata r:id="rId41" o:title=""/>
            <o:lock v:ext="edit" aspectratio="t"/>
            <w10:wrap type="none"/>
            <w10:anchorlock/>
          </v:shape>
          <o:OLEObject Type="Embed" ProgID="Visio.Drawing.11" ShapeID="_x0000_i1037" DrawAspect="Content" ObjectID="_1468075737" r:id="rId40">
            <o:LockedField>false</o:LockedField>
          </o:OLEObject>
        </w:object>
      </w:r>
    </w:p>
    <w:p w14:paraId="7CD509F9">
      <w:pPr>
        <w:numPr>
          <w:ilvl w:val="0"/>
          <w:numId w:val="13"/>
        </w:numPr>
        <w:jc w:val="center"/>
        <w:rPr>
          <w:rFonts w:ascii="Times New Roman" w:hAnsi="Times New Roman" w:eastAsia="黑体" w:cs="Times New Roman"/>
        </w:rPr>
      </w:pPr>
      <w:r>
        <w:rPr>
          <w:rFonts w:ascii="Times New Roman" w:hAnsi="Times New Roman" w:eastAsia="黑体" w:cs="Times New Roman"/>
        </w:rPr>
        <w:t>W3针脚注入布置图</w:t>
      </w:r>
    </w:p>
    <w:p w14:paraId="6AE27CD1">
      <w:pPr>
        <w:pStyle w:val="18"/>
        <w:spacing w:line="240" w:lineRule="auto"/>
        <w:ind w:firstLine="0" w:firstLineChars="0"/>
        <w:jc w:val="center"/>
      </w:pPr>
      <w:r>
        <w:object>
          <v:shape id="_x0000_i1038" o:spt="75" type="#_x0000_t75" style="height:224.25pt;width:354pt;" o:ole="t" filled="f" o:preferrelative="t" stroked="f" coordsize="21600,21600">
            <v:path/>
            <v:fill on="f" focussize="0,0"/>
            <v:stroke on="f" joinstyle="miter"/>
            <v:imagedata r:id="rId43" o:title=""/>
            <o:lock v:ext="edit" aspectratio="t"/>
            <w10:wrap type="none"/>
            <w10:anchorlock/>
          </v:shape>
          <o:OLEObject Type="Embed" ProgID="Visio.Drawing.11" ShapeID="_x0000_i1038" DrawAspect="Content" ObjectID="_1468075738" r:id="rId42">
            <o:LockedField>false</o:LockedField>
          </o:OLEObject>
        </w:object>
      </w:r>
    </w:p>
    <w:p w14:paraId="2193DC60">
      <w:pPr>
        <w:numPr>
          <w:ilvl w:val="0"/>
          <w:numId w:val="13"/>
        </w:numPr>
        <w:jc w:val="center"/>
        <w:rPr>
          <w:rFonts w:ascii="Times New Roman" w:hAnsi="Times New Roman" w:eastAsia="黑体" w:cs="Times New Roman"/>
        </w:rPr>
      </w:pPr>
      <w:r>
        <w:rPr>
          <w:rFonts w:ascii="Times New Roman" w:hAnsi="Times New Roman" w:eastAsia="黑体" w:cs="Times New Roman"/>
        </w:rPr>
        <w:t>W4针脚注入布置图</w:t>
      </w:r>
    </w:p>
    <w:p w14:paraId="3C0FDFFA">
      <w:pPr>
        <w:jc w:val="center"/>
        <w:rPr>
          <w:rFonts w:ascii="Times New Roman" w:hAnsi="Times New Roman" w:eastAsia="黑体" w:cs="Times New Roman"/>
          <w:sz w:val="24"/>
        </w:rPr>
      </w:pPr>
      <w:r>
        <w:rPr>
          <w:rFonts w:ascii="Times New Roman" w:hAnsi="Times New Roman" w:cs="Times New Roman"/>
        </w:rPr>
        <w:object>
          <v:shape id="_x0000_i1039" o:spt="75" type="#_x0000_t75" style="height:219.75pt;width:394.5pt;" o:ole="t" filled="f" o:preferrelative="t" stroked="f" coordsize="21600,21600">
            <v:path/>
            <v:fill on="f" focussize="0,0"/>
            <v:stroke on="f" joinstyle="miter"/>
            <v:imagedata r:id="rId45" o:title=""/>
            <o:lock v:ext="edit" aspectratio="t"/>
            <w10:wrap type="none"/>
            <w10:anchorlock/>
          </v:shape>
          <o:OLEObject Type="Embed" ProgID="Visio.Drawing.11" ShapeID="_x0000_i1039" DrawAspect="Content" ObjectID="_1468075739" r:id="rId44">
            <o:LockedField>false</o:LockedField>
          </o:OLEObject>
        </w:object>
      </w:r>
    </w:p>
    <w:p w14:paraId="09C0F814">
      <w:pPr>
        <w:numPr>
          <w:ilvl w:val="0"/>
          <w:numId w:val="13"/>
        </w:numPr>
        <w:jc w:val="center"/>
        <w:rPr>
          <w:rFonts w:ascii="Times New Roman" w:hAnsi="Times New Roman" w:eastAsia="黑体" w:cs="Times New Roman"/>
        </w:rPr>
      </w:pPr>
      <w:r>
        <w:rPr>
          <w:rFonts w:ascii="Times New Roman" w:hAnsi="Times New Roman" w:eastAsia="黑体" w:cs="Times New Roman"/>
        </w:rPr>
        <w:t xml:space="preserve"> W1电缆束感应布置图</w:t>
      </w:r>
    </w:p>
    <w:p w14:paraId="60B0A66C">
      <w:pPr>
        <w:jc w:val="center"/>
        <w:rPr>
          <w:rFonts w:ascii="Times New Roman" w:hAnsi="Times New Roman" w:eastAsia="黑体" w:cs="Times New Roman"/>
          <w:sz w:val="24"/>
        </w:rPr>
      </w:pPr>
      <w:r>
        <w:rPr>
          <w:rFonts w:ascii="Times New Roman" w:hAnsi="Times New Roman" w:cs="Times New Roman"/>
        </w:rPr>
        <w:object>
          <v:shape id="_x0000_i1040" o:spt="75" type="#_x0000_t75" style="height:219.75pt;width:391.5pt;" o:ole="t" filled="f" o:preferrelative="t" stroked="f" coordsize="21600,21600">
            <v:path/>
            <v:fill on="f" focussize="0,0"/>
            <v:stroke on="f" joinstyle="miter"/>
            <v:imagedata r:id="rId47" o:title=""/>
            <o:lock v:ext="edit" aspectratio="t"/>
            <w10:wrap type="none"/>
            <w10:anchorlock/>
          </v:shape>
          <o:OLEObject Type="Embed" ProgID="Visio.Drawing.11" ShapeID="_x0000_i1040" DrawAspect="Content" ObjectID="_1468075740" r:id="rId46">
            <o:LockedField>false</o:LockedField>
          </o:OLEObject>
        </w:object>
      </w:r>
    </w:p>
    <w:p w14:paraId="02F1F560">
      <w:pPr>
        <w:numPr>
          <w:ilvl w:val="0"/>
          <w:numId w:val="13"/>
        </w:numPr>
        <w:spacing w:line="420" w:lineRule="exact"/>
        <w:jc w:val="center"/>
        <w:rPr>
          <w:rFonts w:ascii="Times New Roman" w:hAnsi="Times New Roman" w:eastAsia="黑体" w:cs="Times New Roman"/>
        </w:rPr>
      </w:pPr>
      <w:r>
        <w:rPr>
          <w:rFonts w:ascii="Times New Roman" w:hAnsi="Times New Roman" w:eastAsia="黑体" w:cs="Times New Roman"/>
        </w:rPr>
        <w:t>W3电缆束感应布置图</w:t>
      </w:r>
    </w:p>
    <w:p w14:paraId="6D390761">
      <w:pPr>
        <w:pStyle w:val="23"/>
        <w:numPr>
          <w:ilvl w:val="1"/>
          <w:numId w:val="8"/>
        </w:numPr>
        <w:spacing w:line="420" w:lineRule="exact"/>
        <w:rPr>
          <w:rFonts w:ascii="Times New Roman" w:hAnsi="Times New Roman"/>
          <w:sz w:val="28"/>
          <w:szCs w:val="28"/>
          <w:lang w:val="zh-CN"/>
        </w:rPr>
      </w:pPr>
      <w:r>
        <w:rPr>
          <w:rFonts w:ascii="Times New Roman" w:hAnsi="Times New Roman"/>
          <w:sz w:val="28"/>
          <w:szCs w:val="28"/>
          <w:lang w:val="zh-CN"/>
        </w:rPr>
        <w:t>受试设备、试验装置（试验前）的制造符合性要求</w:t>
      </w:r>
    </w:p>
    <w:p w14:paraId="767AFE71">
      <w:pPr>
        <w:pStyle w:val="31"/>
        <w:spacing w:line="420" w:lineRule="exact"/>
        <w:ind w:firstLine="563" w:firstLineChars="0"/>
        <w:rPr>
          <w:rFonts w:ascii="Times New Roman" w:hAnsi="Times New Roman" w:eastAsia="宋体" w:cs="Times New Roman"/>
          <w:sz w:val="24"/>
          <w:szCs w:val="21"/>
        </w:rPr>
      </w:pPr>
      <w:r>
        <w:rPr>
          <w:rFonts w:ascii="Times New Roman" w:hAnsi="Times New Roman" w:eastAsia="宋体" w:cs="Times New Roman"/>
          <w:sz w:val="24"/>
          <w:szCs w:val="21"/>
        </w:rPr>
        <w:t>受试设备状态应满足“5.试验产品/设备说明”构型和产品状态要求，确定受试设备按照11.1要求完成了产品验收测试。</w:t>
      </w:r>
    </w:p>
    <w:p w14:paraId="6AA0BF42">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确保受试设备、陪试件、试验装置，在试验前按照</w:t>
      </w:r>
      <w:r>
        <w:rPr>
          <w:rFonts w:ascii="Times New Roman" w:hAnsi="Times New Roman" w:eastAsia="宋体" w:cs="Times New Roman"/>
          <w:sz w:val="24"/>
          <w:szCs w:val="21"/>
          <w:highlight w:val="yellow"/>
        </w:rPr>
        <w:t>19.3-19.5</w:t>
      </w:r>
      <w:r>
        <w:rPr>
          <w:rFonts w:ascii="Times New Roman" w:hAnsi="Times New Roman" w:eastAsia="宋体" w:cs="Times New Roman"/>
          <w:sz w:val="24"/>
          <w:szCs w:val="21"/>
        </w:rPr>
        <w:t>的要求，进行了相应的安装和连接。</w:t>
      </w:r>
    </w:p>
    <w:p w14:paraId="6F47303B">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确保试验人员资质符合“9试验人员”的要求。</w:t>
      </w:r>
    </w:p>
    <w:p w14:paraId="2447E933">
      <w:pPr>
        <w:pStyle w:val="23"/>
        <w:numPr>
          <w:ilvl w:val="1"/>
          <w:numId w:val="8"/>
        </w:numPr>
        <w:spacing w:line="420" w:lineRule="exact"/>
        <w:jc w:val="left"/>
        <w:rPr>
          <w:rFonts w:ascii="Times New Roman" w:hAnsi="Times New Roman"/>
          <w:sz w:val="28"/>
          <w:szCs w:val="28"/>
          <w:lang w:val="zh-CN"/>
        </w:rPr>
      </w:pPr>
      <w:r>
        <w:rPr>
          <w:rFonts w:ascii="Times New Roman" w:hAnsi="Times New Roman"/>
          <w:sz w:val="28"/>
          <w:szCs w:val="28"/>
          <w:lang w:val="zh-CN"/>
        </w:rPr>
        <w:t>试验程序</w:t>
      </w:r>
    </w:p>
    <w:p w14:paraId="28AB2754">
      <w:pPr>
        <w:pStyle w:val="33"/>
        <w:numPr>
          <w:ilvl w:val="3"/>
          <w:numId w:val="8"/>
        </w:numPr>
        <w:tabs>
          <w:tab w:val="left" w:pos="567"/>
        </w:tabs>
        <w:spacing w:line="420" w:lineRule="exact"/>
        <w:rPr>
          <w:rFonts w:ascii="Times New Roman" w:hAnsi="Times New Roman"/>
        </w:rPr>
      </w:pPr>
      <w:r>
        <w:rPr>
          <w:rStyle w:val="15"/>
          <w:rFonts w:ascii="Times New Roman" w:hAnsi="Times New Roman" w:eastAsia="宋体"/>
        </w:rPr>
        <w:commentReference w:id="3"/>
      </w:r>
      <w:r>
        <w:rPr>
          <w:rFonts w:ascii="Times New Roman" w:hAnsi="Times New Roman"/>
        </w:rPr>
        <w:t>针脚注入试验</w:t>
      </w:r>
    </w:p>
    <w:p w14:paraId="16A3262F">
      <w:pPr>
        <w:pStyle w:val="18"/>
        <w:spacing w:line="420" w:lineRule="exact"/>
        <w:ind w:firstLine="480"/>
      </w:pPr>
      <w:r>
        <w:rPr>
          <w:rFonts w:hint="eastAsia"/>
        </w:rPr>
        <w:t>试验</w:t>
      </w:r>
      <w:r>
        <w:t>人员应在</w:t>
      </w:r>
      <w:r>
        <w:rPr>
          <w:rFonts w:hint="eastAsia"/>
        </w:rPr>
        <w:t>试验</w:t>
      </w:r>
      <w:r>
        <w:t>环境搭建完成后</w:t>
      </w:r>
      <w:r>
        <w:rPr>
          <w:rFonts w:hint="eastAsia"/>
        </w:rPr>
        <w:t>予以</w:t>
      </w:r>
      <w:r>
        <w:t>确认试验参数配置，并拍照取证开始试验，试验详细操作步骤如下：</w:t>
      </w:r>
    </w:p>
    <w:p w14:paraId="47539C5A">
      <w:pPr>
        <w:pStyle w:val="18"/>
        <w:numPr>
          <w:ilvl w:val="0"/>
          <w:numId w:val="46"/>
        </w:numPr>
        <w:spacing w:line="420" w:lineRule="exact"/>
        <w:ind w:firstLineChars="0"/>
      </w:pPr>
      <w:r>
        <w:rPr>
          <w:rFonts w:hint="eastAsia"/>
        </w:rPr>
        <w:t>进行针脚注入波形</w:t>
      </w:r>
      <w:r>
        <w:rPr>
          <w:rFonts w:hint="eastAsia"/>
          <w:b/>
          <w:color w:val="FF0000"/>
        </w:rPr>
        <w:t>3</w:t>
      </w:r>
      <w:r>
        <w:rPr>
          <w:rFonts w:hint="eastAsia"/>
        </w:rPr>
        <w:t>开路电压的校准布置，对多群脉冲测试主机进行校准设置，选取要求波形的正极性，调节多群脉冲测试主机输出，在示波器上获得所需波形的开路电压（Voc），电平容差应在0%～10%，并记录Voc的波形参数、电平、极性和信号发生器的设置值，以电压校准时的设置值测量短路电流（Isc），验证Isc的电平容差在规定的0%～10%内，记录Isc的波形参数、电平和极性；</w:t>
      </w:r>
    </w:p>
    <w:p w14:paraId="1699673D">
      <w:pPr>
        <w:pStyle w:val="18"/>
        <w:numPr>
          <w:ilvl w:val="0"/>
          <w:numId w:val="46"/>
        </w:numPr>
        <w:spacing w:line="420" w:lineRule="exact"/>
        <w:ind w:firstLineChars="0"/>
      </w:pPr>
      <w:r>
        <w:rPr>
          <w:rFonts w:hint="eastAsia"/>
        </w:rPr>
        <w:t>选取要求波形的负极性，重复步骤1)，记录相关波形参数、电平和极性；</w:t>
      </w:r>
    </w:p>
    <w:p w14:paraId="43BAC7C0">
      <w:pPr>
        <w:pStyle w:val="18"/>
        <w:numPr>
          <w:ilvl w:val="0"/>
          <w:numId w:val="46"/>
        </w:numPr>
        <w:spacing w:line="420" w:lineRule="exact"/>
        <w:ind w:firstLineChars="0"/>
      </w:pPr>
      <w:r>
        <w:rPr>
          <w:rFonts w:hint="eastAsia"/>
        </w:rPr>
        <w:t>在标准大气条件下，按</w:t>
      </w:r>
      <w:r>
        <w:rPr>
          <w:rFonts w:hint="eastAsia"/>
          <w:highlight w:val="yellow"/>
        </w:rPr>
        <w:t>QPAT2-1</w:t>
      </w:r>
      <w:r>
        <w:rPr>
          <w:rFonts w:hint="eastAsia"/>
        </w:rPr>
        <w:t>的要求对受试设备进行试验前功能性能检查，并记录检测结果；</w:t>
      </w:r>
    </w:p>
    <w:p w14:paraId="40647C5A">
      <w:pPr>
        <w:pStyle w:val="18"/>
        <w:numPr>
          <w:ilvl w:val="0"/>
          <w:numId w:val="46"/>
        </w:numPr>
        <w:spacing w:line="420" w:lineRule="exact"/>
        <w:ind w:firstLineChars="0"/>
      </w:pPr>
      <w:r>
        <w:rPr>
          <w:rFonts w:hint="eastAsia"/>
        </w:rPr>
        <w:t>受试设备</w:t>
      </w:r>
      <w:r>
        <w:t>按照</w:t>
      </w:r>
      <w:r>
        <w:rPr>
          <w:rFonts w:hint="eastAsia"/>
        </w:rPr>
        <w:t>图</w:t>
      </w:r>
      <w:r>
        <w:rPr>
          <w:rFonts w:hint="eastAsia"/>
          <w:b/>
          <w:color w:val="FF0000"/>
        </w:rPr>
        <w:t>24</w:t>
      </w:r>
      <w:r>
        <w:t>要求进行试验连接</w:t>
      </w:r>
      <w:r>
        <w:rPr>
          <w:rFonts w:hint="eastAsia"/>
        </w:rPr>
        <w:t>，</w:t>
      </w:r>
      <w:r>
        <w:rPr>
          <w:rFonts w:hint="eastAsia"/>
          <w:b/>
          <w:color w:val="FF0000"/>
        </w:rPr>
        <w:t>受试设备仅上电</w:t>
      </w:r>
      <w:r>
        <w:rPr>
          <w:rFonts w:hint="eastAsia"/>
        </w:rPr>
        <w:t>，</w:t>
      </w:r>
      <w:r>
        <w:t>进行波形</w:t>
      </w:r>
      <w:r>
        <w:rPr>
          <w:rFonts w:hint="eastAsia"/>
          <w:b/>
          <w:color w:val="FF0000"/>
        </w:rPr>
        <w:t>3</w:t>
      </w:r>
      <w:r>
        <w:rPr>
          <w:rFonts w:hint="eastAsia"/>
        </w:rPr>
        <w:t>的针脚注入试验,对试验布置及试验设备进行确认检查</w:t>
      </w:r>
    </w:p>
    <w:p w14:paraId="7C85E9F3">
      <w:pPr>
        <w:pStyle w:val="18"/>
        <w:numPr>
          <w:ilvl w:val="0"/>
          <w:numId w:val="46"/>
        </w:numPr>
        <w:spacing w:line="420" w:lineRule="exact"/>
        <w:ind w:firstLineChars="0"/>
      </w:pPr>
      <w:r>
        <w:rPr>
          <w:rFonts w:hint="eastAsia"/>
        </w:rPr>
        <w:t>按照波形正极性校准时确认的多群脉冲测试主机设置值，对选定的针脚（详见表36）施加10个单独的瞬态信号，每一个施加的瞬态之间最大间隔不超过1min；调整多群脉冲测试主机</w:t>
      </w:r>
      <w:r>
        <w:t>的输出极性</w:t>
      </w:r>
      <w:r>
        <w:rPr>
          <w:rFonts w:hint="eastAsia"/>
        </w:rPr>
        <w:t>，按照波形负极性校准时确认的多群脉冲测试主机设置值，对针脚施加10个单独的瞬态信号，每一个施加的瞬态之间最大间隔不超过1min；</w:t>
      </w:r>
    </w:p>
    <w:p w14:paraId="5CA29199">
      <w:pPr>
        <w:spacing w:line="420" w:lineRule="exact"/>
        <w:jc w:val="center"/>
        <w:rPr>
          <w:rFonts w:ascii="Times New Roman" w:hAnsi="Times New Roman" w:eastAsia="黑体" w:cs="Times New Roman"/>
          <w:szCs w:val="21"/>
        </w:rPr>
      </w:pPr>
      <w:bookmarkStart w:id="64" w:name="_Ref124361410"/>
      <w:r>
        <w:rPr>
          <w:rFonts w:ascii="Times New Roman" w:hAnsi="Times New Roman" w:eastAsia="黑体" w:cs="Times New Roman"/>
        </w:rPr>
        <w:t>表</w:t>
      </w:r>
      <w:bookmarkEnd w:id="64"/>
      <w:r>
        <w:rPr>
          <w:rFonts w:ascii="Times New Roman" w:hAnsi="Times New Roman" w:eastAsia="黑体" w:cs="Times New Roman"/>
        </w:rPr>
        <w:t>36被试</w:t>
      </w:r>
      <w:r>
        <w:rPr>
          <w:rFonts w:ascii="Times New Roman" w:hAnsi="Times New Roman" w:eastAsia="黑体" w:cs="Times New Roman"/>
          <w:szCs w:val="21"/>
        </w:rPr>
        <w:t>针脚定义</w:t>
      </w:r>
    </w:p>
    <w:tbl>
      <w:tblPr>
        <w:tblStyle w:val="12"/>
        <w:tblW w:w="4998" w:type="pct"/>
        <w:jc w:val="center"/>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Layout w:type="autofit"/>
        <w:tblCellMar>
          <w:top w:w="0" w:type="dxa"/>
          <w:left w:w="108" w:type="dxa"/>
          <w:bottom w:w="0" w:type="dxa"/>
          <w:right w:w="108" w:type="dxa"/>
        </w:tblCellMar>
      </w:tblPr>
      <w:tblGrid>
        <w:gridCol w:w="1165"/>
        <w:gridCol w:w="2322"/>
        <w:gridCol w:w="3301"/>
        <w:gridCol w:w="1972"/>
      </w:tblGrid>
      <w:tr w14:paraId="76CD8408">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32" w:hRule="atLeast"/>
          <w:jc w:val="center"/>
        </w:trPr>
        <w:tc>
          <w:tcPr>
            <w:tcW w:w="665" w:type="pct"/>
            <w:tcBorders>
              <w:top w:val="single" w:color="auto" w:sz="12" w:space="0"/>
              <w:bottom w:val="single" w:color="auto" w:sz="12" w:space="0"/>
            </w:tcBorders>
            <w:vAlign w:val="center"/>
          </w:tcPr>
          <w:p w14:paraId="2AD24C39">
            <w:pPr>
              <w:jc w:val="center"/>
              <w:rPr>
                <w:rFonts w:ascii="宋体" w:hAnsi="宋体" w:eastAsia="宋体" w:cs="Times New Roman"/>
                <w:szCs w:val="21"/>
              </w:rPr>
            </w:pPr>
            <w:r>
              <w:rPr>
                <w:rFonts w:hint="eastAsia" w:ascii="宋体" w:hAnsi="宋体" w:eastAsia="宋体" w:cs="Times New Roman"/>
                <w:szCs w:val="21"/>
              </w:rPr>
              <w:t>序号</w:t>
            </w:r>
          </w:p>
        </w:tc>
        <w:tc>
          <w:tcPr>
            <w:tcW w:w="1325" w:type="pct"/>
            <w:tcBorders>
              <w:top w:val="single" w:color="auto" w:sz="12" w:space="0"/>
              <w:bottom w:val="single" w:color="auto" w:sz="12" w:space="0"/>
            </w:tcBorders>
            <w:vAlign w:val="center"/>
          </w:tcPr>
          <w:p w14:paraId="34C93705">
            <w:pPr>
              <w:jc w:val="center"/>
              <w:rPr>
                <w:rFonts w:ascii="宋体" w:hAnsi="宋体" w:eastAsia="宋体" w:cs="Times New Roman"/>
                <w:szCs w:val="21"/>
              </w:rPr>
            </w:pPr>
            <w:r>
              <w:rPr>
                <w:rFonts w:hint="eastAsia" w:ascii="宋体" w:hAnsi="宋体" w:eastAsia="宋体" w:cs="Times New Roman"/>
                <w:szCs w:val="21"/>
              </w:rPr>
              <w:t>连接器针脚序号</w:t>
            </w:r>
          </w:p>
        </w:tc>
        <w:tc>
          <w:tcPr>
            <w:tcW w:w="1883" w:type="pct"/>
            <w:tcBorders>
              <w:top w:val="single" w:color="auto" w:sz="12" w:space="0"/>
              <w:bottom w:val="single" w:color="auto" w:sz="12" w:space="0"/>
            </w:tcBorders>
            <w:vAlign w:val="center"/>
          </w:tcPr>
          <w:p w14:paraId="254E3FDA">
            <w:pPr>
              <w:jc w:val="center"/>
              <w:rPr>
                <w:rFonts w:ascii="宋体" w:hAnsi="宋体" w:eastAsia="宋体" w:cs="Times New Roman"/>
                <w:szCs w:val="21"/>
              </w:rPr>
            </w:pPr>
            <w:r>
              <w:rPr>
                <w:rFonts w:hint="eastAsia" w:ascii="宋体" w:hAnsi="宋体" w:eastAsia="宋体" w:cs="Times New Roman"/>
                <w:szCs w:val="21"/>
              </w:rPr>
              <w:t>引脚定义</w:t>
            </w:r>
          </w:p>
        </w:tc>
        <w:tc>
          <w:tcPr>
            <w:tcW w:w="1125" w:type="pct"/>
            <w:tcBorders>
              <w:top w:val="single" w:color="auto" w:sz="12" w:space="0"/>
              <w:bottom w:val="single" w:color="auto" w:sz="12" w:space="0"/>
            </w:tcBorders>
            <w:vAlign w:val="center"/>
          </w:tcPr>
          <w:p w14:paraId="3DFC1C13">
            <w:pPr>
              <w:jc w:val="center"/>
              <w:rPr>
                <w:rFonts w:ascii="宋体" w:hAnsi="宋体" w:eastAsia="宋体" w:cs="Times New Roman"/>
                <w:szCs w:val="21"/>
              </w:rPr>
            </w:pPr>
            <w:r>
              <w:rPr>
                <w:rFonts w:hint="eastAsia" w:ascii="宋体" w:hAnsi="宋体" w:eastAsia="宋体" w:cs="Times New Roman"/>
                <w:szCs w:val="21"/>
              </w:rPr>
              <w:t>备注</w:t>
            </w:r>
          </w:p>
        </w:tc>
      </w:tr>
      <w:tr w14:paraId="5CBEFDE0">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tcBorders>
              <w:top w:val="single" w:color="auto" w:sz="12" w:space="0"/>
            </w:tcBorders>
            <w:shd w:val="clear" w:color="auto" w:fill="FFFFFF"/>
            <w:vAlign w:val="center"/>
          </w:tcPr>
          <w:p w14:paraId="7EF89566">
            <w:pPr>
              <w:numPr>
                <w:ilvl w:val="0"/>
                <w:numId w:val="47"/>
              </w:numPr>
              <w:jc w:val="center"/>
              <w:rPr>
                <w:rFonts w:ascii="宋体" w:hAnsi="宋体" w:eastAsia="宋体" w:cs="Times New Roman"/>
                <w:szCs w:val="21"/>
              </w:rPr>
            </w:pPr>
          </w:p>
        </w:tc>
        <w:tc>
          <w:tcPr>
            <w:tcW w:w="1325" w:type="pct"/>
            <w:tcBorders>
              <w:top w:val="single" w:color="auto" w:sz="12" w:space="0"/>
            </w:tcBorders>
            <w:shd w:val="clear" w:color="auto" w:fill="FFFFFF"/>
            <w:vAlign w:val="center"/>
          </w:tcPr>
          <w:p w14:paraId="0FDA3BDC">
            <w:pPr>
              <w:jc w:val="center"/>
              <w:rPr>
                <w:rFonts w:ascii="宋体" w:hAnsi="宋体" w:eastAsia="宋体" w:cs="Times New Roman"/>
                <w:szCs w:val="21"/>
              </w:rPr>
            </w:pPr>
          </w:p>
        </w:tc>
        <w:tc>
          <w:tcPr>
            <w:tcW w:w="1883" w:type="pct"/>
            <w:tcBorders>
              <w:top w:val="single" w:color="auto" w:sz="12" w:space="0"/>
            </w:tcBorders>
            <w:vAlign w:val="center"/>
          </w:tcPr>
          <w:p w14:paraId="2ECCAD0A">
            <w:pPr>
              <w:widowControl/>
              <w:jc w:val="center"/>
              <w:rPr>
                <w:rFonts w:ascii="宋体" w:hAnsi="宋体" w:eastAsia="宋体" w:cs="Times New Roman"/>
                <w:szCs w:val="21"/>
              </w:rPr>
            </w:pPr>
          </w:p>
        </w:tc>
        <w:tc>
          <w:tcPr>
            <w:tcW w:w="1125" w:type="pct"/>
            <w:tcBorders>
              <w:top w:val="single" w:color="auto" w:sz="12" w:space="0"/>
            </w:tcBorders>
            <w:vAlign w:val="center"/>
          </w:tcPr>
          <w:p w14:paraId="146BF150">
            <w:pPr>
              <w:jc w:val="center"/>
              <w:rPr>
                <w:rFonts w:ascii="宋体" w:hAnsi="宋体" w:eastAsia="宋体" w:cs="Times New Roman"/>
                <w:szCs w:val="21"/>
              </w:rPr>
            </w:pPr>
          </w:p>
        </w:tc>
      </w:tr>
      <w:tr w14:paraId="1DC5759C">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14:paraId="58860D7A">
            <w:pPr>
              <w:numPr>
                <w:ilvl w:val="0"/>
                <w:numId w:val="47"/>
              </w:numPr>
              <w:jc w:val="center"/>
              <w:rPr>
                <w:rFonts w:ascii="宋体" w:hAnsi="宋体" w:eastAsia="宋体" w:cs="Times New Roman"/>
                <w:szCs w:val="21"/>
              </w:rPr>
            </w:pPr>
          </w:p>
        </w:tc>
        <w:tc>
          <w:tcPr>
            <w:tcW w:w="1325" w:type="pct"/>
            <w:shd w:val="clear" w:color="auto" w:fill="FFFFFF"/>
            <w:vAlign w:val="center"/>
          </w:tcPr>
          <w:p w14:paraId="0059F335">
            <w:pPr>
              <w:jc w:val="center"/>
              <w:rPr>
                <w:rFonts w:ascii="宋体" w:hAnsi="宋体" w:eastAsia="宋体" w:cs="Times New Roman"/>
                <w:szCs w:val="21"/>
              </w:rPr>
            </w:pPr>
          </w:p>
        </w:tc>
        <w:tc>
          <w:tcPr>
            <w:tcW w:w="1883" w:type="pct"/>
            <w:vAlign w:val="center"/>
          </w:tcPr>
          <w:p w14:paraId="01C33332">
            <w:pPr>
              <w:widowControl/>
              <w:jc w:val="center"/>
              <w:rPr>
                <w:rFonts w:ascii="宋体" w:hAnsi="宋体" w:eastAsia="宋体" w:cs="Times New Roman"/>
                <w:kern w:val="0"/>
                <w:szCs w:val="21"/>
              </w:rPr>
            </w:pPr>
          </w:p>
        </w:tc>
        <w:tc>
          <w:tcPr>
            <w:tcW w:w="1125" w:type="pct"/>
            <w:vAlign w:val="center"/>
          </w:tcPr>
          <w:p w14:paraId="334A7140">
            <w:pPr>
              <w:jc w:val="center"/>
              <w:rPr>
                <w:rFonts w:ascii="宋体" w:hAnsi="宋体" w:eastAsia="宋体" w:cs="Times New Roman"/>
                <w:szCs w:val="21"/>
              </w:rPr>
            </w:pPr>
          </w:p>
        </w:tc>
      </w:tr>
      <w:tr w14:paraId="6B651E2E">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14:paraId="4EDA6C67">
            <w:pPr>
              <w:numPr>
                <w:ilvl w:val="0"/>
                <w:numId w:val="47"/>
              </w:numPr>
              <w:jc w:val="center"/>
              <w:rPr>
                <w:rFonts w:ascii="宋体" w:hAnsi="宋体" w:eastAsia="宋体" w:cs="Times New Roman"/>
                <w:szCs w:val="21"/>
              </w:rPr>
            </w:pPr>
          </w:p>
        </w:tc>
        <w:tc>
          <w:tcPr>
            <w:tcW w:w="1325" w:type="pct"/>
            <w:shd w:val="clear" w:color="auto" w:fill="FFFFFF"/>
            <w:vAlign w:val="center"/>
          </w:tcPr>
          <w:p w14:paraId="36A8AFEB">
            <w:pPr>
              <w:jc w:val="center"/>
              <w:rPr>
                <w:rFonts w:ascii="宋体" w:hAnsi="宋体" w:eastAsia="宋体" w:cs="Times New Roman"/>
                <w:szCs w:val="21"/>
              </w:rPr>
            </w:pPr>
          </w:p>
        </w:tc>
        <w:tc>
          <w:tcPr>
            <w:tcW w:w="1883" w:type="pct"/>
            <w:vAlign w:val="center"/>
          </w:tcPr>
          <w:p w14:paraId="5E01AC4E">
            <w:pPr>
              <w:jc w:val="center"/>
              <w:rPr>
                <w:rFonts w:ascii="宋体" w:hAnsi="宋体" w:eastAsia="宋体" w:cs="Times New Roman"/>
                <w:szCs w:val="21"/>
              </w:rPr>
            </w:pPr>
          </w:p>
        </w:tc>
        <w:tc>
          <w:tcPr>
            <w:tcW w:w="1125" w:type="pct"/>
            <w:vAlign w:val="center"/>
          </w:tcPr>
          <w:p w14:paraId="0E3D95CF">
            <w:pPr>
              <w:jc w:val="center"/>
              <w:rPr>
                <w:rFonts w:ascii="宋体" w:hAnsi="宋体" w:eastAsia="宋体" w:cs="Times New Roman"/>
                <w:szCs w:val="21"/>
              </w:rPr>
            </w:pPr>
          </w:p>
        </w:tc>
      </w:tr>
      <w:tr w14:paraId="3D060F85">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14:paraId="6614334D">
            <w:pPr>
              <w:numPr>
                <w:ilvl w:val="0"/>
                <w:numId w:val="47"/>
              </w:numPr>
              <w:jc w:val="center"/>
              <w:rPr>
                <w:rFonts w:ascii="宋体" w:hAnsi="宋体" w:eastAsia="宋体" w:cs="Times New Roman"/>
                <w:szCs w:val="21"/>
              </w:rPr>
            </w:pPr>
          </w:p>
        </w:tc>
        <w:tc>
          <w:tcPr>
            <w:tcW w:w="1325" w:type="pct"/>
            <w:shd w:val="clear" w:color="auto" w:fill="FFFFFF"/>
            <w:vAlign w:val="center"/>
          </w:tcPr>
          <w:p w14:paraId="11C2E358">
            <w:pPr>
              <w:jc w:val="center"/>
              <w:rPr>
                <w:rFonts w:ascii="宋体" w:hAnsi="宋体" w:eastAsia="宋体" w:cs="Times New Roman"/>
                <w:szCs w:val="21"/>
              </w:rPr>
            </w:pPr>
          </w:p>
        </w:tc>
        <w:tc>
          <w:tcPr>
            <w:tcW w:w="1883" w:type="pct"/>
            <w:vAlign w:val="center"/>
          </w:tcPr>
          <w:p w14:paraId="7B9E7584">
            <w:pPr>
              <w:jc w:val="center"/>
              <w:rPr>
                <w:rFonts w:ascii="宋体" w:hAnsi="宋体" w:eastAsia="宋体" w:cs="Times New Roman"/>
                <w:szCs w:val="21"/>
              </w:rPr>
            </w:pPr>
          </w:p>
        </w:tc>
        <w:tc>
          <w:tcPr>
            <w:tcW w:w="1125" w:type="pct"/>
            <w:vAlign w:val="center"/>
          </w:tcPr>
          <w:p w14:paraId="0BE0E2E9">
            <w:pPr>
              <w:jc w:val="center"/>
              <w:rPr>
                <w:rFonts w:ascii="宋体" w:hAnsi="宋体" w:eastAsia="宋体" w:cs="Times New Roman"/>
                <w:szCs w:val="21"/>
              </w:rPr>
            </w:pPr>
          </w:p>
        </w:tc>
      </w:tr>
      <w:tr w14:paraId="09AA3C24">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14:paraId="0845CC8D">
            <w:pPr>
              <w:numPr>
                <w:ilvl w:val="0"/>
                <w:numId w:val="47"/>
              </w:numPr>
              <w:jc w:val="center"/>
              <w:rPr>
                <w:rFonts w:ascii="宋体" w:hAnsi="宋体" w:eastAsia="宋体" w:cs="Times New Roman"/>
                <w:szCs w:val="21"/>
              </w:rPr>
            </w:pPr>
          </w:p>
        </w:tc>
        <w:tc>
          <w:tcPr>
            <w:tcW w:w="1325" w:type="pct"/>
            <w:shd w:val="clear" w:color="auto" w:fill="FFFFFF"/>
            <w:vAlign w:val="center"/>
          </w:tcPr>
          <w:p w14:paraId="69011843">
            <w:pPr>
              <w:jc w:val="center"/>
              <w:rPr>
                <w:rFonts w:ascii="宋体" w:hAnsi="宋体" w:eastAsia="宋体" w:cs="Times New Roman"/>
                <w:szCs w:val="21"/>
              </w:rPr>
            </w:pPr>
          </w:p>
        </w:tc>
        <w:tc>
          <w:tcPr>
            <w:tcW w:w="1883" w:type="pct"/>
            <w:vAlign w:val="center"/>
          </w:tcPr>
          <w:p w14:paraId="4A551B36">
            <w:pPr>
              <w:jc w:val="center"/>
              <w:rPr>
                <w:rFonts w:ascii="宋体" w:hAnsi="宋体" w:eastAsia="宋体" w:cs="Times New Roman"/>
                <w:szCs w:val="21"/>
              </w:rPr>
            </w:pPr>
          </w:p>
        </w:tc>
        <w:tc>
          <w:tcPr>
            <w:tcW w:w="1125" w:type="pct"/>
            <w:vAlign w:val="center"/>
          </w:tcPr>
          <w:p w14:paraId="18CE6D25">
            <w:pPr>
              <w:jc w:val="center"/>
              <w:rPr>
                <w:rFonts w:ascii="宋体" w:hAnsi="宋体" w:eastAsia="宋体" w:cs="Times New Roman"/>
                <w:szCs w:val="21"/>
              </w:rPr>
            </w:pPr>
          </w:p>
        </w:tc>
      </w:tr>
      <w:tr w14:paraId="3E5EA122">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14:paraId="1E4D6CAD">
            <w:pPr>
              <w:numPr>
                <w:ilvl w:val="0"/>
                <w:numId w:val="47"/>
              </w:numPr>
              <w:jc w:val="center"/>
              <w:rPr>
                <w:rFonts w:ascii="宋体" w:hAnsi="宋体" w:eastAsia="宋体" w:cs="Times New Roman"/>
                <w:szCs w:val="21"/>
              </w:rPr>
            </w:pPr>
          </w:p>
        </w:tc>
        <w:tc>
          <w:tcPr>
            <w:tcW w:w="1325" w:type="pct"/>
            <w:shd w:val="clear" w:color="auto" w:fill="FFFFFF"/>
            <w:vAlign w:val="center"/>
          </w:tcPr>
          <w:p w14:paraId="21FF49B5">
            <w:pPr>
              <w:jc w:val="center"/>
              <w:rPr>
                <w:rFonts w:ascii="宋体" w:hAnsi="宋体" w:eastAsia="宋体" w:cs="Times New Roman"/>
                <w:szCs w:val="21"/>
              </w:rPr>
            </w:pPr>
          </w:p>
        </w:tc>
        <w:tc>
          <w:tcPr>
            <w:tcW w:w="1883" w:type="pct"/>
            <w:vAlign w:val="center"/>
          </w:tcPr>
          <w:p w14:paraId="0A638B46">
            <w:pPr>
              <w:jc w:val="center"/>
              <w:rPr>
                <w:rFonts w:ascii="宋体" w:hAnsi="宋体" w:eastAsia="宋体" w:cs="Times New Roman"/>
                <w:szCs w:val="21"/>
              </w:rPr>
            </w:pPr>
          </w:p>
        </w:tc>
        <w:tc>
          <w:tcPr>
            <w:tcW w:w="1125" w:type="pct"/>
            <w:vAlign w:val="center"/>
          </w:tcPr>
          <w:p w14:paraId="69FE4D94">
            <w:pPr>
              <w:jc w:val="center"/>
              <w:rPr>
                <w:rFonts w:ascii="宋体" w:hAnsi="宋体" w:eastAsia="宋体" w:cs="Times New Roman"/>
                <w:szCs w:val="21"/>
              </w:rPr>
            </w:pPr>
          </w:p>
        </w:tc>
      </w:tr>
    </w:tbl>
    <w:p w14:paraId="7EA90852">
      <w:pPr>
        <w:pStyle w:val="18"/>
        <w:numPr>
          <w:ilvl w:val="0"/>
          <w:numId w:val="46"/>
        </w:numPr>
        <w:spacing w:line="420" w:lineRule="exact"/>
        <w:ind w:firstLineChars="0"/>
      </w:pPr>
      <w:r>
        <w:rPr>
          <w:rFonts w:hint="eastAsia"/>
        </w:rPr>
        <w:t>依次对试验针脚重复步骤e)，更换针脚前先断电，更换完成后再上电进行试验</w:t>
      </w:r>
      <w:r>
        <w:t>；</w:t>
      </w:r>
    </w:p>
    <w:p w14:paraId="7FDB0AC2">
      <w:pPr>
        <w:pStyle w:val="18"/>
        <w:numPr>
          <w:ilvl w:val="0"/>
          <w:numId w:val="46"/>
        </w:numPr>
        <w:spacing w:line="420" w:lineRule="exact"/>
        <w:ind w:firstLineChars="0"/>
      </w:pPr>
      <w:r>
        <w:rPr>
          <w:rFonts w:hint="eastAsia"/>
        </w:rPr>
        <w:t>进行针脚注入波形</w:t>
      </w:r>
      <w:r>
        <w:rPr>
          <w:rFonts w:hint="eastAsia"/>
          <w:b/>
          <w:color w:val="FF0000"/>
        </w:rPr>
        <w:t>4</w:t>
      </w:r>
      <w:r>
        <w:rPr>
          <w:rFonts w:hint="eastAsia"/>
        </w:rPr>
        <w:t>开路电压的校准布置，对多群脉冲测试主机进行校准设置，选取要求波形的正极性，调节多群脉冲测试主机输出，在示波器上获得所需波形的开路电压（Voc），电平容差应在0%～10%，并记录Voc的波形参数、电平、极性和信号发生器的设置值，以电压校准时的设置值测量短路电流（Isc），验证Isc的电平容差在规定的0%～10%内，记录Isc的波形参数、电平和极性</w:t>
      </w:r>
      <w:r>
        <w:rPr>
          <w:rFonts w:hint="eastAsia"/>
          <w:szCs w:val="24"/>
        </w:rPr>
        <w:t>；</w:t>
      </w:r>
    </w:p>
    <w:p w14:paraId="7CE46AA2">
      <w:pPr>
        <w:pStyle w:val="18"/>
        <w:numPr>
          <w:ilvl w:val="0"/>
          <w:numId w:val="46"/>
        </w:numPr>
        <w:spacing w:line="420" w:lineRule="exact"/>
        <w:ind w:firstLineChars="0"/>
      </w:pPr>
      <w:r>
        <w:rPr>
          <w:rFonts w:hint="eastAsia"/>
        </w:rPr>
        <w:t>选取要求波形的负极性，重复步骤g)，记录相关波形参数、电平和极性；</w:t>
      </w:r>
    </w:p>
    <w:p w14:paraId="6A244432">
      <w:pPr>
        <w:pStyle w:val="18"/>
        <w:numPr>
          <w:ilvl w:val="0"/>
          <w:numId w:val="46"/>
        </w:numPr>
        <w:spacing w:line="420" w:lineRule="exact"/>
        <w:ind w:firstLineChars="0"/>
      </w:pPr>
      <w:r>
        <w:rPr>
          <w:rFonts w:hint="eastAsia"/>
        </w:rPr>
        <w:t>受试设备</w:t>
      </w:r>
      <w:r>
        <w:t>按照</w:t>
      </w:r>
      <w:r>
        <w:rPr>
          <w:rFonts w:hint="eastAsia"/>
        </w:rPr>
        <w:t>图</w:t>
      </w:r>
      <w:r>
        <w:rPr>
          <w:rFonts w:hint="eastAsia"/>
          <w:b/>
          <w:color w:val="FF0000"/>
        </w:rPr>
        <w:t>25</w:t>
      </w:r>
      <w:r>
        <w:t>要求进行试验连接</w:t>
      </w:r>
      <w:r>
        <w:rPr>
          <w:rFonts w:hint="eastAsia"/>
        </w:rPr>
        <w:t>，</w:t>
      </w:r>
      <w:r>
        <w:rPr>
          <w:rFonts w:hint="eastAsia"/>
          <w:b/>
          <w:color w:val="FF0000"/>
        </w:rPr>
        <w:t>受试设备仅上电</w:t>
      </w:r>
      <w:r>
        <w:rPr>
          <w:rFonts w:hint="eastAsia"/>
        </w:rPr>
        <w:t>，</w:t>
      </w:r>
      <w:r>
        <w:t>进行波形</w:t>
      </w:r>
      <w:r>
        <w:rPr>
          <w:rFonts w:hint="eastAsia"/>
          <w:b/>
          <w:color w:val="FF0000"/>
        </w:rPr>
        <w:t>4</w:t>
      </w:r>
      <w:r>
        <w:rPr>
          <w:rFonts w:hint="eastAsia"/>
        </w:rPr>
        <w:t>的针脚注入试验，对试验布置及试验设备进行确认检查；</w:t>
      </w:r>
    </w:p>
    <w:p w14:paraId="41D33A80">
      <w:pPr>
        <w:pStyle w:val="18"/>
        <w:numPr>
          <w:ilvl w:val="0"/>
          <w:numId w:val="46"/>
        </w:numPr>
        <w:spacing w:line="420" w:lineRule="exact"/>
        <w:ind w:firstLineChars="0"/>
      </w:pPr>
      <w:r>
        <w:rPr>
          <w:rFonts w:hint="eastAsia"/>
        </w:rPr>
        <w:t>按照波形正极性校准时确认的多群脉冲测试主机设置值，对针脚施加10个单独的瞬态信号，每一个施加的瞬态之间最大间隔不超过1min；调整多群脉冲测试主机</w:t>
      </w:r>
      <w:r>
        <w:t>的输出极性</w:t>
      </w:r>
      <w:r>
        <w:rPr>
          <w:rFonts w:hint="eastAsia"/>
        </w:rPr>
        <w:t>，按照波形负极性校准时确认的多群脉冲测试主机设置值，对针脚施加10个单独的瞬态信号，每一个施加的瞬态之间最大间隔不超过1min；</w:t>
      </w:r>
    </w:p>
    <w:p w14:paraId="6ECA542A">
      <w:pPr>
        <w:pStyle w:val="18"/>
        <w:numPr>
          <w:ilvl w:val="0"/>
          <w:numId w:val="46"/>
        </w:numPr>
        <w:spacing w:line="420" w:lineRule="exact"/>
        <w:ind w:firstLineChars="0"/>
      </w:pPr>
      <w:r>
        <w:rPr>
          <w:rFonts w:hint="eastAsia"/>
        </w:rPr>
        <w:t>依次对试验针脚(详见表36)重复步骤j)，更换针脚前先断电，更换完成后再上电进行试验；</w:t>
      </w:r>
    </w:p>
    <w:p w14:paraId="32DE6966">
      <w:pPr>
        <w:pStyle w:val="18"/>
        <w:numPr>
          <w:ilvl w:val="0"/>
          <w:numId w:val="46"/>
        </w:numPr>
        <w:spacing w:line="420" w:lineRule="exact"/>
        <w:ind w:firstLineChars="0"/>
      </w:pPr>
      <w:r>
        <w:rPr>
          <w:rFonts w:hint="eastAsia"/>
        </w:rPr>
        <w:t>在标准大气条件下，按表</w:t>
      </w:r>
      <w:r>
        <w:rPr>
          <w:rFonts w:hint="eastAsia"/>
          <w:b/>
          <w:color w:val="FF0000"/>
        </w:rPr>
        <w:t>7</w:t>
      </w:r>
      <w:r>
        <w:rPr>
          <w:rFonts w:hint="eastAsia"/>
        </w:rPr>
        <w:t>的要求对受试设备按</w:t>
      </w:r>
      <w:r>
        <w:rPr>
          <w:rFonts w:hint="eastAsia"/>
          <w:highlight w:val="yellow"/>
        </w:rPr>
        <w:t>照QPAT-1</w:t>
      </w:r>
      <w:r>
        <w:rPr>
          <w:rFonts w:hint="eastAsia"/>
        </w:rPr>
        <w:t>进行试验后功能性能检查，并记录检测结果。</w:t>
      </w:r>
    </w:p>
    <w:p w14:paraId="38CB7C0D">
      <w:pPr>
        <w:pStyle w:val="33"/>
        <w:numPr>
          <w:ilvl w:val="3"/>
          <w:numId w:val="8"/>
        </w:numPr>
        <w:tabs>
          <w:tab w:val="left" w:pos="567"/>
        </w:tabs>
        <w:spacing w:line="420" w:lineRule="exact"/>
        <w:rPr>
          <w:rFonts w:ascii="Times New Roman" w:hAnsi="Times New Roman"/>
        </w:rPr>
      </w:pPr>
      <w:r>
        <w:rPr>
          <w:rFonts w:ascii="Times New Roman" w:hAnsi="Times New Roman"/>
        </w:rPr>
        <w:t>电缆束注入试验程序</w:t>
      </w:r>
    </w:p>
    <w:p w14:paraId="4970FB01">
      <w:pPr>
        <w:pStyle w:val="18"/>
        <w:spacing w:line="420" w:lineRule="exact"/>
        <w:ind w:firstLine="480"/>
      </w:pPr>
      <w:r>
        <w:rPr>
          <w:rFonts w:hint="eastAsia"/>
        </w:rPr>
        <w:t>试验</w:t>
      </w:r>
      <w:r>
        <w:t>人员应在</w:t>
      </w:r>
      <w:r>
        <w:rPr>
          <w:rFonts w:hint="eastAsia"/>
        </w:rPr>
        <w:t>试验</w:t>
      </w:r>
      <w:r>
        <w:t>环境搭建完成后</w:t>
      </w:r>
      <w:r>
        <w:rPr>
          <w:rFonts w:hint="eastAsia"/>
        </w:rPr>
        <w:t>予以</w:t>
      </w:r>
      <w:r>
        <w:t>确认试验参数配置，并拍照取证开始试验，试验详细操作步骤如下：</w:t>
      </w:r>
    </w:p>
    <w:p w14:paraId="2EBF8C1E">
      <w:pPr>
        <w:pStyle w:val="18"/>
        <w:numPr>
          <w:ilvl w:val="0"/>
          <w:numId w:val="48"/>
        </w:numPr>
        <w:spacing w:line="420" w:lineRule="exact"/>
        <w:ind w:firstLineChars="0"/>
      </w:pPr>
      <w:r>
        <w:rPr>
          <w:rFonts w:hint="eastAsia"/>
        </w:rPr>
        <w:t>将</w:t>
      </w:r>
      <w:r>
        <w:rPr>
          <w:rFonts w:hint="eastAsia"/>
          <w:szCs w:val="24"/>
        </w:rPr>
        <w:t>机载设备雷电防护测试系统</w:t>
      </w:r>
      <w:r>
        <w:rPr>
          <w:rFonts w:hint="eastAsia"/>
        </w:rPr>
        <w:t>进行校准设置，</w:t>
      </w:r>
      <w:r>
        <w:rPr>
          <w:rFonts w:hint="eastAsia"/>
          <w:szCs w:val="24"/>
        </w:rPr>
        <w:t>系统连接到电压耦合器的输入端</w:t>
      </w:r>
      <w:r>
        <w:rPr>
          <w:rFonts w:hint="eastAsia"/>
        </w:rPr>
        <w:t>；</w:t>
      </w:r>
    </w:p>
    <w:p w14:paraId="142F0DC7">
      <w:pPr>
        <w:pStyle w:val="18"/>
        <w:numPr>
          <w:ilvl w:val="0"/>
          <w:numId w:val="48"/>
        </w:numPr>
        <w:spacing w:line="420" w:lineRule="exact"/>
        <w:ind w:firstLineChars="0"/>
      </w:pPr>
      <w:r>
        <w:rPr>
          <w:rFonts w:hint="eastAsia"/>
          <w:szCs w:val="24"/>
        </w:rPr>
        <w:t>对于每一个规定的试验电平，记录开路电压波形。验证规定的有关试验电平和波形（</w:t>
      </w:r>
      <w:r>
        <w:rPr>
          <w:szCs w:val="18"/>
        </w:rPr>
        <w:t>V</w:t>
      </w:r>
      <w:r>
        <w:rPr>
          <w:rFonts w:hint="eastAsia"/>
          <w:szCs w:val="18"/>
          <w:vertAlign w:val="subscript"/>
        </w:rPr>
        <w:t>T</w:t>
      </w:r>
      <w:r>
        <w:rPr>
          <w:rFonts w:hint="eastAsia"/>
          <w:szCs w:val="24"/>
        </w:rPr>
        <w:t>），此时机载设备雷电防护测试系统不是必须产生相关的电压极限电平和波形</w:t>
      </w:r>
      <w:r>
        <w:rPr>
          <w:rFonts w:hint="eastAsia"/>
        </w:rPr>
        <w:t>；</w:t>
      </w:r>
    </w:p>
    <w:p w14:paraId="79D70C59">
      <w:pPr>
        <w:pStyle w:val="18"/>
        <w:numPr>
          <w:ilvl w:val="0"/>
          <w:numId w:val="48"/>
        </w:numPr>
        <w:spacing w:line="420" w:lineRule="exact"/>
        <w:ind w:firstLineChars="0"/>
      </w:pPr>
      <w:r>
        <w:rPr>
          <w:rFonts w:hint="eastAsia"/>
        </w:rPr>
        <w:t>在标准大气条件下，按表</w:t>
      </w:r>
      <w:r>
        <w:rPr>
          <w:rFonts w:hint="eastAsia"/>
          <w:b/>
          <w:color w:val="FF0000"/>
        </w:rPr>
        <w:t>7</w:t>
      </w:r>
      <w:r>
        <w:rPr>
          <w:rFonts w:hint="eastAsia"/>
        </w:rPr>
        <w:t>的要求对受试设备按</w:t>
      </w:r>
      <w:r>
        <w:rPr>
          <w:rFonts w:hint="eastAsia"/>
          <w:highlight w:val="yellow"/>
        </w:rPr>
        <w:t>照QPAT-1</w:t>
      </w:r>
      <w:r>
        <w:rPr>
          <w:rFonts w:hint="eastAsia"/>
        </w:rPr>
        <w:t>进行试验前功能性能检查，并记录检测结果</w:t>
      </w:r>
      <w:r>
        <w:t>；</w:t>
      </w:r>
    </w:p>
    <w:p w14:paraId="5D331EEC">
      <w:pPr>
        <w:pStyle w:val="18"/>
        <w:numPr>
          <w:ilvl w:val="0"/>
          <w:numId w:val="48"/>
        </w:numPr>
        <w:spacing w:line="420" w:lineRule="exact"/>
        <w:ind w:firstLineChars="0"/>
      </w:pPr>
      <w:r>
        <w:rPr>
          <w:rFonts w:hint="eastAsia"/>
        </w:rPr>
        <w:t>受试设备</w:t>
      </w:r>
      <w:r>
        <w:t>按照</w:t>
      </w:r>
      <w:r>
        <w:rPr>
          <w:rFonts w:hint="eastAsia"/>
        </w:rPr>
        <w:t>图</w:t>
      </w:r>
      <w:r>
        <w:rPr>
          <w:rFonts w:hint="eastAsia"/>
          <w:b/>
          <w:color w:val="FF0000"/>
        </w:rPr>
        <w:t>26或27</w:t>
      </w:r>
      <w:r>
        <w:t>要求进行试验连接</w:t>
      </w:r>
      <w:r>
        <w:rPr>
          <w:rFonts w:hint="eastAsia"/>
        </w:rPr>
        <w:t>，电压耦合器和电流探头夹在待测电缆（详见表XX）上, 对试验布置及试验设备进行确认检查</w:t>
      </w:r>
      <w:r>
        <w:rPr>
          <w:rFonts w:hint="eastAsia"/>
          <w:szCs w:val="24"/>
        </w:rPr>
        <w:t>；</w:t>
      </w:r>
    </w:p>
    <w:p w14:paraId="308E5931">
      <w:pPr>
        <w:pStyle w:val="18"/>
        <w:numPr>
          <w:ilvl w:val="0"/>
          <w:numId w:val="48"/>
        </w:numPr>
        <w:spacing w:line="420" w:lineRule="exact"/>
        <w:ind w:firstLineChars="0"/>
      </w:pPr>
      <w:r>
        <w:rPr>
          <w:rFonts w:hint="eastAsia"/>
        </w:rPr>
        <w:t>受试设备通电预热，使其达到稳态工作模式，</w:t>
      </w:r>
      <w:r>
        <w:rPr>
          <w:rFonts w:hint="eastAsia"/>
          <w:szCs w:val="24"/>
        </w:rPr>
        <w:t>逐渐增加机载设备雷电防护测试系统输出，直至达到指定波形的试验电平或极限电平</w:t>
      </w:r>
      <w:r>
        <w:rPr>
          <w:rFonts w:hint="eastAsia"/>
        </w:rPr>
        <w:t>；</w:t>
      </w:r>
    </w:p>
    <w:p w14:paraId="3A394A83">
      <w:pPr>
        <w:pStyle w:val="18"/>
        <w:numPr>
          <w:ilvl w:val="0"/>
          <w:numId w:val="48"/>
        </w:numPr>
        <w:spacing w:line="420" w:lineRule="exact"/>
        <w:ind w:firstLineChars="0"/>
      </w:pPr>
      <w:r>
        <w:rPr>
          <w:rFonts w:hint="eastAsia"/>
        </w:rPr>
        <w:t>对于</w:t>
      </w:r>
      <w:r>
        <w:rPr>
          <w:rFonts w:hint="eastAsia"/>
          <w:bCs/>
        </w:rPr>
        <w:t>单次回击试验，对受试设备的待测电缆至少施加10个瞬态信号，施加的单次回击瞬态信号之间的最长时间间隔应不超过1min</w:t>
      </w:r>
      <w:r>
        <w:rPr>
          <w:rFonts w:hint="eastAsia"/>
          <w:szCs w:val="24"/>
        </w:rPr>
        <w:t>；</w:t>
      </w:r>
    </w:p>
    <w:p w14:paraId="64C2BDB7">
      <w:pPr>
        <w:pStyle w:val="18"/>
        <w:numPr>
          <w:ilvl w:val="0"/>
          <w:numId w:val="48"/>
        </w:numPr>
        <w:spacing w:line="420" w:lineRule="exact"/>
        <w:ind w:firstLineChars="0"/>
      </w:pPr>
      <w:r>
        <w:rPr>
          <w:rFonts w:hint="eastAsia"/>
          <w:szCs w:val="24"/>
        </w:rPr>
        <w:t>对于</w:t>
      </w:r>
      <w:r>
        <w:rPr>
          <w:rFonts w:hint="eastAsia"/>
          <w:bCs/>
        </w:rPr>
        <w:t>多次回击试验，对受试设备的待测电缆至少施加10个瞬态信号，施加的多次回击瞬态信号之间的最长时间间隔应不超过5min；</w:t>
      </w:r>
    </w:p>
    <w:p w14:paraId="24610615">
      <w:pPr>
        <w:pStyle w:val="18"/>
        <w:numPr>
          <w:ilvl w:val="0"/>
          <w:numId w:val="48"/>
        </w:numPr>
        <w:spacing w:line="420" w:lineRule="exact"/>
        <w:ind w:firstLineChars="0"/>
      </w:pPr>
      <w:r>
        <w:rPr>
          <w:rFonts w:hint="eastAsia"/>
          <w:szCs w:val="24"/>
        </w:rPr>
        <w:t>对于</w:t>
      </w:r>
      <w:r>
        <w:rPr>
          <w:rFonts w:hint="eastAsia"/>
          <w:bCs/>
        </w:rPr>
        <w:t>多重脉冲组试验，每隔3s施加一组多重脉冲组（每组三个脉冲群的起始时间为相隔3s），至少连续施加5min；</w:t>
      </w:r>
    </w:p>
    <w:p w14:paraId="354B7E95">
      <w:pPr>
        <w:pStyle w:val="18"/>
        <w:numPr>
          <w:ilvl w:val="0"/>
          <w:numId w:val="48"/>
        </w:numPr>
        <w:spacing w:line="420" w:lineRule="exact"/>
        <w:ind w:firstLineChars="0"/>
      </w:pPr>
      <w:r>
        <w:rPr>
          <w:rFonts w:hint="eastAsia"/>
        </w:rPr>
        <w:t>调整</w:t>
      </w:r>
      <w:r>
        <w:rPr>
          <w:rFonts w:hint="eastAsia"/>
          <w:szCs w:val="24"/>
        </w:rPr>
        <w:t>机载设备雷电防护测试系统</w:t>
      </w:r>
      <w:r>
        <w:t>的输出极性</w:t>
      </w:r>
      <w:r>
        <w:rPr>
          <w:rFonts w:hint="eastAsia"/>
        </w:rPr>
        <w:t>，依次对电缆重复步骤f～h，完成单次回击、多次回击和多重脉冲组波形注入;</w:t>
      </w:r>
    </w:p>
    <w:p w14:paraId="5A2506E3">
      <w:pPr>
        <w:pStyle w:val="18"/>
        <w:numPr>
          <w:ilvl w:val="0"/>
          <w:numId w:val="48"/>
        </w:numPr>
        <w:spacing w:line="420" w:lineRule="exact"/>
        <w:ind w:firstLineChars="0"/>
      </w:pPr>
      <w:r>
        <w:rPr>
          <w:rFonts w:hint="eastAsia"/>
        </w:rPr>
        <w:t>试验期间，按表</w:t>
      </w:r>
      <w:r>
        <w:rPr>
          <w:rFonts w:hint="eastAsia"/>
          <w:b/>
          <w:color w:val="FF0000"/>
        </w:rPr>
        <w:t>7</w:t>
      </w:r>
      <w:r>
        <w:rPr>
          <w:rFonts w:hint="eastAsia"/>
        </w:rPr>
        <w:t>的要求对受试设备按</w:t>
      </w:r>
      <w:r>
        <w:rPr>
          <w:rFonts w:hint="eastAsia"/>
          <w:highlight w:val="yellow"/>
        </w:rPr>
        <w:t>照QPAT-1</w:t>
      </w:r>
      <w:r>
        <w:rPr>
          <w:rFonts w:hint="eastAsia"/>
        </w:rPr>
        <w:t>进行性能检查，并记录检测结果;</w:t>
      </w:r>
    </w:p>
    <w:p w14:paraId="68ACDB12">
      <w:pPr>
        <w:pStyle w:val="18"/>
        <w:numPr>
          <w:ilvl w:val="0"/>
          <w:numId w:val="48"/>
        </w:numPr>
        <w:spacing w:line="420" w:lineRule="exact"/>
        <w:ind w:firstLineChars="0"/>
      </w:pPr>
      <w:r>
        <w:rPr>
          <w:rFonts w:hint="eastAsia"/>
        </w:rPr>
        <w:t>在标准大气条件下，按表</w:t>
      </w:r>
      <w:r>
        <w:rPr>
          <w:rFonts w:hint="eastAsia"/>
          <w:b/>
          <w:color w:val="FF0000"/>
        </w:rPr>
        <w:t>7</w:t>
      </w:r>
      <w:r>
        <w:rPr>
          <w:rFonts w:hint="eastAsia"/>
        </w:rPr>
        <w:t>的要求对受试设备按</w:t>
      </w:r>
      <w:r>
        <w:rPr>
          <w:rFonts w:hint="eastAsia"/>
          <w:highlight w:val="yellow"/>
        </w:rPr>
        <w:t>照QPAT-1</w:t>
      </w:r>
      <w:r>
        <w:rPr>
          <w:rFonts w:hint="eastAsia"/>
        </w:rPr>
        <w:t>进行试验后功能性能检查，并记录检测结果</w:t>
      </w:r>
      <w:r>
        <w:t>。</w:t>
      </w:r>
    </w:p>
    <w:p w14:paraId="4786E1E0">
      <w:pPr>
        <w:pStyle w:val="23"/>
        <w:numPr>
          <w:ilvl w:val="1"/>
          <w:numId w:val="8"/>
        </w:numPr>
        <w:spacing w:line="420" w:lineRule="exact"/>
        <w:jc w:val="left"/>
        <w:rPr>
          <w:rFonts w:ascii="Times New Roman" w:hAnsi="Times New Roman"/>
          <w:sz w:val="28"/>
          <w:szCs w:val="28"/>
          <w:lang w:val="zh-CN"/>
        </w:rPr>
      </w:pPr>
      <w:r>
        <w:rPr>
          <w:rFonts w:ascii="Times New Roman" w:hAnsi="Times New Roman"/>
          <w:sz w:val="28"/>
          <w:szCs w:val="28"/>
          <w:lang w:val="zh-CN"/>
        </w:rPr>
        <w:t>试验合格判据</w:t>
      </w:r>
    </w:p>
    <w:p w14:paraId="6D24434F">
      <w:pPr>
        <w:pStyle w:val="31"/>
        <w:spacing w:line="420" w:lineRule="exact"/>
        <w:ind w:firstLine="480"/>
        <w:rPr>
          <w:rFonts w:ascii="Times New Roman" w:hAnsi="Times New Roman" w:eastAsia="黑体" w:cs="Times New Roman"/>
          <w:sz w:val="24"/>
          <w:szCs w:val="21"/>
        </w:rPr>
      </w:pPr>
      <w:r>
        <w:rPr>
          <w:rFonts w:ascii="Times New Roman" w:hAnsi="Times New Roman" w:eastAsia="黑体" w:cs="Times New Roman"/>
          <w:sz w:val="24"/>
          <w:szCs w:val="21"/>
        </w:rPr>
        <w:t>针脚注入试验：</w:t>
      </w:r>
    </w:p>
    <w:p w14:paraId="5FB713A6">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试验后，按11.2章节中要求进行QPAT1-1、QPAT2和QPAT3检查，确认通过并记录检测数据。</w:t>
      </w:r>
    </w:p>
    <w:p w14:paraId="6EAD3E6E">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满足以上要求，则判定结论为Pass，否则为Fail。</w:t>
      </w:r>
    </w:p>
    <w:p w14:paraId="627CDCAD">
      <w:pPr>
        <w:pStyle w:val="31"/>
        <w:spacing w:line="420" w:lineRule="exact"/>
        <w:ind w:firstLine="480"/>
        <w:rPr>
          <w:rFonts w:ascii="Times New Roman" w:hAnsi="Times New Roman" w:eastAsia="黑体" w:cs="Times New Roman"/>
          <w:sz w:val="24"/>
          <w:szCs w:val="21"/>
        </w:rPr>
      </w:pPr>
      <w:r>
        <w:rPr>
          <w:rFonts w:ascii="Times New Roman" w:hAnsi="Times New Roman" w:eastAsia="黑体" w:cs="Times New Roman"/>
          <w:sz w:val="24"/>
          <w:szCs w:val="21"/>
        </w:rPr>
        <w:t>电缆束注入试验：</w:t>
      </w:r>
    </w:p>
    <w:p w14:paraId="22E1DE32">
      <w:pPr>
        <w:pStyle w:val="31"/>
        <w:spacing w:line="420" w:lineRule="exact"/>
        <w:ind w:firstLine="480"/>
        <w:rPr>
          <w:rFonts w:ascii="Times New Roman" w:hAnsi="Times New Roman" w:eastAsia="宋体" w:cs="Times New Roman"/>
          <w:sz w:val="24"/>
          <w:szCs w:val="21"/>
          <w:highlight w:val="yellow"/>
        </w:rPr>
      </w:pPr>
      <w:r>
        <w:rPr>
          <w:rFonts w:ascii="Times New Roman" w:hAnsi="Times New Roman" w:eastAsia="宋体" w:cs="Times New Roman"/>
          <w:sz w:val="24"/>
          <w:szCs w:val="21"/>
          <w:highlight w:val="yellow"/>
        </w:rPr>
        <w:t>试验中，按11.2章节中要求进行QPAT1-1、QPAT2、QPAT3和QPAT4检查，确认通过并记录检测数据；</w:t>
      </w:r>
    </w:p>
    <w:p w14:paraId="02924C58">
      <w:pPr>
        <w:pStyle w:val="31"/>
        <w:spacing w:line="420" w:lineRule="exact"/>
        <w:ind w:firstLine="480"/>
        <w:rPr>
          <w:rFonts w:ascii="Times New Roman" w:hAnsi="Times New Roman" w:eastAsia="宋体" w:cs="Times New Roman"/>
          <w:sz w:val="24"/>
          <w:szCs w:val="21"/>
          <w:highlight w:val="yellow"/>
        </w:rPr>
      </w:pPr>
      <w:r>
        <w:rPr>
          <w:rFonts w:ascii="Times New Roman" w:hAnsi="Times New Roman" w:eastAsia="宋体" w:cs="Times New Roman"/>
          <w:sz w:val="24"/>
          <w:szCs w:val="21"/>
          <w:highlight w:val="yellow"/>
        </w:rPr>
        <w:t>试验后，</w:t>
      </w:r>
      <w:r>
        <w:rPr>
          <w:rFonts w:ascii="Times New Roman" w:hAnsi="Times New Roman" w:eastAsia="宋体" w:cs="Times New Roman"/>
          <w:sz w:val="24"/>
          <w:szCs w:val="21"/>
        </w:rPr>
        <w:t>按11.2章节中要求进行QPAT1-1、QPAT2和QPAT3检查，确认通过并记录检测数据。</w:t>
      </w:r>
    </w:p>
    <w:p w14:paraId="5C4D0CB2">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满足以上两条要求，则判定结论为Pass，否则为Fail。</w:t>
      </w:r>
    </w:p>
    <w:p w14:paraId="366BC929">
      <w:pPr>
        <w:pStyle w:val="19"/>
        <w:numPr>
          <w:ilvl w:val="0"/>
          <w:numId w:val="8"/>
        </w:numPr>
        <w:spacing w:before="156" w:after="156" w:line="420" w:lineRule="exact"/>
        <w:rPr>
          <w:rFonts w:ascii="Times New Roman" w:hAnsi="Times New Roman"/>
          <w:kern w:val="0"/>
          <w:sz w:val="30"/>
          <w:szCs w:val="30"/>
          <w:lang w:val="zh-CN"/>
        </w:rPr>
      </w:pPr>
      <w:r>
        <w:rPr>
          <w:rFonts w:ascii="Times New Roman" w:hAnsi="Times New Roman"/>
          <w:kern w:val="0"/>
          <w:sz w:val="30"/>
          <w:szCs w:val="30"/>
          <w:lang w:val="zh-CN"/>
        </w:rPr>
        <w:t>试验异常情况</w:t>
      </w:r>
    </w:p>
    <w:p w14:paraId="6AD83E11">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处理措施如下：</w:t>
      </w:r>
    </w:p>
    <w:p w14:paraId="56404D4D">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a)产品在试验过程中出现故障（主要针对责任故障），试验人员必须立即停止试验，详细记录发生故障的时间、周期循环数、受试设备工作状态，填写试验故障报告表（见附录B中表B.1）；</w:t>
      </w:r>
    </w:p>
    <w:p w14:paraId="0359DC90">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b)保持试验现场，并及时通知试验工作组、客户或局方，试验工作组应研究分析原因，采取纠正措施并经验证有效，作出结论。待纠正措施在受试设备落实后，并经试验工作组、用户或局方认可后，试验才可以继续进行；</w:t>
      </w:r>
    </w:p>
    <w:p w14:paraId="76D470B8">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c)若处理结果判定本次试验“不合格”应终止试验，并出具不合格产品试验报告，最终将报告和原始记录归至质量管理部门；</w:t>
      </w:r>
    </w:p>
    <w:p w14:paraId="060BF7AC">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d)试验过程中，发生任何与试验结果有影响的变更，均需征得试验工作组、用户或局方同意，并按规定进行审批手续；</w:t>
      </w:r>
    </w:p>
    <w:p w14:paraId="12ED6994">
      <w:pPr>
        <w:pStyle w:val="31"/>
        <w:spacing w:line="420" w:lineRule="exact"/>
        <w:ind w:firstLine="480"/>
        <w:rPr>
          <w:rFonts w:ascii="Times New Roman" w:hAnsi="Times New Roman" w:eastAsia="宋体" w:cs="Times New Roman"/>
          <w:sz w:val="24"/>
          <w:szCs w:val="21"/>
        </w:rPr>
      </w:pPr>
      <w:r>
        <w:rPr>
          <w:rFonts w:ascii="Times New Roman" w:hAnsi="Times New Roman" w:eastAsia="宋体" w:cs="Times New Roman"/>
          <w:sz w:val="24"/>
          <w:szCs w:val="21"/>
        </w:rPr>
        <w:t>e)鉴定试验过程发生的产品故障问题，应按照第34.3中的要求进行处理。</w:t>
      </w:r>
    </w:p>
    <w:p w14:paraId="1ADB3504">
      <w:pPr>
        <w:pStyle w:val="19"/>
        <w:numPr>
          <w:ilvl w:val="0"/>
          <w:numId w:val="8"/>
        </w:numPr>
        <w:spacing w:before="156" w:after="156" w:line="420" w:lineRule="exact"/>
        <w:rPr>
          <w:rFonts w:ascii="Times New Roman" w:hAnsi="Times New Roman"/>
          <w:kern w:val="0"/>
          <w:sz w:val="30"/>
          <w:szCs w:val="30"/>
          <w:lang w:val="zh-CN"/>
        </w:rPr>
      </w:pPr>
      <w:bookmarkStart w:id="65" w:name="_Toc11800064"/>
      <w:bookmarkStart w:id="66" w:name="_Toc159958138"/>
      <w:r>
        <w:rPr>
          <w:rFonts w:ascii="Times New Roman" w:hAnsi="Times New Roman"/>
          <w:kern w:val="0"/>
          <w:sz w:val="30"/>
          <w:szCs w:val="30"/>
          <w:lang w:val="zh-CN"/>
        </w:rPr>
        <w:t>试验的终止与恢复处理</w:t>
      </w:r>
      <w:bookmarkEnd w:id="65"/>
      <w:bookmarkEnd w:id="66"/>
    </w:p>
    <w:p w14:paraId="497284B4">
      <w:pPr>
        <w:pStyle w:val="23"/>
        <w:numPr>
          <w:ilvl w:val="1"/>
          <w:numId w:val="8"/>
        </w:numPr>
        <w:spacing w:line="420" w:lineRule="exact"/>
        <w:jc w:val="left"/>
        <w:rPr>
          <w:rFonts w:ascii="Times New Roman" w:hAnsi="Times New Roman"/>
          <w:sz w:val="28"/>
          <w:szCs w:val="28"/>
          <w:lang w:val="zh-CN"/>
        </w:rPr>
      </w:pPr>
      <w:r>
        <w:rPr>
          <w:rFonts w:ascii="Times New Roman" w:hAnsi="Times New Roman"/>
          <w:sz w:val="28"/>
          <w:szCs w:val="28"/>
          <w:lang w:val="zh-CN"/>
        </w:rPr>
        <w:t>试验终止</w:t>
      </w:r>
    </w:p>
    <w:p w14:paraId="7822DC22">
      <w:pPr>
        <w:pStyle w:val="18"/>
        <w:spacing w:line="420" w:lineRule="exact"/>
        <w:ind w:firstLine="480"/>
      </w:pPr>
      <w:r>
        <w:rPr>
          <w:rFonts w:hint="eastAsia"/>
        </w:rPr>
        <w:t>试验过程中，发生下列情况之一时，应及时终止试验：</w:t>
      </w:r>
    </w:p>
    <w:p w14:paraId="6485FAD4">
      <w:pPr>
        <w:pStyle w:val="18"/>
        <w:numPr>
          <w:ilvl w:val="0"/>
          <w:numId w:val="49"/>
        </w:numPr>
        <w:spacing w:line="420" w:lineRule="exact"/>
        <w:ind w:firstLineChars="0"/>
      </w:pPr>
      <w:r>
        <w:rPr>
          <w:rFonts w:hint="eastAsia"/>
        </w:rPr>
        <w:t>试验中存在重大安全保密隐患；</w:t>
      </w:r>
    </w:p>
    <w:p w14:paraId="5EC97190">
      <w:pPr>
        <w:pStyle w:val="18"/>
        <w:numPr>
          <w:ilvl w:val="0"/>
          <w:numId w:val="49"/>
        </w:numPr>
        <w:spacing w:line="420" w:lineRule="exact"/>
        <w:ind w:firstLineChars="0"/>
      </w:pPr>
      <w:r>
        <w:rPr>
          <w:rFonts w:hint="eastAsia"/>
        </w:rPr>
        <w:t>重大技术问题影响试验继续进行；</w:t>
      </w:r>
    </w:p>
    <w:p w14:paraId="1C2D2C6F">
      <w:pPr>
        <w:pStyle w:val="18"/>
        <w:numPr>
          <w:ilvl w:val="0"/>
          <w:numId w:val="49"/>
        </w:numPr>
        <w:spacing w:line="420" w:lineRule="exact"/>
        <w:ind w:firstLineChars="0"/>
      </w:pPr>
      <w:r>
        <w:rPr>
          <w:rFonts w:hint="eastAsia"/>
        </w:rPr>
        <w:t>故障在短期内不能得到解决；</w:t>
      </w:r>
    </w:p>
    <w:p w14:paraId="731269E9">
      <w:pPr>
        <w:pStyle w:val="18"/>
        <w:numPr>
          <w:ilvl w:val="0"/>
          <w:numId w:val="49"/>
        </w:numPr>
        <w:spacing w:line="420" w:lineRule="exact"/>
        <w:ind w:firstLineChars="0"/>
      </w:pPr>
      <w:r>
        <w:rPr>
          <w:rFonts w:hint="eastAsia"/>
        </w:rPr>
        <w:t>试验结果已判定达不到规定的要求。</w:t>
      </w:r>
    </w:p>
    <w:p w14:paraId="5C6C0B98">
      <w:pPr>
        <w:pStyle w:val="23"/>
        <w:numPr>
          <w:ilvl w:val="1"/>
          <w:numId w:val="8"/>
        </w:numPr>
        <w:spacing w:line="420" w:lineRule="exact"/>
        <w:jc w:val="left"/>
        <w:rPr>
          <w:rFonts w:ascii="Times New Roman" w:hAnsi="Times New Roman"/>
          <w:sz w:val="28"/>
          <w:szCs w:val="28"/>
          <w:lang w:val="zh-CN"/>
        </w:rPr>
      </w:pPr>
      <w:r>
        <w:rPr>
          <w:rFonts w:ascii="Times New Roman" w:hAnsi="Times New Roman"/>
          <w:sz w:val="28"/>
          <w:szCs w:val="28"/>
          <w:lang w:val="zh-CN"/>
        </w:rPr>
        <w:t>试验恢复</w:t>
      </w:r>
    </w:p>
    <w:p w14:paraId="141412EB">
      <w:pPr>
        <w:pStyle w:val="18"/>
        <w:spacing w:line="420" w:lineRule="exact"/>
        <w:ind w:firstLine="480"/>
      </w:pPr>
      <w:r>
        <w:rPr>
          <w:rFonts w:hint="eastAsia"/>
        </w:rPr>
        <w:t>试验终止后，xxx对试验中暴露的问题认真查找原因，采取有效措施彻底整改，确认问题已整改归零后，由xxx提出恢复试验申请，由承试单位实施试验。</w:t>
      </w:r>
    </w:p>
    <w:p w14:paraId="1026D38B">
      <w:pPr>
        <w:pStyle w:val="31"/>
        <w:spacing w:line="420" w:lineRule="exact"/>
        <w:ind w:firstLine="0" w:firstLineChars="0"/>
        <w:rPr>
          <w:rFonts w:ascii="Times New Roman" w:hAnsi="Times New Roman" w:eastAsia="宋体" w:cs="Times New Roman"/>
          <w:sz w:val="28"/>
          <w:szCs w:val="28"/>
        </w:rPr>
      </w:pPr>
    </w:p>
    <w:p w14:paraId="51AAEE44">
      <w:pPr>
        <w:pStyle w:val="31"/>
        <w:spacing w:line="420" w:lineRule="exact"/>
        <w:ind w:firstLine="0" w:firstLineChars="0"/>
        <w:rPr>
          <w:rFonts w:ascii="Times New Roman" w:hAnsi="Times New Roman" w:eastAsia="宋体" w:cs="Times New Roman"/>
          <w:sz w:val="28"/>
          <w:szCs w:val="28"/>
        </w:rPr>
      </w:pPr>
    </w:p>
    <w:p w14:paraId="40D8BFB9">
      <w:pPr>
        <w:pStyle w:val="31"/>
        <w:spacing w:line="420" w:lineRule="exact"/>
        <w:ind w:firstLine="0" w:firstLineChars="0"/>
        <w:rPr>
          <w:rFonts w:ascii="Times New Roman" w:hAnsi="Times New Roman" w:eastAsia="宋体" w:cs="Times New Roman"/>
          <w:sz w:val="28"/>
          <w:szCs w:val="28"/>
        </w:rPr>
      </w:pPr>
    </w:p>
    <w:p w14:paraId="367FF80E">
      <w:pPr>
        <w:pStyle w:val="31"/>
        <w:spacing w:line="420" w:lineRule="exact"/>
        <w:ind w:firstLine="0" w:firstLineChars="0"/>
        <w:rPr>
          <w:rFonts w:ascii="Times New Roman" w:hAnsi="Times New Roman" w:eastAsia="宋体" w:cs="Times New Roman"/>
          <w:sz w:val="28"/>
          <w:szCs w:val="28"/>
        </w:rPr>
      </w:pPr>
    </w:p>
    <w:p w14:paraId="1E26FF8A">
      <w:pPr>
        <w:pStyle w:val="31"/>
        <w:spacing w:line="420" w:lineRule="exact"/>
        <w:ind w:firstLine="0" w:firstLineChars="0"/>
        <w:rPr>
          <w:rFonts w:ascii="Times New Roman" w:hAnsi="Times New Roman" w:eastAsia="宋体" w:cs="Times New Roman"/>
          <w:sz w:val="28"/>
          <w:szCs w:val="28"/>
        </w:rPr>
      </w:pPr>
    </w:p>
    <w:p w14:paraId="4DAC379D">
      <w:pPr>
        <w:pStyle w:val="31"/>
        <w:spacing w:line="420" w:lineRule="exact"/>
        <w:ind w:firstLine="0" w:firstLineChars="0"/>
        <w:rPr>
          <w:rFonts w:ascii="Times New Roman" w:hAnsi="Times New Roman" w:eastAsia="宋体" w:cs="Times New Roman"/>
          <w:sz w:val="28"/>
          <w:szCs w:val="28"/>
        </w:rPr>
      </w:pPr>
    </w:p>
    <w:p w14:paraId="3F40A33C">
      <w:pPr>
        <w:pStyle w:val="31"/>
        <w:spacing w:line="420" w:lineRule="exact"/>
        <w:ind w:firstLine="0" w:firstLineChars="0"/>
        <w:rPr>
          <w:rFonts w:ascii="Times New Roman" w:hAnsi="Times New Roman" w:eastAsia="宋体" w:cs="Times New Roman"/>
          <w:sz w:val="28"/>
          <w:szCs w:val="28"/>
        </w:rPr>
      </w:pPr>
    </w:p>
    <w:p w14:paraId="3A425FF7">
      <w:pPr>
        <w:pStyle w:val="31"/>
        <w:spacing w:line="420" w:lineRule="exact"/>
        <w:ind w:firstLine="0" w:firstLineChars="0"/>
        <w:rPr>
          <w:rFonts w:ascii="Times New Roman" w:hAnsi="Times New Roman" w:eastAsia="宋体" w:cs="Times New Roman"/>
          <w:sz w:val="28"/>
          <w:szCs w:val="28"/>
        </w:rPr>
      </w:pPr>
    </w:p>
    <w:p w14:paraId="280205E8">
      <w:pPr>
        <w:pStyle w:val="31"/>
        <w:spacing w:line="420" w:lineRule="exact"/>
        <w:ind w:firstLine="0" w:firstLineChars="0"/>
        <w:rPr>
          <w:rFonts w:ascii="Times New Roman" w:hAnsi="Times New Roman" w:eastAsia="宋体" w:cs="Times New Roman"/>
          <w:sz w:val="28"/>
          <w:szCs w:val="28"/>
        </w:rPr>
      </w:pPr>
    </w:p>
    <w:p w14:paraId="15D9709E">
      <w:pPr>
        <w:pStyle w:val="45"/>
        <w:pageBreakBefore/>
        <w:widowControl w:val="0"/>
        <w:spacing w:before="156" w:after="156" w:line="420" w:lineRule="exact"/>
        <w:rPr>
          <w:sz w:val="30"/>
          <w:szCs w:val="30"/>
        </w:rPr>
      </w:pPr>
      <w:r>
        <w:rPr>
          <w:sz w:val="30"/>
          <w:szCs w:val="30"/>
        </w:rPr>
        <w:t>检测记录表</w:t>
      </w:r>
    </w:p>
    <w:p w14:paraId="4EDA759B">
      <w:pPr>
        <w:pStyle w:val="47"/>
        <w:spacing w:before="156" w:after="156" w:line="420" w:lineRule="exact"/>
        <w:rPr>
          <w:rFonts w:ascii="Times New Roman" w:hAnsi="Times New Roman"/>
        </w:rPr>
      </w:pPr>
      <w:bookmarkStart w:id="67" w:name="_Toc396990348"/>
      <w:bookmarkStart w:id="68" w:name="_Toc15131144"/>
      <w:bookmarkStart w:id="69" w:name="_Toc528609620"/>
      <w:bookmarkStart w:id="70" w:name="_Toc499832661"/>
      <w:r>
        <w:rPr>
          <w:rFonts w:ascii="Times New Roman" w:hAnsi="Times New Roman"/>
          <w:sz w:val="28"/>
          <w:szCs w:val="28"/>
        </w:rPr>
        <w:t>磁影响</w:t>
      </w:r>
      <w:bookmarkEnd w:id="67"/>
      <w:bookmarkEnd w:id="68"/>
      <w:bookmarkEnd w:id="69"/>
      <w:bookmarkEnd w:id="70"/>
    </w:p>
    <w:tbl>
      <w:tblPr>
        <w:tblStyle w:val="12"/>
        <w:tblW w:w="500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2"/>
        <w:gridCol w:w="293"/>
        <w:gridCol w:w="754"/>
        <w:gridCol w:w="404"/>
        <w:gridCol w:w="1391"/>
        <w:gridCol w:w="135"/>
        <w:gridCol w:w="928"/>
        <w:gridCol w:w="1055"/>
        <w:gridCol w:w="385"/>
        <w:gridCol w:w="1068"/>
        <w:gridCol w:w="960"/>
      </w:tblGrid>
      <w:tr w14:paraId="174C9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7" w:type="pct"/>
            <w:gridSpan w:val="9"/>
            <w:vAlign w:val="center"/>
          </w:tcPr>
          <w:p w14:paraId="0C65BDB7">
            <w:pPr>
              <w:spacing w:line="420" w:lineRule="exact"/>
              <w:jc w:val="center"/>
              <w:rPr>
                <w:rFonts w:ascii="Times New Roman" w:hAnsi="Times New Roman" w:eastAsia="华文行楷" w:cs="Times New Roman"/>
                <w:i/>
                <w:sz w:val="32"/>
                <w:szCs w:val="30"/>
              </w:rPr>
            </w:pPr>
            <w:r>
              <w:rPr>
                <w:rFonts w:ascii="Times New Roman" w:hAnsi="Times New Roman" w:eastAsia="宋体" w:cs="Times New Roman"/>
                <w:bCs/>
                <w:sz w:val="28"/>
                <w:szCs w:val="28"/>
              </w:rPr>
              <w:t>鉴定试验检查记录表</w:t>
            </w:r>
          </w:p>
        </w:tc>
        <w:tc>
          <w:tcPr>
            <w:tcW w:w="1182" w:type="pct"/>
            <w:gridSpan w:val="2"/>
            <w:vAlign w:val="center"/>
          </w:tcPr>
          <w:p w14:paraId="55C32C99">
            <w:pPr>
              <w:spacing w:line="420" w:lineRule="exact"/>
              <w:ind w:firstLine="240" w:firstLineChars="100"/>
              <w:jc w:val="left"/>
              <w:rPr>
                <w:rFonts w:ascii="Times New Roman" w:hAnsi="Times New Roman" w:eastAsia="宋体" w:cs="Times New Roman"/>
                <w:szCs w:val="21"/>
              </w:rPr>
            </w:pPr>
            <w:r>
              <w:rPr>
                <w:rFonts w:ascii="Times New Roman" w:hAnsi="Times New Roman" w:eastAsia="宋体" w:cs="Times New Roman"/>
                <w:bCs/>
                <w:sz w:val="24"/>
                <w:szCs w:val="24"/>
              </w:rPr>
              <w:t>编号：</w:t>
            </w:r>
          </w:p>
        </w:tc>
      </w:tr>
      <w:tr w14:paraId="3A28D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7" w:type="pct"/>
            <w:gridSpan w:val="2"/>
            <w:vAlign w:val="center"/>
          </w:tcPr>
          <w:p w14:paraId="41EC3E5B">
            <w:pPr>
              <w:spacing w:line="420" w:lineRule="exact"/>
              <w:jc w:val="center"/>
              <w:rPr>
                <w:rFonts w:ascii="Times New Roman" w:hAnsi="Times New Roman" w:eastAsia="华文行楷" w:cs="Times New Roman"/>
                <w:sz w:val="28"/>
                <w:szCs w:val="30"/>
              </w:rPr>
            </w:pPr>
            <w:r>
              <w:rPr>
                <w:rFonts w:ascii="Times New Roman" w:hAnsi="Times New Roman" w:eastAsia="宋体" w:cs="Times New Roman"/>
                <w:sz w:val="24"/>
                <w:szCs w:val="24"/>
              </w:rPr>
              <w:t>试验项目</w:t>
            </w:r>
          </w:p>
        </w:tc>
        <w:tc>
          <w:tcPr>
            <w:tcW w:w="2109" w:type="pct"/>
            <w:gridSpan w:val="5"/>
            <w:vAlign w:val="center"/>
          </w:tcPr>
          <w:p w14:paraId="110BCFC4">
            <w:pPr>
              <w:spacing w:line="420" w:lineRule="exact"/>
              <w:jc w:val="center"/>
              <w:rPr>
                <w:rFonts w:ascii="Times New Roman" w:hAnsi="Times New Roman" w:eastAsia="华文行楷" w:cs="Times New Roman"/>
                <w:i/>
                <w:sz w:val="28"/>
                <w:szCs w:val="30"/>
              </w:rPr>
            </w:pPr>
            <w:r>
              <w:rPr>
                <w:rFonts w:ascii="Times New Roman" w:hAnsi="Times New Roman" w:eastAsia="宋体" w:cs="Times New Roman"/>
                <w:bCs/>
                <w:sz w:val="24"/>
                <w:szCs w:val="24"/>
              </w:rPr>
              <w:t>磁影响</w:t>
            </w:r>
          </w:p>
        </w:tc>
        <w:tc>
          <w:tcPr>
            <w:tcW w:w="840" w:type="pct"/>
            <w:gridSpan w:val="2"/>
            <w:vAlign w:val="center"/>
          </w:tcPr>
          <w:p w14:paraId="58527881">
            <w:pPr>
              <w:spacing w:line="420" w:lineRule="exact"/>
              <w:jc w:val="center"/>
              <w:rPr>
                <w:rFonts w:ascii="Times New Roman" w:hAnsi="Times New Roman" w:eastAsia="华文行楷" w:cs="Times New Roman"/>
                <w:i/>
                <w:sz w:val="28"/>
                <w:szCs w:val="30"/>
              </w:rPr>
            </w:pPr>
            <w:r>
              <w:rPr>
                <w:rFonts w:ascii="Times New Roman" w:hAnsi="Times New Roman" w:eastAsia="宋体" w:cs="Times New Roman"/>
                <w:bCs/>
                <w:sz w:val="24"/>
                <w:szCs w:val="24"/>
              </w:rPr>
              <w:t>试验地点</w:t>
            </w:r>
          </w:p>
        </w:tc>
        <w:tc>
          <w:tcPr>
            <w:tcW w:w="1182" w:type="pct"/>
            <w:gridSpan w:val="2"/>
            <w:vAlign w:val="center"/>
          </w:tcPr>
          <w:p w14:paraId="68505C16">
            <w:pPr>
              <w:spacing w:line="420" w:lineRule="exact"/>
              <w:jc w:val="center"/>
              <w:rPr>
                <w:rFonts w:ascii="Times New Roman" w:hAnsi="Times New Roman" w:eastAsia="华文行楷" w:cs="Times New Roman"/>
                <w:sz w:val="28"/>
                <w:szCs w:val="30"/>
              </w:rPr>
            </w:pPr>
          </w:p>
        </w:tc>
      </w:tr>
      <w:tr w14:paraId="35C22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07" w:type="pct"/>
            <w:gridSpan w:val="3"/>
            <w:vAlign w:val="center"/>
          </w:tcPr>
          <w:p w14:paraId="47096F1D">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产品名称</w:t>
            </w:r>
          </w:p>
        </w:tc>
        <w:tc>
          <w:tcPr>
            <w:tcW w:w="1669" w:type="pct"/>
            <w:gridSpan w:val="4"/>
            <w:vAlign w:val="center"/>
          </w:tcPr>
          <w:p w14:paraId="12E29E02">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件号</w:t>
            </w:r>
          </w:p>
        </w:tc>
        <w:tc>
          <w:tcPr>
            <w:tcW w:w="840" w:type="pct"/>
            <w:gridSpan w:val="2"/>
            <w:vAlign w:val="center"/>
          </w:tcPr>
          <w:p w14:paraId="349468F0">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序列号</w:t>
            </w:r>
          </w:p>
        </w:tc>
        <w:tc>
          <w:tcPr>
            <w:tcW w:w="1182" w:type="pct"/>
            <w:gridSpan w:val="2"/>
            <w:vAlign w:val="center"/>
          </w:tcPr>
          <w:p w14:paraId="0150000D">
            <w:pPr>
              <w:spacing w:line="420" w:lineRule="exact"/>
              <w:jc w:val="center"/>
              <w:rPr>
                <w:rFonts w:ascii="Times New Roman" w:hAnsi="Times New Roman" w:eastAsia="宋体" w:cs="Times New Roman"/>
                <w:b/>
                <w:szCs w:val="21"/>
              </w:rPr>
            </w:pPr>
          </w:p>
        </w:tc>
      </w:tr>
      <w:tr w14:paraId="4C814F43">
        <w:tblPrEx>
          <w:tblCellMar>
            <w:top w:w="0" w:type="dxa"/>
            <w:left w:w="0" w:type="dxa"/>
            <w:bottom w:w="0" w:type="dxa"/>
            <w:right w:w="0" w:type="dxa"/>
          </w:tblCellMar>
        </w:tblPrEx>
        <w:trPr>
          <w:trHeight w:val="408" w:hRule="atLeast"/>
          <w:jc w:val="center"/>
        </w:trPr>
        <w:tc>
          <w:tcPr>
            <w:tcW w:w="1307" w:type="pct"/>
            <w:gridSpan w:val="3"/>
            <w:vAlign w:val="center"/>
          </w:tcPr>
          <w:p w14:paraId="578AD11A">
            <w:pPr>
              <w:spacing w:line="420" w:lineRule="exact"/>
              <w:jc w:val="center"/>
              <w:rPr>
                <w:rFonts w:ascii="Times New Roman" w:hAnsi="Times New Roman" w:eastAsia="宋体" w:cs="Times New Roman"/>
                <w:i/>
                <w:szCs w:val="21"/>
              </w:rPr>
            </w:pPr>
          </w:p>
        </w:tc>
        <w:tc>
          <w:tcPr>
            <w:tcW w:w="1669" w:type="pct"/>
            <w:gridSpan w:val="4"/>
            <w:vAlign w:val="center"/>
          </w:tcPr>
          <w:p w14:paraId="7A04A926">
            <w:pPr>
              <w:spacing w:line="420" w:lineRule="exact"/>
              <w:jc w:val="center"/>
              <w:rPr>
                <w:rFonts w:ascii="Times New Roman" w:hAnsi="Times New Roman" w:eastAsia="宋体" w:cs="Times New Roman"/>
                <w:szCs w:val="21"/>
              </w:rPr>
            </w:pPr>
          </w:p>
        </w:tc>
        <w:tc>
          <w:tcPr>
            <w:tcW w:w="840" w:type="pct"/>
            <w:gridSpan w:val="2"/>
            <w:vAlign w:val="center"/>
          </w:tcPr>
          <w:p w14:paraId="571DF9A8">
            <w:pPr>
              <w:spacing w:line="420" w:lineRule="exact"/>
              <w:jc w:val="center"/>
              <w:rPr>
                <w:rFonts w:ascii="Times New Roman" w:hAnsi="Times New Roman" w:eastAsia="宋体" w:cs="Times New Roman"/>
                <w:szCs w:val="21"/>
              </w:rPr>
            </w:pPr>
          </w:p>
        </w:tc>
        <w:tc>
          <w:tcPr>
            <w:tcW w:w="1182" w:type="pct"/>
            <w:gridSpan w:val="2"/>
            <w:vAlign w:val="center"/>
          </w:tcPr>
          <w:p w14:paraId="7572617C">
            <w:pPr>
              <w:spacing w:line="420" w:lineRule="exact"/>
              <w:jc w:val="center"/>
              <w:rPr>
                <w:rFonts w:ascii="Times New Roman" w:hAnsi="Times New Roman" w:eastAsia="宋体" w:cs="Times New Roman"/>
                <w:szCs w:val="21"/>
              </w:rPr>
            </w:pPr>
          </w:p>
        </w:tc>
      </w:tr>
      <w:tr w14:paraId="68BF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7" w:type="pct"/>
            <w:gridSpan w:val="3"/>
            <w:vAlign w:val="center"/>
          </w:tcPr>
          <w:p w14:paraId="0585A8B8">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主要测试设备</w:t>
            </w:r>
          </w:p>
        </w:tc>
        <w:tc>
          <w:tcPr>
            <w:tcW w:w="1048" w:type="pct"/>
            <w:gridSpan w:val="2"/>
            <w:vAlign w:val="center"/>
          </w:tcPr>
          <w:p w14:paraId="4C507845">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型号</w:t>
            </w:r>
          </w:p>
        </w:tc>
        <w:tc>
          <w:tcPr>
            <w:tcW w:w="1460" w:type="pct"/>
            <w:gridSpan w:val="4"/>
            <w:vAlign w:val="center"/>
          </w:tcPr>
          <w:p w14:paraId="3DA44541">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计量编号</w:t>
            </w:r>
          </w:p>
        </w:tc>
        <w:tc>
          <w:tcPr>
            <w:tcW w:w="1182" w:type="pct"/>
            <w:gridSpan w:val="2"/>
            <w:vAlign w:val="center"/>
          </w:tcPr>
          <w:p w14:paraId="461C12DD">
            <w:pPr>
              <w:spacing w:line="420" w:lineRule="exact"/>
              <w:jc w:val="center"/>
              <w:rPr>
                <w:rFonts w:ascii="Times New Roman" w:hAnsi="Times New Roman" w:eastAsia="宋体" w:cs="Times New Roman"/>
                <w:szCs w:val="21"/>
              </w:rPr>
            </w:pPr>
            <w:r>
              <w:rPr>
                <w:rFonts w:ascii="Times New Roman" w:hAnsi="Times New Roman" w:eastAsia="宋体" w:cs="Times New Roman"/>
                <w:bCs/>
                <w:sz w:val="24"/>
                <w:szCs w:val="24"/>
              </w:rPr>
              <w:t>有效期</w:t>
            </w:r>
          </w:p>
        </w:tc>
      </w:tr>
      <w:tr w14:paraId="75E3A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14:paraId="6A3B2247">
            <w:pPr>
              <w:spacing w:line="420" w:lineRule="exact"/>
              <w:jc w:val="center"/>
              <w:rPr>
                <w:rFonts w:ascii="Times New Roman" w:hAnsi="Times New Roman" w:eastAsia="宋体" w:cs="Times New Roman"/>
                <w:b/>
                <w:szCs w:val="21"/>
              </w:rPr>
            </w:pPr>
          </w:p>
        </w:tc>
        <w:tc>
          <w:tcPr>
            <w:tcW w:w="1048" w:type="pct"/>
            <w:gridSpan w:val="2"/>
            <w:vAlign w:val="center"/>
          </w:tcPr>
          <w:p w14:paraId="6E3FC468">
            <w:pPr>
              <w:spacing w:line="420" w:lineRule="exact"/>
              <w:jc w:val="center"/>
              <w:rPr>
                <w:rFonts w:ascii="Times New Roman" w:hAnsi="Times New Roman" w:eastAsia="宋体" w:cs="Times New Roman"/>
                <w:b/>
                <w:szCs w:val="21"/>
              </w:rPr>
            </w:pPr>
          </w:p>
        </w:tc>
        <w:tc>
          <w:tcPr>
            <w:tcW w:w="1460" w:type="pct"/>
            <w:gridSpan w:val="4"/>
            <w:vAlign w:val="center"/>
          </w:tcPr>
          <w:p w14:paraId="4F206310">
            <w:pPr>
              <w:spacing w:line="420" w:lineRule="exact"/>
              <w:jc w:val="center"/>
              <w:rPr>
                <w:rFonts w:ascii="Times New Roman" w:hAnsi="Times New Roman" w:eastAsia="宋体" w:cs="Times New Roman"/>
                <w:b/>
                <w:szCs w:val="21"/>
              </w:rPr>
            </w:pPr>
          </w:p>
        </w:tc>
        <w:tc>
          <w:tcPr>
            <w:tcW w:w="1182" w:type="pct"/>
            <w:gridSpan w:val="2"/>
            <w:vAlign w:val="center"/>
          </w:tcPr>
          <w:p w14:paraId="4736AEA5">
            <w:pPr>
              <w:spacing w:line="420" w:lineRule="exact"/>
              <w:jc w:val="center"/>
              <w:rPr>
                <w:rFonts w:ascii="Times New Roman" w:hAnsi="Times New Roman" w:eastAsia="宋体" w:cs="Times New Roman"/>
                <w:b/>
                <w:szCs w:val="21"/>
              </w:rPr>
            </w:pPr>
          </w:p>
        </w:tc>
      </w:tr>
      <w:tr w14:paraId="19C5C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14:paraId="1B911841">
            <w:pPr>
              <w:spacing w:line="420" w:lineRule="exact"/>
              <w:jc w:val="center"/>
              <w:rPr>
                <w:rFonts w:ascii="Times New Roman" w:hAnsi="Times New Roman" w:eastAsia="宋体" w:cs="Times New Roman"/>
                <w:b/>
                <w:szCs w:val="21"/>
              </w:rPr>
            </w:pPr>
          </w:p>
        </w:tc>
        <w:tc>
          <w:tcPr>
            <w:tcW w:w="1048" w:type="pct"/>
            <w:gridSpan w:val="2"/>
            <w:vAlign w:val="center"/>
          </w:tcPr>
          <w:p w14:paraId="2844916D">
            <w:pPr>
              <w:spacing w:line="420" w:lineRule="exact"/>
              <w:jc w:val="center"/>
              <w:rPr>
                <w:rFonts w:ascii="Times New Roman" w:hAnsi="Times New Roman" w:eastAsia="宋体" w:cs="Times New Roman"/>
                <w:b/>
                <w:szCs w:val="21"/>
              </w:rPr>
            </w:pPr>
          </w:p>
        </w:tc>
        <w:tc>
          <w:tcPr>
            <w:tcW w:w="1460" w:type="pct"/>
            <w:gridSpan w:val="4"/>
            <w:vAlign w:val="center"/>
          </w:tcPr>
          <w:p w14:paraId="3EB9DF4D">
            <w:pPr>
              <w:spacing w:line="420" w:lineRule="exact"/>
              <w:jc w:val="center"/>
              <w:rPr>
                <w:rFonts w:ascii="Times New Roman" w:hAnsi="Times New Roman" w:eastAsia="宋体" w:cs="Times New Roman"/>
                <w:b/>
                <w:szCs w:val="21"/>
              </w:rPr>
            </w:pPr>
          </w:p>
        </w:tc>
        <w:tc>
          <w:tcPr>
            <w:tcW w:w="1182" w:type="pct"/>
            <w:gridSpan w:val="2"/>
            <w:vAlign w:val="center"/>
          </w:tcPr>
          <w:p w14:paraId="2EBD03DC">
            <w:pPr>
              <w:spacing w:line="420" w:lineRule="exact"/>
              <w:jc w:val="center"/>
              <w:rPr>
                <w:rFonts w:ascii="Times New Roman" w:hAnsi="Times New Roman" w:eastAsia="宋体" w:cs="Times New Roman"/>
                <w:b/>
                <w:szCs w:val="21"/>
              </w:rPr>
            </w:pPr>
          </w:p>
        </w:tc>
      </w:tr>
      <w:tr w14:paraId="4B2C2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14:paraId="55DF2653">
            <w:pPr>
              <w:spacing w:line="420" w:lineRule="exact"/>
              <w:jc w:val="center"/>
              <w:rPr>
                <w:rFonts w:ascii="Times New Roman" w:hAnsi="Times New Roman" w:eastAsia="宋体" w:cs="Times New Roman"/>
                <w:b/>
                <w:szCs w:val="21"/>
              </w:rPr>
            </w:pPr>
          </w:p>
        </w:tc>
        <w:tc>
          <w:tcPr>
            <w:tcW w:w="1048" w:type="pct"/>
            <w:gridSpan w:val="2"/>
            <w:vAlign w:val="center"/>
          </w:tcPr>
          <w:p w14:paraId="029E36BC">
            <w:pPr>
              <w:spacing w:line="420" w:lineRule="exact"/>
              <w:jc w:val="center"/>
              <w:rPr>
                <w:rFonts w:ascii="Times New Roman" w:hAnsi="Times New Roman" w:eastAsia="宋体" w:cs="Times New Roman"/>
                <w:b/>
                <w:szCs w:val="21"/>
              </w:rPr>
            </w:pPr>
          </w:p>
        </w:tc>
        <w:tc>
          <w:tcPr>
            <w:tcW w:w="1460" w:type="pct"/>
            <w:gridSpan w:val="4"/>
            <w:vAlign w:val="center"/>
          </w:tcPr>
          <w:p w14:paraId="0CC66AC9">
            <w:pPr>
              <w:spacing w:line="420" w:lineRule="exact"/>
              <w:jc w:val="center"/>
              <w:rPr>
                <w:rFonts w:ascii="Times New Roman" w:hAnsi="Times New Roman" w:eastAsia="宋体" w:cs="Times New Roman"/>
                <w:b/>
                <w:szCs w:val="21"/>
              </w:rPr>
            </w:pPr>
          </w:p>
        </w:tc>
        <w:tc>
          <w:tcPr>
            <w:tcW w:w="1182" w:type="pct"/>
            <w:gridSpan w:val="2"/>
            <w:vAlign w:val="center"/>
          </w:tcPr>
          <w:p w14:paraId="54F4666E">
            <w:pPr>
              <w:spacing w:line="420" w:lineRule="exact"/>
              <w:jc w:val="center"/>
              <w:rPr>
                <w:rFonts w:ascii="Times New Roman" w:hAnsi="Times New Roman" w:eastAsia="宋体" w:cs="Times New Roman"/>
                <w:b/>
                <w:szCs w:val="21"/>
              </w:rPr>
            </w:pPr>
          </w:p>
        </w:tc>
      </w:tr>
      <w:tr w14:paraId="456E1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14:paraId="514AC6E5">
            <w:pPr>
              <w:spacing w:line="420" w:lineRule="exact"/>
              <w:jc w:val="center"/>
              <w:rPr>
                <w:rFonts w:ascii="Times New Roman" w:hAnsi="Times New Roman" w:eastAsia="宋体" w:cs="Times New Roman"/>
                <w:b/>
                <w:szCs w:val="21"/>
              </w:rPr>
            </w:pPr>
          </w:p>
        </w:tc>
        <w:tc>
          <w:tcPr>
            <w:tcW w:w="1048" w:type="pct"/>
            <w:gridSpan w:val="2"/>
            <w:vAlign w:val="center"/>
          </w:tcPr>
          <w:p w14:paraId="3AA9021E">
            <w:pPr>
              <w:spacing w:line="420" w:lineRule="exact"/>
              <w:jc w:val="center"/>
              <w:rPr>
                <w:rFonts w:ascii="Times New Roman" w:hAnsi="Times New Roman" w:eastAsia="宋体" w:cs="Times New Roman"/>
                <w:b/>
                <w:szCs w:val="21"/>
              </w:rPr>
            </w:pPr>
          </w:p>
        </w:tc>
        <w:tc>
          <w:tcPr>
            <w:tcW w:w="1460" w:type="pct"/>
            <w:gridSpan w:val="4"/>
            <w:vAlign w:val="center"/>
          </w:tcPr>
          <w:p w14:paraId="7D5FCE0A">
            <w:pPr>
              <w:spacing w:line="420" w:lineRule="exact"/>
              <w:jc w:val="center"/>
              <w:rPr>
                <w:rFonts w:ascii="Times New Roman" w:hAnsi="Times New Roman" w:eastAsia="宋体" w:cs="Times New Roman"/>
                <w:b/>
                <w:szCs w:val="21"/>
              </w:rPr>
            </w:pPr>
          </w:p>
        </w:tc>
        <w:tc>
          <w:tcPr>
            <w:tcW w:w="1182" w:type="pct"/>
            <w:gridSpan w:val="2"/>
            <w:vAlign w:val="center"/>
          </w:tcPr>
          <w:p w14:paraId="2691529C">
            <w:pPr>
              <w:spacing w:line="420" w:lineRule="exact"/>
              <w:jc w:val="center"/>
              <w:rPr>
                <w:rFonts w:ascii="Times New Roman" w:hAnsi="Times New Roman" w:eastAsia="宋体" w:cs="Times New Roman"/>
                <w:b/>
                <w:szCs w:val="21"/>
              </w:rPr>
            </w:pPr>
          </w:p>
        </w:tc>
      </w:tr>
      <w:tr w14:paraId="74748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jc w:val="center"/>
        </w:trPr>
        <w:tc>
          <w:tcPr>
            <w:tcW w:w="1307" w:type="pct"/>
            <w:gridSpan w:val="3"/>
            <w:vAlign w:val="center"/>
          </w:tcPr>
          <w:p w14:paraId="3FE3BAEA">
            <w:pPr>
              <w:spacing w:line="420" w:lineRule="exact"/>
              <w:jc w:val="center"/>
              <w:rPr>
                <w:rFonts w:ascii="Times New Roman" w:hAnsi="Times New Roman" w:eastAsia="宋体" w:cs="Times New Roman"/>
                <w:b/>
                <w:szCs w:val="21"/>
              </w:rPr>
            </w:pPr>
          </w:p>
        </w:tc>
        <w:tc>
          <w:tcPr>
            <w:tcW w:w="1048" w:type="pct"/>
            <w:gridSpan w:val="2"/>
            <w:vAlign w:val="center"/>
          </w:tcPr>
          <w:p w14:paraId="26C9BAA0">
            <w:pPr>
              <w:spacing w:line="420" w:lineRule="exact"/>
              <w:jc w:val="center"/>
              <w:rPr>
                <w:rFonts w:ascii="Times New Roman" w:hAnsi="Times New Roman" w:eastAsia="宋体" w:cs="Times New Roman"/>
                <w:b/>
                <w:szCs w:val="21"/>
              </w:rPr>
            </w:pPr>
          </w:p>
        </w:tc>
        <w:tc>
          <w:tcPr>
            <w:tcW w:w="1460" w:type="pct"/>
            <w:gridSpan w:val="4"/>
            <w:vAlign w:val="center"/>
          </w:tcPr>
          <w:p w14:paraId="2A607517">
            <w:pPr>
              <w:spacing w:line="420" w:lineRule="exact"/>
              <w:jc w:val="center"/>
              <w:rPr>
                <w:rFonts w:ascii="Times New Roman" w:hAnsi="Times New Roman" w:eastAsia="宋体" w:cs="Times New Roman"/>
                <w:b/>
                <w:szCs w:val="21"/>
              </w:rPr>
            </w:pPr>
          </w:p>
        </w:tc>
        <w:tc>
          <w:tcPr>
            <w:tcW w:w="1182" w:type="pct"/>
            <w:gridSpan w:val="2"/>
            <w:vAlign w:val="center"/>
          </w:tcPr>
          <w:p w14:paraId="2CE1308C">
            <w:pPr>
              <w:spacing w:line="420" w:lineRule="exact"/>
              <w:jc w:val="center"/>
              <w:rPr>
                <w:rFonts w:ascii="Times New Roman" w:hAnsi="Times New Roman" w:eastAsia="宋体" w:cs="Times New Roman"/>
                <w:b/>
                <w:szCs w:val="21"/>
              </w:rPr>
            </w:pPr>
          </w:p>
        </w:tc>
      </w:tr>
      <w:tr w14:paraId="4AC2A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jc w:val="center"/>
        </w:trPr>
        <w:tc>
          <w:tcPr>
            <w:tcW w:w="1307" w:type="pct"/>
            <w:gridSpan w:val="3"/>
            <w:vAlign w:val="center"/>
          </w:tcPr>
          <w:p w14:paraId="585A846D">
            <w:pPr>
              <w:spacing w:line="420" w:lineRule="exact"/>
              <w:jc w:val="center"/>
              <w:rPr>
                <w:rFonts w:ascii="Times New Roman" w:hAnsi="Times New Roman" w:eastAsia="宋体" w:cs="Times New Roman"/>
                <w:b/>
                <w:szCs w:val="21"/>
              </w:rPr>
            </w:pPr>
          </w:p>
        </w:tc>
        <w:tc>
          <w:tcPr>
            <w:tcW w:w="1048" w:type="pct"/>
            <w:gridSpan w:val="2"/>
            <w:vAlign w:val="center"/>
          </w:tcPr>
          <w:p w14:paraId="5EFAAD6E">
            <w:pPr>
              <w:spacing w:line="420" w:lineRule="exact"/>
              <w:jc w:val="center"/>
              <w:rPr>
                <w:rFonts w:ascii="Times New Roman" w:hAnsi="Times New Roman" w:eastAsia="宋体" w:cs="Times New Roman"/>
                <w:b/>
                <w:szCs w:val="21"/>
              </w:rPr>
            </w:pPr>
          </w:p>
        </w:tc>
        <w:tc>
          <w:tcPr>
            <w:tcW w:w="1460" w:type="pct"/>
            <w:gridSpan w:val="4"/>
            <w:vAlign w:val="center"/>
          </w:tcPr>
          <w:p w14:paraId="6868025A">
            <w:pPr>
              <w:spacing w:line="420" w:lineRule="exact"/>
              <w:jc w:val="center"/>
              <w:rPr>
                <w:rFonts w:ascii="Times New Roman" w:hAnsi="Times New Roman" w:eastAsia="宋体" w:cs="Times New Roman"/>
                <w:b/>
                <w:szCs w:val="21"/>
              </w:rPr>
            </w:pPr>
          </w:p>
        </w:tc>
        <w:tc>
          <w:tcPr>
            <w:tcW w:w="1182" w:type="pct"/>
            <w:gridSpan w:val="2"/>
            <w:vAlign w:val="center"/>
          </w:tcPr>
          <w:p w14:paraId="363A4190">
            <w:pPr>
              <w:spacing w:line="420" w:lineRule="exact"/>
              <w:jc w:val="center"/>
              <w:rPr>
                <w:rFonts w:ascii="Times New Roman" w:hAnsi="Times New Roman" w:eastAsia="宋体" w:cs="Times New Roman"/>
                <w:b/>
                <w:szCs w:val="21"/>
              </w:rPr>
            </w:pPr>
          </w:p>
        </w:tc>
      </w:tr>
      <w:tr w14:paraId="6A7A9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jc w:val="center"/>
        </w:trPr>
        <w:tc>
          <w:tcPr>
            <w:tcW w:w="1307" w:type="pct"/>
            <w:gridSpan w:val="3"/>
            <w:vAlign w:val="center"/>
          </w:tcPr>
          <w:p w14:paraId="0E875475">
            <w:pPr>
              <w:spacing w:line="420" w:lineRule="exact"/>
              <w:jc w:val="center"/>
              <w:rPr>
                <w:rFonts w:ascii="Times New Roman" w:hAnsi="Times New Roman" w:eastAsia="宋体" w:cs="Times New Roman"/>
                <w:b/>
                <w:szCs w:val="21"/>
              </w:rPr>
            </w:pPr>
          </w:p>
        </w:tc>
        <w:tc>
          <w:tcPr>
            <w:tcW w:w="1048" w:type="pct"/>
            <w:gridSpan w:val="2"/>
            <w:vAlign w:val="center"/>
          </w:tcPr>
          <w:p w14:paraId="1B356F67">
            <w:pPr>
              <w:spacing w:line="420" w:lineRule="exact"/>
              <w:jc w:val="center"/>
              <w:rPr>
                <w:rFonts w:ascii="Times New Roman" w:hAnsi="Times New Roman" w:eastAsia="宋体" w:cs="Times New Roman"/>
                <w:b/>
                <w:szCs w:val="21"/>
              </w:rPr>
            </w:pPr>
          </w:p>
        </w:tc>
        <w:tc>
          <w:tcPr>
            <w:tcW w:w="1460" w:type="pct"/>
            <w:gridSpan w:val="4"/>
            <w:vAlign w:val="center"/>
          </w:tcPr>
          <w:p w14:paraId="23CCEA97">
            <w:pPr>
              <w:spacing w:line="420" w:lineRule="exact"/>
              <w:jc w:val="center"/>
              <w:rPr>
                <w:rFonts w:ascii="Times New Roman" w:hAnsi="Times New Roman" w:eastAsia="宋体" w:cs="Times New Roman"/>
                <w:b/>
                <w:szCs w:val="21"/>
              </w:rPr>
            </w:pPr>
          </w:p>
        </w:tc>
        <w:tc>
          <w:tcPr>
            <w:tcW w:w="1182" w:type="pct"/>
            <w:gridSpan w:val="2"/>
            <w:vAlign w:val="center"/>
          </w:tcPr>
          <w:p w14:paraId="3F9FE4D3">
            <w:pPr>
              <w:spacing w:line="420" w:lineRule="exact"/>
              <w:jc w:val="center"/>
              <w:rPr>
                <w:rFonts w:ascii="Times New Roman" w:hAnsi="Times New Roman" w:eastAsia="宋体" w:cs="Times New Roman"/>
                <w:b/>
                <w:szCs w:val="21"/>
              </w:rPr>
            </w:pPr>
          </w:p>
        </w:tc>
      </w:tr>
      <w:tr w14:paraId="21592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14:paraId="45C0B013">
            <w:pPr>
              <w:spacing w:line="420" w:lineRule="exact"/>
              <w:jc w:val="center"/>
              <w:rPr>
                <w:rFonts w:ascii="Times New Roman" w:hAnsi="Times New Roman" w:eastAsia="宋体" w:cs="Times New Roman"/>
                <w:b/>
                <w:szCs w:val="21"/>
              </w:rPr>
            </w:pPr>
          </w:p>
        </w:tc>
        <w:tc>
          <w:tcPr>
            <w:tcW w:w="1048" w:type="pct"/>
            <w:gridSpan w:val="2"/>
            <w:vAlign w:val="center"/>
          </w:tcPr>
          <w:p w14:paraId="142AFF09">
            <w:pPr>
              <w:spacing w:line="420" w:lineRule="exact"/>
              <w:jc w:val="center"/>
              <w:rPr>
                <w:rFonts w:ascii="Times New Roman" w:hAnsi="Times New Roman" w:eastAsia="宋体" w:cs="Times New Roman"/>
                <w:b/>
                <w:szCs w:val="21"/>
              </w:rPr>
            </w:pPr>
          </w:p>
        </w:tc>
        <w:tc>
          <w:tcPr>
            <w:tcW w:w="1460" w:type="pct"/>
            <w:gridSpan w:val="4"/>
            <w:vAlign w:val="center"/>
          </w:tcPr>
          <w:p w14:paraId="338B0493">
            <w:pPr>
              <w:spacing w:line="420" w:lineRule="exact"/>
              <w:jc w:val="center"/>
              <w:rPr>
                <w:rFonts w:ascii="Times New Roman" w:hAnsi="Times New Roman" w:eastAsia="宋体" w:cs="Times New Roman"/>
                <w:b/>
                <w:szCs w:val="21"/>
              </w:rPr>
            </w:pPr>
          </w:p>
        </w:tc>
        <w:tc>
          <w:tcPr>
            <w:tcW w:w="1182" w:type="pct"/>
            <w:gridSpan w:val="2"/>
            <w:vAlign w:val="center"/>
          </w:tcPr>
          <w:p w14:paraId="36E8C12B">
            <w:pPr>
              <w:spacing w:line="420" w:lineRule="exact"/>
              <w:jc w:val="center"/>
              <w:rPr>
                <w:rFonts w:ascii="Times New Roman" w:hAnsi="Times New Roman" w:eastAsia="宋体" w:cs="Times New Roman"/>
                <w:b/>
                <w:szCs w:val="21"/>
              </w:rPr>
            </w:pPr>
          </w:p>
        </w:tc>
      </w:tr>
      <w:tr w14:paraId="58EC4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14:paraId="48F1C626">
            <w:pPr>
              <w:spacing w:line="420" w:lineRule="exact"/>
              <w:jc w:val="center"/>
              <w:rPr>
                <w:rFonts w:ascii="Times New Roman" w:hAnsi="Times New Roman" w:eastAsia="宋体" w:cs="Times New Roman"/>
                <w:b/>
                <w:szCs w:val="21"/>
              </w:rPr>
            </w:pPr>
          </w:p>
        </w:tc>
        <w:tc>
          <w:tcPr>
            <w:tcW w:w="1048" w:type="pct"/>
            <w:gridSpan w:val="2"/>
            <w:vAlign w:val="center"/>
          </w:tcPr>
          <w:p w14:paraId="45AD15F5">
            <w:pPr>
              <w:spacing w:line="420" w:lineRule="exact"/>
              <w:jc w:val="center"/>
              <w:rPr>
                <w:rFonts w:ascii="Times New Roman" w:hAnsi="Times New Roman" w:eastAsia="宋体" w:cs="Times New Roman"/>
                <w:b/>
                <w:szCs w:val="21"/>
              </w:rPr>
            </w:pPr>
          </w:p>
        </w:tc>
        <w:tc>
          <w:tcPr>
            <w:tcW w:w="1460" w:type="pct"/>
            <w:gridSpan w:val="4"/>
            <w:vAlign w:val="center"/>
          </w:tcPr>
          <w:p w14:paraId="12B7B8F3">
            <w:pPr>
              <w:spacing w:line="420" w:lineRule="exact"/>
              <w:jc w:val="center"/>
              <w:rPr>
                <w:rFonts w:ascii="Times New Roman" w:hAnsi="Times New Roman" w:eastAsia="宋体" w:cs="Times New Roman"/>
                <w:b/>
                <w:szCs w:val="21"/>
              </w:rPr>
            </w:pPr>
          </w:p>
        </w:tc>
        <w:tc>
          <w:tcPr>
            <w:tcW w:w="1182" w:type="pct"/>
            <w:gridSpan w:val="2"/>
            <w:vAlign w:val="center"/>
          </w:tcPr>
          <w:p w14:paraId="3343B1EB">
            <w:pPr>
              <w:spacing w:line="420" w:lineRule="exact"/>
              <w:jc w:val="center"/>
              <w:rPr>
                <w:rFonts w:ascii="Times New Roman" w:hAnsi="Times New Roman" w:eastAsia="宋体" w:cs="Times New Roman"/>
                <w:b/>
                <w:szCs w:val="21"/>
              </w:rPr>
            </w:pPr>
          </w:p>
        </w:tc>
      </w:tr>
      <w:tr w14:paraId="69148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14:paraId="6231902D">
            <w:pPr>
              <w:spacing w:line="420" w:lineRule="exact"/>
              <w:jc w:val="center"/>
              <w:rPr>
                <w:rFonts w:ascii="Times New Roman" w:hAnsi="Times New Roman" w:eastAsia="宋体" w:cs="Times New Roman"/>
                <w:b/>
                <w:szCs w:val="21"/>
              </w:rPr>
            </w:pPr>
          </w:p>
        </w:tc>
        <w:tc>
          <w:tcPr>
            <w:tcW w:w="1048" w:type="pct"/>
            <w:gridSpan w:val="2"/>
            <w:vAlign w:val="center"/>
          </w:tcPr>
          <w:p w14:paraId="5C2D2FD5">
            <w:pPr>
              <w:spacing w:line="420" w:lineRule="exact"/>
              <w:jc w:val="center"/>
              <w:rPr>
                <w:rFonts w:ascii="Times New Roman" w:hAnsi="Times New Roman" w:eastAsia="宋体" w:cs="Times New Roman"/>
                <w:b/>
                <w:szCs w:val="21"/>
              </w:rPr>
            </w:pPr>
          </w:p>
        </w:tc>
        <w:tc>
          <w:tcPr>
            <w:tcW w:w="1460" w:type="pct"/>
            <w:gridSpan w:val="4"/>
            <w:vAlign w:val="center"/>
          </w:tcPr>
          <w:p w14:paraId="1B41824F">
            <w:pPr>
              <w:spacing w:line="420" w:lineRule="exact"/>
              <w:jc w:val="center"/>
              <w:rPr>
                <w:rFonts w:ascii="Times New Roman" w:hAnsi="Times New Roman" w:eastAsia="宋体" w:cs="Times New Roman"/>
                <w:b/>
                <w:szCs w:val="21"/>
              </w:rPr>
            </w:pPr>
          </w:p>
        </w:tc>
        <w:tc>
          <w:tcPr>
            <w:tcW w:w="1182" w:type="pct"/>
            <w:gridSpan w:val="2"/>
            <w:vAlign w:val="center"/>
          </w:tcPr>
          <w:p w14:paraId="74BB5F88">
            <w:pPr>
              <w:spacing w:line="420" w:lineRule="exact"/>
              <w:jc w:val="center"/>
              <w:rPr>
                <w:rFonts w:ascii="Times New Roman" w:hAnsi="Times New Roman" w:eastAsia="宋体" w:cs="Times New Roman"/>
                <w:b/>
                <w:szCs w:val="21"/>
              </w:rPr>
            </w:pPr>
          </w:p>
        </w:tc>
      </w:tr>
      <w:tr w14:paraId="705BF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07" w:type="pct"/>
            <w:gridSpan w:val="3"/>
            <w:vAlign w:val="center"/>
          </w:tcPr>
          <w:p w14:paraId="0E4A0B92">
            <w:pPr>
              <w:spacing w:line="420" w:lineRule="exact"/>
              <w:jc w:val="center"/>
              <w:rPr>
                <w:rFonts w:ascii="Times New Roman" w:hAnsi="Times New Roman" w:eastAsia="宋体" w:cs="Times New Roman"/>
                <w:b/>
                <w:i/>
                <w:szCs w:val="21"/>
              </w:rPr>
            </w:pPr>
            <w:r>
              <w:rPr>
                <w:rFonts w:ascii="Times New Roman" w:hAnsi="Times New Roman" w:eastAsia="宋体" w:cs="Times New Roman"/>
                <w:bCs/>
                <w:sz w:val="24"/>
                <w:szCs w:val="24"/>
              </w:rPr>
              <w:t>试验起止时间</w:t>
            </w:r>
          </w:p>
        </w:tc>
        <w:tc>
          <w:tcPr>
            <w:tcW w:w="3692" w:type="pct"/>
            <w:gridSpan w:val="8"/>
            <w:vAlign w:val="center"/>
          </w:tcPr>
          <w:p w14:paraId="7CBAD0EB">
            <w:pPr>
              <w:spacing w:line="420" w:lineRule="exact"/>
              <w:jc w:val="center"/>
              <w:rPr>
                <w:rFonts w:ascii="Times New Roman" w:hAnsi="Times New Roman" w:eastAsia="宋体" w:cs="Times New Roman"/>
                <w:szCs w:val="21"/>
              </w:rPr>
            </w:pPr>
            <w:r>
              <w:rPr>
                <w:rFonts w:ascii="Times New Roman" w:hAnsi="Times New Roman" w:eastAsia="宋体" w:cs="Times New Roman"/>
                <w:szCs w:val="21"/>
              </w:rPr>
              <w:t>--</w:t>
            </w:r>
          </w:p>
        </w:tc>
      </w:tr>
      <w:tr w14:paraId="2A9AA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7" w:type="pct"/>
            <w:gridSpan w:val="3"/>
            <w:vAlign w:val="center"/>
          </w:tcPr>
          <w:p w14:paraId="1B165DB4">
            <w:pPr>
              <w:spacing w:line="420" w:lineRule="exact"/>
              <w:jc w:val="center"/>
              <w:rPr>
                <w:rFonts w:ascii="Times New Roman" w:hAnsi="Times New Roman" w:eastAsia="宋体" w:cs="Times New Roman"/>
                <w:b/>
                <w:szCs w:val="21"/>
              </w:rPr>
            </w:pPr>
            <w:r>
              <w:rPr>
                <w:rFonts w:ascii="Times New Roman" w:hAnsi="Times New Roman" w:eastAsia="宋体" w:cs="Times New Roman"/>
                <w:bCs/>
                <w:sz w:val="24"/>
                <w:szCs w:val="24"/>
              </w:rPr>
              <w:t>检查依据</w:t>
            </w:r>
          </w:p>
        </w:tc>
        <w:tc>
          <w:tcPr>
            <w:tcW w:w="3692" w:type="pct"/>
            <w:gridSpan w:val="8"/>
            <w:vAlign w:val="center"/>
          </w:tcPr>
          <w:p w14:paraId="42CF3801">
            <w:pPr>
              <w:spacing w:line="420" w:lineRule="exact"/>
              <w:jc w:val="center"/>
              <w:rPr>
                <w:rFonts w:ascii="Times New Roman" w:hAnsi="Times New Roman" w:eastAsia="宋体" w:cs="Times New Roman"/>
                <w:i/>
                <w:sz w:val="22"/>
              </w:rPr>
            </w:pPr>
            <w:r>
              <w:rPr>
                <w:rFonts w:ascii="Times New Roman" w:hAnsi="Times New Roman" w:cs="Times New Roman"/>
                <w:sz w:val="22"/>
              </w:rPr>
              <w:t>《</w:t>
            </w:r>
            <w:r>
              <w:rPr>
                <w:rFonts w:hint="eastAsia" w:ascii="Times New Roman" w:hAnsi="Times New Roman" w:cs="Times New Roman"/>
                <w:sz w:val="22"/>
              </w:rPr>
              <w:t>FSECU</w:t>
            </w:r>
            <w:r>
              <w:rPr>
                <w:rFonts w:ascii="Times New Roman" w:hAnsi="Times New Roman" w:cs="Times New Roman"/>
                <w:sz w:val="22"/>
              </w:rPr>
              <w:t>电磁环境性鉴定试验大纲》</w:t>
            </w:r>
          </w:p>
        </w:tc>
      </w:tr>
      <w:tr w14:paraId="51FE7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14:paraId="33FD7C88">
            <w:pPr>
              <w:spacing w:line="420" w:lineRule="exact"/>
              <w:jc w:val="center"/>
              <w:rPr>
                <w:rFonts w:ascii="Times New Roman" w:hAnsi="Times New Roman" w:eastAsia="黑体" w:cs="Times New Roman"/>
                <w:szCs w:val="21"/>
              </w:rPr>
            </w:pPr>
            <w:r>
              <w:rPr>
                <w:rFonts w:ascii="Times New Roman" w:hAnsi="Times New Roman" w:eastAsia="宋体" w:cs="Times New Roman"/>
                <w:sz w:val="24"/>
                <w:szCs w:val="24"/>
              </w:rPr>
              <w:t>环境温度：</w:t>
            </w:r>
            <w:r>
              <w:rPr>
                <w:rFonts w:ascii="Times New Roman" w:hAnsi="Times New Roman" w:eastAsia="宋体" w:cs="Times New Roman"/>
                <w:sz w:val="24"/>
                <w:szCs w:val="24"/>
                <w:u w:val="single"/>
              </w:rPr>
              <w:t>______</w:t>
            </w:r>
            <w:r>
              <w:rPr>
                <w:rFonts w:ascii="Times New Roman" w:hAnsi="Times New Roman" w:eastAsia="宋体" w:cs="Times New Roman"/>
                <w:iCs/>
                <w:sz w:val="24"/>
                <w:szCs w:val="24"/>
              </w:rPr>
              <w:t>℃</w:t>
            </w:r>
            <w:r>
              <w:rPr>
                <w:rFonts w:ascii="Times New Roman" w:hAnsi="Times New Roman" w:eastAsia="宋体" w:cs="Times New Roman"/>
                <w:sz w:val="24"/>
                <w:szCs w:val="24"/>
              </w:rPr>
              <w:t>相对湿度：</w:t>
            </w:r>
            <w:r>
              <w:rPr>
                <w:rFonts w:ascii="Times New Roman" w:hAnsi="Times New Roman" w:eastAsia="宋体" w:cs="Times New Roman"/>
                <w:sz w:val="24"/>
                <w:szCs w:val="24"/>
                <w:u w:val="single"/>
              </w:rPr>
              <w:t>_</w:t>
            </w:r>
            <w:r>
              <w:rPr>
                <w:rFonts w:ascii="Times New Roman" w:hAnsi="Times New Roman" w:eastAsia="宋体" w:cs="Times New Roman"/>
                <w:sz w:val="24"/>
                <w:szCs w:val="24"/>
              </w:rPr>
              <w:t>_</w:t>
            </w:r>
            <w:r>
              <w:rPr>
                <w:rFonts w:ascii="Times New Roman" w:hAnsi="Times New Roman" w:eastAsia="宋体" w:cs="Times New Roman"/>
                <w:sz w:val="24"/>
                <w:szCs w:val="24"/>
                <w:u w:val="single"/>
              </w:rPr>
              <w:t>____</w:t>
            </w:r>
            <w:r>
              <w:rPr>
                <w:rFonts w:ascii="Times New Roman" w:hAnsi="Times New Roman" w:eastAsia="宋体" w:cs="Times New Roman"/>
                <w:iCs/>
                <w:sz w:val="24"/>
                <w:szCs w:val="24"/>
              </w:rPr>
              <w:t>%</w:t>
            </w:r>
            <w:r>
              <w:rPr>
                <w:rFonts w:ascii="Times New Roman" w:hAnsi="Times New Roman" w:eastAsia="宋体" w:cs="Times New Roman"/>
                <w:sz w:val="24"/>
                <w:szCs w:val="24"/>
              </w:rPr>
              <w:t>气压：</w:t>
            </w:r>
            <w:r>
              <w:rPr>
                <w:rFonts w:ascii="Times New Roman" w:hAnsi="Times New Roman" w:eastAsia="宋体" w:cs="Times New Roman"/>
                <w:sz w:val="24"/>
                <w:szCs w:val="24"/>
                <w:u w:val="single"/>
              </w:rPr>
              <w:t>_</w:t>
            </w:r>
            <w:r>
              <w:rPr>
                <w:rFonts w:ascii="Times New Roman" w:hAnsi="Times New Roman" w:eastAsia="宋体" w:cs="Times New Roman"/>
                <w:sz w:val="24"/>
                <w:szCs w:val="24"/>
              </w:rPr>
              <w:t>___</w:t>
            </w:r>
            <w:r>
              <w:rPr>
                <w:rFonts w:ascii="Times New Roman" w:hAnsi="Times New Roman" w:eastAsia="宋体" w:cs="Times New Roman"/>
                <w:sz w:val="24"/>
                <w:szCs w:val="24"/>
                <w:u w:val="single"/>
              </w:rPr>
              <w:t>___</w:t>
            </w:r>
            <w:r>
              <w:rPr>
                <w:rFonts w:ascii="Times New Roman" w:hAnsi="Times New Roman" w:eastAsia="宋体" w:cs="Times New Roman"/>
                <w:sz w:val="24"/>
                <w:szCs w:val="24"/>
              </w:rPr>
              <w:t>kPa</w:t>
            </w:r>
          </w:p>
        </w:tc>
      </w:tr>
      <w:tr w14:paraId="594A3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6" w:type="pct"/>
            <w:vAlign w:val="center"/>
          </w:tcPr>
          <w:p w14:paraId="1064FB57">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试验阶段</w:t>
            </w:r>
          </w:p>
        </w:tc>
        <w:tc>
          <w:tcPr>
            <w:tcW w:w="611" w:type="pct"/>
            <w:gridSpan w:val="2"/>
            <w:vAlign w:val="center"/>
          </w:tcPr>
          <w:p w14:paraId="274052A2">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检测项目</w:t>
            </w:r>
          </w:p>
        </w:tc>
        <w:tc>
          <w:tcPr>
            <w:tcW w:w="2285" w:type="pct"/>
            <w:gridSpan w:val="5"/>
            <w:vAlign w:val="center"/>
          </w:tcPr>
          <w:p w14:paraId="6A830F55">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检测要求</w:t>
            </w:r>
          </w:p>
        </w:tc>
        <w:tc>
          <w:tcPr>
            <w:tcW w:w="847" w:type="pct"/>
            <w:gridSpan w:val="2"/>
            <w:vAlign w:val="center"/>
          </w:tcPr>
          <w:p w14:paraId="4CEEA0C7">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结论</w:t>
            </w:r>
          </w:p>
        </w:tc>
        <w:tc>
          <w:tcPr>
            <w:tcW w:w="558" w:type="pct"/>
            <w:vAlign w:val="center"/>
          </w:tcPr>
          <w:p w14:paraId="1CFEA6F9">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备注</w:t>
            </w:r>
          </w:p>
        </w:tc>
      </w:tr>
      <w:tr w14:paraId="518D9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6" w:type="pct"/>
            <w:vMerge w:val="restart"/>
            <w:vAlign w:val="center"/>
          </w:tcPr>
          <w:p w14:paraId="7B68679F">
            <w:pPr>
              <w:spacing w:line="420" w:lineRule="exact"/>
              <w:jc w:val="center"/>
              <w:rPr>
                <w:rFonts w:ascii="Times New Roman" w:hAnsi="Times New Roman" w:eastAsia="宋体" w:cs="Times New Roman"/>
                <w:b/>
                <w:sz w:val="22"/>
              </w:rPr>
            </w:pPr>
            <w:r>
              <w:rPr>
                <w:rFonts w:ascii="Times New Roman" w:hAnsi="Times New Roman" w:eastAsia="宋体" w:cs="Times New Roman"/>
                <w:bCs/>
                <w:sz w:val="24"/>
                <w:szCs w:val="24"/>
              </w:rPr>
              <w:t>步骤1</w:t>
            </w:r>
          </w:p>
        </w:tc>
        <w:tc>
          <w:tcPr>
            <w:tcW w:w="611" w:type="pct"/>
            <w:gridSpan w:val="2"/>
            <w:vAlign w:val="center"/>
          </w:tcPr>
          <w:p w14:paraId="05C2EAB8">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QPAT1-1</w:t>
            </w:r>
          </w:p>
        </w:tc>
        <w:tc>
          <w:tcPr>
            <w:tcW w:w="2285" w:type="pct"/>
            <w:gridSpan w:val="5"/>
            <w:vAlign w:val="center"/>
          </w:tcPr>
          <w:p w14:paraId="16BA95FA">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目视检查产品不应存在裂纹、劣化、腐（锈）蚀、结构及安装连接件破坏。</w:t>
            </w:r>
          </w:p>
        </w:tc>
        <w:tc>
          <w:tcPr>
            <w:tcW w:w="847" w:type="pct"/>
            <w:gridSpan w:val="2"/>
            <w:vAlign w:val="center"/>
          </w:tcPr>
          <w:p w14:paraId="108E1BED">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58" w:type="pct"/>
            <w:vAlign w:val="center"/>
          </w:tcPr>
          <w:p w14:paraId="39698E10">
            <w:pPr>
              <w:spacing w:line="420" w:lineRule="exact"/>
              <w:jc w:val="center"/>
              <w:rPr>
                <w:rFonts w:ascii="Times New Roman" w:hAnsi="Times New Roman" w:eastAsia="宋体" w:cs="Times New Roman"/>
                <w:b/>
                <w:sz w:val="22"/>
              </w:rPr>
            </w:pPr>
          </w:p>
        </w:tc>
      </w:tr>
      <w:tr w14:paraId="232B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50" w:hRule="atLeast"/>
          <w:jc w:val="center"/>
        </w:trPr>
        <w:tc>
          <w:tcPr>
            <w:tcW w:w="696" w:type="pct"/>
            <w:vMerge w:val="continue"/>
            <w:vAlign w:val="center"/>
          </w:tcPr>
          <w:p w14:paraId="715DCA1C">
            <w:pPr>
              <w:spacing w:line="420" w:lineRule="exact"/>
              <w:jc w:val="center"/>
              <w:rPr>
                <w:rFonts w:ascii="Times New Roman" w:hAnsi="Times New Roman" w:eastAsia="宋体" w:cs="Times New Roman"/>
                <w:b/>
                <w:sz w:val="22"/>
              </w:rPr>
            </w:pPr>
          </w:p>
        </w:tc>
        <w:tc>
          <w:tcPr>
            <w:tcW w:w="611" w:type="pct"/>
            <w:gridSpan w:val="2"/>
            <w:vAlign w:val="center"/>
          </w:tcPr>
          <w:p w14:paraId="3B338875">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QPAT2-1</w:t>
            </w:r>
          </w:p>
        </w:tc>
        <w:tc>
          <w:tcPr>
            <w:tcW w:w="2285" w:type="pct"/>
            <w:gridSpan w:val="5"/>
            <w:vAlign w:val="center"/>
          </w:tcPr>
          <w:p w14:paraId="3551F55B">
            <w:pPr>
              <w:spacing w:line="420" w:lineRule="exact"/>
              <w:jc w:val="center"/>
              <w:textAlignment w:val="center"/>
              <w:rPr>
                <w:rFonts w:ascii="Times New Roman" w:hAnsi="Times New Roman" w:eastAsia="宋体" w:cs="Times New Roman"/>
                <w:szCs w:val="21"/>
              </w:rPr>
            </w:pPr>
          </w:p>
        </w:tc>
        <w:tc>
          <w:tcPr>
            <w:tcW w:w="847" w:type="pct"/>
            <w:gridSpan w:val="2"/>
            <w:vAlign w:val="center"/>
          </w:tcPr>
          <w:p w14:paraId="062E5024">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58" w:type="pct"/>
            <w:vAlign w:val="center"/>
          </w:tcPr>
          <w:p w14:paraId="4D9562A1">
            <w:pPr>
              <w:spacing w:line="420" w:lineRule="exact"/>
              <w:jc w:val="center"/>
              <w:rPr>
                <w:rFonts w:ascii="Times New Roman" w:hAnsi="Times New Roman" w:eastAsia="宋体" w:cs="Times New Roman"/>
                <w:b/>
                <w:sz w:val="22"/>
              </w:rPr>
            </w:pPr>
          </w:p>
        </w:tc>
      </w:tr>
      <w:tr w14:paraId="363F2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14:paraId="2BC183EF">
            <w:pPr>
              <w:spacing w:line="420" w:lineRule="exact"/>
              <w:jc w:val="center"/>
              <w:rPr>
                <w:rFonts w:ascii="Times New Roman" w:hAnsi="Times New Roman" w:eastAsia="宋体" w:cs="Times New Roman"/>
                <w:b/>
                <w:sz w:val="22"/>
              </w:rPr>
            </w:pPr>
          </w:p>
        </w:tc>
        <w:tc>
          <w:tcPr>
            <w:tcW w:w="611" w:type="pct"/>
            <w:gridSpan w:val="2"/>
            <w:vAlign w:val="center"/>
          </w:tcPr>
          <w:p w14:paraId="6D224E17">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QPAT2-2</w:t>
            </w:r>
          </w:p>
        </w:tc>
        <w:tc>
          <w:tcPr>
            <w:tcW w:w="2285" w:type="pct"/>
            <w:gridSpan w:val="5"/>
            <w:vAlign w:val="center"/>
          </w:tcPr>
          <w:p w14:paraId="019A9DF2">
            <w:pPr>
              <w:spacing w:line="420" w:lineRule="exact"/>
              <w:jc w:val="center"/>
              <w:textAlignment w:val="center"/>
              <w:rPr>
                <w:rFonts w:ascii="Times New Roman" w:hAnsi="Times New Roman" w:eastAsia="宋体" w:cs="Times New Roman"/>
                <w:szCs w:val="21"/>
              </w:rPr>
            </w:pPr>
          </w:p>
        </w:tc>
        <w:tc>
          <w:tcPr>
            <w:tcW w:w="847" w:type="pct"/>
            <w:gridSpan w:val="2"/>
            <w:vAlign w:val="center"/>
          </w:tcPr>
          <w:p w14:paraId="27F1DB8E">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58" w:type="pct"/>
            <w:vAlign w:val="center"/>
          </w:tcPr>
          <w:p w14:paraId="6F69B5B6">
            <w:pPr>
              <w:spacing w:line="420" w:lineRule="exact"/>
              <w:jc w:val="center"/>
              <w:rPr>
                <w:rFonts w:ascii="Times New Roman" w:hAnsi="Times New Roman" w:eastAsia="宋体" w:cs="Times New Roman"/>
                <w:b/>
                <w:sz w:val="22"/>
              </w:rPr>
            </w:pPr>
          </w:p>
        </w:tc>
      </w:tr>
      <w:tr w14:paraId="1056E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14:paraId="06C612FE">
            <w:pPr>
              <w:spacing w:line="420" w:lineRule="exact"/>
              <w:jc w:val="center"/>
              <w:rPr>
                <w:rFonts w:ascii="Times New Roman" w:hAnsi="Times New Roman" w:eastAsia="宋体" w:cs="Times New Roman"/>
                <w:b/>
                <w:sz w:val="22"/>
              </w:rPr>
            </w:pPr>
          </w:p>
        </w:tc>
        <w:tc>
          <w:tcPr>
            <w:tcW w:w="611" w:type="pct"/>
            <w:gridSpan w:val="2"/>
            <w:vAlign w:val="center"/>
          </w:tcPr>
          <w:p w14:paraId="3A928D91">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QPAT2-3</w:t>
            </w:r>
          </w:p>
        </w:tc>
        <w:tc>
          <w:tcPr>
            <w:tcW w:w="2285" w:type="pct"/>
            <w:gridSpan w:val="5"/>
            <w:vAlign w:val="center"/>
          </w:tcPr>
          <w:p w14:paraId="57B2B264">
            <w:pPr>
              <w:spacing w:line="420" w:lineRule="exact"/>
              <w:jc w:val="center"/>
              <w:textAlignment w:val="center"/>
              <w:rPr>
                <w:rFonts w:ascii="Times New Roman" w:hAnsi="Times New Roman" w:eastAsia="宋体" w:cs="Times New Roman"/>
                <w:szCs w:val="21"/>
              </w:rPr>
            </w:pPr>
          </w:p>
        </w:tc>
        <w:tc>
          <w:tcPr>
            <w:tcW w:w="847" w:type="pct"/>
            <w:gridSpan w:val="2"/>
            <w:vAlign w:val="center"/>
          </w:tcPr>
          <w:p w14:paraId="55DB7B01">
            <w:pPr>
              <w:spacing w:line="420" w:lineRule="exact"/>
              <w:jc w:val="center"/>
              <w:rPr>
                <w:rFonts w:ascii="Times New Roman" w:hAnsi="Times New Roman" w:eastAsia="宋体" w:cs="Times New Roman"/>
                <w:bCs/>
                <w:sz w:val="24"/>
                <w:szCs w:val="24"/>
              </w:rPr>
            </w:pPr>
          </w:p>
        </w:tc>
        <w:tc>
          <w:tcPr>
            <w:tcW w:w="558" w:type="pct"/>
            <w:vAlign w:val="center"/>
          </w:tcPr>
          <w:p w14:paraId="2E29F9ED">
            <w:pPr>
              <w:spacing w:line="420" w:lineRule="exact"/>
              <w:jc w:val="center"/>
              <w:rPr>
                <w:rFonts w:ascii="Times New Roman" w:hAnsi="Times New Roman" w:eastAsia="宋体" w:cs="Times New Roman"/>
                <w:b/>
                <w:sz w:val="22"/>
              </w:rPr>
            </w:pPr>
          </w:p>
        </w:tc>
      </w:tr>
      <w:tr w14:paraId="18873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14:paraId="51241ACD">
            <w:pPr>
              <w:spacing w:line="420" w:lineRule="exact"/>
              <w:jc w:val="center"/>
              <w:rPr>
                <w:rFonts w:ascii="Times New Roman" w:hAnsi="Times New Roman" w:eastAsia="宋体" w:cs="Times New Roman"/>
                <w:b/>
                <w:sz w:val="22"/>
              </w:rPr>
            </w:pPr>
          </w:p>
        </w:tc>
        <w:tc>
          <w:tcPr>
            <w:tcW w:w="611" w:type="pct"/>
            <w:gridSpan w:val="2"/>
            <w:vAlign w:val="center"/>
          </w:tcPr>
          <w:p w14:paraId="0BE41D6A">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QPAT2-4</w:t>
            </w:r>
          </w:p>
        </w:tc>
        <w:tc>
          <w:tcPr>
            <w:tcW w:w="2285" w:type="pct"/>
            <w:gridSpan w:val="5"/>
            <w:vAlign w:val="center"/>
          </w:tcPr>
          <w:p w14:paraId="0946C8CA">
            <w:pPr>
              <w:spacing w:line="420" w:lineRule="exact"/>
              <w:jc w:val="center"/>
              <w:textAlignment w:val="center"/>
              <w:rPr>
                <w:rFonts w:ascii="Times New Roman" w:hAnsi="Times New Roman" w:eastAsia="宋体" w:cs="Times New Roman"/>
                <w:szCs w:val="21"/>
              </w:rPr>
            </w:pPr>
          </w:p>
        </w:tc>
        <w:tc>
          <w:tcPr>
            <w:tcW w:w="847" w:type="pct"/>
            <w:gridSpan w:val="2"/>
            <w:vAlign w:val="center"/>
          </w:tcPr>
          <w:p w14:paraId="45ED6CD8">
            <w:pPr>
              <w:spacing w:line="420" w:lineRule="exact"/>
              <w:jc w:val="center"/>
              <w:rPr>
                <w:rFonts w:ascii="Times New Roman" w:hAnsi="Times New Roman" w:eastAsia="宋体" w:cs="Times New Roman"/>
                <w:bCs/>
                <w:sz w:val="24"/>
                <w:szCs w:val="24"/>
              </w:rPr>
            </w:pPr>
          </w:p>
        </w:tc>
        <w:tc>
          <w:tcPr>
            <w:tcW w:w="558" w:type="pct"/>
            <w:vAlign w:val="center"/>
          </w:tcPr>
          <w:p w14:paraId="1C1C9948">
            <w:pPr>
              <w:spacing w:line="420" w:lineRule="exact"/>
              <w:jc w:val="center"/>
              <w:rPr>
                <w:rFonts w:ascii="Times New Roman" w:hAnsi="Times New Roman" w:eastAsia="宋体" w:cs="Times New Roman"/>
                <w:b/>
                <w:sz w:val="22"/>
              </w:rPr>
            </w:pPr>
          </w:p>
        </w:tc>
      </w:tr>
      <w:tr w14:paraId="2F252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6" w:type="pct"/>
            <w:vMerge w:val="continue"/>
            <w:vAlign w:val="center"/>
          </w:tcPr>
          <w:p w14:paraId="73B80D52">
            <w:pPr>
              <w:spacing w:line="420" w:lineRule="exact"/>
              <w:jc w:val="center"/>
              <w:rPr>
                <w:rFonts w:ascii="Times New Roman" w:hAnsi="Times New Roman" w:eastAsia="宋体" w:cs="Times New Roman"/>
                <w:b/>
                <w:sz w:val="22"/>
              </w:rPr>
            </w:pPr>
          </w:p>
        </w:tc>
        <w:tc>
          <w:tcPr>
            <w:tcW w:w="611" w:type="pct"/>
            <w:gridSpan w:val="2"/>
            <w:vAlign w:val="center"/>
          </w:tcPr>
          <w:p w14:paraId="70801976">
            <w:pPr>
              <w:spacing w:line="420" w:lineRule="exact"/>
              <w:jc w:val="center"/>
              <w:textAlignment w:val="center"/>
              <w:rPr>
                <w:rFonts w:ascii="Times New Roman" w:hAnsi="Times New Roman" w:eastAsia="宋体" w:cs="Times New Roman"/>
                <w:szCs w:val="21"/>
              </w:rPr>
            </w:pPr>
            <w:r>
              <w:rPr>
                <w:rFonts w:ascii="Times New Roman" w:hAnsi="Times New Roman" w:eastAsia="宋体" w:cs="Times New Roman"/>
                <w:szCs w:val="21"/>
              </w:rPr>
              <w:t>QPAT2-5</w:t>
            </w:r>
          </w:p>
        </w:tc>
        <w:tc>
          <w:tcPr>
            <w:tcW w:w="2285" w:type="pct"/>
            <w:gridSpan w:val="5"/>
            <w:vAlign w:val="center"/>
          </w:tcPr>
          <w:p w14:paraId="7FDDC80B">
            <w:pPr>
              <w:spacing w:line="420" w:lineRule="exact"/>
              <w:jc w:val="center"/>
              <w:textAlignment w:val="center"/>
              <w:rPr>
                <w:rFonts w:ascii="Times New Roman" w:hAnsi="Times New Roman" w:eastAsia="宋体" w:cs="Times New Roman"/>
                <w:szCs w:val="21"/>
              </w:rPr>
            </w:pPr>
          </w:p>
        </w:tc>
        <w:tc>
          <w:tcPr>
            <w:tcW w:w="847" w:type="pct"/>
            <w:gridSpan w:val="2"/>
            <w:vAlign w:val="center"/>
          </w:tcPr>
          <w:p w14:paraId="6447BEA3">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58" w:type="pct"/>
            <w:vAlign w:val="center"/>
          </w:tcPr>
          <w:p w14:paraId="7A9EBD91">
            <w:pPr>
              <w:spacing w:line="420" w:lineRule="exact"/>
              <w:jc w:val="center"/>
              <w:rPr>
                <w:rFonts w:ascii="Times New Roman" w:hAnsi="Times New Roman" w:eastAsia="宋体" w:cs="Times New Roman"/>
                <w:bCs/>
                <w:sz w:val="24"/>
                <w:szCs w:val="24"/>
              </w:rPr>
            </w:pPr>
          </w:p>
        </w:tc>
      </w:tr>
      <w:tr w14:paraId="74F2D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6" w:type="pct"/>
            <w:vMerge w:val="continue"/>
            <w:vAlign w:val="center"/>
          </w:tcPr>
          <w:p w14:paraId="30F8072E">
            <w:pPr>
              <w:spacing w:line="420" w:lineRule="exact"/>
              <w:jc w:val="center"/>
              <w:rPr>
                <w:rFonts w:ascii="Times New Roman" w:hAnsi="Times New Roman" w:eastAsia="宋体" w:cs="Times New Roman"/>
                <w:b/>
                <w:sz w:val="22"/>
              </w:rPr>
            </w:pPr>
          </w:p>
        </w:tc>
        <w:tc>
          <w:tcPr>
            <w:tcW w:w="611" w:type="pct"/>
            <w:gridSpan w:val="2"/>
            <w:vAlign w:val="center"/>
          </w:tcPr>
          <w:p w14:paraId="465E9E1A">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QPAT3</w:t>
            </w:r>
          </w:p>
        </w:tc>
        <w:tc>
          <w:tcPr>
            <w:tcW w:w="2285" w:type="pct"/>
            <w:gridSpan w:val="5"/>
            <w:vAlign w:val="center"/>
          </w:tcPr>
          <w:p w14:paraId="0F819553">
            <w:pPr>
              <w:spacing w:line="420" w:lineRule="exact"/>
              <w:jc w:val="center"/>
              <w:rPr>
                <w:rFonts w:ascii="Times New Roman" w:hAnsi="Times New Roman" w:eastAsia="宋体" w:cs="Times New Roman"/>
                <w:bCs/>
                <w:sz w:val="24"/>
                <w:szCs w:val="24"/>
              </w:rPr>
            </w:pPr>
          </w:p>
        </w:tc>
        <w:tc>
          <w:tcPr>
            <w:tcW w:w="847" w:type="pct"/>
            <w:gridSpan w:val="2"/>
            <w:vAlign w:val="center"/>
          </w:tcPr>
          <w:p w14:paraId="6F59A748">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58" w:type="pct"/>
            <w:vAlign w:val="center"/>
          </w:tcPr>
          <w:p w14:paraId="5E068758">
            <w:pPr>
              <w:spacing w:line="420" w:lineRule="exact"/>
              <w:jc w:val="center"/>
              <w:rPr>
                <w:rFonts w:ascii="Times New Roman" w:hAnsi="Times New Roman" w:eastAsia="宋体" w:cs="Times New Roman"/>
                <w:bCs/>
                <w:sz w:val="24"/>
                <w:szCs w:val="24"/>
              </w:rPr>
            </w:pPr>
          </w:p>
        </w:tc>
      </w:tr>
      <w:tr w14:paraId="1C990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6" w:type="pct"/>
            <w:vAlign w:val="center"/>
          </w:tcPr>
          <w:p w14:paraId="3E667615">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步骤5</w:t>
            </w:r>
          </w:p>
        </w:tc>
        <w:tc>
          <w:tcPr>
            <w:tcW w:w="611" w:type="pct"/>
            <w:gridSpan w:val="2"/>
            <w:vAlign w:val="center"/>
          </w:tcPr>
          <w:p w14:paraId="2EF03C08">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QPAT2-1</w:t>
            </w:r>
          </w:p>
        </w:tc>
        <w:tc>
          <w:tcPr>
            <w:tcW w:w="2285" w:type="pct"/>
            <w:gridSpan w:val="5"/>
            <w:vAlign w:val="center"/>
          </w:tcPr>
          <w:p w14:paraId="3002EEAF">
            <w:pPr>
              <w:spacing w:line="420" w:lineRule="exact"/>
              <w:jc w:val="center"/>
              <w:rPr>
                <w:rFonts w:ascii="Times New Roman" w:hAnsi="Times New Roman" w:eastAsia="宋体" w:cs="Times New Roman"/>
                <w:bCs/>
                <w:sz w:val="24"/>
                <w:szCs w:val="24"/>
              </w:rPr>
            </w:pPr>
          </w:p>
        </w:tc>
        <w:tc>
          <w:tcPr>
            <w:tcW w:w="847" w:type="pct"/>
            <w:gridSpan w:val="2"/>
            <w:vAlign w:val="center"/>
          </w:tcPr>
          <w:p w14:paraId="746054E5">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58" w:type="pct"/>
            <w:vAlign w:val="center"/>
          </w:tcPr>
          <w:p w14:paraId="1FF32BFA">
            <w:pPr>
              <w:spacing w:line="420" w:lineRule="exact"/>
              <w:jc w:val="center"/>
              <w:rPr>
                <w:rFonts w:ascii="Times New Roman" w:hAnsi="Times New Roman" w:eastAsia="宋体" w:cs="Times New Roman"/>
                <w:bCs/>
                <w:sz w:val="24"/>
                <w:szCs w:val="24"/>
              </w:rPr>
            </w:pPr>
          </w:p>
        </w:tc>
      </w:tr>
      <w:tr w14:paraId="2EF28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6" w:type="pct"/>
            <w:vAlign w:val="center"/>
          </w:tcPr>
          <w:p w14:paraId="33B01EA8">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步骤8</w:t>
            </w:r>
          </w:p>
        </w:tc>
        <w:tc>
          <w:tcPr>
            <w:tcW w:w="611" w:type="pct"/>
            <w:gridSpan w:val="2"/>
            <w:vAlign w:val="center"/>
          </w:tcPr>
          <w:p w14:paraId="2296D867">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QPAT2-1</w:t>
            </w:r>
          </w:p>
        </w:tc>
        <w:tc>
          <w:tcPr>
            <w:tcW w:w="2285" w:type="pct"/>
            <w:gridSpan w:val="5"/>
            <w:vAlign w:val="center"/>
          </w:tcPr>
          <w:p w14:paraId="4E9E2863">
            <w:pPr>
              <w:spacing w:line="420" w:lineRule="exact"/>
              <w:jc w:val="center"/>
              <w:rPr>
                <w:rFonts w:ascii="Times New Roman" w:hAnsi="Times New Roman" w:eastAsia="宋体" w:cs="Times New Roman"/>
                <w:bCs/>
                <w:sz w:val="24"/>
                <w:szCs w:val="24"/>
              </w:rPr>
            </w:pPr>
          </w:p>
        </w:tc>
        <w:tc>
          <w:tcPr>
            <w:tcW w:w="847" w:type="pct"/>
            <w:gridSpan w:val="2"/>
            <w:vAlign w:val="center"/>
          </w:tcPr>
          <w:p w14:paraId="620540C1">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58" w:type="pct"/>
            <w:vAlign w:val="center"/>
          </w:tcPr>
          <w:p w14:paraId="662179E0">
            <w:pPr>
              <w:spacing w:line="420" w:lineRule="exact"/>
              <w:jc w:val="center"/>
              <w:rPr>
                <w:rFonts w:ascii="Times New Roman" w:hAnsi="Times New Roman" w:eastAsia="宋体" w:cs="Times New Roman"/>
                <w:bCs/>
                <w:sz w:val="24"/>
                <w:szCs w:val="24"/>
              </w:rPr>
            </w:pPr>
          </w:p>
        </w:tc>
      </w:tr>
      <w:tr w14:paraId="3FB79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35" w:hRule="atLeast"/>
          <w:jc w:val="center"/>
        </w:trPr>
        <w:tc>
          <w:tcPr>
            <w:tcW w:w="696" w:type="pct"/>
            <w:vMerge w:val="restart"/>
            <w:vAlign w:val="center"/>
          </w:tcPr>
          <w:p w14:paraId="18098C37">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步骤9</w:t>
            </w:r>
          </w:p>
        </w:tc>
        <w:tc>
          <w:tcPr>
            <w:tcW w:w="611" w:type="pct"/>
            <w:gridSpan w:val="2"/>
            <w:vAlign w:val="center"/>
          </w:tcPr>
          <w:p w14:paraId="28FBBFDB">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QPAT1-1</w:t>
            </w:r>
          </w:p>
        </w:tc>
        <w:tc>
          <w:tcPr>
            <w:tcW w:w="2285" w:type="pct"/>
            <w:gridSpan w:val="5"/>
            <w:vAlign w:val="center"/>
          </w:tcPr>
          <w:p w14:paraId="4B69F44C">
            <w:pPr>
              <w:spacing w:line="420" w:lineRule="exact"/>
              <w:jc w:val="center"/>
              <w:rPr>
                <w:rFonts w:ascii="Times New Roman" w:hAnsi="Times New Roman" w:eastAsia="宋体" w:cs="Times New Roman"/>
                <w:bCs/>
                <w:sz w:val="24"/>
                <w:szCs w:val="24"/>
              </w:rPr>
            </w:pPr>
          </w:p>
        </w:tc>
        <w:tc>
          <w:tcPr>
            <w:tcW w:w="847" w:type="pct"/>
            <w:gridSpan w:val="2"/>
            <w:vAlign w:val="center"/>
          </w:tcPr>
          <w:p w14:paraId="3BA0350E">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58" w:type="pct"/>
            <w:vAlign w:val="center"/>
          </w:tcPr>
          <w:p w14:paraId="180F3602">
            <w:pPr>
              <w:spacing w:line="420" w:lineRule="exact"/>
              <w:jc w:val="center"/>
              <w:rPr>
                <w:rFonts w:ascii="Times New Roman" w:hAnsi="Times New Roman" w:eastAsia="宋体" w:cs="Times New Roman"/>
                <w:bCs/>
                <w:sz w:val="24"/>
                <w:szCs w:val="24"/>
              </w:rPr>
            </w:pPr>
          </w:p>
        </w:tc>
      </w:tr>
      <w:tr w14:paraId="5A868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14:paraId="07C34B4F">
            <w:pPr>
              <w:spacing w:line="420" w:lineRule="exact"/>
              <w:jc w:val="center"/>
              <w:rPr>
                <w:rFonts w:ascii="Times New Roman" w:hAnsi="Times New Roman" w:eastAsia="宋体" w:cs="Times New Roman"/>
                <w:bCs/>
                <w:sz w:val="24"/>
                <w:szCs w:val="24"/>
              </w:rPr>
            </w:pPr>
          </w:p>
        </w:tc>
        <w:tc>
          <w:tcPr>
            <w:tcW w:w="611" w:type="pct"/>
            <w:gridSpan w:val="2"/>
            <w:vAlign w:val="center"/>
          </w:tcPr>
          <w:p w14:paraId="5FA66B95">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QPAT2-1</w:t>
            </w:r>
          </w:p>
        </w:tc>
        <w:tc>
          <w:tcPr>
            <w:tcW w:w="2285" w:type="pct"/>
            <w:gridSpan w:val="5"/>
            <w:vAlign w:val="center"/>
          </w:tcPr>
          <w:p w14:paraId="03D95417">
            <w:pPr>
              <w:spacing w:line="420" w:lineRule="exact"/>
              <w:jc w:val="center"/>
              <w:rPr>
                <w:rFonts w:ascii="Times New Roman" w:hAnsi="Times New Roman" w:eastAsia="宋体" w:cs="Times New Roman"/>
                <w:bCs/>
                <w:sz w:val="24"/>
                <w:szCs w:val="24"/>
              </w:rPr>
            </w:pPr>
          </w:p>
        </w:tc>
        <w:tc>
          <w:tcPr>
            <w:tcW w:w="847" w:type="pct"/>
            <w:gridSpan w:val="2"/>
            <w:vAlign w:val="center"/>
          </w:tcPr>
          <w:p w14:paraId="52094E05">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58" w:type="pct"/>
            <w:vAlign w:val="center"/>
          </w:tcPr>
          <w:p w14:paraId="0657F252">
            <w:pPr>
              <w:spacing w:line="420" w:lineRule="exact"/>
              <w:jc w:val="center"/>
              <w:rPr>
                <w:rFonts w:ascii="Times New Roman" w:hAnsi="Times New Roman" w:eastAsia="宋体" w:cs="Times New Roman"/>
                <w:bCs/>
                <w:sz w:val="24"/>
                <w:szCs w:val="24"/>
              </w:rPr>
            </w:pPr>
          </w:p>
        </w:tc>
      </w:tr>
      <w:tr w14:paraId="2C5B0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14:paraId="2F8298A3">
            <w:pPr>
              <w:spacing w:line="420" w:lineRule="exact"/>
              <w:jc w:val="center"/>
              <w:rPr>
                <w:rFonts w:ascii="Times New Roman" w:hAnsi="Times New Roman" w:eastAsia="宋体" w:cs="Times New Roman"/>
                <w:bCs/>
                <w:sz w:val="24"/>
                <w:szCs w:val="24"/>
              </w:rPr>
            </w:pPr>
          </w:p>
        </w:tc>
        <w:tc>
          <w:tcPr>
            <w:tcW w:w="611" w:type="pct"/>
            <w:gridSpan w:val="2"/>
            <w:vAlign w:val="center"/>
          </w:tcPr>
          <w:p w14:paraId="1BB0BA4A">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QPAT2-2</w:t>
            </w:r>
          </w:p>
        </w:tc>
        <w:tc>
          <w:tcPr>
            <w:tcW w:w="2285" w:type="pct"/>
            <w:gridSpan w:val="5"/>
            <w:vAlign w:val="center"/>
          </w:tcPr>
          <w:p w14:paraId="2DC5833D">
            <w:pPr>
              <w:spacing w:line="420" w:lineRule="exact"/>
              <w:jc w:val="center"/>
              <w:rPr>
                <w:rFonts w:ascii="Times New Roman" w:hAnsi="Times New Roman" w:eastAsia="宋体" w:cs="Times New Roman"/>
                <w:bCs/>
                <w:sz w:val="24"/>
                <w:szCs w:val="24"/>
              </w:rPr>
            </w:pPr>
          </w:p>
        </w:tc>
        <w:tc>
          <w:tcPr>
            <w:tcW w:w="847" w:type="pct"/>
            <w:gridSpan w:val="2"/>
            <w:vAlign w:val="center"/>
          </w:tcPr>
          <w:p w14:paraId="7843DE6E">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58" w:type="pct"/>
            <w:vAlign w:val="center"/>
          </w:tcPr>
          <w:p w14:paraId="28C7796B">
            <w:pPr>
              <w:spacing w:line="420" w:lineRule="exact"/>
              <w:jc w:val="center"/>
              <w:rPr>
                <w:rFonts w:ascii="Times New Roman" w:hAnsi="Times New Roman" w:eastAsia="宋体" w:cs="Times New Roman"/>
                <w:bCs/>
                <w:sz w:val="24"/>
                <w:szCs w:val="24"/>
              </w:rPr>
            </w:pPr>
          </w:p>
        </w:tc>
      </w:tr>
      <w:tr w14:paraId="3AD0C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14" w:hRule="atLeast"/>
          <w:jc w:val="center"/>
        </w:trPr>
        <w:tc>
          <w:tcPr>
            <w:tcW w:w="696" w:type="pct"/>
            <w:vMerge w:val="continue"/>
            <w:vAlign w:val="center"/>
          </w:tcPr>
          <w:p w14:paraId="36172ED4">
            <w:pPr>
              <w:spacing w:line="420" w:lineRule="exact"/>
              <w:jc w:val="center"/>
              <w:rPr>
                <w:rFonts w:ascii="Times New Roman" w:hAnsi="Times New Roman" w:eastAsia="宋体" w:cs="Times New Roman"/>
                <w:bCs/>
                <w:sz w:val="24"/>
                <w:szCs w:val="24"/>
              </w:rPr>
            </w:pPr>
          </w:p>
        </w:tc>
        <w:tc>
          <w:tcPr>
            <w:tcW w:w="611" w:type="pct"/>
            <w:gridSpan w:val="2"/>
            <w:vAlign w:val="center"/>
          </w:tcPr>
          <w:p w14:paraId="6E40251A">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QPAT3</w:t>
            </w:r>
          </w:p>
        </w:tc>
        <w:tc>
          <w:tcPr>
            <w:tcW w:w="2285" w:type="pct"/>
            <w:gridSpan w:val="5"/>
            <w:vAlign w:val="center"/>
          </w:tcPr>
          <w:p w14:paraId="41EF7776">
            <w:pPr>
              <w:spacing w:line="420" w:lineRule="exact"/>
              <w:jc w:val="center"/>
              <w:rPr>
                <w:rFonts w:ascii="Times New Roman" w:hAnsi="Times New Roman" w:eastAsia="宋体" w:cs="Times New Roman"/>
                <w:bCs/>
                <w:sz w:val="24"/>
                <w:szCs w:val="24"/>
              </w:rPr>
            </w:pPr>
          </w:p>
        </w:tc>
        <w:tc>
          <w:tcPr>
            <w:tcW w:w="847" w:type="pct"/>
            <w:gridSpan w:val="2"/>
            <w:vAlign w:val="center"/>
          </w:tcPr>
          <w:p w14:paraId="2AB131C2">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58" w:type="pct"/>
            <w:vAlign w:val="center"/>
          </w:tcPr>
          <w:p w14:paraId="1387F7BA">
            <w:pPr>
              <w:spacing w:line="420" w:lineRule="exact"/>
              <w:jc w:val="center"/>
              <w:rPr>
                <w:rFonts w:ascii="Times New Roman" w:hAnsi="Times New Roman" w:eastAsia="宋体" w:cs="Times New Roman"/>
                <w:bCs/>
                <w:sz w:val="24"/>
                <w:szCs w:val="24"/>
              </w:rPr>
            </w:pPr>
          </w:p>
        </w:tc>
      </w:tr>
      <w:tr w14:paraId="243C9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6" w:type="pct"/>
            <w:vMerge w:val="continue"/>
            <w:vAlign w:val="center"/>
          </w:tcPr>
          <w:p w14:paraId="48CAA8F1">
            <w:pPr>
              <w:spacing w:line="420" w:lineRule="exact"/>
              <w:jc w:val="center"/>
              <w:rPr>
                <w:rFonts w:ascii="Times New Roman" w:hAnsi="Times New Roman" w:eastAsia="宋体" w:cs="Times New Roman"/>
                <w:bCs/>
                <w:sz w:val="24"/>
                <w:szCs w:val="24"/>
              </w:rPr>
            </w:pPr>
          </w:p>
        </w:tc>
        <w:tc>
          <w:tcPr>
            <w:tcW w:w="611" w:type="pct"/>
            <w:gridSpan w:val="2"/>
            <w:vAlign w:val="center"/>
          </w:tcPr>
          <w:p w14:paraId="11A413F2">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QPAT4</w:t>
            </w:r>
          </w:p>
        </w:tc>
        <w:tc>
          <w:tcPr>
            <w:tcW w:w="2285" w:type="pct"/>
            <w:gridSpan w:val="5"/>
            <w:vAlign w:val="center"/>
          </w:tcPr>
          <w:p w14:paraId="68EB6FA9">
            <w:pPr>
              <w:spacing w:line="420" w:lineRule="exact"/>
              <w:jc w:val="center"/>
              <w:rPr>
                <w:rFonts w:ascii="Times New Roman" w:hAnsi="Times New Roman" w:eastAsia="宋体" w:cs="Times New Roman"/>
                <w:bCs/>
                <w:sz w:val="24"/>
                <w:szCs w:val="24"/>
              </w:rPr>
            </w:pPr>
          </w:p>
        </w:tc>
        <w:tc>
          <w:tcPr>
            <w:tcW w:w="847" w:type="pct"/>
            <w:gridSpan w:val="2"/>
            <w:vAlign w:val="center"/>
          </w:tcPr>
          <w:p w14:paraId="27562667">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558" w:type="pct"/>
            <w:vAlign w:val="center"/>
          </w:tcPr>
          <w:p w14:paraId="607DE8B1">
            <w:pPr>
              <w:spacing w:line="420" w:lineRule="exact"/>
              <w:jc w:val="center"/>
              <w:rPr>
                <w:rFonts w:ascii="Times New Roman" w:hAnsi="Times New Roman" w:eastAsia="宋体" w:cs="Times New Roman"/>
                <w:bCs/>
                <w:sz w:val="24"/>
                <w:szCs w:val="24"/>
              </w:rPr>
            </w:pPr>
          </w:p>
        </w:tc>
      </w:tr>
      <w:tr w14:paraId="1777D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6" w:type="pct"/>
            <w:vAlign w:val="center"/>
          </w:tcPr>
          <w:p w14:paraId="0838E1E2">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试验结论</w:t>
            </w:r>
          </w:p>
        </w:tc>
        <w:tc>
          <w:tcPr>
            <w:tcW w:w="847" w:type="pct"/>
            <w:gridSpan w:val="3"/>
            <w:vAlign w:val="center"/>
          </w:tcPr>
          <w:p w14:paraId="57A73A37">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□Pass□Fail</w:t>
            </w:r>
          </w:p>
        </w:tc>
        <w:tc>
          <w:tcPr>
            <w:tcW w:w="891" w:type="pct"/>
            <w:gridSpan w:val="2"/>
            <w:vAlign w:val="center"/>
          </w:tcPr>
          <w:p w14:paraId="75A9AD1B">
            <w:pPr>
              <w:spacing w:line="420" w:lineRule="exact"/>
              <w:jc w:val="center"/>
              <w:rPr>
                <w:rFonts w:ascii="Times New Roman" w:hAnsi="Times New Roman" w:eastAsia="宋体" w:cs="Times New Roman"/>
                <w:bCs/>
                <w:sz w:val="24"/>
                <w:szCs w:val="24"/>
              </w:rPr>
            </w:pPr>
            <w:r>
              <w:rPr>
                <w:rFonts w:ascii="Times New Roman" w:hAnsi="Times New Roman" w:eastAsia="宋体" w:cs="Times New Roman"/>
                <w:bCs/>
                <w:sz w:val="24"/>
                <w:szCs w:val="24"/>
              </w:rPr>
              <w:t>试验人员/日期</w:t>
            </w:r>
          </w:p>
        </w:tc>
        <w:tc>
          <w:tcPr>
            <w:tcW w:w="2564" w:type="pct"/>
            <w:gridSpan w:val="5"/>
            <w:vAlign w:val="center"/>
          </w:tcPr>
          <w:p w14:paraId="4C0D343E">
            <w:pPr>
              <w:spacing w:line="420" w:lineRule="exact"/>
              <w:jc w:val="center"/>
              <w:rPr>
                <w:rFonts w:ascii="Times New Roman" w:hAnsi="Times New Roman" w:eastAsia="宋体" w:cs="Times New Roman"/>
                <w:bCs/>
                <w:sz w:val="24"/>
                <w:szCs w:val="24"/>
              </w:rPr>
            </w:pPr>
          </w:p>
          <w:p w14:paraId="6DC9491A">
            <w:pPr>
              <w:spacing w:line="420" w:lineRule="exact"/>
              <w:jc w:val="center"/>
              <w:rPr>
                <w:rFonts w:ascii="Times New Roman" w:hAnsi="Times New Roman" w:eastAsia="宋体" w:cs="Times New Roman"/>
                <w:bCs/>
                <w:sz w:val="24"/>
                <w:szCs w:val="24"/>
              </w:rPr>
            </w:pPr>
          </w:p>
        </w:tc>
      </w:tr>
    </w:tbl>
    <w:p w14:paraId="71020046">
      <w:pPr>
        <w:pStyle w:val="45"/>
        <w:spacing w:before="156" w:after="156" w:line="420" w:lineRule="exact"/>
        <w:jc w:val="left"/>
        <w:rPr>
          <w:sz w:val="30"/>
          <w:szCs w:val="30"/>
        </w:rPr>
        <w:sectPr>
          <w:pgSz w:w="11906" w:h="16838"/>
          <w:pgMar w:top="1440" w:right="1558" w:bottom="1440" w:left="1800" w:header="851" w:footer="992" w:gutter="0"/>
          <w:cols w:space="425" w:num="1"/>
          <w:docGrid w:type="lines" w:linePitch="312" w:charSpace="0"/>
        </w:sectPr>
      </w:pPr>
    </w:p>
    <w:p w14:paraId="555E8CB8">
      <w:pPr>
        <w:pStyle w:val="45"/>
        <w:spacing w:before="156" w:after="156" w:line="420" w:lineRule="exact"/>
        <w:jc w:val="left"/>
        <w:rPr>
          <w:sz w:val="30"/>
          <w:szCs w:val="30"/>
        </w:rPr>
      </w:pPr>
      <w:r>
        <w:rPr>
          <w:rFonts w:hint="eastAsia"/>
          <w:sz w:val="30"/>
          <w:szCs w:val="30"/>
        </w:rPr>
        <w:t>试验故障报告</w:t>
      </w:r>
    </w:p>
    <w:p w14:paraId="22FA754B">
      <w:pPr>
        <w:pStyle w:val="46"/>
        <w:spacing w:line="420" w:lineRule="exact"/>
        <w:rPr>
          <w:sz w:val="30"/>
          <w:szCs w:val="30"/>
        </w:rPr>
      </w:pPr>
      <w:r>
        <w:rPr>
          <w:rFonts w:hint="eastAsia"/>
          <w:sz w:val="30"/>
          <w:szCs w:val="30"/>
        </w:rPr>
        <w:t>（规范性</w:t>
      </w:r>
      <w:r>
        <w:rPr>
          <w:sz w:val="30"/>
          <w:szCs w:val="30"/>
        </w:rPr>
        <w:t>附录）</w:t>
      </w:r>
    </w:p>
    <w:p w14:paraId="58D364D1">
      <w:pPr>
        <w:pStyle w:val="46"/>
        <w:spacing w:line="420" w:lineRule="exact"/>
        <w:rPr>
          <w:sz w:val="30"/>
          <w:szCs w:val="30"/>
        </w:rPr>
      </w:pPr>
      <w:bookmarkStart w:id="71" w:name="_Toc6861239"/>
      <w:bookmarkStart w:id="72" w:name="_Toc11800071"/>
      <w:r>
        <w:rPr>
          <w:sz w:val="30"/>
          <w:szCs w:val="30"/>
        </w:rPr>
        <w:t>试验故障报告</w:t>
      </w:r>
      <w:bookmarkEnd w:id="71"/>
      <w:bookmarkEnd w:id="72"/>
    </w:p>
    <w:p w14:paraId="0A0273AE">
      <w:pPr>
        <w:pStyle w:val="47"/>
        <w:numPr>
          <w:ilvl w:val="1"/>
          <w:numId w:val="5"/>
        </w:numPr>
        <w:spacing w:before="156" w:after="156" w:line="420" w:lineRule="exact"/>
        <w:rPr>
          <w:rFonts w:ascii="Times New Roman" w:hAnsi="Times New Roman"/>
          <w:sz w:val="28"/>
          <w:szCs w:val="28"/>
        </w:rPr>
      </w:pPr>
      <w:bookmarkStart w:id="73" w:name="_Toc159958148"/>
      <w:bookmarkStart w:id="74" w:name="_Toc6861240"/>
      <w:bookmarkStart w:id="75" w:name="_Ref11868321"/>
      <w:bookmarkStart w:id="76" w:name="_Toc11870421"/>
      <w:bookmarkStart w:id="77" w:name="_Toc11800072"/>
      <w:r>
        <w:rPr>
          <w:rFonts w:ascii="Times New Roman" w:hAnsi="Times New Roman"/>
          <w:sz w:val="28"/>
          <w:szCs w:val="28"/>
        </w:rPr>
        <w:t>试验故障报告单</w:t>
      </w:r>
      <w:bookmarkEnd w:id="73"/>
      <w:bookmarkEnd w:id="74"/>
      <w:bookmarkEnd w:id="75"/>
      <w:bookmarkEnd w:id="76"/>
      <w:bookmarkEnd w:id="77"/>
    </w:p>
    <w:p w14:paraId="1EB410F1">
      <w:pPr>
        <w:pStyle w:val="18"/>
        <w:spacing w:line="420" w:lineRule="exact"/>
        <w:ind w:firstLine="480"/>
      </w:pPr>
      <w:r>
        <w:t>试验故障报告单见</w:t>
      </w:r>
      <w:r>
        <w:fldChar w:fldCharType="begin"/>
      </w:r>
      <w:r>
        <w:instrText xml:space="preserve"> REF _Ref11868352 \r \h </w:instrText>
      </w:r>
      <w:r>
        <w:fldChar w:fldCharType="separate"/>
      </w:r>
      <w:r>
        <w:t>表B.1</w:t>
      </w:r>
      <w:r>
        <w:fldChar w:fldCharType="end"/>
      </w:r>
      <w:r>
        <w:rPr>
          <w:rFonts w:hint="eastAsia"/>
        </w:rPr>
        <w:t>。</w:t>
      </w:r>
    </w:p>
    <w:p w14:paraId="67DBC54C">
      <w:pPr>
        <w:pStyle w:val="44"/>
        <w:spacing w:line="420" w:lineRule="exact"/>
        <w:rPr>
          <w:rFonts w:ascii="Times New Roman" w:hAnsi="Times New Roman"/>
        </w:rPr>
      </w:pPr>
      <w:bookmarkStart w:id="78" w:name="_Ref11868352"/>
      <w:r>
        <w:rPr>
          <w:rFonts w:ascii="Times New Roman" w:hAnsi="Times New Roman"/>
        </w:rPr>
        <w:t>试验故障报告单</w:t>
      </w:r>
      <w:bookmarkEnd w:id="78"/>
    </w:p>
    <w:p w14:paraId="64C62E26">
      <w:pPr>
        <w:spacing w:line="420" w:lineRule="exact"/>
        <w:rPr>
          <w:rFonts w:ascii="Times New Roman" w:hAnsi="Times New Roman" w:eastAsia="宋体" w:cs="Times New Roman"/>
        </w:rPr>
      </w:pPr>
      <w:r>
        <w:rPr>
          <w:rFonts w:ascii="Times New Roman" w:hAnsi="Times New Roman" w:eastAsia="宋体" w:cs="Times New Roman"/>
        </w:rPr>
        <w:t>报告单编号：</w:t>
      </w:r>
      <w:r>
        <w:rPr>
          <w:rFonts w:ascii="Times New Roman" w:hAnsi="Times New Roman" w:eastAsia="宋体" w:cs="Times New Roman"/>
          <w:u w:val="single"/>
        </w:rPr>
        <w:t>　　　　　　</w:t>
      </w:r>
      <w:r>
        <w:rPr>
          <w:rFonts w:ascii="Times New Roman" w:hAnsi="Times New Roman" w:eastAsia="宋体" w:cs="Times New Roman"/>
        </w:rPr>
        <w:t>日期：</w:t>
      </w:r>
      <w:r>
        <w:rPr>
          <w:rFonts w:ascii="Times New Roman" w:hAnsi="Times New Roman" w:eastAsia="宋体" w:cs="Times New Roman"/>
          <w:u w:val="single"/>
        </w:rPr>
        <w:t>　　　　　</w:t>
      </w:r>
    </w:p>
    <w:tbl>
      <w:tblPr>
        <w:tblStyle w:val="12"/>
        <w:tblW w:w="957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8"/>
        <w:gridCol w:w="1277"/>
        <w:gridCol w:w="2578"/>
        <w:gridCol w:w="320"/>
        <w:gridCol w:w="999"/>
        <w:gridCol w:w="212"/>
        <w:gridCol w:w="2517"/>
      </w:tblGrid>
      <w:tr w14:paraId="618894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restart"/>
            <w:vAlign w:val="center"/>
          </w:tcPr>
          <w:p w14:paraId="48C8071F">
            <w:pPr>
              <w:adjustRightInd w:val="0"/>
              <w:spacing w:line="420" w:lineRule="exact"/>
              <w:jc w:val="center"/>
              <w:rPr>
                <w:rFonts w:ascii="Times New Roman" w:hAnsi="Times New Roman" w:cs="Times New Roman"/>
                <w:szCs w:val="21"/>
              </w:rPr>
            </w:pPr>
            <w:r>
              <w:rPr>
                <w:rFonts w:ascii="Times New Roman" w:hAnsi="Times New Roman" w:eastAsia="宋体" w:cs="Times New Roman"/>
                <w:sz w:val="24"/>
                <w:szCs w:val="24"/>
              </w:rPr>
              <w:t>被被试品信息</w:t>
            </w:r>
          </w:p>
        </w:tc>
        <w:tc>
          <w:tcPr>
            <w:tcW w:w="1277" w:type="dxa"/>
            <w:vAlign w:val="center"/>
          </w:tcPr>
          <w:p w14:paraId="7744611D">
            <w:pPr>
              <w:adjustRightInd w:val="0"/>
              <w:spacing w:line="420" w:lineRule="exact"/>
              <w:jc w:val="center"/>
              <w:rPr>
                <w:rFonts w:ascii="Times New Roman" w:hAnsi="Times New Roman" w:cs="Times New Roman"/>
                <w:szCs w:val="21"/>
              </w:rPr>
            </w:pPr>
            <w:r>
              <w:rPr>
                <w:rFonts w:ascii="Times New Roman" w:hAnsi="Times New Roman" w:eastAsia="宋体" w:cs="Times New Roman"/>
                <w:sz w:val="24"/>
                <w:szCs w:val="24"/>
              </w:rPr>
              <w:t>产品名称</w:t>
            </w:r>
          </w:p>
        </w:tc>
        <w:tc>
          <w:tcPr>
            <w:tcW w:w="6626" w:type="dxa"/>
            <w:gridSpan w:val="5"/>
            <w:vAlign w:val="center"/>
          </w:tcPr>
          <w:p w14:paraId="73C70A8C">
            <w:pPr>
              <w:adjustRightInd w:val="0"/>
              <w:spacing w:line="420" w:lineRule="exact"/>
              <w:ind w:firstLine="315" w:firstLineChars="150"/>
              <w:rPr>
                <w:rFonts w:ascii="Times New Roman" w:hAnsi="Times New Roman" w:cs="Times New Roman"/>
                <w:szCs w:val="21"/>
              </w:rPr>
            </w:pPr>
          </w:p>
        </w:tc>
      </w:tr>
      <w:tr w14:paraId="244974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continue"/>
            <w:vAlign w:val="center"/>
          </w:tcPr>
          <w:p w14:paraId="4C54791D">
            <w:pPr>
              <w:adjustRightInd w:val="0"/>
              <w:spacing w:line="420" w:lineRule="exact"/>
              <w:jc w:val="center"/>
              <w:rPr>
                <w:rFonts w:ascii="Times New Roman" w:hAnsi="Times New Roman" w:cs="Times New Roman"/>
                <w:szCs w:val="21"/>
              </w:rPr>
            </w:pPr>
          </w:p>
        </w:tc>
        <w:tc>
          <w:tcPr>
            <w:tcW w:w="1277" w:type="dxa"/>
            <w:vAlign w:val="center"/>
          </w:tcPr>
          <w:p w14:paraId="6E1E9897">
            <w:pPr>
              <w:adjustRightInd w:val="0"/>
              <w:spacing w:line="420" w:lineRule="exact"/>
              <w:jc w:val="center"/>
              <w:rPr>
                <w:rFonts w:ascii="Times New Roman" w:hAnsi="Times New Roman" w:cs="Times New Roman"/>
                <w:szCs w:val="21"/>
              </w:rPr>
            </w:pPr>
            <w:r>
              <w:rPr>
                <w:rFonts w:ascii="Times New Roman" w:hAnsi="Times New Roman" w:eastAsia="宋体" w:cs="Times New Roman"/>
                <w:sz w:val="24"/>
                <w:szCs w:val="24"/>
              </w:rPr>
              <w:t>产品型号</w:t>
            </w:r>
          </w:p>
        </w:tc>
        <w:tc>
          <w:tcPr>
            <w:tcW w:w="2898" w:type="dxa"/>
            <w:gridSpan w:val="2"/>
            <w:tcBorders>
              <w:right w:val="single" w:color="auto" w:sz="4" w:space="0"/>
            </w:tcBorders>
            <w:vAlign w:val="center"/>
          </w:tcPr>
          <w:p w14:paraId="2D372DA4">
            <w:pPr>
              <w:adjustRightInd w:val="0"/>
              <w:spacing w:line="420" w:lineRule="exact"/>
              <w:ind w:firstLine="315" w:firstLineChars="150"/>
              <w:rPr>
                <w:rFonts w:ascii="Times New Roman" w:hAnsi="Times New Roman" w:cs="Times New Roman"/>
                <w:szCs w:val="21"/>
              </w:rPr>
            </w:pPr>
          </w:p>
        </w:tc>
        <w:tc>
          <w:tcPr>
            <w:tcW w:w="1211" w:type="dxa"/>
            <w:gridSpan w:val="2"/>
            <w:tcBorders>
              <w:left w:val="single" w:color="auto" w:sz="4" w:space="0"/>
              <w:right w:val="single" w:color="auto" w:sz="4" w:space="0"/>
            </w:tcBorders>
            <w:vAlign w:val="center"/>
          </w:tcPr>
          <w:p w14:paraId="4D76B320">
            <w:pPr>
              <w:adjustRightInd w:val="0"/>
              <w:spacing w:line="420" w:lineRule="exact"/>
              <w:jc w:val="center"/>
              <w:rPr>
                <w:rFonts w:ascii="Times New Roman" w:hAnsi="Times New Roman" w:cs="Times New Roman"/>
                <w:szCs w:val="21"/>
              </w:rPr>
            </w:pPr>
            <w:r>
              <w:rPr>
                <w:rFonts w:ascii="Times New Roman" w:hAnsi="Times New Roman" w:eastAsia="宋体" w:cs="Times New Roman"/>
                <w:sz w:val="24"/>
                <w:szCs w:val="24"/>
              </w:rPr>
              <w:t>产品编号</w:t>
            </w:r>
          </w:p>
        </w:tc>
        <w:tc>
          <w:tcPr>
            <w:tcW w:w="2517" w:type="dxa"/>
            <w:tcBorders>
              <w:left w:val="single" w:color="auto" w:sz="4" w:space="0"/>
            </w:tcBorders>
            <w:vAlign w:val="center"/>
          </w:tcPr>
          <w:p w14:paraId="20F82A5E">
            <w:pPr>
              <w:adjustRightInd w:val="0"/>
              <w:spacing w:line="420" w:lineRule="exact"/>
              <w:ind w:firstLine="315" w:firstLineChars="150"/>
              <w:rPr>
                <w:rFonts w:ascii="Times New Roman" w:hAnsi="Times New Roman" w:cs="Times New Roman"/>
                <w:szCs w:val="21"/>
              </w:rPr>
            </w:pPr>
          </w:p>
        </w:tc>
      </w:tr>
      <w:tr w14:paraId="4B9F4D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728" w:hRule="atLeast"/>
          <w:jc w:val="center"/>
        </w:trPr>
        <w:tc>
          <w:tcPr>
            <w:tcW w:w="1668" w:type="dxa"/>
            <w:vAlign w:val="center"/>
          </w:tcPr>
          <w:p w14:paraId="7CE3B5F6">
            <w:pPr>
              <w:adjustRightInd w:val="0"/>
              <w:spacing w:line="42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发现问题</w:t>
            </w:r>
          </w:p>
          <w:p w14:paraId="66BB5EBF">
            <w:pPr>
              <w:adjustRightInd w:val="0"/>
              <w:spacing w:line="420" w:lineRule="exact"/>
              <w:jc w:val="center"/>
              <w:rPr>
                <w:rFonts w:ascii="Times New Roman" w:hAnsi="Times New Roman" w:cs="Times New Roman"/>
                <w:szCs w:val="21"/>
              </w:rPr>
            </w:pPr>
            <w:r>
              <w:rPr>
                <w:rFonts w:ascii="Times New Roman" w:hAnsi="Times New Roman" w:eastAsia="宋体" w:cs="Times New Roman"/>
                <w:sz w:val="24"/>
                <w:szCs w:val="24"/>
              </w:rPr>
              <w:t>的时机</w:t>
            </w:r>
          </w:p>
        </w:tc>
        <w:tc>
          <w:tcPr>
            <w:tcW w:w="7903" w:type="dxa"/>
            <w:gridSpan w:val="6"/>
          </w:tcPr>
          <w:p w14:paraId="2585DD66">
            <w:pPr>
              <w:adjustRightInd w:val="0"/>
              <w:spacing w:line="420" w:lineRule="exact"/>
              <w:rPr>
                <w:rFonts w:ascii="Times New Roman" w:hAnsi="Times New Roman" w:cs="Times New Roman"/>
                <w:szCs w:val="21"/>
              </w:rPr>
            </w:pPr>
          </w:p>
        </w:tc>
      </w:tr>
      <w:tr w14:paraId="30E658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03" w:hRule="atLeast"/>
          <w:jc w:val="center"/>
        </w:trPr>
        <w:tc>
          <w:tcPr>
            <w:tcW w:w="1668" w:type="dxa"/>
            <w:vAlign w:val="center"/>
          </w:tcPr>
          <w:p w14:paraId="5B94D42B">
            <w:pPr>
              <w:adjustRightInd w:val="0"/>
              <w:spacing w:line="42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试验中发现</w:t>
            </w:r>
          </w:p>
          <w:p w14:paraId="307438F0">
            <w:pPr>
              <w:adjustRightInd w:val="0"/>
              <w:spacing w:line="420" w:lineRule="exact"/>
              <w:jc w:val="center"/>
              <w:rPr>
                <w:rFonts w:ascii="Times New Roman" w:hAnsi="Times New Roman" w:cs="Times New Roman"/>
                <w:szCs w:val="21"/>
              </w:rPr>
            </w:pPr>
            <w:r>
              <w:rPr>
                <w:rFonts w:ascii="Times New Roman" w:hAnsi="Times New Roman" w:eastAsia="宋体" w:cs="Times New Roman"/>
                <w:sz w:val="24"/>
                <w:szCs w:val="24"/>
              </w:rPr>
              <w:t>的问题描述</w:t>
            </w:r>
          </w:p>
        </w:tc>
        <w:tc>
          <w:tcPr>
            <w:tcW w:w="7903" w:type="dxa"/>
            <w:gridSpan w:val="6"/>
          </w:tcPr>
          <w:p w14:paraId="680FD724">
            <w:pPr>
              <w:adjustRightInd w:val="0"/>
              <w:spacing w:line="420" w:lineRule="exact"/>
              <w:rPr>
                <w:rFonts w:ascii="Times New Roman" w:hAnsi="Times New Roman" w:cs="Times New Roman"/>
                <w:szCs w:val="21"/>
              </w:rPr>
            </w:pPr>
          </w:p>
        </w:tc>
      </w:tr>
      <w:tr w14:paraId="5563CE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98" w:hRule="atLeast"/>
          <w:jc w:val="center"/>
        </w:trPr>
        <w:tc>
          <w:tcPr>
            <w:tcW w:w="1668" w:type="dxa"/>
            <w:vAlign w:val="center"/>
          </w:tcPr>
          <w:p w14:paraId="10D1FC7A">
            <w:pPr>
              <w:spacing w:line="420" w:lineRule="exact"/>
              <w:rPr>
                <w:rFonts w:ascii="Times New Roman" w:hAnsi="Times New Roman" w:cs="Times New Roman"/>
                <w:szCs w:val="21"/>
              </w:rPr>
            </w:pPr>
            <w:r>
              <w:rPr>
                <w:rFonts w:ascii="Times New Roman" w:hAnsi="Times New Roman" w:eastAsia="宋体" w:cs="Times New Roman"/>
                <w:sz w:val="24"/>
                <w:szCs w:val="24"/>
              </w:rPr>
              <w:t>故障原因分析</w:t>
            </w:r>
          </w:p>
        </w:tc>
        <w:tc>
          <w:tcPr>
            <w:tcW w:w="7903" w:type="dxa"/>
            <w:gridSpan w:val="6"/>
          </w:tcPr>
          <w:p w14:paraId="6E0F012E">
            <w:pPr>
              <w:adjustRightInd w:val="0"/>
              <w:spacing w:line="420" w:lineRule="exact"/>
              <w:rPr>
                <w:rFonts w:ascii="Times New Roman" w:hAnsi="Times New Roman" w:cs="Times New Roman"/>
                <w:szCs w:val="21"/>
              </w:rPr>
            </w:pPr>
          </w:p>
        </w:tc>
      </w:tr>
      <w:tr w14:paraId="2E5C55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7" w:hRule="atLeast"/>
          <w:jc w:val="center"/>
        </w:trPr>
        <w:tc>
          <w:tcPr>
            <w:tcW w:w="1668" w:type="dxa"/>
            <w:vAlign w:val="center"/>
          </w:tcPr>
          <w:p w14:paraId="0C0383D8">
            <w:pPr>
              <w:adjustRightInd w:val="0"/>
              <w:spacing w:line="420" w:lineRule="exact"/>
              <w:jc w:val="center"/>
              <w:rPr>
                <w:rFonts w:ascii="Times New Roman" w:hAnsi="Times New Roman" w:cs="Times New Roman"/>
                <w:szCs w:val="21"/>
              </w:rPr>
            </w:pPr>
            <w:r>
              <w:rPr>
                <w:rFonts w:ascii="Times New Roman" w:hAnsi="Times New Roman" w:eastAsia="宋体" w:cs="Times New Roman"/>
                <w:sz w:val="24"/>
                <w:szCs w:val="24"/>
              </w:rPr>
              <w:t>会签</w:t>
            </w:r>
          </w:p>
        </w:tc>
        <w:tc>
          <w:tcPr>
            <w:tcW w:w="1277" w:type="dxa"/>
            <w:vAlign w:val="center"/>
          </w:tcPr>
          <w:p w14:paraId="19017A6C">
            <w:pPr>
              <w:adjustRightInd w:val="0"/>
              <w:spacing w:line="420" w:lineRule="exact"/>
              <w:jc w:val="center"/>
              <w:rPr>
                <w:rFonts w:ascii="Times New Roman" w:hAnsi="Times New Roman" w:cs="Times New Roman"/>
                <w:szCs w:val="21"/>
              </w:rPr>
            </w:pPr>
            <w:r>
              <w:rPr>
                <w:rFonts w:ascii="Times New Roman" w:hAnsi="Times New Roman" w:eastAsia="宋体" w:cs="Times New Roman"/>
                <w:sz w:val="24"/>
                <w:szCs w:val="24"/>
              </w:rPr>
              <w:t>承试单位</w:t>
            </w:r>
          </w:p>
        </w:tc>
        <w:tc>
          <w:tcPr>
            <w:tcW w:w="2578" w:type="dxa"/>
            <w:tcBorders>
              <w:right w:val="single" w:color="auto" w:sz="4" w:space="0"/>
            </w:tcBorders>
            <w:vAlign w:val="center"/>
          </w:tcPr>
          <w:p w14:paraId="61317445">
            <w:pPr>
              <w:adjustRightInd w:val="0"/>
              <w:spacing w:line="420" w:lineRule="exact"/>
              <w:jc w:val="center"/>
              <w:rPr>
                <w:rFonts w:ascii="Times New Roman" w:hAnsi="Times New Roman" w:cs="Times New Roman"/>
                <w:szCs w:val="21"/>
              </w:rPr>
            </w:pPr>
          </w:p>
        </w:tc>
        <w:tc>
          <w:tcPr>
            <w:tcW w:w="1319" w:type="dxa"/>
            <w:gridSpan w:val="2"/>
            <w:tcBorders>
              <w:left w:val="single" w:color="auto" w:sz="4" w:space="0"/>
            </w:tcBorders>
            <w:vAlign w:val="center"/>
          </w:tcPr>
          <w:p w14:paraId="6CF236C2">
            <w:pPr>
              <w:adjustRightInd w:val="0"/>
              <w:spacing w:line="420" w:lineRule="exact"/>
              <w:jc w:val="center"/>
              <w:rPr>
                <w:rFonts w:ascii="Times New Roman" w:hAnsi="Times New Roman" w:cs="Times New Roman"/>
                <w:szCs w:val="21"/>
              </w:rPr>
            </w:pPr>
            <w:r>
              <w:rPr>
                <w:rFonts w:ascii="Times New Roman" w:hAnsi="Times New Roman" w:eastAsia="宋体" w:cs="Times New Roman"/>
                <w:sz w:val="24"/>
                <w:szCs w:val="24"/>
              </w:rPr>
              <w:t>承研单位</w:t>
            </w:r>
          </w:p>
        </w:tc>
        <w:tc>
          <w:tcPr>
            <w:tcW w:w="2729" w:type="dxa"/>
            <w:gridSpan w:val="2"/>
            <w:vAlign w:val="center"/>
          </w:tcPr>
          <w:p w14:paraId="2C15AAFB">
            <w:pPr>
              <w:adjustRightInd w:val="0"/>
              <w:spacing w:line="420" w:lineRule="exact"/>
              <w:jc w:val="center"/>
              <w:rPr>
                <w:rFonts w:ascii="Times New Roman" w:hAnsi="Times New Roman" w:cs="Times New Roman"/>
                <w:szCs w:val="21"/>
              </w:rPr>
            </w:pPr>
          </w:p>
        </w:tc>
      </w:tr>
    </w:tbl>
    <w:p w14:paraId="16BC3BBC">
      <w:pPr>
        <w:pStyle w:val="18"/>
        <w:spacing w:line="420" w:lineRule="exact"/>
        <w:ind w:firstLine="0" w:firstLineChars="0"/>
      </w:pPr>
      <w:bookmarkStart w:id="79" w:name="_Toc159958149"/>
      <w:bookmarkStart w:id="80" w:name="_Toc11870422"/>
      <w:bookmarkStart w:id="81" w:name="_Toc6861241"/>
      <w:bookmarkStart w:id="82" w:name="_Toc11800073"/>
    </w:p>
    <w:p w14:paraId="5598E4C0">
      <w:pPr>
        <w:pStyle w:val="47"/>
        <w:numPr>
          <w:ilvl w:val="1"/>
          <w:numId w:val="5"/>
        </w:numPr>
        <w:spacing w:before="156" w:after="156" w:line="420" w:lineRule="exact"/>
        <w:rPr>
          <w:rFonts w:ascii="Times New Roman" w:hAnsi="Times New Roman"/>
        </w:rPr>
        <w:sectPr>
          <w:pgSz w:w="11906" w:h="16838"/>
          <w:pgMar w:top="1440" w:right="1558" w:bottom="1440" w:left="1800" w:header="851" w:footer="992" w:gutter="0"/>
          <w:cols w:space="425" w:num="1"/>
          <w:docGrid w:type="lines" w:linePitch="312" w:charSpace="0"/>
        </w:sectPr>
      </w:pPr>
    </w:p>
    <w:p w14:paraId="1CF1D2C9">
      <w:pPr>
        <w:pStyle w:val="47"/>
        <w:numPr>
          <w:ilvl w:val="1"/>
          <w:numId w:val="5"/>
        </w:numPr>
        <w:spacing w:before="156" w:after="156" w:line="420" w:lineRule="exact"/>
        <w:rPr>
          <w:rFonts w:ascii="Times New Roman" w:hAnsi="Times New Roman"/>
        </w:rPr>
      </w:pPr>
      <w:r>
        <w:rPr>
          <w:rFonts w:ascii="Times New Roman" w:hAnsi="Times New Roman"/>
        </w:rPr>
        <w:t>试验问题分析报告表</w:t>
      </w:r>
      <w:bookmarkEnd w:id="79"/>
      <w:bookmarkEnd w:id="80"/>
      <w:bookmarkEnd w:id="81"/>
      <w:bookmarkEnd w:id="82"/>
    </w:p>
    <w:p w14:paraId="7084E4F0">
      <w:pPr>
        <w:pStyle w:val="18"/>
        <w:spacing w:line="420" w:lineRule="exact"/>
        <w:ind w:firstLine="480"/>
      </w:pPr>
      <w:r>
        <w:rPr>
          <w:snapToGrid w:val="0"/>
        </w:rPr>
        <w:t>试验问题分析报告表见</w:t>
      </w:r>
      <w:r>
        <w:rPr>
          <w:snapToGrid w:val="0"/>
        </w:rPr>
        <w:fldChar w:fldCharType="begin"/>
      </w:r>
      <w:r>
        <w:rPr>
          <w:snapToGrid w:val="0"/>
        </w:rPr>
        <w:instrText xml:space="preserve"> REF _Ref11868360 \r \h </w:instrText>
      </w:r>
      <w:r>
        <w:rPr>
          <w:snapToGrid w:val="0"/>
        </w:rPr>
        <w:fldChar w:fldCharType="separate"/>
      </w:r>
      <w:r>
        <w:rPr>
          <w:snapToGrid w:val="0"/>
        </w:rPr>
        <w:t>表B.2</w:t>
      </w:r>
      <w:r>
        <w:rPr>
          <w:snapToGrid w:val="0"/>
        </w:rPr>
        <w:fldChar w:fldCharType="end"/>
      </w:r>
      <w:r>
        <w:rPr>
          <w:rFonts w:hint="eastAsia"/>
          <w:snapToGrid w:val="0"/>
        </w:rPr>
        <w:t>。</w:t>
      </w:r>
    </w:p>
    <w:p w14:paraId="3B2245D7">
      <w:pPr>
        <w:pStyle w:val="44"/>
        <w:spacing w:line="420" w:lineRule="exact"/>
        <w:rPr>
          <w:rFonts w:ascii="Times New Roman" w:hAnsi="Times New Roman"/>
        </w:rPr>
      </w:pPr>
      <w:bookmarkStart w:id="83" w:name="_Ref11868360"/>
      <w:r>
        <w:rPr>
          <w:rFonts w:ascii="Times New Roman" w:hAnsi="Times New Roman"/>
        </w:rPr>
        <w:t>试验问题分析报告表</w:t>
      </w:r>
      <w:bookmarkEnd w:id="83"/>
    </w:p>
    <w:p w14:paraId="6F4199A5">
      <w:pPr>
        <w:pStyle w:val="18"/>
        <w:spacing w:line="420" w:lineRule="exact"/>
        <w:ind w:firstLine="0" w:firstLineChars="0"/>
        <w:rPr>
          <w:sz w:val="21"/>
        </w:rPr>
      </w:pPr>
      <w:r>
        <w:rPr>
          <w:sz w:val="21"/>
        </w:rPr>
        <w:t>报告单编号：</w:t>
      </w:r>
      <w:r>
        <w:rPr>
          <w:rFonts w:hint="eastAsia"/>
          <w:sz w:val="21"/>
          <w:u w:val="single"/>
        </w:rPr>
        <w:t>　　　　　　</w:t>
      </w:r>
      <w:r>
        <w:rPr>
          <w:sz w:val="21"/>
        </w:rPr>
        <w:t>日期：</w:t>
      </w:r>
      <w:r>
        <w:rPr>
          <w:rFonts w:hint="eastAsia"/>
          <w:sz w:val="21"/>
          <w:u w:val="single"/>
        </w:rPr>
        <w:t>　　　　　</w:t>
      </w:r>
    </w:p>
    <w:tbl>
      <w:tblPr>
        <w:tblStyle w:val="12"/>
        <w:tblW w:w="957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805"/>
        <w:gridCol w:w="1445"/>
        <w:gridCol w:w="1013"/>
        <w:gridCol w:w="1118"/>
        <w:gridCol w:w="297"/>
        <w:gridCol w:w="905"/>
        <w:gridCol w:w="1755"/>
      </w:tblGrid>
      <w:tr w14:paraId="0E2D1F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3038" w:type="dxa"/>
            <w:gridSpan w:val="2"/>
            <w:vAlign w:val="center"/>
          </w:tcPr>
          <w:p w14:paraId="7B474466">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故障分析报告表编号</w:t>
            </w:r>
          </w:p>
        </w:tc>
        <w:tc>
          <w:tcPr>
            <w:tcW w:w="2458" w:type="dxa"/>
            <w:gridSpan w:val="2"/>
            <w:vAlign w:val="center"/>
          </w:tcPr>
          <w:p w14:paraId="2CE49C97">
            <w:pPr>
              <w:spacing w:line="420" w:lineRule="exact"/>
              <w:rPr>
                <w:rFonts w:ascii="Times New Roman" w:hAnsi="Times New Roman" w:eastAsia="宋体" w:cs="Times New Roman"/>
                <w:bCs/>
                <w:snapToGrid w:val="0"/>
                <w:spacing w:val="2"/>
                <w:sz w:val="24"/>
                <w:szCs w:val="24"/>
              </w:rPr>
            </w:pPr>
          </w:p>
        </w:tc>
        <w:tc>
          <w:tcPr>
            <w:tcW w:w="1415" w:type="dxa"/>
            <w:gridSpan w:val="2"/>
            <w:vAlign w:val="center"/>
          </w:tcPr>
          <w:p w14:paraId="355B380B">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填表日期</w:t>
            </w:r>
          </w:p>
        </w:tc>
        <w:tc>
          <w:tcPr>
            <w:tcW w:w="2660" w:type="dxa"/>
            <w:gridSpan w:val="2"/>
            <w:vAlign w:val="center"/>
          </w:tcPr>
          <w:p w14:paraId="37A6EF2E">
            <w:pPr>
              <w:spacing w:line="420" w:lineRule="exact"/>
              <w:rPr>
                <w:rFonts w:ascii="Times New Roman" w:hAnsi="Times New Roman" w:eastAsia="宋体" w:cs="Times New Roman"/>
                <w:bCs/>
                <w:snapToGrid w:val="0"/>
                <w:spacing w:val="2"/>
                <w:sz w:val="24"/>
                <w:szCs w:val="24"/>
              </w:rPr>
            </w:pPr>
          </w:p>
        </w:tc>
      </w:tr>
      <w:tr w14:paraId="342768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3038" w:type="dxa"/>
            <w:gridSpan w:val="2"/>
            <w:vAlign w:val="center"/>
          </w:tcPr>
          <w:p w14:paraId="00139199">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故障件型号、名称、编号</w:t>
            </w:r>
          </w:p>
        </w:tc>
        <w:tc>
          <w:tcPr>
            <w:tcW w:w="6533" w:type="dxa"/>
            <w:gridSpan w:val="6"/>
            <w:vAlign w:val="center"/>
          </w:tcPr>
          <w:p w14:paraId="5F6BE7B5">
            <w:pPr>
              <w:spacing w:line="420" w:lineRule="exact"/>
              <w:rPr>
                <w:rFonts w:ascii="Times New Roman" w:hAnsi="Times New Roman" w:eastAsia="宋体" w:cs="Times New Roman"/>
                <w:bCs/>
                <w:snapToGrid w:val="0"/>
                <w:spacing w:val="2"/>
                <w:sz w:val="24"/>
                <w:szCs w:val="24"/>
              </w:rPr>
            </w:pPr>
          </w:p>
        </w:tc>
      </w:tr>
      <w:tr w14:paraId="208A613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11" w:hRule="atLeast"/>
          <w:jc w:val="center"/>
        </w:trPr>
        <w:tc>
          <w:tcPr>
            <w:tcW w:w="9571" w:type="dxa"/>
            <w:gridSpan w:val="8"/>
          </w:tcPr>
          <w:p w14:paraId="514751EA">
            <w:pPr>
              <w:spacing w:line="420" w:lineRule="exact"/>
              <w:rPr>
                <w:rFonts w:ascii="Times New Roman" w:hAnsi="Times New Roman" w:cs="Times New Roman"/>
                <w:bCs/>
                <w:snapToGrid w:val="0"/>
                <w:spacing w:val="2"/>
                <w:szCs w:val="21"/>
              </w:rPr>
            </w:pPr>
            <w:r>
              <w:rPr>
                <w:rFonts w:ascii="Times New Roman" w:hAnsi="Times New Roman" w:eastAsia="宋体" w:cs="Times New Roman"/>
                <w:bCs/>
                <w:snapToGrid w:val="0"/>
                <w:spacing w:val="2"/>
                <w:sz w:val="24"/>
                <w:szCs w:val="24"/>
              </w:rPr>
              <w:t>故障分析说明：</w:t>
            </w:r>
          </w:p>
        </w:tc>
      </w:tr>
      <w:tr w14:paraId="5B2BE4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31" w:hRule="atLeast"/>
          <w:jc w:val="center"/>
        </w:trPr>
        <w:tc>
          <w:tcPr>
            <w:tcW w:w="9571" w:type="dxa"/>
            <w:gridSpan w:val="8"/>
          </w:tcPr>
          <w:p w14:paraId="7F735237">
            <w:pPr>
              <w:spacing w:line="420" w:lineRule="exact"/>
              <w:rPr>
                <w:rFonts w:ascii="Times New Roman" w:hAnsi="Times New Roman" w:cs="Times New Roman"/>
                <w:bCs/>
                <w:snapToGrid w:val="0"/>
                <w:spacing w:val="2"/>
                <w:szCs w:val="21"/>
              </w:rPr>
            </w:pPr>
            <w:r>
              <w:rPr>
                <w:rFonts w:ascii="Times New Roman" w:hAnsi="Times New Roman" w:eastAsia="宋体" w:cs="Times New Roman"/>
                <w:bCs/>
                <w:snapToGrid w:val="0"/>
                <w:spacing w:val="2"/>
                <w:sz w:val="24"/>
                <w:szCs w:val="24"/>
              </w:rPr>
              <w:t>故障原因：</w:t>
            </w:r>
          </w:p>
        </w:tc>
      </w:tr>
      <w:tr w14:paraId="3489D3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69" w:hRule="atLeast"/>
          <w:jc w:val="center"/>
        </w:trPr>
        <w:tc>
          <w:tcPr>
            <w:tcW w:w="9571" w:type="dxa"/>
            <w:gridSpan w:val="8"/>
          </w:tcPr>
          <w:p w14:paraId="31279268">
            <w:pPr>
              <w:spacing w:line="420" w:lineRule="exact"/>
              <w:rPr>
                <w:rFonts w:ascii="Times New Roman" w:hAnsi="Times New Roman" w:cs="Times New Roman"/>
                <w:bCs/>
                <w:snapToGrid w:val="0"/>
                <w:spacing w:val="2"/>
                <w:szCs w:val="21"/>
              </w:rPr>
            </w:pPr>
            <w:r>
              <w:rPr>
                <w:rFonts w:ascii="Times New Roman" w:hAnsi="Times New Roman" w:eastAsia="宋体" w:cs="Times New Roman"/>
                <w:bCs/>
                <w:snapToGrid w:val="0"/>
                <w:spacing w:val="2"/>
                <w:sz w:val="24"/>
                <w:szCs w:val="24"/>
              </w:rPr>
              <w:t>失效机理：</w:t>
            </w:r>
          </w:p>
        </w:tc>
      </w:tr>
      <w:tr w14:paraId="4A7C04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19" w:hRule="atLeast"/>
          <w:jc w:val="center"/>
        </w:trPr>
        <w:tc>
          <w:tcPr>
            <w:tcW w:w="1233" w:type="dxa"/>
            <w:vAlign w:val="center"/>
          </w:tcPr>
          <w:p w14:paraId="75C84CA4">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承研单位</w:t>
            </w:r>
          </w:p>
        </w:tc>
        <w:tc>
          <w:tcPr>
            <w:tcW w:w="1805" w:type="dxa"/>
            <w:vAlign w:val="center"/>
          </w:tcPr>
          <w:p w14:paraId="7EAC280B">
            <w:pPr>
              <w:spacing w:line="420" w:lineRule="exact"/>
              <w:rPr>
                <w:rFonts w:ascii="Times New Roman" w:hAnsi="Times New Roman" w:eastAsia="宋体" w:cs="Times New Roman"/>
                <w:bCs/>
                <w:snapToGrid w:val="0"/>
                <w:spacing w:val="2"/>
                <w:sz w:val="24"/>
                <w:szCs w:val="24"/>
              </w:rPr>
            </w:pPr>
          </w:p>
        </w:tc>
        <w:tc>
          <w:tcPr>
            <w:tcW w:w="1445" w:type="dxa"/>
            <w:vAlign w:val="center"/>
          </w:tcPr>
          <w:p w14:paraId="227769C8">
            <w:pPr>
              <w:spacing w:line="420" w:lineRule="exact"/>
              <w:jc w:val="center"/>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w:t>
            </w:r>
          </w:p>
        </w:tc>
        <w:tc>
          <w:tcPr>
            <w:tcW w:w="2131" w:type="dxa"/>
            <w:gridSpan w:val="2"/>
            <w:vAlign w:val="center"/>
          </w:tcPr>
          <w:p w14:paraId="782AA792">
            <w:pPr>
              <w:spacing w:line="420" w:lineRule="exact"/>
              <w:jc w:val="center"/>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w:t>
            </w:r>
          </w:p>
        </w:tc>
        <w:tc>
          <w:tcPr>
            <w:tcW w:w="1202" w:type="dxa"/>
            <w:gridSpan w:val="2"/>
            <w:vAlign w:val="center"/>
          </w:tcPr>
          <w:p w14:paraId="220CDE77">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承试单位</w:t>
            </w:r>
          </w:p>
        </w:tc>
        <w:tc>
          <w:tcPr>
            <w:tcW w:w="1755" w:type="dxa"/>
            <w:vAlign w:val="center"/>
          </w:tcPr>
          <w:p w14:paraId="661C7BA3">
            <w:pPr>
              <w:spacing w:line="420" w:lineRule="exact"/>
              <w:rPr>
                <w:rFonts w:ascii="Times New Roman" w:hAnsi="Times New Roman" w:eastAsia="宋体" w:cs="Times New Roman"/>
                <w:bCs/>
                <w:snapToGrid w:val="0"/>
                <w:spacing w:val="2"/>
                <w:sz w:val="24"/>
                <w:szCs w:val="24"/>
              </w:rPr>
            </w:pPr>
          </w:p>
        </w:tc>
      </w:tr>
    </w:tbl>
    <w:p w14:paraId="15B317AE">
      <w:pPr>
        <w:pStyle w:val="47"/>
        <w:numPr>
          <w:ilvl w:val="1"/>
          <w:numId w:val="5"/>
        </w:numPr>
        <w:spacing w:before="156" w:after="156" w:line="420" w:lineRule="exact"/>
        <w:rPr>
          <w:rFonts w:ascii="Times New Roman" w:hAnsi="Times New Roman"/>
        </w:rPr>
        <w:sectPr>
          <w:pgSz w:w="11906" w:h="16838"/>
          <w:pgMar w:top="1440" w:right="1558" w:bottom="1440" w:left="1800" w:header="851" w:footer="992" w:gutter="0"/>
          <w:cols w:space="425" w:num="1"/>
          <w:docGrid w:type="lines" w:linePitch="312" w:charSpace="0"/>
        </w:sectPr>
      </w:pPr>
      <w:bookmarkStart w:id="84" w:name="_Toc512070417"/>
      <w:bookmarkStart w:id="85" w:name="_Toc11800074"/>
    </w:p>
    <w:p w14:paraId="592CECC0">
      <w:pPr>
        <w:pStyle w:val="47"/>
        <w:numPr>
          <w:ilvl w:val="1"/>
          <w:numId w:val="5"/>
        </w:numPr>
        <w:spacing w:before="156" w:after="156" w:line="420" w:lineRule="exact"/>
        <w:rPr>
          <w:rFonts w:ascii="Times New Roman" w:hAnsi="Times New Roman"/>
        </w:rPr>
      </w:pPr>
      <w:r>
        <w:rPr>
          <w:rFonts w:ascii="Times New Roman" w:hAnsi="Times New Roman"/>
        </w:rPr>
        <w:t>试验问题纠正措施报告表</w:t>
      </w:r>
      <w:bookmarkEnd w:id="84"/>
      <w:bookmarkEnd w:id="85"/>
    </w:p>
    <w:p w14:paraId="304AB7DD">
      <w:pPr>
        <w:pStyle w:val="18"/>
        <w:spacing w:line="420" w:lineRule="exact"/>
        <w:ind w:firstLine="480"/>
      </w:pPr>
      <w:r>
        <w:t>试验问题纠正措施报告表见</w:t>
      </w:r>
      <w:r>
        <w:fldChar w:fldCharType="begin"/>
      </w:r>
      <w:r>
        <w:instrText xml:space="preserve"> REF _Ref11868367 \r \h </w:instrText>
      </w:r>
      <w:r>
        <w:fldChar w:fldCharType="separate"/>
      </w:r>
      <w:r>
        <w:t>表B.3</w:t>
      </w:r>
      <w:r>
        <w:fldChar w:fldCharType="end"/>
      </w:r>
      <w:r>
        <w:rPr>
          <w:rFonts w:hint="eastAsia"/>
        </w:rPr>
        <w:t>。</w:t>
      </w:r>
    </w:p>
    <w:p w14:paraId="07BD6C11">
      <w:pPr>
        <w:pStyle w:val="44"/>
        <w:spacing w:line="420" w:lineRule="exact"/>
        <w:rPr>
          <w:rFonts w:ascii="Times New Roman" w:hAnsi="Times New Roman"/>
        </w:rPr>
      </w:pPr>
      <w:bookmarkStart w:id="86" w:name="_Ref11868367"/>
      <w:r>
        <w:rPr>
          <w:rFonts w:ascii="Times New Roman" w:hAnsi="Times New Roman"/>
        </w:rPr>
        <w:t>试验问题纠正措施报告表</w:t>
      </w:r>
      <w:bookmarkEnd w:id="86"/>
    </w:p>
    <w:p w14:paraId="73A0BDC8">
      <w:pPr>
        <w:pStyle w:val="18"/>
        <w:spacing w:line="420" w:lineRule="exact"/>
        <w:ind w:firstLine="123" w:firstLineChars="59"/>
        <w:rPr>
          <w:sz w:val="21"/>
        </w:rPr>
      </w:pPr>
      <w:r>
        <w:rPr>
          <w:sz w:val="21"/>
        </w:rPr>
        <w:t>报告单编号：</w:t>
      </w:r>
      <w:r>
        <w:rPr>
          <w:rFonts w:hint="eastAsia"/>
          <w:sz w:val="21"/>
          <w:u w:val="single"/>
        </w:rPr>
        <w:t>　　　　　　</w:t>
      </w:r>
      <w:r>
        <w:rPr>
          <w:sz w:val="21"/>
        </w:rPr>
        <w:t>日期：</w:t>
      </w:r>
      <w:r>
        <w:rPr>
          <w:rFonts w:hint="eastAsia"/>
          <w:sz w:val="21"/>
          <w:u w:val="single"/>
        </w:rPr>
        <w:t>　　　　　</w:t>
      </w:r>
    </w:p>
    <w:tbl>
      <w:tblPr>
        <w:tblStyle w:val="12"/>
        <w:tblW w:w="920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42"/>
        <w:gridCol w:w="425"/>
        <w:gridCol w:w="2028"/>
        <w:gridCol w:w="1040"/>
        <w:gridCol w:w="353"/>
        <w:gridCol w:w="2712"/>
      </w:tblGrid>
      <w:tr w14:paraId="3E9B12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22" w:hRule="atLeast"/>
          <w:jc w:val="center"/>
        </w:trPr>
        <w:tc>
          <w:tcPr>
            <w:tcW w:w="2642" w:type="dxa"/>
            <w:tcBorders>
              <w:top w:val="single" w:color="auto" w:sz="12" w:space="0"/>
              <w:bottom w:val="single" w:color="auto" w:sz="4" w:space="0"/>
            </w:tcBorders>
            <w:vAlign w:val="center"/>
          </w:tcPr>
          <w:p w14:paraId="793AEF57">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故障产品名称、型号</w:t>
            </w:r>
          </w:p>
        </w:tc>
        <w:tc>
          <w:tcPr>
            <w:tcW w:w="2453" w:type="dxa"/>
            <w:gridSpan w:val="2"/>
            <w:tcBorders>
              <w:top w:val="single" w:color="auto" w:sz="12" w:space="0"/>
              <w:bottom w:val="single" w:color="auto" w:sz="4" w:space="0"/>
            </w:tcBorders>
            <w:vAlign w:val="center"/>
          </w:tcPr>
          <w:p w14:paraId="0B8CF72B">
            <w:pPr>
              <w:spacing w:line="420" w:lineRule="exact"/>
              <w:rPr>
                <w:rFonts w:ascii="Times New Roman" w:hAnsi="Times New Roman" w:eastAsia="宋体" w:cs="Times New Roman"/>
                <w:bCs/>
                <w:snapToGrid w:val="0"/>
                <w:spacing w:val="2"/>
                <w:sz w:val="24"/>
                <w:szCs w:val="24"/>
              </w:rPr>
            </w:pPr>
          </w:p>
        </w:tc>
        <w:tc>
          <w:tcPr>
            <w:tcW w:w="1393" w:type="dxa"/>
            <w:gridSpan w:val="2"/>
            <w:tcBorders>
              <w:top w:val="single" w:color="auto" w:sz="12" w:space="0"/>
              <w:bottom w:val="single" w:color="auto" w:sz="4" w:space="0"/>
            </w:tcBorders>
            <w:vAlign w:val="center"/>
          </w:tcPr>
          <w:p w14:paraId="7EA3BC89">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填表日期</w:t>
            </w:r>
          </w:p>
        </w:tc>
        <w:tc>
          <w:tcPr>
            <w:tcW w:w="2712" w:type="dxa"/>
            <w:tcBorders>
              <w:top w:val="single" w:color="auto" w:sz="12" w:space="0"/>
              <w:bottom w:val="single" w:color="auto" w:sz="4" w:space="0"/>
            </w:tcBorders>
            <w:vAlign w:val="center"/>
          </w:tcPr>
          <w:p w14:paraId="171F1F48">
            <w:pPr>
              <w:spacing w:line="420" w:lineRule="exact"/>
              <w:rPr>
                <w:rFonts w:ascii="Times New Roman" w:hAnsi="Times New Roman" w:eastAsia="宋体" w:cs="Times New Roman"/>
                <w:bCs/>
                <w:snapToGrid w:val="0"/>
                <w:spacing w:val="2"/>
                <w:sz w:val="24"/>
                <w:szCs w:val="24"/>
              </w:rPr>
            </w:pPr>
          </w:p>
          <w:p w14:paraId="4AEBFA29">
            <w:pPr>
              <w:spacing w:line="420" w:lineRule="exact"/>
              <w:rPr>
                <w:rFonts w:ascii="Times New Roman" w:hAnsi="Times New Roman" w:eastAsia="宋体" w:cs="Times New Roman"/>
                <w:bCs/>
                <w:snapToGrid w:val="0"/>
                <w:spacing w:val="2"/>
                <w:sz w:val="24"/>
                <w:szCs w:val="24"/>
              </w:rPr>
            </w:pPr>
          </w:p>
        </w:tc>
      </w:tr>
      <w:tr w14:paraId="5C770D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2642" w:type="dxa"/>
            <w:tcBorders>
              <w:top w:val="single" w:color="auto" w:sz="4" w:space="0"/>
            </w:tcBorders>
            <w:vAlign w:val="center"/>
          </w:tcPr>
          <w:p w14:paraId="62EAD235">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纠正措施实施单位</w:t>
            </w:r>
          </w:p>
        </w:tc>
        <w:tc>
          <w:tcPr>
            <w:tcW w:w="2453" w:type="dxa"/>
            <w:gridSpan w:val="2"/>
            <w:tcBorders>
              <w:top w:val="single" w:color="auto" w:sz="4" w:space="0"/>
            </w:tcBorders>
            <w:vAlign w:val="center"/>
          </w:tcPr>
          <w:p w14:paraId="61655A3F">
            <w:pPr>
              <w:spacing w:line="420" w:lineRule="exact"/>
              <w:rPr>
                <w:rFonts w:ascii="Times New Roman" w:hAnsi="Times New Roman" w:eastAsia="宋体" w:cs="Times New Roman"/>
                <w:bCs/>
                <w:snapToGrid w:val="0"/>
                <w:spacing w:val="2"/>
                <w:sz w:val="24"/>
                <w:szCs w:val="24"/>
              </w:rPr>
            </w:pPr>
          </w:p>
          <w:p w14:paraId="00814F58">
            <w:pPr>
              <w:spacing w:line="420" w:lineRule="exact"/>
              <w:rPr>
                <w:rFonts w:ascii="Times New Roman" w:hAnsi="Times New Roman" w:eastAsia="宋体" w:cs="Times New Roman"/>
                <w:bCs/>
                <w:snapToGrid w:val="0"/>
                <w:spacing w:val="2"/>
                <w:sz w:val="24"/>
                <w:szCs w:val="24"/>
              </w:rPr>
            </w:pPr>
          </w:p>
        </w:tc>
        <w:tc>
          <w:tcPr>
            <w:tcW w:w="1393" w:type="dxa"/>
            <w:gridSpan w:val="2"/>
            <w:tcBorders>
              <w:top w:val="single" w:color="auto" w:sz="4" w:space="0"/>
            </w:tcBorders>
            <w:vAlign w:val="center"/>
          </w:tcPr>
          <w:p w14:paraId="7957E7F2">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实施日期</w:t>
            </w:r>
          </w:p>
        </w:tc>
        <w:tc>
          <w:tcPr>
            <w:tcW w:w="2712" w:type="dxa"/>
            <w:tcBorders>
              <w:top w:val="single" w:color="auto" w:sz="4" w:space="0"/>
            </w:tcBorders>
            <w:vAlign w:val="center"/>
          </w:tcPr>
          <w:p w14:paraId="6BE0C8DD">
            <w:pPr>
              <w:spacing w:line="420" w:lineRule="exact"/>
              <w:rPr>
                <w:rFonts w:ascii="Times New Roman" w:hAnsi="Times New Roman" w:eastAsia="宋体" w:cs="Times New Roman"/>
                <w:bCs/>
                <w:snapToGrid w:val="0"/>
                <w:spacing w:val="2"/>
                <w:sz w:val="24"/>
                <w:szCs w:val="24"/>
              </w:rPr>
            </w:pPr>
          </w:p>
        </w:tc>
      </w:tr>
      <w:tr w14:paraId="6F49CD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184" w:hRule="atLeast"/>
          <w:jc w:val="center"/>
        </w:trPr>
        <w:tc>
          <w:tcPr>
            <w:tcW w:w="9200" w:type="dxa"/>
            <w:gridSpan w:val="6"/>
          </w:tcPr>
          <w:p w14:paraId="08483A81">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纠正措施</w:t>
            </w:r>
          </w:p>
        </w:tc>
      </w:tr>
      <w:tr w14:paraId="0A1AD3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0" w:hRule="atLeast"/>
          <w:jc w:val="center"/>
        </w:trPr>
        <w:tc>
          <w:tcPr>
            <w:tcW w:w="9200" w:type="dxa"/>
            <w:gridSpan w:val="6"/>
          </w:tcPr>
          <w:p w14:paraId="53D809EE">
            <w:pPr>
              <w:spacing w:line="420" w:lineRule="exact"/>
              <w:rPr>
                <w:rFonts w:ascii="Times New Roman" w:hAnsi="Times New Roman" w:cs="Times New Roman"/>
                <w:bCs/>
                <w:snapToGrid w:val="0"/>
                <w:spacing w:val="2"/>
                <w:szCs w:val="21"/>
              </w:rPr>
            </w:pPr>
            <w:r>
              <w:rPr>
                <w:rFonts w:ascii="Times New Roman" w:hAnsi="Times New Roman" w:eastAsia="宋体" w:cs="Times New Roman"/>
                <w:bCs/>
                <w:snapToGrid w:val="0"/>
                <w:spacing w:val="2"/>
                <w:sz w:val="24"/>
                <w:szCs w:val="24"/>
              </w:rPr>
              <w:t>效果</w:t>
            </w:r>
          </w:p>
        </w:tc>
      </w:tr>
      <w:tr w14:paraId="6A7F5E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902" w:hRule="atLeast"/>
          <w:jc w:val="center"/>
        </w:trPr>
        <w:tc>
          <w:tcPr>
            <w:tcW w:w="9200" w:type="dxa"/>
            <w:gridSpan w:val="6"/>
          </w:tcPr>
          <w:p w14:paraId="003C1E8C">
            <w:pPr>
              <w:spacing w:line="420" w:lineRule="exact"/>
              <w:rPr>
                <w:rFonts w:ascii="Times New Roman" w:hAnsi="Times New Roman" w:cs="Times New Roman"/>
                <w:bCs/>
                <w:snapToGrid w:val="0"/>
                <w:spacing w:val="2"/>
                <w:szCs w:val="21"/>
              </w:rPr>
            </w:pPr>
            <w:r>
              <w:rPr>
                <w:rFonts w:ascii="Times New Roman" w:hAnsi="Times New Roman" w:eastAsia="宋体" w:cs="Times New Roman"/>
                <w:bCs/>
                <w:snapToGrid w:val="0"/>
                <w:spacing w:val="2"/>
                <w:sz w:val="24"/>
                <w:szCs w:val="24"/>
              </w:rPr>
              <w:t>遗留问题说明</w:t>
            </w:r>
          </w:p>
        </w:tc>
      </w:tr>
      <w:tr w14:paraId="720AE1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067" w:type="dxa"/>
            <w:gridSpan w:val="2"/>
            <w:vAlign w:val="center"/>
          </w:tcPr>
          <w:p w14:paraId="2822D6D2">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承研单位</w:t>
            </w:r>
          </w:p>
        </w:tc>
        <w:tc>
          <w:tcPr>
            <w:tcW w:w="3068" w:type="dxa"/>
            <w:gridSpan w:val="2"/>
            <w:vAlign w:val="center"/>
          </w:tcPr>
          <w:p w14:paraId="21048020">
            <w:pPr>
              <w:spacing w:line="420" w:lineRule="exact"/>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承试单位</w:t>
            </w:r>
          </w:p>
        </w:tc>
        <w:tc>
          <w:tcPr>
            <w:tcW w:w="3065" w:type="dxa"/>
            <w:gridSpan w:val="2"/>
            <w:vAlign w:val="center"/>
          </w:tcPr>
          <w:p w14:paraId="05C49F7B">
            <w:pPr>
              <w:spacing w:line="420" w:lineRule="exact"/>
              <w:jc w:val="center"/>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w:t>
            </w:r>
          </w:p>
        </w:tc>
      </w:tr>
      <w:tr w14:paraId="37383D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3067" w:type="dxa"/>
            <w:gridSpan w:val="2"/>
            <w:vAlign w:val="center"/>
          </w:tcPr>
          <w:p w14:paraId="20605E01">
            <w:pPr>
              <w:spacing w:line="420" w:lineRule="exact"/>
              <w:rPr>
                <w:rFonts w:ascii="Times New Roman" w:hAnsi="Times New Roman" w:eastAsia="宋体" w:cs="Times New Roman"/>
                <w:bCs/>
                <w:snapToGrid w:val="0"/>
                <w:spacing w:val="2"/>
                <w:sz w:val="24"/>
                <w:szCs w:val="24"/>
              </w:rPr>
            </w:pPr>
          </w:p>
        </w:tc>
        <w:tc>
          <w:tcPr>
            <w:tcW w:w="3068" w:type="dxa"/>
            <w:gridSpan w:val="2"/>
            <w:vAlign w:val="center"/>
          </w:tcPr>
          <w:p w14:paraId="6C2F11EF">
            <w:pPr>
              <w:spacing w:line="420" w:lineRule="exact"/>
              <w:rPr>
                <w:rFonts w:ascii="Times New Roman" w:hAnsi="Times New Roman" w:eastAsia="宋体" w:cs="Times New Roman"/>
                <w:bCs/>
                <w:snapToGrid w:val="0"/>
                <w:spacing w:val="2"/>
                <w:sz w:val="24"/>
                <w:szCs w:val="24"/>
              </w:rPr>
            </w:pPr>
          </w:p>
        </w:tc>
        <w:tc>
          <w:tcPr>
            <w:tcW w:w="3065" w:type="dxa"/>
            <w:gridSpan w:val="2"/>
            <w:vAlign w:val="center"/>
          </w:tcPr>
          <w:p w14:paraId="6A0C184D">
            <w:pPr>
              <w:spacing w:line="420" w:lineRule="exact"/>
              <w:jc w:val="center"/>
              <w:rPr>
                <w:rFonts w:ascii="Times New Roman" w:hAnsi="Times New Roman" w:eastAsia="宋体" w:cs="Times New Roman"/>
                <w:bCs/>
                <w:snapToGrid w:val="0"/>
                <w:spacing w:val="2"/>
                <w:sz w:val="24"/>
                <w:szCs w:val="24"/>
              </w:rPr>
            </w:pPr>
            <w:r>
              <w:rPr>
                <w:rFonts w:ascii="Times New Roman" w:hAnsi="Times New Roman" w:eastAsia="宋体" w:cs="Times New Roman"/>
                <w:bCs/>
                <w:snapToGrid w:val="0"/>
                <w:spacing w:val="2"/>
                <w:sz w:val="24"/>
                <w:szCs w:val="24"/>
              </w:rPr>
              <w:t>/</w:t>
            </w:r>
          </w:p>
        </w:tc>
      </w:tr>
    </w:tbl>
    <w:p w14:paraId="1DD691FD">
      <w:pPr>
        <w:pStyle w:val="18"/>
        <w:spacing w:line="420" w:lineRule="exact"/>
        <w:ind w:firstLine="480"/>
      </w:pPr>
    </w:p>
    <w:p w14:paraId="1339A802">
      <w:pPr>
        <w:pStyle w:val="31"/>
        <w:spacing w:line="420" w:lineRule="exact"/>
        <w:ind w:firstLine="0" w:firstLineChars="0"/>
        <w:rPr>
          <w:rFonts w:ascii="Times New Roman" w:hAnsi="Times New Roman" w:eastAsia="宋体" w:cs="Times New Roman"/>
          <w:sz w:val="28"/>
          <w:szCs w:val="28"/>
        </w:rPr>
      </w:pPr>
    </w:p>
    <w:sectPr>
      <w:pgSz w:w="11906" w:h="16838"/>
      <w:pgMar w:top="1440" w:right="1558"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盼 李" w:date="2024-05-15T10:39:00Z" w:initials="盼李">
    <w:p w14:paraId="13F3204C">
      <w:pPr>
        <w:pStyle w:val="6"/>
      </w:pPr>
      <w:r>
        <w:rPr>
          <w:rFonts w:hint="eastAsia"/>
        </w:rPr>
        <w:t>根据实际</w:t>
      </w:r>
    </w:p>
  </w:comment>
  <w:comment w:id="1" w:author="盼 李" w:date="2024-05-15T10:39:00Z" w:initials="盼李">
    <w:p w14:paraId="5A954F3B">
      <w:pPr>
        <w:pStyle w:val="6"/>
      </w:pPr>
      <w:r>
        <w:rPr>
          <w:rFonts w:hint="eastAsia"/>
        </w:rPr>
        <w:t>根据实际情况修改</w:t>
      </w:r>
    </w:p>
  </w:comment>
  <w:comment w:id="2" w:author="盼 李" w:date="2024-05-15T11:02:00Z" w:initials="盼李">
    <w:p w14:paraId="73224121">
      <w:pPr>
        <w:pStyle w:val="6"/>
      </w:pPr>
      <w:r>
        <w:rPr>
          <w:rFonts w:hint="eastAsia"/>
        </w:rPr>
        <w:t>线缆信息确定</w:t>
      </w:r>
    </w:p>
  </w:comment>
  <w:comment w:id="3" w:author="8617317966272" w:date="2024-04-25T13:49:00Z" w:initials="a">
    <w:p w14:paraId="464E6DE1">
      <w:pPr>
        <w:pStyle w:val="6"/>
      </w:pPr>
      <w:r>
        <w:rPr>
          <w:rFonts w:hint="eastAsia"/>
        </w:rPr>
        <w:t>试验前应进行扫频试验，确定共振频率</w:t>
      </w:r>
    </w:p>
    <w:p w14:paraId="6150323A">
      <w:pPr>
        <w:pStyle w:val="6"/>
      </w:pPr>
      <w:r>
        <w:rPr>
          <w:rFonts w:hint="eastAsia"/>
        </w:rPr>
        <w:t>需要提供一下要求</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3F3204C" w15:done="0"/>
  <w15:commentEx w15:paraId="5A954F3B" w15:done="0"/>
  <w15:commentEx w15:paraId="73224121" w15:done="0"/>
  <w15:commentEx w15:paraId="6150323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7A101A"/>
    <w:multiLevelType w:val="singleLevel"/>
    <w:tmpl w:val="897A101A"/>
    <w:lvl w:ilvl="0" w:tentative="0">
      <w:start w:val="1"/>
      <w:numFmt w:val="decimal"/>
      <w:pStyle w:val="4"/>
      <w:lvlText w:val="表%1."/>
      <w:lvlJc w:val="left"/>
      <w:pPr>
        <w:tabs>
          <w:tab w:val="left" w:pos="420"/>
        </w:tabs>
        <w:ind w:left="425" w:hanging="425"/>
      </w:pPr>
      <w:rPr>
        <w:rFonts w:hint="default" w:ascii="Times New Roman" w:hAnsi="Times New Roman" w:eastAsia="黑体" w:cs="Times New Roman"/>
        <w:sz w:val="21"/>
        <w:szCs w:val="21"/>
      </w:rPr>
    </w:lvl>
  </w:abstractNum>
  <w:abstractNum w:abstractNumId="1">
    <w:nsid w:val="94DECFD9"/>
    <w:multiLevelType w:val="multilevel"/>
    <w:tmpl w:val="94DECFD9"/>
    <w:lvl w:ilvl="0" w:tentative="0">
      <w:start w:val="1"/>
      <w:numFmt w:val="decimal"/>
      <w:suff w:val="nothing"/>
      <w:lvlText w:val="步骤%1："/>
      <w:lvlJc w:val="left"/>
      <w:pPr>
        <w:ind w:left="900" w:hanging="420"/>
      </w:pPr>
      <w:rPr>
        <w:rFonts w:hint="eastAsia"/>
      </w:rPr>
    </w:lvl>
    <w:lvl w:ilvl="1" w:tentative="0">
      <w:start w:val="1"/>
      <w:numFmt w:val="lowerLetter"/>
      <w:lvlText w:val="%2)"/>
      <w:lvlJc w:val="left"/>
      <w:pPr>
        <w:ind w:left="1320" w:hanging="420"/>
      </w:pPr>
      <w:rPr>
        <w:rFonts w:hint="default"/>
        <w:sz w:val="24"/>
        <w:szCs w:val="24"/>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2">
    <w:nsid w:val="A76EFDF4"/>
    <w:multiLevelType w:val="multilevel"/>
    <w:tmpl w:val="A76EFDF4"/>
    <w:lvl w:ilvl="0" w:tentative="0">
      <w:start w:val="1"/>
      <w:numFmt w:val="decimal"/>
      <w:suff w:val="nothing"/>
      <w:lvlText w:val="步骤%1："/>
      <w:lvlJc w:val="left"/>
      <w:pPr>
        <w:ind w:left="900" w:hanging="420"/>
      </w:pPr>
      <w:rPr>
        <w:rFonts w:hint="eastAsia"/>
      </w:rPr>
    </w:lvl>
    <w:lvl w:ilvl="1" w:tentative="0">
      <w:start w:val="1"/>
      <w:numFmt w:val="lowerLetter"/>
      <w:lvlText w:val="%2)"/>
      <w:lvlJc w:val="left"/>
      <w:pPr>
        <w:ind w:left="1320" w:hanging="420"/>
      </w:pPr>
      <w:rPr>
        <w:rFonts w:hint="default"/>
        <w:sz w:val="24"/>
        <w:szCs w:val="24"/>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3">
    <w:nsid w:val="BD3C0A2A"/>
    <w:multiLevelType w:val="multilevel"/>
    <w:tmpl w:val="BD3C0A2A"/>
    <w:lvl w:ilvl="0" w:tentative="0">
      <w:start w:val="1"/>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1"/>
      <w:numFmt w:val="decimal"/>
      <w:lvlText w:val="%1.%2"/>
      <w:lvlJc w:val="left"/>
      <w:pPr>
        <w:tabs>
          <w:tab w:val="left" w:pos="567"/>
        </w:tabs>
        <w:ind w:left="0" w:firstLine="0"/>
      </w:pPr>
      <w:rPr>
        <w:rFonts w:hint="default" w:ascii="Times New Roman" w:hAnsi="Times New Roman" w:eastAsia="黑体"/>
        <w:b w:val="0"/>
        <w:i w:val="0"/>
        <w:sz w:val="28"/>
        <w:szCs w:val="28"/>
      </w:rPr>
    </w:lvl>
    <w:lvl w:ilvl="2" w:tentative="0">
      <w:start w:val="1"/>
      <w:numFmt w:val="decimal"/>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4">
    <w:nsid w:val="D8BA6296"/>
    <w:multiLevelType w:val="multilevel"/>
    <w:tmpl w:val="D8BA6296"/>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D9E89129"/>
    <w:multiLevelType w:val="singleLevel"/>
    <w:tmpl w:val="D9E89129"/>
    <w:lvl w:ilvl="0" w:tentative="0">
      <w:start w:val="1"/>
      <w:numFmt w:val="lowerLetter"/>
      <w:suff w:val="space"/>
      <w:lvlText w:val="%1)"/>
      <w:lvlJc w:val="left"/>
    </w:lvl>
  </w:abstractNum>
  <w:abstractNum w:abstractNumId="6">
    <w:nsid w:val="DC91B8C5"/>
    <w:multiLevelType w:val="multilevel"/>
    <w:tmpl w:val="DC91B8C5"/>
    <w:lvl w:ilvl="0" w:tentative="0">
      <w:start w:val="1"/>
      <w:numFmt w:val="decimal"/>
      <w:suff w:val="nothing"/>
      <w:lvlText w:val="步骤%1："/>
      <w:lvlJc w:val="left"/>
      <w:pPr>
        <w:ind w:left="900" w:hanging="420"/>
      </w:pPr>
      <w:rPr>
        <w:rFonts w:hint="eastAsia"/>
      </w:rPr>
    </w:lvl>
    <w:lvl w:ilvl="1" w:tentative="0">
      <w:start w:val="1"/>
      <w:numFmt w:val="lowerLetter"/>
      <w:lvlText w:val="%2)"/>
      <w:lvlJc w:val="left"/>
      <w:pPr>
        <w:ind w:left="1320" w:hanging="420"/>
      </w:pPr>
      <w:rPr>
        <w:rFonts w:hint="default"/>
        <w:sz w:val="24"/>
        <w:szCs w:val="24"/>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7">
    <w:nsid w:val="E9985E2E"/>
    <w:multiLevelType w:val="multilevel"/>
    <w:tmpl w:val="E9985E2E"/>
    <w:lvl w:ilvl="0" w:tentative="0">
      <w:start w:val="1"/>
      <w:numFmt w:val="decimal"/>
      <w:suff w:val="nothing"/>
      <w:lvlText w:val="步骤%1："/>
      <w:lvlJc w:val="left"/>
      <w:pPr>
        <w:ind w:left="900" w:hanging="420"/>
      </w:pPr>
      <w:rPr>
        <w:rFonts w:hint="eastAsia"/>
      </w:rPr>
    </w:lvl>
    <w:lvl w:ilvl="1" w:tentative="0">
      <w:start w:val="1"/>
      <w:numFmt w:val="lowerLetter"/>
      <w:lvlText w:val="%2)"/>
      <w:lvlJc w:val="left"/>
      <w:pPr>
        <w:ind w:left="1320" w:hanging="420"/>
      </w:pPr>
      <w:rPr>
        <w:rFonts w:hint="default"/>
        <w:sz w:val="24"/>
        <w:szCs w:val="24"/>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8">
    <w:nsid w:val="EB5CEB64"/>
    <w:multiLevelType w:val="singleLevel"/>
    <w:tmpl w:val="EB5CEB64"/>
    <w:lvl w:ilvl="0" w:tentative="0">
      <w:start w:val="1"/>
      <w:numFmt w:val="decimal"/>
      <w:lvlText w:val="图%1."/>
      <w:lvlJc w:val="left"/>
      <w:pPr>
        <w:tabs>
          <w:tab w:val="left" w:pos="420"/>
        </w:tabs>
        <w:ind w:left="425" w:hanging="425"/>
      </w:pPr>
      <w:rPr>
        <w:rFonts w:hint="default"/>
      </w:rPr>
    </w:lvl>
  </w:abstractNum>
  <w:abstractNum w:abstractNumId="9">
    <w:nsid w:val="FAF6902A"/>
    <w:multiLevelType w:val="singleLevel"/>
    <w:tmpl w:val="FAF6902A"/>
    <w:lvl w:ilvl="0" w:tentative="0">
      <w:start w:val="1"/>
      <w:numFmt w:val="lowerLetter"/>
      <w:suff w:val="space"/>
      <w:lvlText w:val="%1)"/>
      <w:lvlJc w:val="left"/>
    </w:lvl>
  </w:abstractNum>
  <w:abstractNum w:abstractNumId="10">
    <w:nsid w:val="00000063"/>
    <w:multiLevelType w:val="multilevel"/>
    <w:tmpl w:val="00000063"/>
    <w:lvl w:ilvl="0" w:tentative="0">
      <w:start w:val="1"/>
      <w:numFmt w:val="decimal"/>
      <w:pStyle w:val="2"/>
      <w:isLgl/>
      <w:lvlText w:val="%1"/>
      <w:lvlJc w:val="left"/>
      <w:pPr>
        <w:ind w:left="425" w:hanging="425"/>
      </w:pPr>
      <w:rPr>
        <w:rFonts w:hint="default"/>
      </w:rPr>
    </w:lvl>
    <w:lvl w:ilvl="1" w:tentative="0">
      <w:start w:val="1"/>
      <w:numFmt w:val="decimal"/>
      <w:lvlText w:val="%1.%2"/>
      <w:lvlJc w:val="left"/>
      <w:pPr>
        <w:ind w:left="992" w:hanging="567"/>
      </w:pPr>
      <w:rPr>
        <w:rFonts w:hint="eastAsia"/>
      </w:rPr>
    </w:lvl>
    <w:lvl w:ilvl="2" w:tentative="0">
      <w:start w:val="1"/>
      <w:numFmt w:val="decimal"/>
      <w:lvlText w:val="%1.%2.%3"/>
      <w:lvlJc w:val="left"/>
      <w:pPr>
        <w:ind w:left="709" w:hanging="567"/>
      </w:pPr>
      <w:rPr>
        <w:rFonts w:hint="default" w:ascii="Calibri" w:hAnsi="Calibri" w:cs="Calibri"/>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1">
    <w:nsid w:val="029705A9"/>
    <w:multiLevelType w:val="multilevel"/>
    <w:tmpl w:val="029705A9"/>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2">
    <w:nsid w:val="02A2BF91"/>
    <w:multiLevelType w:val="singleLevel"/>
    <w:tmpl w:val="02A2BF91"/>
    <w:lvl w:ilvl="0" w:tentative="0">
      <w:start w:val="1"/>
      <w:numFmt w:val="lowerLetter"/>
      <w:suff w:val="space"/>
      <w:lvlText w:val="%1)"/>
      <w:lvlJc w:val="left"/>
    </w:lvl>
  </w:abstractNum>
  <w:abstractNum w:abstractNumId="13">
    <w:nsid w:val="050A6D90"/>
    <w:multiLevelType w:val="multilevel"/>
    <w:tmpl w:val="050A6D90"/>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0D6A60DE"/>
    <w:multiLevelType w:val="multilevel"/>
    <w:tmpl w:val="0D6A60DE"/>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15">
    <w:nsid w:val="0FB36663"/>
    <w:multiLevelType w:val="multilevel"/>
    <w:tmpl w:val="0FB36663"/>
    <w:lvl w:ilvl="0" w:tentative="0">
      <w:start w:val="1"/>
      <w:numFmt w:val="lowerLetter"/>
      <w:lvlText w:val="%1)"/>
      <w:lvlJc w:val="left"/>
      <w:pPr>
        <w:ind w:left="0" w:firstLine="563"/>
      </w:pPr>
      <w:rPr>
        <w:rFonts w:hint="eastAsia"/>
      </w:rPr>
    </w:lvl>
    <w:lvl w:ilvl="1" w:tentative="0">
      <w:start w:val="1"/>
      <w:numFmt w:val="lowerLetter"/>
      <w:lvlText w:val="%2)"/>
      <w:lvlJc w:val="left"/>
      <w:pPr>
        <w:ind w:left="1443" w:hanging="440"/>
      </w:pPr>
    </w:lvl>
    <w:lvl w:ilvl="2" w:tentative="0">
      <w:start w:val="1"/>
      <w:numFmt w:val="lowerRoman"/>
      <w:lvlText w:val="%3."/>
      <w:lvlJc w:val="right"/>
      <w:pPr>
        <w:ind w:left="1883" w:hanging="440"/>
      </w:pPr>
    </w:lvl>
    <w:lvl w:ilvl="3" w:tentative="0">
      <w:start w:val="1"/>
      <w:numFmt w:val="decimal"/>
      <w:lvlText w:val="%4."/>
      <w:lvlJc w:val="left"/>
      <w:pPr>
        <w:ind w:left="2323" w:hanging="440"/>
      </w:pPr>
    </w:lvl>
    <w:lvl w:ilvl="4" w:tentative="0">
      <w:start w:val="1"/>
      <w:numFmt w:val="lowerLetter"/>
      <w:lvlText w:val="%5)"/>
      <w:lvlJc w:val="left"/>
      <w:pPr>
        <w:ind w:left="2763" w:hanging="440"/>
      </w:pPr>
    </w:lvl>
    <w:lvl w:ilvl="5" w:tentative="0">
      <w:start w:val="1"/>
      <w:numFmt w:val="lowerRoman"/>
      <w:lvlText w:val="%6."/>
      <w:lvlJc w:val="right"/>
      <w:pPr>
        <w:ind w:left="3203" w:hanging="440"/>
      </w:pPr>
    </w:lvl>
    <w:lvl w:ilvl="6" w:tentative="0">
      <w:start w:val="1"/>
      <w:numFmt w:val="decimal"/>
      <w:lvlText w:val="%7."/>
      <w:lvlJc w:val="left"/>
      <w:pPr>
        <w:ind w:left="3643" w:hanging="440"/>
      </w:pPr>
    </w:lvl>
    <w:lvl w:ilvl="7" w:tentative="0">
      <w:start w:val="1"/>
      <w:numFmt w:val="lowerLetter"/>
      <w:lvlText w:val="%8)"/>
      <w:lvlJc w:val="left"/>
      <w:pPr>
        <w:ind w:left="4083" w:hanging="440"/>
      </w:pPr>
    </w:lvl>
    <w:lvl w:ilvl="8" w:tentative="0">
      <w:start w:val="1"/>
      <w:numFmt w:val="lowerRoman"/>
      <w:lvlText w:val="%9."/>
      <w:lvlJc w:val="right"/>
      <w:pPr>
        <w:ind w:left="4523" w:hanging="440"/>
      </w:pPr>
    </w:lvl>
  </w:abstractNum>
  <w:abstractNum w:abstractNumId="16">
    <w:nsid w:val="0FC307EF"/>
    <w:multiLevelType w:val="singleLevel"/>
    <w:tmpl w:val="0FC307EF"/>
    <w:lvl w:ilvl="0" w:tentative="0">
      <w:start w:val="1"/>
      <w:numFmt w:val="lowerLetter"/>
      <w:suff w:val="space"/>
      <w:lvlText w:val="%1)"/>
      <w:lvlJc w:val="left"/>
    </w:lvl>
  </w:abstractNum>
  <w:abstractNum w:abstractNumId="17">
    <w:nsid w:val="19A91975"/>
    <w:multiLevelType w:val="multilevel"/>
    <w:tmpl w:val="19A91975"/>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18">
    <w:nsid w:val="1ECA4063"/>
    <w:multiLevelType w:val="singleLevel"/>
    <w:tmpl w:val="1ECA4063"/>
    <w:lvl w:ilvl="0" w:tentative="0">
      <w:start w:val="1"/>
      <w:numFmt w:val="lowerLetter"/>
      <w:suff w:val="space"/>
      <w:lvlText w:val="%1)"/>
      <w:lvlJc w:val="left"/>
    </w:lvl>
  </w:abstractNum>
  <w:abstractNum w:abstractNumId="19">
    <w:nsid w:val="223C201D"/>
    <w:multiLevelType w:val="multilevel"/>
    <w:tmpl w:val="223C201D"/>
    <w:lvl w:ilvl="0" w:tentative="0">
      <w:start w:val="1"/>
      <w:numFmt w:val="lowerLetter"/>
      <w:pStyle w:val="63"/>
      <w:lvlText w:val="%1)"/>
      <w:lvlJc w:val="left"/>
      <w:pPr>
        <w:tabs>
          <w:tab w:val="left" w:pos="737"/>
        </w:tabs>
        <w:ind w:left="737" w:hanging="337"/>
      </w:pPr>
      <w:rPr>
        <w:rFonts w:hint="eastAsia"/>
        <w:b w:val="0"/>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2336086E"/>
    <w:multiLevelType w:val="multilevel"/>
    <w:tmpl w:val="2336086E"/>
    <w:lvl w:ilvl="0" w:tentative="0">
      <w:start w:val="1"/>
      <w:numFmt w:val="decimal"/>
      <w:suff w:val="nothing"/>
      <w:lvlText w:val="步骤%1："/>
      <w:lvlJc w:val="left"/>
      <w:pPr>
        <w:ind w:left="900" w:hanging="420"/>
      </w:pPr>
      <w:rPr>
        <w:rFonts w:hint="eastAsia"/>
      </w:rPr>
    </w:lvl>
    <w:lvl w:ilvl="1" w:tentative="0">
      <w:start w:val="1"/>
      <w:numFmt w:val="lowerLetter"/>
      <w:lvlText w:val="%2)"/>
      <w:lvlJc w:val="left"/>
      <w:pPr>
        <w:ind w:left="1320" w:hanging="420"/>
      </w:pPr>
      <w:rPr>
        <w:rFonts w:hint="default"/>
        <w:sz w:val="24"/>
        <w:szCs w:val="24"/>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21">
    <w:nsid w:val="2745E28C"/>
    <w:multiLevelType w:val="singleLevel"/>
    <w:tmpl w:val="2745E28C"/>
    <w:lvl w:ilvl="0" w:tentative="0">
      <w:start w:val="1"/>
      <w:numFmt w:val="lowerLetter"/>
      <w:suff w:val="space"/>
      <w:lvlText w:val="%1)"/>
      <w:lvlJc w:val="left"/>
    </w:lvl>
  </w:abstractNum>
  <w:abstractNum w:abstractNumId="22">
    <w:nsid w:val="331319BF"/>
    <w:multiLevelType w:val="multilevel"/>
    <w:tmpl w:val="331319BF"/>
    <w:lvl w:ilvl="0" w:tentative="0">
      <w:start w:val="1"/>
      <w:numFmt w:val="decimal"/>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3">
    <w:nsid w:val="35640BB5"/>
    <w:multiLevelType w:val="multilevel"/>
    <w:tmpl w:val="35640BB5"/>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24">
    <w:nsid w:val="38D32E5D"/>
    <w:multiLevelType w:val="multilevel"/>
    <w:tmpl w:val="38D32E5D"/>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25">
    <w:nsid w:val="3B5D1654"/>
    <w:multiLevelType w:val="multilevel"/>
    <w:tmpl w:val="3B5D1654"/>
    <w:lvl w:ilvl="0" w:tentative="0">
      <w:start w:val="1"/>
      <w:numFmt w:val="decimal"/>
      <w:pStyle w:val="42"/>
      <w:lvlText w:val="图%1"/>
      <w:lvlJc w:val="center"/>
      <w:pPr>
        <w:tabs>
          <w:tab w:val="left" w:pos="420"/>
        </w:tabs>
        <w:ind w:left="0" w:firstLine="0"/>
      </w:pPr>
      <w:rPr>
        <w:rFonts w:hint="default" w:ascii="Arial" w:hAnsi="Arial" w:eastAsia="黑体"/>
        <w:b w:val="0"/>
        <w:i w:val="0"/>
        <w:sz w:val="24"/>
        <w:szCs w:val="24"/>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3C570B8A"/>
    <w:multiLevelType w:val="multilevel"/>
    <w:tmpl w:val="3C570B8A"/>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27">
    <w:nsid w:val="3CC92779"/>
    <w:multiLevelType w:val="multilevel"/>
    <w:tmpl w:val="3CC92779"/>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8">
    <w:nsid w:val="44DE6F41"/>
    <w:multiLevelType w:val="singleLevel"/>
    <w:tmpl w:val="44DE6F41"/>
    <w:lvl w:ilvl="0" w:tentative="0">
      <w:start w:val="1"/>
      <w:numFmt w:val="lowerLetter"/>
      <w:lvlText w:val="%1)"/>
      <w:lvlJc w:val="left"/>
      <w:pPr>
        <w:tabs>
          <w:tab w:val="left" w:pos="420"/>
        </w:tabs>
        <w:ind w:left="425" w:hanging="385"/>
      </w:pPr>
      <w:rPr>
        <w:rFonts w:hint="default" w:ascii="Times New Roman" w:hAnsi="Times New Roman" w:cs="Times New Roman"/>
        <w:sz w:val="24"/>
        <w:szCs w:val="24"/>
      </w:rPr>
    </w:lvl>
  </w:abstractNum>
  <w:abstractNum w:abstractNumId="29">
    <w:nsid w:val="4C163C48"/>
    <w:multiLevelType w:val="multilevel"/>
    <w:tmpl w:val="4C163C48"/>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0">
    <w:nsid w:val="4CA05FB2"/>
    <w:multiLevelType w:val="multilevel"/>
    <w:tmpl w:val="4CA05FB2"/>
    <w:lvl w:ilvl="0" w:tentative="0">
      <w:start w:val="1"/>
      <w:numFmt w:val="decimal"/>
      <w:pStyle w:val="26"/>
      <w:suff w:val="nothing"/>
      <w:lvlText w:val="表%1"/>
      <w:lvlJc w:val="left"/>
      <w:pPr>
        <w:ind w:left="7230" w:hanging="3969"/>
      </w:pPr>
      <w:rPr>
        <w:rFonts w:hint="default" w:ascii="Arial" w:hAnsi="Arial" w:eastAsia="黑体"/>
        <w:b w:val="0"/>
        <w:bCs w:val="0"/>
        <w:sz w:val="21"/>
        <w:szCs w:val="21"/>
        <w:lang w:val="en-US"/>
      </w:rPr>
    </w:lvl>
    <w:lvl w:ilvl="1" w:tentative="0">
      <w:start w:val="1"/>
      <w:numFmt w:val="none"/>
      <w:pStyle w:val="27"/>
      <w:suff w:val="space"/>
      <w:lvlText w:val="表%1（续）"/>
      <w:lvlJc w:val="left"/>
      <w:pPr>
        <w:ind w:left="7087" w:hanging="567"/>
      </w:pPr>
      <w:rPr>
        <w:rFonts w:hint="default" w:ascii="Arial" w:hAnsi="Arial" w:eastAsia="黑体"/>
        <w:sz w:val="24"/>
        <w:szCs w:val="24"/>
      </w:rPr>
    </w:lvl>
    <w:lvl w:ilvl="2" w:tentative="0">
      <w:start w:val="1"/>
      <w:numFmt w:val="decimal"/>
      <w:lvlText w:val="%1.%2.%3"/>
      <w:lvlJc w:val="left"/>
      <w:pPr>
        <w:tabs>
          <w:tab w:val="left" w:pos="1248"/>
        </w:tabs>
        <w:ind w:left="1248" w:hanging="567"/>
      </w:pPr>
      <w:rPr>
        <w:rFonts w:hint="eastAsia"/>
      </w:rPr>
    </w:lvl>
    <w:lvl w:ilvl="3" w:tentative="0">
      <w:start w:val="1"/>
      <w:numFmt w:val="decimal"/>
      <w:lvlText w:val="%1.%2.%3.%4"/>
      <w:lvlJc w:val="left"/>
      <w:pPr>
        <w:tabs>
          <w:tab w:val="left" w:pos="1814"/>
        </w:tabs>
        <w:ind w:left="1814" w:hanging="708"/>
      </w:pPr>
      <w:rPr>
        <w:rFonts w:hint="eastAsia"/>
      </w:rPr>
    </w:lvl>
    <w:lvl w:ilvl="4" w:tentative="0">
      <w:start w:val="1"/>
      <w:numFmt w:val="decimal"/>
      <w:lvlText w:val="%1.%2.%3.%4.%5"/>
      <w:lvlJc w:val="left"/>
      <w:pPr>
        <w:tabs>
          <w:tab w:val="left" w:pos="2381"/>
        </w:tabs>
        <w:ind w:left="2381" w:hanging="850"/>
      </w:pPr>
      <w:rPr>
        <w:rFonts w:hint="eastAsia"/>
      </w:rPr>
    </w:lvl>
    <w:lvl w:ilvl="5" w:tentative="0">
      <w:start w:val="1"/>
      <w:numFmt w:val="decimal"/>
      <w:lvlText w:val="%1.%2.%3.%4.%5.%6"/>
      <w:lvlJc w:val="left"/>
      <w:pPr>
        <w:tabs>
          <w:tab w:val="left" w:pos="3090"/>
        </w:tabs>
        <w:ind w:left="3090" w:hanging="1134"/>
      </w:pPr>
      <w:rPr>
        <w:rFonts w:hint="eastAsia"/>
      </w:rPr>
    </w:lvl>
    <w:lvl w:ilvl="6" w:tentative="0">
      <w:start w:val="1"/>
      <w:numFmt w:val="decimal"/>
      <w:lvlText w:val="%1.%2.%3.%4.%5.%6.%7"/>
      <w:lvlJc w:val="left"/>
      <w:pPr>
        <w:tabs>
          <w:tab w:val="left" w:pos="3657"/>
        </w:tabs>
        <w:ind w:left="3657" w:hanging="1276"/>
      </w:pPr>
      <w:rPr>
        <w:rFonts w:hint="eastAsia"/>
      </w:rPr>
    </w:lvl>
    <w:lvl w:ilvl="7" w:tentative="0">
      <w:start w:val="1"/>
      <w:numFmt w:val="decimal"/>
      <w:lvlText w:val="%1.%2.%3.%4.%5.%6.%7.%8"/>
      <w:lvlJc w:val="left"/>
      <w:pPr>
        <w:tabs>
          <w:tab w:val="left" w:pos="4224"/>
        </w:tabs>
        <w:ind w:left="4224" w:hanging="1418"/>
      </w:pPr>
      <w:rPr>
        <w:rFonts w:hint="eastAsia"/>
      </w:rPr>
    </w:lvl>
    <w:lvl w:ilvl="8" w:tentative="0">
      <w:start w:val="1"/>
      <w:numFmt w:val="decimal"/>
      <w:lvlText w:val="%1.%2.%3.%4.%5.%6.%7.%8.%9"/>
      <w:lvlJc w:val="left"/>
      <w:pPr>
        <w:tabs>
          <w:tab w:val="left" w:pos="4932"/>
        </w:tabs>
        <w:ind w:left="4932" w:hanging="1700"/>
      </w:pPr>
      <w:rPr>
        <w:rFonts w:hint="eastAsia"/>
      </w:rPr>
    </w:lvl>
  </w:abstractNum>
  <w:abstractNum w:abstractNumId="31">
    <w:nsid w:val="4DDD5FC6"/>
    <w:multiLevelType w:val="multilevel"/>
    <w:tmpl w:val="4DDD5FC6"/>
    <w:lvl w:ilvl="0" w:tentative="0">
      <w:start w:val="1"/>
      <w:numFmt w:val="decimal"/>
      <w:suff w:val="nothing"/>
      <w:lvlText w:val="步骤%1："/>
      <w:lvlJc w:val="left"/>
      <w:pPr>
        <w:ind w:left="1839" w:hanging="420"/>
      </w:pPr>
      <w:rPr>
        <w:rFonts w:hint="eastAsia"/>
      </w:rPr>
    </w:lvl>
    <w:lvl w:ilvl="1" w:tentative="0">
      <w:start w:val="1"/>
      <w:numFmt w:val="lowerLetter"/>
      <w:lvlText w:val="%2)"/>
      <w:lvlJc w:val="left"/>
      <w:pPr>
        <w:ind w:left="1320" w:hanging="420"/>
      </w:pPr>
      <w:rPr>
        <w:rFonts w:hint="default"/>
        <w:sz w:val="24"/>
        <w:szCs w:val="24"/>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32">
    <w:nsid w:val="4FD60C62"/>
    <w:multiLevelType w:val="multilevel"/>
    <w:tmpl w:val="4FD60C62"/>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3">
    <w:nsid w:val="516A1EE4"/>
    <w:multiLevelType w:val="multilevel"/>
    <w:tmpl w:val="516A1EE4"/>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34">
    <w:nsid w:val="57EE676C"/>
    <w:multiLevelType w:val="multilevel"/>
    <w:tmpl w:val="57EE676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599E397B"/>
    <w:multiLevelType w:val="multilevel"/>
    <w:tmpl w:val="599E397B"/>
    <w:lvl w:ilvl="0" w:tentative="0">
      <w:start w:val="1"/>
      <w:numFmt w:val="decimal"/>
      <w:lvlText w:val="%1"/>
      <w:lvlJc w:val="left"/>
      <w:pPr>
        <w:ind w:left="562" w:hanging="420"/>
      </w:pPr>
      <w:rPr>
        <w:rFonts w:hint="default"/>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6">
    <w:nsid w:val="627D26CE"/>
    <w:multiLevelType w:val="multilevel"/>
    <w:tmpl w:val="627D26CE"/>
    <w:lvl w:ilvl="0" w:tentative="0">
      <w:start w:val="1"/>
      <w:numFmt w:val="upperLetter"/>
      <w:pStyle w:val="45"/>
      <w:suff w:val="nothing"/>
      <w:lvlText w:val="附录%1"/>
      <w:lvlJc w:val="left"/>
      <w:pPr>
        <w:ind w:left="0" w:firstLine="0"/>
      </w:pPr>
      <w:rPr>
        <w:rFonts w:hint="default" w:ascii="Times New Roman" w:hAnsi="Times New Roman" w:cs="Times New Roman"/>
        <w:b w:val="0"/>
        <w:bCs w:val="0"/>
        <w:i w:val="0"/>
        <w:iCs w:val="0"/>
        <w:caps w:val="0"/>
        <w:smallCaps w:val="0"/>
        <w:strike w:val="0"/>
        <w:dstrike w:val="0"/>
        <w:vanish w:val="0"/>
        <w:color w:val="000000"/>
        <w:spacing w:val="100"/>
        <w:position w:val="0"/>
        <w:sz w:val="24"/>
        <w:szCs w:val="24"/>
        <w:u w:val="none"/>
        <w:vertAlign w:val="baseline"/>
      </w:rPr>
    </w:lvl>
    <w:lvl w:ilvl="1" w:tentative="0">
      <w:start w:val="1"/>
      <w:numFmt w:val="decimal"/>
      <w:lvlText w:val="%1.%2"/>
      <w:lvlJc w:val="left"/>
      <w:pPr>
        <w:tabs>
          <w:tab w:val="left" w:pos="510"/>
        </w:tabs>
        <w:ind w:left="0" w:firstLine="0"/>
      </w:pPr>
      <w:rPr>
        <w:rFonts w:hint="default" w:ascii="Arial" w:hAnsi="Arial" w:eastAsia="黑体"/>
        <w:b w:val="0"/>
        <w:i w:val="0"/>
        <w:sz w:val="24"/>
        <w:szCs w:val="24"/>
      </w:rPr>
    </w:lvl>
    <w:lvl w:ilvl="2" w:tentative="0">
      <w:start w:val="1"/>
      <w:numFmt w:val="decimal"/>
      <w:pStyle w:val="49"/>
      <w:lvlText w:val="%1.%2.%3"/>
      <w:lvlJc w:val="left"/>
      <w:pPr>
        <w:tabs>
          <w:tab w:val="left" w:pos="0"/>
        </w:tabs>
        <w:ind w:left="0" w:firstLine="0"/>
      </w:pPr>
      <w:rPr>
        <w:rFonts w:hint="default" w:ascii="Arial" w:hAnsi="Arial" w:eastAsia="黑体"/>
        <w:b w:val="0"/>
        <w:i w:val="0"/>
        <w:sz w:val="24"/>
        <w:szCs w:val="24"/>
      </w:rPr>
    </w:lvl>
    <w:lvl w:ilvl="3" w:tentative="0">
      <w:start w:val="1"/>
      <w:numFmt w:val="decimal"/>
      <w:pStyle w:val="47"/>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pStyle w:val="48"/>
      <w:lvlText w:val="%1.%2.%3.%4.%5.%6.%7"/>
      <w:lvlJc w:val="left"/>
      <w:pPr>
        <w:tabs>
          <w:tab w:val="left" w:pos="1474"/>
        </w:tabs>
        <w:ind w:left="0" w:firstLine="0"/>
      </w:pPr>
      <w:rPr>
        <w:rFonts w:hint="default" w:ascii="Arial" w:hAnsi="Arial" w:eastAsia="黑体"/>
        <w:b w:val="0"/>
        <w:i w:val="0"/>
        <w:sz w:val="24"/>
        <w:szCs w:val="24"/>
      </w:rPr>
    </w:lvl>
    <w:lvl w:ilvl="7" w:tentative="0">
      <w:start w:val="1"/>
      <w:numFmt w:val="decimal"/>
      <w:lvlRestart w:val="1"/>
      <w:pStyle w:val="44"/>
      <w:suff w:val="nothing"/>
      <w:lvlText w:val="表%1.%8"/>
      <w:lvlJc w:val="center"/>
      <w:pPr>
        <w:ind w:left="4394" w:hanging="4394"/>
      </w:pPr>
      <w:rPr>
        <w:rFonts w:hint="default" w:ascii="Arial" w:hAnsi="Arial" w:eastAsia="黑体"/>
        <w:sz w:val="24"/>
      </w:rPr>
    </w:lvl>
    <w:lvl w:ilvl="8" w:tentative="0">
      <w:start w:val="1"/>
      <w:numFmt w:val="decimal"/>
      <w:lvlRestart w:val="1"/>
      <w:pStyle w:val="50"/>
      <w:suff w:val="nothing"/>
      <w:lvlText w:val="图%1.%9"/>
      <w:lvlJc w:val="center"/>
      <w:pPr>
        <w:ind w:left="5102" w:hanging="5102"/>
      </w:pPr>
      <w:rPr>
        <w:rFonts w:hint="default" w:ascii="Arial" w:hAnsi="Arial" w:eastAsia="黑体"/>
        <w:sz w:val="24"/>
      </w:rPr>
    </w:lvl>
  </w:abstractNum>
  <w:abstractNum w:abstractNumId="37">
    <w:nsid w:val="629F3108"/>
    <w:multiLevelType w:val="multilevel"/>
    <w:tmpl w:val="629F3108"/>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38">
    <w:nsid w:val="659264B1"/>
    <w:multiLevelType w:val="multilevel"/>
    <w:tmpl w:val="659264B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9">
    <w:nsid w:val="66DA028C"/>
    <w:multiLevelType w:val="multilevel"/>
    <w:tmpl w:val="66DA028C"/>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40">
    <w:nsid w:val="6B54500C"/>
    <w:multiLevelType w:val="multilevel"/>
    <w:tmpl w:val="6B54500C"/>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41">
    <w:nsid w:val="6C300BC3"/>
    <w:multiLevelType w:val="multilevel"/>
    <w:tmpl w:val="6C300BC3"/>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2">
    <w:nsid w:val="70BE4F44"/>
    <w:multiLevelType w:val="singleLevel"/>
    <w:tmpl w:val="70BE4F44"/>
    <w:lvl w:ilvl="0" w:tentative="0">
      <w:start w:val="1"/>
      <w:numFmt w:val="lowerLetter"/>
      <w:suff w:val="space"/>
      <w:lvlText w:val="%1)"/>
      <w:lvlJc w:val="left"/>
    </w:lvl>
  </w:abstractNum>
  <w:abstractNum w:abstractNumId="43">
    <w:nsid w:val="71103385"/>
    <w:multiLevelType w:val="singleLevel"/>
    <w:tmpl w:val="71103385"/>
    <w:lvl w:ilvl="0" w:tentative="0">
      <w:start w:val="1"/>
      <w:numFmt w:val="decimal"/>
      <w:lvlText w:val="图%1."/>
      <w:lvlJc w:val="left"/>
      <w:pPr>
        <w:tabs>
          <w:tab w:val="left" w:pos="420"/>
        </w:tabs>
        <w:ind w:left="425" w:hanging="425"/>
      </w:pPr>
      <w:rPr>
        <w:rFonts w:hint="default"/>
      </w:rPr>
    </w:lvl>
  </w:abstractNum>
  <w:abstractNum w:abstractNumId="44">
    <w:nsid w:val="72805BF9"/>
    <w:multiLevelType w:val="multilevel"/>
    <w:tmpl w:val="72805BF9"/>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45">
    <w:nsid w:val="79C29FD6"/>
    <w:multiLevelType w:val="multilevel"/>
    <w:tmpl w:val="79C29FD6"/>
    <w:lvl w:ilvl="0" w:tentative="0">
      <w:start w:val="1"/>
      <w:numFmt w:val="decimal"/>
      <w:suff w:val="nothing"/>
      <w:lvlText w:val="步骤%1："/>
      <w:lvlJc w:val="left"/>
      <w:pPr>
        <w:ind w:left="900" w:hanging="420"/>
      </w:pPr>
      <w:rPr>
        <w:rFonts w:hint="eastAsia"/>
      </w:rPr>
    </w:lvl>
    <w:lvl w:ilvl="1" w:tentative="0">
      <w:start w:val="1"/>
      <w:numFmt w:val="lowerLetter"/>
      <w:lvlText w:val="%2)"/>
      <w:lvlJc w:val="left"/>
      <w:pPr>
        <w:ind w:left="1320" w:hanging="420"/>
      </w:pPr>
      <w:rPr>
        <w:rFonts w:hint="default"/>
        <w:sz w:val="24"/>
        <w:szCs w:val="24"/>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46">
    <w:nsid w:val="7C081B84"/>
    <w:multiLevelType w:val="multilevel"/>
    <w:tmpl w:val="7C081B84"/>
    <w:lvl w:ilvl="0" w:tentative="0">
      <w:start w:val="1"/>
      <w:numFmt w:val="decimal"/>
      <w:pStyle w:val="64"/>
      <w:suff w:val="nothing"/>
      <w:lvlText w:val="13.7.%1"/>
      <w:lvlJc w:val="left"/>
      <w:pPr>
        <w:ind w:left="650" w:hanging="440"/>
      </w:pPr>
      <w:rPr>
        <w:rFonts w:hint="default" w:ascii="Times New Roman" w:hAnsi="Times New Roman" w:eastAsia="宋体" w:cs="Times New Roman"/>
        <w:b w:val="0"/>
        <w:bCs w:val="0"/>
      </w:rPr>
    </w:lvl>
    <w:lvl w:ilvl="1" w:tentative="0">
      <w:start w:val="1"/>
      <w:numFmt w:val="lowerLetter"/>
      <w:lvlText w:val="%2)"/>
      <w:lvlJc w:val="left"/>
      <w:pPr>
        <w:ind w:left="1090" w:hanging="440"/>
      </w:pPr>
    </w:lvl>
    <w:lvl w:ilvl="2" w:tentative="0">
      <w:start w:val="1"/>
      <w:numFmt w:val="lowerRoman"/>
      <w:lvlText w:val="%3."/>
      <w:lvlJc w:val="right"/>
      <w:pPr>
        <w:ind w:left="1530" w:hanging="440"/>
      </w:pPr>
    </w:lvl>
    <w:lvl w:ilvl="3" w:tentative="0">
      <w:start w:val="1"/>
      <w:numFmt w:val="decimal"/>
      <w:lvlText w:val="%4."/>
      <w:lvlJc w:val="left"/>
      <w:pPr>
        <w:ind w:left="1970" w:hanging="440"/>
      </w:pPr>
    </w:lvl>
    <w:lvl w:ilvl="4" w:tentative="0">
      <w:start w:val="1"/>
      <w:numFmt w:val="lowerLetter"/>
      <w:lvlText w:val="%5)"/>
      <w:lvlJc w:val="left"/>
      <w:pPr>
        <w:ind w:left="2410" w:hanging="440"/>
      </w:pPr>
    </w:lvl>
    <w:lvl w:ilvl="5" w:tentative="0">
      <w:start w:val="1"/>
      <w:numFmt w:val="lowerRoman"/>
      <w:lvlText w:val="%6."/>
      <w:lvlJc w:val="right"/>
      <w:pPr>
        <w:ind w:left="2850" w:hanging="440"/>
      </w:pPr>
    </w:lvl>
    <w:lvl w:ilvl="6" w:tentative="0">
      <w:start w:val="1"/>
      <w:numFmt w:val="decimal"/>
      <w:lvlText w:val="%7."/>
      <w:lvlJc w:val="left"/>
      <w:pPr>
        <w:ind w:left="3290" w:hanging="440"/>
      </w:pPr>
    </w:lvl>
    <w:lvl w:ilvl="7" w:tentative="0">
      <w:start w:val="1"/>
      <w:numFmt w:val="lowerLetter"/>
      <w:lvlText w:val="%8)"/>
      <w:lvlJc w:val="left"/>
      <w:pPr>
        <w:ind w:left="3730" w:hanging="440"/>
      </w:pPr>
    </w:lvl>
    <w:lvl w:ilvl="8" w:tentative="0">
      <w:start w:val="1"/>
      <w:numFmt w:val="lowerRoman"/>
      <w:lvlText w:val="%9."/>
      <w:lvlJc w:val="right"/>
      <w:pPr>
        <w:ind w:left="4170" w:hanging="440"/>
      </w:pPr>
    </w:lvl>
  </w:abstractNum>
  <w:abstractNum w:abstractNumId="47">
    <w:nsid w:val="7DFE5898"/>
    <w:multiLevelType w:val="multilevel"/>
    <w:tmpl w:val="7DFE5898"/>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48">
    <w:nsid w:val="7E5009E7"/>
    <w:multiLevelType w:val="multilevel"/>
    <w:tmpl w:val="7E5009E7"/>
    <w:lvl w:ilvl="0" w:tentative="0">
      <w:start w:val="1"/>
      <w:numFmt w:val="lowerLetter"/>
      <w:lvlText w:val="%1)"/>
      <w:lvlJc w:val="left"/>
      <w:pPr>
        <w:ind w:left="0" w:firstLine="4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num w:numId="1">
    <w:abstractNumId w:val="10"/>
  </w:num>
  <w:num w:numId="2">
    <w:abstractNumId w:val="0"/>
  </w:num>
  <w:num w:numId="3">
    <w:abstractNumId w:val="30"/>
  </w:num>
  <w:num w:numId="4">
    <w:abstractNumId w:val="25"/>
  </w:num>
  <w:num w:numId="5">
    <w:abstractNumId w:val="36"/>
  </w:num>
  <w:num w:numId="6">
    <w:abstractNumId w:val="19"/>
  </w:num>
  <w:num w:numId="7">
    <w:abstractNumId w:val="46"/>
  </w:num>
  <w:num w:numId="8">
    <w:abstractNumId w:val="3"/>
  </w:num>
  <w:num w:numId="9">
    <w:abstractNumId w:val="8"/>
  </w:num>
  <w:num w:numId="10">
    <w:abstractNumId w:val="44"/>
  </w:num>
  <w:num w:numId="11">
    <w:abstractNumId w:val="32"/>
  </w:num>
  <w:num w:numId="12">
    <w:abstractNumId w:val="13"/>
  </w:num>
  <w:num w:numId="13">
    <w:abstractNumId w:val="43"/>
  </w:num>
  <w:num w:numId="14">
    <w:abstractNumId w:val="28"/>
  </w:num>
  <w:num w:numId="15">
    <w:abstractNumId w:val="22"/>
  </w:num>
  <w:num w:numId="16">
    <w:abstractNumId w:val="5"/>
  </w:num>
  <w:num w:numId="17">
    <w:abstractNumId w:val="15"/>
  </w:num>
  <w:num w:numId="18">
    <w:abstractNumId w:val="31"/>
  </w:num>
  <w:num w:numId="19">
    <w:abstractNumId w:val="20"/>
  </w:num>
  <w:num w:numId="20">
    <w:abstractNumId w:val="11"/>
  </w:num>
  <w:num w:numId="21">
    <w:abstractNumId w:val="2"/>
  </w:num>
  <w:num w:numId="22">
    <w:abstractNumId w:val="45"/>
  </w:num>
  <w:num w:numId="23">
    <w:abstractNumId w:val="6"/>
  </w:num>
  <w:num w:numId="24">
    <w:abstractNumId w:val="1"/>
  </w:num>
  <w:num w:numId="25">
    <w:abstractNumId w:val="21"/>
  </w:num>
  <w:num w:numId="26">
    <w:abstractNumId w:val="41"/>
  </w:num>
  <w:num w:numId="27">
    <w:abstractNumId w:val="7"/>
  </w:num>
  <w:num w:numId="28">
    <w:abstractNumId w:val="42"/>
  </w:num>
  <w:num w:numId="29">
    <w:abstractNumId w:val="29"/>
  </w:num>
  <w:num w:numId="30">
    <w:abstractNumId w:val="23"/>
  </w:num>
  <w:num w:numId="31">
    <w:abstractNumId w:val="16"/>
  </w:num>
  <w:num w:numId="32">
    <w:abstractNumId w:val="4"/>
  </w:num>
  <w:num w:numId="33">
    <w:abstractNumId w:val="47"/>
  </w:num>
  <w:num w:numId="34">
    <w:abstractNumId w:val="17"/>
  </w:num>
  <w:num w:numId="35">
    <w:abstractNumId w:val="26"/>
  </w:num>
  <w:num w:numId="36">
    <w:abstractNumId w:val="40"/>
  </w:num>
  <w:num w:numId="37">
    <w:abstractNumId w:val="9"/>
  </w:num>
  <w:num w:numId="38">
    <w:abstractNumId w:val="24"/>
  </w:num>
  <w:num w:numId="39">
    <w:abstractNumId w:val="33"/>
  </w:num>
  <w:num w:numId="40">
    <w:abstractNumId w:val="12"/>
  </w:num>
  <w:num w:numId="41">
    <w:abstractNumId w:val="38"/>
  </w:num>
  <w:num w:numId="42">
    <w:abstractNumId w:val="39"/>
  </w:num>
  <w:num w:numId="43">
    <w:abstractNumId w:val="37"/>
  </w:num>
  <w:num w:numId="44">
    <w:abstractNumId w:val="18"/>
  </w:num>
  <w:num w:numId="45">
    <w:abstractNumId w:val="34"/>
  </w:num>
  <w:num w:numId="46">
    <w:abstractNumId w:val="14"/>
  </w:num>
  <w:num w:numId="47">
    <w:abstractNumId w:val="35"/>
  </w:num>
  <w:num w:numId="48">
    <w:abstractNumId w:val="48"/>
  </w:num>
  <w:num w:numId="49">
    <w:abstractNumId w:val="2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盼 李">
    <w15:presenceInfo w15:providerId="Windows Live" w15:userId="fc069b506996513c"/>
  </w15:person>
  <w15:person w15:author="8617317966272">
    <w15:presenceInfo w15:providerId="None" w15:userId="8617317966272"/>
  </w15:person>
  <w15:person w15:author="_悟空。">
    <w15:presenceInfo w15:providerId="WPS Office" w15:userId="20197814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hideSpellingErrors/>
  <w:trackRevisions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dlNGM2MzQ4MjE1ZmIwM2I0MGI4MWM1MzA2OTg2MzQifQ=="/>
  </w:docVars>
  <w:rsids>
    <w:rsidRoot w:val="0037049A"/>
    <w:rsid w:val="00002E88"/>
    <w:rsid w:val="0000649A"/>
    <w:rsid w:val="00010E09"/>
    <w:rsid w:val="0004660F"/>
    <w:rsid w:val="000478B1"/>
    <w:rsid w:val="0006337F"/>
    <w:rsid w:val="000633DD"/>
    <w:rsid w:val="000706EE"/>
    <w:rsid w:val="00072AAD"/>
    <w:rsid w:val="000761BE"/>
    <w:rsid w:val="000A4084"/>
    <w:rsid w:val="000C0919"/>
    <w:rsid w:val="000C7FD8"/>
    <w:rsid w:val="00113628"/>
    <w:rsid w:val="001172E0"/>
    <w:rsid w:val="001455F7"/>
    <w:rsid w:val="00165C8E"/>
    <w:rsid w:val="00173606"/>
    <w:rsid w:val="00191238"/>
    <w:rsid w:val="00194861"/>
    <w:rsid w:val="00195536"/>
    <w:rsid w:val="001A2935"/>
    <w:rsid w:val="001D1FDE"/>
    <w:rsid w:val="001D76BC"/>
    <w:rsid w:val="0021028F"/>
    <w:rsid w:val="00215213"/>
    <w:rsid w:val="00222977"/>
    <w:rsid w:val="00225040"/>
    <w:rsid w:val="0023265B"/>
    <w:rsid w:val="00235DE5"/>
    <w:rsid w:val="00271704"/>
    <w:rsid w:val="002977D1"/>
    <w:rsid w:val="002A166F"/>
    <w:rsid w:val="002A3723"/>
    <w:rsid w:val="002C0C82"/>
    <w:rsid w:val="002C100C"/>
    <w:rsid w:val="002E6F78"/>
    <w:rsid w:val="00306F7B"/>
    <w:rsid w:val="00332F92"/>
    <w:rsid w:val="0034077D"/>
    <w:rsid w:val="00346ABB"/>
    <w:rsid w:val="003532D0"/>
    <w:rsid w:val="00363EA0"/>
    <w:rsid w:val="0037049A"/>
    <w:rsid w:val="003744B0"/>
    <w:rsid w:val="00391A69"/>
    <w:rsid w:val="00393C3F"/>
    <w:rsid w:val="00396BA5"/>
    <w:rsid w:val="003A4F82"/>
    <w:rsid w:val="003B16AE"/>
    <w:rsid w:val="003B5640"/>
    <w:rsid w:val="003C454B"/>
    <w:rsid w:val="003E57D7"/>
    <w:rsid w:val="003E5DFC"/>
    <w:rsid w:val="003E6526"/>
    <w:rsid w:val="003E7E3D"/>
    <w:rsid w:val="004002C9"/>
    <w:rsid w:val="00410B30"/>
    <w:rsid w:val="00415165"/>
    <w:rsid w:val="0041534F"/>
    <w:rsid w:val="00420C35"/>
    <w:rsid w:val="00440554"/>
    <w:rsid w:val="00442B75"/>
    <w:rsid w:val="004432B9"/>
    <w:rsid w:val="0045270D"/>
    <w:rsid w:val="00470FBE"/>
    <w:rsid w:val="00482642"/>
    <w:rsid w:val="0048331D"/>
    <w:rsid w:val="00483777"/>
    <w:rsid w:val="004861D6"/>
    <w:rsid w:val="00494F58"/>
    <w:rsid w:val="004A4CBE"/>
    <w:rsid w:val="004D2B68"/>
    <w:rsid w:val="004D42AE"/>
    <w:rsid w:val="004D516F"/>
    <w:rsid w:val="004E2484"/>
    <w:rsid w:val="004E4AFD"/>
    <w:rsid w:val="004F1174"/>
    <w:rsid w:val="005032A1"/>
    <w:rsid w:val="00511529"/>
    <w:rsid w:val="0053701B"/>
    <w:rsid w:val="00545054"/>
    <w:rsid w:val="0055159D"/>
    <w:rsid w:val="00561880"/>
    <w:rsid w:val="005774F2"/>
    <w:rsid w:val="00587B2D"/>
    <w:rsid w:val="00597527"/>
    <w:rsid w:val="005B45CC"/>
    <w:rsid w:val="005C145F"/>
    <w:rsid w:val="005D0E30"/>
    <w:rsid w:val="005D2B5E"/>
    <w:rsid w:val="006012B9"/>
    <w:rsid w:val="00611DBD"/>
    <w:rsid w:val="00612656"/>
    <w:rsid w:val="00615002"/>
    <w:rsid w:val="0063144F"/>
    <w:rsid w:val="00633A6F"/>
    <w:rsid w:val="0064294D"/>
    <w:rsid w:val="00642B94"/>
    <w:rsid w:val="00646074"/>
    <w:rsid w:val="00661D36"/>
    <w:rsid w:val="0069665B"/>
    <w:rsid w:val="006A66AA"/>
    <w:rsid w:val="006B1692"/>
    <w:rsid w:val="006B340A"/>
    <w:rsid w:val="006B6C73"/>
    <w:rsid w:val="006B70EB"/>
    <w:rsid w:val="006D74C5"/>
    <w:rsid w:val="006F16A6"/>
    <w:rsid w:val="006F68C9"/>
    <w:rsid w:val="0070425C"/>
    <w:rsid w:val="0071029C"/>
    <w:rsid w:val="00711547"/>
    <w:rsid w:val="00720399"/>
    <w:rsid w:val="00724FFA"/>
    <w:rsid w:val="007253E3"/>
    <w:rsid w:val="0073291B"/>
    <w:rsid w:val="0074187C"/>
    <w:rsid w:val="00745E82"/>
    <w:rsid w:val="0075013D"/>
    <w:rsid w:val="007604D3"/>
    <w:rsid w:val="007663AF"/>
    <w:rsid w:val="0077613E"/>
    <w:rsid w:val="00793995"/>
    <w:rsid w:val="007A320E"/>
    <w:rsid w:val="007C4F7E"/>
    <w:rsid w:val="007D3D1C"/>
    <w:rsid w:val="007D3EFC"/>
    <w:rsid w:val="007E16F0"/>
    <w:rsid w:val="007E3915"/>
    <w:rsid w:val="00804637"/>
    <w:rsid w:val="008129D6"/>
    <w:rsid w:val="00812EBB"/>
    <w:rsid w:val="00821B37"/>
    <w:rsid w:val="008416E8"/>
    <w:rsid w:val="00853DED"/>
    <w:rsid w:val="00883769"/>
    <w:rsid w:val="008900E9"/>
    <w:rsid w:val="00896404"/>
    <w:rsid w:val="008C4A0E"/>
    <w:rsid w:val="008D0871"/>
    <w:rsid w:val="008D278D"/>
    <w:rsid w:val="008E0C92"/>
    <w:rsid w:val="008E1D28"/>
    <w:rsid w:val="008E258E"/>
    <w:rsid w:val="009069EA"/>
    <w:rsid w:val="009075DF"/>
    <w:rsid w:val="0094181D"/>
    <w:rsid w:val="009772C5"/>
    <w:rsid w:val="0098297B"/>
    <w:rsid w:val="00992DC5"/>
    <w:rsid w:val="009B799B"/>
    <w:rsid w:val="009F70FF"/>
    <w:rsid w:val="00A016C5"/>
    <w:rsid w:val="00A10B56"/>
    <w:rsid w:val="00A148D5"/>
    <w:rsid w:val="00A23A21"/>
    <w:rsid w:val="00A35489"/>
    <w:rsid w:val="00A65F3C"/>
    <w:rsid w:val="00A718D1"/>
    <w:rsid w:val="00A72867"/>
    <w:rsid w:val="00AA3D8A"/>
    <w:rsid w:val="00AA4E10"/>
    <w:rsid w:val="00AB5740"/>
    <w:rsid w:val="00AB670B"/>
    <w:rsid w:val="00AE1DC1"/>
    <w:rsid w:val="00B00CFE"/>
    <w:rsid w:val="00B155FF"/>
    <w:rsid w:val="00B209AC"/>
    <w:rsid w:val="00B25E99"/>
    <w:rsid w:val="00B50538"/>
    <w:rsid w:val="00B5053A"/>
    <w:rsid w:val="00B50EBF"/>
    <w:rsid w:val="00B56075"/>
    <w:rsid w:val="00B61AAD"/>
    <w:rsid w:val="00B7172B"/>
    <w:rsid w:val="00B73BCE"/>
    <w:rsid w:val="00B80BBA"/>
    <w:rsid w:val="00B87472"/>
    <w:rsid w:val="00BA2C71"/>
    <w:rsid w:val="00BA31EE"/>
    <w:rsid w:val="00BD07B1"/>
    <w:rsid w:val="00BE1BB7"/>
    <w:rsid w:val="00BF2B1A"/>
    <w:rsid w:val="00C13777"/>
    <w:rsid w:val="00C155D1"/>
    <w:rsid w:val="00C24CD4"/>
    <w:rsid w:val="00C53B44"/>
    <w:rsid w:val="00C61409"/>
    <w:rsid w:val="00C84A76"/>
    <w:rsid w:val="00CC3F5A"/>
    <w:rsid w:val="00CE3076"/>
    <w:rsid w:val="00D0215C"/>
    <w:rsid w:val="00D25D6C"/>
    <w:rsid w:val="00D3187D"/>
    <w:rsid w:val="00D32EAB"/>
    <w:rsid w:val="00D45AE9"/>
    <w:rsid w:val="00D60A93"/>
    <w:rsid w:val="00D76620"/>
    <w:rsid w:val="00D85024"/>
    <w:rsid w:val="00D865D6"/>
    <w:rsid w:val="00D94AB6"/>
    <w:rsid w:val="00DB0417"/>
    <w:rsid w:val="00DB3254"/>
    <w:rsid w:val="00DD1B74"/>
    <w:rsid w:val="00DE1673"/>
    <w:rsid w:val="00DE7392"/>
    <w:rsid w:val="00E05FFA"/>
    <w:rsid w:val="00E209EC"/>
    <w:rsid w:val="00E248EE"/>
    <w:rsid w:val="00E403B0"/>
    <w:rsid w:val="00E4218B"/>
    <w:rsid w:val="00E75CFF"/>
    <w:rsid w:val="00E8155F"/>
    <w:rsid w:val="00E90177"/>
    <w:rsid w:val="00E91CF7"/>
    <w:rsid w:val="00EA441C"/>
    <w:rsid w:val="00EB32E4"/>
    <w:rsid w:val="00ED1F7E"/>
    <w:rsid w:val="00EE1044"/>
    <w:rsid w:val="00EE179A"/>
    <w:rsid w:val="00EF428D"/>
    <w:rsid w:val="00F0204D"/>
    <w:rsid w:val="00F45DDC"/>
    <w:rsid w:val="00F71900"/>
    <w:rsid w:val="00F95C06"/>
    <w:rsid w:val="00FA4180"/>
    <w:rsid w:val="00FE2960"/>
    <w:rsid w:val="056D0B08"/>
    <w:rsid w:val="097A089A"/>
    <w:rsid w:val="0F5A5803"/>
    <w:rsid w:val="198F0AA3"/>
    <w:rsid w:val="1D4363AE"/>
    <w:rsid w:val="25503D99"/>
    <w:rsid w:val="2C04306E"/>
    <w:rsid w:val="2CEB76E4"/>
    <w:rsid w:val="2EEE2994"/>
    <w:rsid w:val="317D6AE4"/>
    <w:rsid w:val="33EE39C4"/>
    <w:rsid w:val="352C1546"/>
    <w:rsid w:val="39392268"/>
    <w:rsid w:val="3F5910E1"/>
    <w:rsid w:val="402D296D"/>
    <w:rsid w:val="42573468"/>
    <w:rsid w:val="463E68ED"/>
    <w:rsid w:val="467169A5"/>
    <w:rsid w:val="4F901758"/>
    <w:rsid w:val="5058707D"/>
    <w:rsid w:val="54504171"/>
    <w:rsid w:val="5C492789"/>
    <w:rsid w:val="5F5D35B1"/>
    <w:rsid w:val="62C2074B"/>
    <w:rsid w:val="65EA65D8"/>
    <w:rsid w:val="6A0B7EB4"/>
    <w:rsid w:val="6D22536C"/>
    <w:rsid w:val="6DC9257E"/>
    <w:rsid w:val="75EC4A5F"/>
    <w:rsid w:val="7B2A132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2"/>
    <w:qFormat/>
    <w:uiPriority w:val="0"/>
    <w:pPr>
      <w:keepNext/>
      <w:numPr>
        <w:ilvl w:val="0"/>
        <w:numId w:val="1"/>
      </w:numPr>
      <w:tabs>
        <w:tab w:val="left" w:pos="0"/>
      </w:tabs>
      <w:adjustRightInd w:val="0"/>
      <w:spacing w:beforeLines="50"/>
      <w:jc w:val="left"/>
      <w:textAlignment w:val="baseline"/>
      <w:outlineLvl w:val="0"/>
    </w:pPr>
    <w:rPr>
      <w:rFonts w:ascii="Calibri" w:hAnsi="Calibri" w:eastAsia="黑体" w:cs="Times New Roman"/>
      <w:kern w:val="28"/>
      <w:sz w:val="28"/>
      <w:szCs w:val="28"/>
    </w:rPr>
  </w:style>
  <w:style w:type="paragraph" w:styleId="3">
    <w:name w:val="heading 3"/>
    <w:basedOn w:val="1"/>
    <w:next w:val="1"/>
    <w:unhideWhenUsed/>
    <w:qFormat/>
    <w:uiPriority w:val="9"/>
    <w:pPr>
      <w:keepNext/>
      <w:keepLines/>
      <w:spacing w:before="260" w:after="260" w:line="413" w:lineRule="auto"/>
      <w:outlineLvl w:val="2"/>
    </w:pPr>
    <w:rPr>
      <w:rFonts w:eastAsia="黑体"/>
      <w:sz w:val="24"/>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4">
    <w:name w:val="caption"/>
    <w:basedOn w:val="1"/>
    <w:next w:val="1"/>
    <w:link w:val="57"/>
    <w:autoRedefine/>
    <w:unhideWhenUsed/>
    <w:qFormat/>
    <w:uiPriority w:val="0"/>
    <w:pPr>
      <w:numPr>
        <w:ilvl w:val="0"/>
        <w:numId w:val="2"/>
      </w:numPr>
      <w:tabs>
        <w:tab w:val="left" w:pos="0"/>
      </w:tabs>
      <w:spacing w:line="420" w:lineRule="exact"/>
      <w:jc w:val="center"/>
    </w:pPr>
    <w:rPr>
      <w:rFonts w:ascii="Cambria" w:hAnsi="Cambria" w:eastAsia="黑体" w:cs="Times New Roman"/>
      <w:kern w:val="0"/>
      <w:szCs w:val="20"/>
      <w:lang w:val="zh-CN"/>
    </w:rPr>
  </w:style>
  <w:style w:type="paragraph" w:styleId="5">
    <w:name w:val="Document Map"/>
    <w:basedOn w:val="1"/>
    <w:link w:val="52"/>
    <w:autoRedefine/>
    <w:semiHidden/>
    <w:unhideWhenUsed/>
    <w:qFormat/>
    <w:uiPriority w:val="99"/>
    <w:rPr>
      <w:rFonts w:ascii="宋体" w:eastAsia="宋体"/>
      <w:sz w:val="18"/>
      <w:szCs w:val="18"/>
    </w:rPr>
  </w:style>
  <w:style w:type="paragraph" w:styleId="6">
    <w:name w:val="annotation text"/>
    <w:basedOn w:val="1"/>
    <w:link w:val="56"/>
    <w:autoRedefine/>
    <w:qFormat/>
    <w:uiPriority w:val="99"/>
    <w:pPr>
      <w:jc w:val="left"/>
    </w:pPr>
    <w:rPr>
      <w:rFonts w:ascii="Times New Roman" w:hAnsi="Times New Roman" w:eastAsia="宋体" w:cs="Times New Roman"/>
      <w:szCs w:val="24"/>
      <w:lang w:val="zh-CN"/>
    </w:rPr>
  </w:style>
  <w:style w:type="paragraph" w:styleId="7">
    <w:name w:val="Body Text"/>
    <w:basedOn w:val="1"/>
    <w:uiPriority w:val="0"/>
    <w:pPr>
      <w:spacing w:after="120"/>
    </w:pPr>
  </w:style>
  <w:style w:type="paragraph" w:styleId="8">
    <w:name w:val="Balloon Text"/>
    <w:basedOn w:val="1"/>
    <w:link w:val="54"/>
    <w:autoRedefine/>
    <w:semiHidden/>
    <w:unhideWhenUsed/>
    <w:qFormat/>
    <w:uiPriority w:val="99"/>
    <w:rPr>
      <w:sz w:val="18"/>
      <w:szCs w:val="18"/>
    </w:rPr>
  </w:style>
  <w:style w:type="paragraph" w:styleId="9">
    <w:name w:val="footer"/>
    <w:basedOn w:val="1"/>
    <w:link w:val="17"/>
    <w:autoRedefine/>
    <w:unhideWhenUsed/>
    <w:qFormat/>
    <w:uiPriority w:val="99"/>
    <w:pPr>
      <w:tabs>
        <w:tab w:val="center" w:pos="4153"/>
        <w:tab w:val="right" w:pos="8306"/>
      </w:tabs>
      <w:snapToGrid w:val="0"/>
      <w:jc w:val="left"/>
    </w:pPr>
    <w:rPr>
      <w:sz w:val="18"/>
      <w:szCs w:val="18"/>
    </w:rPr>
  </w:style>
  <w:style w:type="paragraph" w:styleId="10">
    <w:name w:val="header"/>
    <w:basedOn w:val="1"/>
    <w:link w:val="16"/>
    <w:autoRedefine/>
    <w:unhideWhenUsed/>
    <w:qFormat/>
    <w:uiPriority w:val="99"/>
    <w:pPr>
      <w:tabs>
        <w:tab w:val="center" w:pos="4153"/>
        <w:tab w:val="right" w:pos="8306"/>
      </w:tabs>
      <w:snapToGrid w:val="0"/>
      <w:jc w:val="center"/>
    </w:pPr>
    <w:rPr>
      <w:sz w:val="18"/>
      <w:szCs w:val="18"/>
    </w:rPr>
  </w:style>
  <w:style w:type="paragraph" w:styleId="11">
    <w:name w:val="annotation subject"/>
    <w:basedOn w:val="6"/>
    <w:next w:val="6"/>
    <w:link w:val="71"/>
    <w:semiHidden/>
    <w:unhideWhenUsed/>
    <w:uiPriority w:val="99"/>
    <w:rPr>
      <w:rFonts w:asciiTheme="minorHAnsi" w:hAnsiTheme="minorHAnsi" w:eastAsiaTheme="minorEastAsia" w:cstheme="minorBidi"/>
      <w:b/>
      <w:bCs/>
      <w:szCs w:val="22"/>
      <w:lang w:val="en-US"/>
    </w:rPr>
  </w:style>
  <w:style w:type="table" w:styleId="13">
    <w:name w:val="Table Grid"/>
    <w:basedOn w:val="12"/>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annotation reference"/>
    <w:autoRedefine/>
    <w:qFormat/>
    <w:uiPriority w:val="99"/>
    <w:rPr>
      <w:sz w:val="21"/>
      <w:szCs w:val="21"/>
    </w:rPr>
  </w:style>
  <w:style w:type="character" w:customStyle="1" w:styleId="16">
    <w:name w:val="页眉 字符"/>
    <w:basedOn w:val="14"/>
    <w:link w:val="10"/>
    <w:autoRedefine/>
    <w:qFormat/>
    <w:uiPriority w:val="99"/>
    <w:rPr>
      <w:sz w:val="18"/>
      <w:szCs w:val="18"/>
    </w:rPr>
  </w:style>
  <w:style w:type="character" w:customStyle="1" w:styleId="17">
    <w:name w:val="页脚 字符"/>
    <w:basedOn w:val="14"/>
    <w:link w:val="9"/>
    <w:autoRedefine/>
    <w:qFormat/>
    <w:uiPriority w:val="99"/>
    <w:rPr>
      <w:sz w:val="18"/>
      <w:szCs w:val="18"/>
    </w:rPr>
  </w:style>
  <w:style w:type="paragraph" w:customStyle="1" w:styleId="18">
    <w:name w:val="段5#"/>
    <w:basedOn w:val="1"/>
    <w:link w:val="21"/>
    <w:autoRedefine/>
    <w:qFormat/>
    <w:uiPriority w:val="0"/>
    <w:pPr>
      <w:spacing w:line="360" w:lineRule="auto"/>
      <w:ind w:firstLine="200" w:firstLineChars="200"/>
    </w:pPr>
    <w:rPr>
      <w:rFonts w:ascii="Times New Roman" w:hAnsi="Times New Roman" w:eastAsia="宋体" w:cs="Times New Roman"/>
      <w:sz w:val="24"/>
      <w:szCs w:val="21"/>
    </w:rPr>
  </w:style>
  <w:style w:type="paragraph" w:customStyle="1" w:styleId="19">
    <w:name w:val="标题1 5#"/>
    <w:basedOn w:val="18"/>
    <w:next w:val="18"/>
    <w:link w:val="22"/>
    <w:autoRedefine/>
    <w:qFormat/>
    <w:uiPriority w:val="0"/>
    <w:pPr>
      <w:tabs>
        <w:tab w:val="left" w:pos="340"/>
      </w:tabs>
      <w:spacing w:beforeLines="50" w:afterLines="50"/>
      <w:ind w:firstLine="0" w:firstLineChars="0"/>
      <w:outlineLvl w:val="0"/>
    </w:pPr>
    <w:rPr>
      <w:rFonts w:ascii="Arial" w:hAnsi="Arial" w:eastAsia="黑体"/>
    </w:rPr>
  </w:style>
  <w:style w:type="paragraph" w:customStyle="1" w:styleId="20">
    <w:name w:val="目录、标题"/>
    <w:basedOn w:val="1"/>
    <w:autoRedefine/>
    <w:qFormat/>
    <w:uiPriority w:val="0"/>
    <w:pPr>
      <w:spacing w:beforeLines="200" w:afterLines="50" w:line="360" w:lineRule="exact"/>
      <w:jc w:val="center"/>
    </w:pPr>
    <w:rPr>
      <w:rFonts w:ascii="Arial" w:hAnsi="Arial" w:eastAsia="黑体" w:cs="Times New Roman"/>
      <w:sz w:val="32"/>
      <w:szCs w:val="24"/>
    </w:rPr>
  </w:style>
  <w:style w:type="character" w:customStyle="1" w:styleId="21">
    <w:name w:val="段5# Char Char"/>
    <w:link w:val="18"/>
    <w:autoRedefine/>
    <w:qFormat/>
    <w:uiPriority w:val="0"/>
    <w:rPr>
      <w:rFonts w:ascii="Times New Roman" w:hAnsi="Times New Roman" w:eastAsia="宋体" w:cs="Times New Roman"/>
      <w:sz w:val="24"/>
      <w:szCs w:val="21"/>
    </w:rPr>
  </w:style>
  <w:style w:type="character" w:customStyle="1" w:styleId="22">
    <w:name w:val="标题1 5# Char Char"/>
    <w:link w:val="19"/>
    <w:autoRedefine/>
    <w:qFormat/>
    <w:uiPriority w:val="0"/>
    <w:rPr>
      <w:rFonts w:ascii="Arial" w:hAnsi="Arial" w:eastAsia="黑体" w:cs="Times New Roman"/>
      <w:sz w:val="24"/>
      <w:szCs w:val="21"/>
    </w:rPr>
  </w:style>
  <w:style w:type="paragraph" w:customStyle="1" w:styleId="23">
    <w:name w:val="标题2 5#"/>
    <w:basedOn w:val="18"/>
    <w:next w:val="18"/>
    <w:link w:val="24"/>
    <w:autoRedefine/>
    <w:qFormat/>
    <w:uiPriority w:val="0"/>
    <w:pPr>
      <w:tabs>
        <w:tab w:val="left" w:pos="567"/>
      </w:tabs>
      <w:ind w:firstLine="0" w:firstLineChars="0"/>
      <w:outlineLvl w:val="1"/>
    </w:pPr>
    <w:rPr>
      <w:rFonts w:ascii="Arial" w:hAnsi="Arial" w:eastAsia="黑体"/>
    </w:rPr>
  </w:style>
  <w:style w:type="character" w:customStyle="1" w:styleId="24">
    <w:name w:val="标题2 5# Char Char"/>
    <w:link w:val="23"/>
    <w:autoRedefine/>
    <w:qFormat/>
    <w:uiPriority w:val="0"/>
    <w:rPr>
      <w:rFonts w:ascii="Arial" w:hAnsi="Arial" w:eastAsia="黑体" w:cs="Times New Roman"/>
      <w:sz w:val="24"/>
      <w:szCs w:val="21"/>
    </w:rPr>
  </w:style>
  <w:style w:type="paragraph" w:customStyle="1" w:styleId="25">
    <w:name w:val="char2"/>
    <w:basedOn w:val="1"/>
    <w:autoRedefine/>
    <w:qFormat/>
    <w:uiPriority w:val="0"/>
    <w:pPr>
      <w:adjustRightInd w:val="0"/>
      <w:jc w:val="center"/>
      <w:textAlignment w:val="baseline"/>
    </w:pPr>
    <w:rPr>
      <w:rFonts w:ascii="Calibri" w:hAnsi="Calibri" w:eastAsia="宋体" w:cs="Calibri"/>
      <w:kern w:val="28"/>
      <w:szCs w:val="21"/>
    </w:rPr>
  </w:style>
  <w:style w:type="paragraph" w:customStyle="1" w:styleId="26">
    <w:name w:val="表正文"/>
    <w:basedOn w:val="18"/>
    <w:next w:val="18"/>
    <w:link w:val="28"/>
    <w:autoRedefine/>
    <w:qFormat/>
    <w:uiPriority w:val="0"/>
    <w:pPr>
      <w:numPr>
        <w:ilvl w:val="0"/>
        <w:numId w:val="3"/>
      </w:numPr>
      <w:ind w:firstLine="0" w:firstLineChars="0"/>
      <w:jc w:val="center"/>
    </w:pPr>
    <w:rPr>
      <w:rFonts w:ascii="Arial" w:hAnsi="Arial" w:eastAsia="黑体"/>
    </w:rPr>
  </w:style>
  <w:style w:type="paragraph" w:customStyle="1" w:styleId="27">
    <w:name w:val="表续正文"/>
    <w:basedOn w:val="26"/>
    <w:next w:val="18"/>
    <w:autoRedefine/>
    <w:qFormat/>
    <w:uiPriority w:val="0"/>
    <w:pPr>
      <w:numPr>
        <w:ilvl w:val="1"/>
      </w:numPr>
      <w:tabs>
        <w:tab w:val="left" w:pos="360"/>
      </w:tabs>
    </w:pPr>
  </w:style>
  <w:style w:type="character" w:customStyle="1" w:styleId="28">
    <w:name w:val="表正文 Char"/>
    <w:link w:val="26"/>
    <w:autoRedefine/>
    <w:qFormat/>
    <w:uiPriority w:val="0"/>
    <w:rPr>
      <w:rFonts w:ascii="Arial" w:hAnsi="Arial" w:eastAsia="黑体" w:cs="Times New Roman"/>
      <w:sz w:val="24"/>
      <w:szCs w:val="21"/>
    </w:rPr>
  </w:style>
  <w:style w:type="paragraph" w:customStyle="1" w:styleId="29">
    <w:name w:val="正文0"/>
    <w:link w:val="30"/>
    <w:autoRedefine/>
    <w:qFormat/>
    <w:uiPriority w:val="0"/>
    <w:pPr>
      <w:spacing w:line="500" w:lineRule="exact"/>
      <w:ind w:firstLine="560" w:firstLineChars="200"/>
    </w:pPr>
    <w:rPr>
      <w:rFonts w:ascii="Calibri" w:hAnsi="Calibri" w:eastAsia="宋体" w:cs="Calibri"/>
      <w:kern w:val="2"/>
      <w:sz w:val="28"/>
      <w:szCs w:val="28"/>
      <w:lang w:val="en-US" w:eastAsia="zh-CN" w:bidi="ar-SA"/>
    </w:rPr>
  </w:style>
  <w:style w:type="character" w:customStyle="1" w:styleId="30">
    <w:name w:val="正文0 Char"/>
    <w:link w:val="29"/>
    <w:autoRedefine/>
    <w:qFormat/>
    <w:uiPriority w:val="0"/>
    <w:rPr>
      <w:rFonts w:ascii="Calibri" w:hAnsi="Calibri" w:eastAsia="宋体" w:cs="Calibri"/>
      <w:sz w:val="28"/>
      <w:szCs w:val="28"/>
    </w:rPr>
  </w:style>
  <w:style w:type="paragraph" w:styleId="31">
    <w:name w:val="List Paragraph"/>
    <w:basedOn w:val="1"/>
    <w:link w:val="72"/>
    <w:autoRedefine/>
    <w:qFormat/>
    <w:uiPriority w:val="34"/>
    <w:pPr>
      <w:ind w:firstLine="420" w:firstLineChars="200"/>
    </w:pPr>
  </w:style>
  <w:style w:type="character" w:customStyle="1" w:styleId="32">
    <w:name w:val="标题 1 字符"/>
    <w:basedOn w:val="14"/>
    <w:link w:val="2"/>
    <w:autoRedefine/>
    <w:qFormat/>
    <w:uiPriority w:val="0"/>
    <w:rPr>
      <w:rFonts w:ascii="Calibri" w:hAnsi="Calibri" w:eastAsia="黑体" w:cs="Times New Roman"/>
      <w:kern w:val="28"/>
      <w:sz w:val="28"/>
      <w:szCs w:val="28"/>
    </w:rPr>
  </w:style>
  <w:style w:type="paragraph" w:customStyle="1" w:styleId="33">
    <w:name w:val="标题3 5#"/>
    <w:basedOn w:val="23"/>
    <w:next w:val="18"/>
    <w:link w:val="65"/>
    <w:autoRedefine/>
    <w:qFormat/>
    <w:uiPriority w:val="0"/>
    <w:pPr>
      <w:tabs>
        <w:tab w:val="left" w:pos="765"/>
        <w:tab w:val="clear" w:pos="567"/>
      </w:tabs>
      <w:outlineLvl w:val="2"/>
    </w:pPr>
  </w:style>
  <w:style w:type="paragraph" w:customStyle="1" w:styleId="34">
    <w:name w:val="标题4 5#"/>
    <w:basedOn w:val="33"/>
    <w:next w:val="18"/>
    <w:autoRedefine/>
    <w:qFormat/>
    <w:uiPriority w:val="0"/>
    <w:pPr>
      <w:tabs>
        <w:tab w:val="left" w:pos="964"/>
        <w:tab w:val="clear" w:pos="765"/>
      </w:tabs>
      <w:outlineLvl w:val="3"/>
    </w:pPr>
  </w:style>
  <w:style w:type="paragraph" w:customStyle="1" w:styleId="35">
    <w:name w:val="标题5 5#"/>
    <w:basedOn w:val="34"/>
    <w:next w:val="18"/>
    <w:autoRedefine/>
    <w:qFormat/>
    <w:uiPriority w:val="0"/>
    <w:pPr>
      <w:tabs>
        <w:tab w:val="left" w:pos="1134"/>
        <w:tab w:val="clear" w:pos="964"/>
      </w:tabs>
      <w:outlineLvl w:val="4"/>
    </w:pPr>
  </w:style>
  <w:style w:type="paragraph" w:customStyle="1" w:styleId="36">
    <w:name w:val="标题6 5#"/>
    <w:basedOn w:val="35"/>
    <w:next w:val="18"/>
    <w:autoRedefine/>
    <w:qFormat/>
    <w:uiPriority w:val="0"/>
    <w:pPr>
      <w:tabs>
        <w:tab w:val="left" w:pos="1304"/>
        <w:tab w:val="clear" w:pos="1134"/>
      </w:tabs>
      <w:outlineLvl w:val="5"/>
    </w:pPr>
  </w:style>
  <w:style w:type="table" w:customStyle="1" w:styleId="37">
    <w:name w:val="网格型9"/>
    <w:basedOn w:val="12"/>
    <w:autoRedefine/>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8">
    <w:name w:val="biaoliebiao"/>
    <w:basedOn w:val="1"/>
    <w:link w:val="39"/>
    <w:autoRedefine/>
    <w:qFormat/>
    <w:uiPriority w:val="0"/>
    <w:pPr>
      <w:adjustRightInd w:val="0"/>
      <w:jc w:val="center"/>
      <w:textAlignment w:val="baseline"/>
    </w:pPr>
    <w:rPr>
      <w:rFonts w:ascii="Calibri" w:hAnsi="Calibri" w:eastAsia="黑体" w:cs="Times New Roman"/>
      <w:kern w:val="28"/>
      <w:szCs w:val="21"/>
    </w:rPr>
  </w:style>
  <w:style w:type="character" w:customStyle="1" w:styleId="39">
    <w:name w:val="biaoliebiao Char"/>
    <w:basedOn w:val="14"/>
    <w:link w:val="38"/>
    <w:autoRedefine/>
    <w:qFormat/>
    <w:uiPriority w:val="0"/>
    <w:rPr>
      <w:rFonts w:ascii="Calibri" w:hAnsi="Calibri" w:eastAsia="黑体" w:cs="Times New Roman"/>
      <w:kern w:val="28"/>
      <w:szCs w:val="21"/>
    </w:rPr>
  </w:style>
  <w:style w:type="paragraph" w:customStyle="1" w:styleId="40">
    <w:name w:val="tumulu"/>
    <w:basedOn w:val="1"/>
    <w:link w:val="41"/>
    <w:autoRedefine/>
    <w:qFormat/>
    <w:uiPriority w:val="0"/>
    <w:pPr>
      <w:adjustRightInd w:val="0"/>
      <w:jc w:val="center"/>
      <w:textAlignment w:val="baseline"/>
    </w:pPr>
    <w:rPr>
      <w:rFonts w:ascii="Calibri" w:hAnsi="Calibri" w:eastAsia="黑体" w:cs="Times New Roman"/>
      <w:kern w:val="28"/>
      <w:szCs w:val="21"/>
    </w:rPr>
  </w:style>
  <w:style w:type="character" w:customStyle="1" w:styleId="41">
    <w:name w:val="tumulu Char"/>
    <w:basedOn w:val="14"/>
    <w:link w:val="40"/>
    <w:autoRedefine/>
    <w:qFormat/>
    <w:uiPriority w:val="0"/>
    <w:rPr>
      <w:rFonts w:ascii="Calibri" w:hAnsi="Calibri" w:eastAsia="黑体" w:cs="Times New Roman"/>
      <w:kern w:val="28"/>
      <w:szCs w:val="21"/>
    </w:rPr>
  </w:style>
  <w:style w:type="paragraph" w:customStyle="1" w:styleId="42">
    <w:name w:val="正文图题5#"/>
    <w:next w:val="18"/>
    <w:link w:val="43"/>
    <w:autoRedefine/>
    <w:qFormat/>
    <w:uiPriority w:val="0"/>
    <w:pPr>
      <w:numPr>
        <w:ilvl w:val="0"/>
        <w:numId w:val="4"/>
      </w:numPr>
      <w:spacing w:line="360" w:lineRule="exact"/>
      <w:jc w:val="center"/>
    </w:pPr>
    <w:rPr>
      <w:rFonts w:ascii="Arial" w:hAnsi="Arial" w:eastAsia="黑体" w:cs="Times New Roman"/>
      <w:kern w:val="2"/>
      <w:sz w:val="24"/>
      <w:szCs w:val="21"/>
      <w:lang w:val="en-US" w:eastAsia="zh-CN" w:bidi="ar-SA"/>
    </w:rPr>
  </w:style>
  <w:style w:type="character" w:customStyle="1" w:styleId="43">
    <w:name w:val="正文图题5# Char Char"/>
    <w:link w:val="42"/>
    <w:autoRedefine/>
    <w:qFormat/>
    <w:uiPriority w:val="0"/>
    <w:rPr>
      <w:rFonts w:ascii="Arial" w:hAnsi="Arial" w:eastAsia="黑体" w:cs="Times New Roman"/>
      <w:sz w:val="24"/>
      <w:szCs w:val="21"/>
    </w:rPr>
  </w:style>
  <w:style w:type="paragraph" w:customStyle="1" w:styleId="44">
    <w:name w:val="附录A表题5#"/>
    <w:next w:val="18"/>
    <w:autoRedefine/>
    <w:qFormat/>
    <w:uiPriority w:val="0"/>
    <w:pPr>
      <w:numPr>
        <w:ilvl w:val="7"/>
        <w:numId w:val="5"/>
      </w:numPr>
      <w:jc w:val="center"/>
    </w:pPr>
    <w:rPr>
      <w:rFonts w:ascii="Arial" w:hAnsi="Arial" w:eastAsia="黑体" w:cs="Times New Roman"/>
      <w:kern w:val="2"/>
      <w:sz w:val="24"/>
      <w:szCs w:val="21"/>
      <w:lang w:val="en-US" w:eastAsia="zh-CN" w:bidi="ar-SA"/>
    </w:rPr>
  </w:style>
  <w:style w:type="paragraph" w:customStyle="1" w:styleId="45">
    <w:name w:val="附录标识5#"/>
    <w:next w:val="46"/>
    <w:link w:val="51"/>
    <w:autoRedefine/>
    <w:qFormat/>
    <w:uiPriority w:val="0"/>
    <w:pPr>
      <w:numPr>
        <w:ilvl w:val="0"/>
        <w:numId w:val="5"/>
      </w:numPr>
      <w:spacing w:beforeLines="50" w:afterLines="50" w:line="360" w:lineRule="exact"/>
      <w:jc w:val="center"/>
      <w:outlineLvl w:val="0"/>
    </w:pPr>
    <w:rPr>
      <w:rFonts w:ascii="Times New Roman" w:hAnsi="Times New Roman" w:eastAsia="黑体" w:cs="Times New Roman"/>
      <w:kern w:val="2"/>
      <w:sz w:val="24"/>
      <w:szCs w:val="21"/>
      <w:lang w:val="en-US" w:eastAsia="zh-CN" w:bidi="ar-SA"/>
    </w:rPr>
  </w:style>
  <w:style w:type="paragraph" w:customStyle="1" w:styleId="46">
    <w:name w:val="附录性质"/>
    <w:basedOn w:val="18"/>
    <w:next w:val="47"/>
    <w:autoRedefine/>
    <w:qFormat/>
    <w:uiPriority w:val="0"/>
    <w:pPr>
      <w:ind w:firstLine="0" w:firstLineChars="0"/>
      <w:jc w:val="center"/>
    </w:pPr>
    <w:rPr>
      <w:rFonts w:eastAsia="黑体"/>
    </w:rPr>
  </w:style>
  <w:style w:type="paragraph" w:customStyle="1" w:styleId="47">
    <w:name w:val="附录标题15#"/>
    <w:next w:val="18"/>
    <w:autoRedefine/>
    <w:qFormat/>
    <w:uiPriority w:val="0"/>
    <w:pPr>
      <w:numPr>
        <w:ilvl w:val="3"/>
        <w:numId w:val="5"/>
      </w:numPr>
      <w:tabs>
        <w:tab w:val="left" w:pos="510"/>
        <w:tab w:val="clear" w:pos="964"/>
      </w:tabs>
      <w:spacing w:beforeLines="50" w:afterLines="50" w:line="360" w:lineRule="exact"/>
      <w:outlineLvl w:val="1"/>
    </w:pPr>
    <w:rPr>
      <w:rFonts w:ascii="Arial" w:hAnsi="Arial" w:eastAsia="黑体" w:cs="Times New Roman"/>
      <w:kern w:val="2"/>
      <w:sz w:val="24"/>
      <w:szCs w:val="21"/>
      <w:lang w:val="en-US" w:eastAsia="zh-CN" w:bidi="ar-SA"/>
    </w:rPr>
  </w:style>
  <w:style w:type="paragraph" w:customStyle="1" w:styleId="48">
    <w:name w:val="附录标题65#"/>
    <w:next w:val="18"/>
    <w:autoRedefine/>
    <w:qFormat/>
    <w:uiPriority w:val="0"/>
    <w:pPr>
      <w:numPr>
        <w:ilvl w:val="6"/>
        <w:numId w:val="5"/>
      </w:numPr>
      <w:spacing w:line="360" w:lineRule="exact"/>
      <w:outlineLvl w:val="6"/>
    </w:pPr>
    <w:rPr>
      <w:rFonts w:ascii="Arial" w:hAnsi="Arial" w:eastAsia="黑体" w:cs="Times New Roman"/>
      <w:kern w:val="2"/>
      <w:sz w:val="24"/>
      <w:szCs w:val="21"/>
      <w:lang w:val="en-US" w:eastAsia="zh-CN" w:bidi="ar-SA"/>
    </w:rPr>
  </w:style>
  <w:style w:type="paragraph" w:customStyle="1" w:styleId="49">
    <w:name w:val="附录标题25#"/>
    <w:basedOn w:val="1"/>
    <w:next w:val="18"/>
    <w:autoRedefine/>
    <w:qFormat/>
    <w:uiPriority w:val="0"/>
    <w:pPr>
      <w:numPr>
        <w:ilvl w:val="2"/>
        <w:numId w:val="5"/>
      </w:numPr>
      <w:outlineLvl w:val="2"/>
    </w:pPr>
    <w:rPr>
      <w:rFonts w:ascii="Arial" w:hAnsi="Arial" w:eastAsia="黑体" w:cs="Times New Roman"/>
      <w:sz w:val="24"/>
      <w:szCs w:val="24"/>
    </w:rPr>
  </w:style>
  <w:style w:type="paragraph" w:customStyle="1" w:styleId="50">
    <w:name w:val="附录A图题5#"/>
    <w:next w:val="18"/>
    <w:autoRedefine/>
    <w:qFormat/>
    <w:uiPriority w:val="0"/>
    <w:pPr>
      <w:numPr>
        <w:ilvl w:val="8"/>
        <w:numId w:val="5"/>
      </w:numPr>
      <w:jc w:val="center"/>
    </w:pPr>
    <w:rPr>
      <w:rFonts w:ascii="Arial" w:hAnsi="Arial" w:eastAsia="黑体" w:cs="Times New Roman"/>
      <w:kern w:val="2"/>
      <w:sz w:val="24"/>
      <w:szCs w:val="24"/>
      <w:lang w:val="en-US" w:eastAsia="zh-CN" w:bidi="ar-SA"/>
    </w:rPr>
  </w:style>
  <w:style w:type="character" w:customStyle="1" w:styleId="51">
    <w:name w:val="附录标识5# Char Char"/>
    <w:link w:val="45"/>
    <w:autoRedefine/>
    <w:qFormat/>
    <w:uiPriority w:val="0"/>
    <w:rPr>
      <w:rFonts w:ascii="Times New Roman" w:hAnsi="Times New Roman" w:eastAsia="黑体" w:cs="Times New Roman"/>
      <w:sz w:val="24"/>
      <w:szCs w:val="21"/>
    </w:rPr>
  </w:style>
  <w:style w:type="character" w:customStyle="1" w:styleId="52">
    <w:name w:val="文档结构图 字符"/>
    <w:basedOn w:val="14"/>
    <w:link w:val="5"/>
    <w:autoRedefine/>
    <w:semiHidden/>
    <w:qFormat/>
    <w:uiPriority w:val="99"/>
    <w:rPr>
      <w:rFonts w:ascii="宋体" w:eastAsia="宋体"/>
      <w:kern w:val="2"/>
      <w:sz w:val="18"/>
      <w:szCs w:val="18"/>
    </w:rPr>
  </w:style>
  <w:style w:type="paragraph" w:customStyle="1" w:styleId="53">
    <w:name w:val="修订1"/>
    <w:autoRedefine/>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54">
    <w:name w:val="批注框文本 字符"/>
    <w:basedOn w:val="14"/>
    <w:link w:val="8"/>
    <w:autoRedefine/>
    <w:semiHidden/>
    <w:qFormat/>
    <w:uiPriority w:val="99"/>
    <w:rPr>
      <w:kern w:val="2"/>
      <w:sz w:val="18"/>
      <w:szCs w:val="18"/>
    </w:rPr>
  </w:style>
  <w:style w:type="character" w:customStyle="1" w:styleId="55">
    <w:name w:val="批注文字 字符"/>
    <w:basedOn w:val="14"/>
    <w:autoRedefine/>
    <w:semiHidden/>
    <w:qFormat/>
    <w:uiPriority w:val="99"/>
    <w:rPr>
      <w:kern w:val="2"/>
      <w:sz w:val="21"/>
      <w:szCs w:val="22"/>
    </w:rPr>
  </w:style>
  <w:style w:type="character" w:customStyle="1" w:styleId="56">
    <w:name w:val="批注文字 字符1"/>
    <w:link w:val="6"/>
    <w:autoRedefine/>
    <w:qFormat/>
    <w:uiPriority w:val="99"/>
    <w:rPr>
      <w:rFonts w:ascii="Times New Roman" w:hAnsi="Times New Roman" w:eastAsia="宋体" w:cs="Times New Roman"/>
      <w:kern w:val="2"/>
      <w:sz w:val="21"/>
      <w:szCs w:val="24"/>
      <w:lang w:val="zh-CN" w:eastAsia="zh-CN"/>
    </w:rPr>
  </w:style>
  <w:style w:type="character" w:customStyle="1" w:styleId="57">
    <w:name w:val="题注 字符"/>
    <w:link w:val="4"/>
    <w:autoRedefine/>
    <w:qFormat/>
    <w:uiPriority w:val="0"/>
    <w:rPr>
      <w:rFonts w:ascii="Cambria" w:hAnsi="Cambria" w:eastAsia="黑体"/>
      <w:sz w:val="21"/>
      <w:lang w:val="zh-CN"/>
    </w:rPr>
  </w:style>
  <w:style w:type="paragraph" w:customStyle="1" w:styleId="58">
    <w:name w:val="正文1"/>
    <w:basedOn w:val="1"/>
    <w:link w:val="59"/>
    <w:autoRedefine/>
    <w:qFormat/>
    <w:uiPriority w:val="0"/>
    <w:pPr>
      <w:widowControl/>
      <w:autoSpaceDE w:val="0"/>
      <w:autoSpaceDN w:val="0"/>
      <w:adjustRightInd w:val="0"/>
      <w:snapToGrid w:val="0"/>
      <w:spacing w:line="420" w:lineRule="exact"/>
      <w:ind w:firstLine="200" w:firstLineChars="200"/>
    </w:pPr>
    <w:rPr>
      <w:rFonts w:ascii="宋体" w:hAnsi="宋体" w:eastAsia="宋体" w:cs="Times New Roman"/>
      <w:kern w:val="0"/>
      <w:sz w:val="24"/>
      <w:szCs w:val="20"/>
      <w:lang w:val="zh-CN"/>
    </w:rPr>
  </w:style>
  <w:style w:type="character" w:customStyle="1" w:styleId="59">
    <w:name w:val="正文 Char"/>
    <w:link w:val="58"/>
    <w:autoRedefine/>
    <w:qFormat/>
    <w:uiPriority w:val="0"/>
    <w:rPr>
      <w:rFonts w:ascii="宋体" w:hAnsi="宋体" w:eastAsia="宋体" w:cs="Times New Roman"/>
      <w:sz w:val="24"/>
      <w:lang w:val="zh-CN" w:eastAsia="zh-CN"/>
    </w:rPr>
  </w:style>
  <w:style w:type="paragraph" w:customStyle="1" w:styleId="60">
    <w:name w:val="正 文"/>
    <w:basedOn w:val="1"/>
    <w:link w:val="61"/>
    <w:autoRedefine/>
    <w:qFormat/>
    <w:uiPriority w:val="0"/>
    <w:pPr>
      <w:spacing w:line="420" w:lineRule="exact"/>
      <w:ind w:firstLine="200" w:firstLineChars="200"/>
      <w:jc w:val="left"/>
    </w:pPr>
    <w:rPr>
      <w:rFonts w:ascii="宋体" w:hAnsi="宋体" w:eastAsia="宋体" w:cs="宋体"/>
      <w:sz w:val="24"/>
      <w:szCs w:val="24"/>
    </w:rPr>
  </w:style>
  <w:style w:type="character" w:customStyle="1" w:styleId="61">
    <w:name w:val="正 文 Char"/>
    <w:basedOn w:val="14"/>
    <w:link w:val="60"/>
    <w:autoRedefine/>
    <w:qFormat/>
    <w:uiPriority w:val="0"/>
    <w:rPr>
      <w:rFonts w:ascii="宋体" w:hAnsi="宋体" w:eastAsia="宋体" w:cs="宋体"/>
      <w:kern w:val="2"/>
      <w:sz w:val="24"/>
      <w:szCs w:val="24"/>
    </w:rPr>
  </w:style>
  <w:style w:type="paragraph" w:customStyle="1" w:styleId="62">
    <w:name w:val="表格"/>
    <w:basedOn w:val="60"/>
    <w:autoRedefine/>
    <w:qFormat/>
    <w:uiPriority w:val="0"/>
    <w:pPr>
      <w:spacing w:line="240" w:lineRule="auto"/>
      <w:ind w:firstLine="0" w:firstLineChars="0"/>
      <w:jc w:val="center"/>
    </w:pPr>
    <w:rPr>
      <w:sz w:val="18"/>
    </w:rPr>
  </w:style>
  <w:style w:type="paragraph" w:customStyle="1" w:styleId="63">
    <w:name w:val="字母列项5#"/>
    <w:link w:val="66"/>
    <w:autoRedefine/>
    <w:qFormat/>
    <w:uiPriority w:val="0"/>
    <w:pPr>
      <w:widowControl w:val="0"/>
      <w:numPr>
        <w:ilvl w:val="0"/>
        <w:numId w:val="6"/>
      </w:numPr>
      <w:spacing w:line="360" w:lineRule="auto"/>
    </w:pPr>
    <w:rPr>
      <w:rFonts w:ascii="Times New Roman" w:hAnsi="Times New Roman" w:eastAsia="宋体" w:cs="Times New Roman"/>
      <w:kern w:val="2"/>
      <w:sz w:val="24"/>
      <w:szCs w:val="21"/>
      <w:lang w:val="en-US" w:eastAsia="zh-CN" w:bidi="ar-SA"/>
    </w:rPr>
  </w:style>
  <w:style w:type="paragraph" w:customStyle="1" w:styleId="64">
    <w:name w:val="列项（一级）"/>
    <w:basedOn w:val="1"/>
    <w:next w:val="31"/>
    <w:autoRedefine/>
    <w:qFormat/>
    <w:uiPriority w:val="0"/>
    <w:pPr>
      <w:numPr>
        <w:ilvl w:val="0"/>
        <w:numId w:val="7"/>
      </w:numPr>
      <w:spacing w:line="420" w:lineRule="exact"/>
      <w:jc w:val="left"/>
    </w:pPr>
    <w:rPr>
      <w:rFonts w:ascii="黑体" w:hAnsi="黑体" w:eastAsia="黑体" w:cs="Times New Roman"/>
      <w:sz w:val="24"/>
      <w:szCs w:val="24"/>
      <w:lang w:val="zh-CN"/>
    </w:rPr>
  </w:style>
  <w:style w:type="character" w:customStyle="1" w:styleId="65">
    <w:name w:val="标题3 5# Char Char"/>
    <w:link w:val="33"/>
    <w:autoRedefine/>
    <w:qFormat/>
    <w:uiPriority w:val="0"/>
    <w:rPr>
      <w:rFonts w:ascii="Arial" w:hAnsi="Arial" w:eastAsia="黑体" w:cs="Times New Roman"/>
      <w:kern w:val="2"/>
      <w:sz w:val="24"/>
      <w:szCs w:val="21"/>
    </w:rPr>
  </w:style>
  <w:style w:type="character" w:customStyle="1" w:styleId="66">
    <w:name w:val="字母列项5# Char Char"/>
    <w:link w:val="63"/>
    <w:autoRedefine/>
    <w:qFormat/>
    <w:uiPriority w:val="0"/>
    <w:rPr>
      <w:rFonts w:ascii="Times New Roman" w:hAnsi="Times New Roman" w:eastAsia="宋体" w:cs="Times New Roman"/>
      <w:kern w:val="2"/>
      <w:sz w:val="24"/>
      <w:szCs w:val="21"/>
    </w:rPr>
  </w:style>
  <w:style w:type="character" w:customStyle="1" w:styleId="67">
    <w:name w:val="列出段落 Char"/>
    <w:autoRedefine/>
    <w:qFormat/>
    <w:uiPriority w:val="0"/>
    <w:rPr>
      <w:rFonts w:ascii="Calibri" w:hAnsi="Calibri"/>
      <w:kern w:val="2"/>
      <w:sz w:val="21"/>
      <w:szCs w:val="22"/>
    </w:rPr>
  </w:style>
  <w:style w:type="character" w:customStyle="1" w:styleId="68">
    <w:name w:val="题注 Char"/>
    <w:autoRedefine/>
    <w:qFormat/>
    <w:uiPriority w:val="0"/>
    <w:rPr>
      <w:rFonts w:ascii="Cambria" w:hAnsi="Cambria" w:eastAsia="黑体"/>
      <w:sz w:val="21"/>
    </w:rPr>
  </w:style>
  <w:style w:type="paragraph" w:customStyle="1" w:styleId="69">
    <w:name w:val="表格内容"/>
    <w:basedOn w:val="1"/>
    <w:autoRedefine/>
    <w:qFormat/>
    <w:uiPriority w:val="0"/>
    <w:pPr>
      <w:autoSpaceDE w:val="0"/>
      <w:autoSpaceDN w:val="0"/>
      <w:spacing w:line="240" w:lineRule="exact"/>
      <w:jc w:val="center"/>
    </w:pPr>
    <w:rPr>
      <w:rFonts w:ascii="Calibri" w:hAnsi="Calibri"/>
      <w:szCs w:val="21"/>
    </w:rPr>
  </w:style>
  <w:style w:type="paragraph" w:customStyle="1" w:styleId="70">
    <w:name w:val="Revision"/>
    <w:hidden/>
    <w:unhideWhenUsed/>
    <w:uiPriority w:val="99"/>
    <w:rPr>
      <w:rFonts w:asciiTheme="minorHAnsi" w:hAnsiTheme="minorHAnsi" w:eastAsiaTheme="minorEastAsia" w:cstheme="minorBidi"/>
      <w:kern w:val="2"/>
      <w:sz w:val="21"/>
      <w:szCs w:val="22"/>
      <w:lang w:val="en-US" w:eastAsia="zh-CN" w:bidi="ar-SA"/>
    </w:rPr>
  </w:style>
  <w:style w:type="character" w:customStyle="1" w:styleId="71">
    <w:name w:val="批注主题 字符"/>
    <w:basedOn w:val="56"/>
    <w:link w:val="11"/>
    <w:semiHidden/>
    <w:uiPriority w:val="99"/>
    <w:rPr>
      <w:rFonts w:asciiTheme="minorHAnsi" w:hAnsiTheme="minorHAnsi" w:eastAsiaTheme="minorEastAsia" w:cstheme="minorBidi"/>
      <w:b/>
      <w:bCs/>
      <w:kern w:val="2"/>
      <w:sz w:val="21"/>
      <w:szCs w:val="22"/>
      <w:lang w:val="zh-CN" w:eastAsia="zh-CN"/>
    </w:rPr>
  </w:style>
  <w:style w:type="character" w:customStyle="1" w:styleId="72">
    <w:name w:val="列出段落 字符"/>
    <w:basedOn w:val="14"/>
    <w:link w:val="31"/>
    <w:qFormat/>
    <w:locked/>
    <w:uiPriority w:val="34"/>
    <w:rPr>
      <w:rFonts w:asciiTheme="minorHAnsi" w:hAnsiTheme="minorHAnsi" w:eastAsiaTheme="minorEastAsia" w:cstheme="minorBidi"/>
      <w:kern w:val="2"/>
      <w:sz w:val="21"/>
      <w:szCs w:val="22"/>
    </w:rPr>
  </w:style>
  <w:style w:type="paragraph" w:customStyle="1" w:styleId="73">
    <w:name w:val="段"/>
    <w:next w:val="1"/>
    <w:link w:val="74"/>
    <w:qFormat/>
    <w:uiPriority w:val="0"/>
    <w:pPr>
      <w:autoSpaceDE w:val="0"/>
      <w:autoSpaceDN w:val="0"/>
      <w:ind w:firstLine="397"/>
      <w:jc w:val="both"/>
    </w:pPr>
    <w:rPr>
      <w:rFonts w:ascii="宋体" w:hAnsi="Times New Roman" w:eastAsia="宋体" w:cs="Times New Roman"/>
      <w:sz w:val="21"/>
      <w:lang w:val="en-US" w:eastAsia="zh-CN" w:bidi="ar-SA"/>
    </w:rPr>
  </w:style>
  <w:style w:type="character" w:customStyle="1" w:styleId="74">
    <w:name w:val="段 Char1"/>
    <w:link w:val="73"/>
    <w:qFormat/>
    <w:uiPriority w:val="0"/>
    <w:rPr>
      <w:rFonts w:ascii="宋体"/>
      <w:sz w:val="21"/>
    </w:rPr>
  </w:style>
  <w:style w:type="paragraph" w:styleId="75">
    <w:name w:val="No Spacing"/>
    <w:basedOn w:val="1"/>
    <w:link w:val="76"/>
    <w:qFormat/>
    <w:uiPriority w:val="1"/>
    <w:pPr>
      <w:spacing w:line="440" w:lineRule="exact"/>
      <w:ind w:firstLine="480" w:firstLineChars="200"/>
      <w:jc w:val="left"/>
    </w:pPr>
    <w:rPr>
      <w:rFonts w:ascii="宋体" w:hAnsi="宋体" w:eastAsia="宋体" w:cs="Times New Roman"/>
      <w:sz w:val="24"/>
      <w:szCs w:val="24"/>
    </w:rPr>
  </w:style>
  <w:style w:type="character" w:customStyle="1" w:styleId="76">
    <w:name w:val="无间隔 字符"/>
    <w:link w:val="75"/>
    <w:qFormat/>
    <w:uiPriority w:val="1"/>
    <w:rPr>
      <w:rFonts w:ascii="宋体" w:hAnsi="宋体"/>
      <w:kern w:val="2"/>
      <w:sz w:val="24"/>
      <w:szCs w:val="24"/>
    </w:rPr>
  </w:style>
  <w:style w:type="paragraph" w:customStyle="1" w:styleId="77">
    <w:name w:val="标准文件_段"/>
    <w:link w:val="78"/>
    <w:qFormat/>
    <w:uiPriority w:val="0"/>
    <w:pPr>
      <w:autoSpaceDE w:val="0"/>
      <w:autoSpaceDN w:val="0"/>
      <w:adjustRightInd w:val="0"/>
      <w:snapToGrid w:val="0"/>
      <w:spacing w:line="276" w:lineRule="auto"/>
      <w:ind w:left="-105" w:leftChars="-50" w:right="-105" w:firstLine="428" w:firstLineChars="200"/>
      <w:jc w:val="both"/>
    </w:pPr>
    <w:rPr>
      <w:rFonts w:ascii="宋体" w:hAnsi="Times New Roman" w:eastAsia="宋体" w:cs="Times New Roman"/>
      <w:spacing w:val="2"/>
      <w:sz w:val="21"/>
      <w:lang w:val="en-US" w:eastAsia="zh-CN" w:bidi="ar-SA"/>
    </w:rPr>
  </w:style>
  <w:style w:type="character" w:customStyle="1" w:styleId="78">
    <w:name w:val="标准文件_段 Char"/>
    <w:link w:val="77"/>
    <w:qFormat/>
    <w:uiPriority w:val="0"/>
    <w:rPr>
      <w:rFonts w:ascii="宋体"/>
      <w:spacing w:val="2"/>
      <w:sz w:val="21"/>
    </w:rPr>
  </w:style>
  <w:style w:type="paragraph" w:customStyle="1" w:styleId="79">
    <w:name w:val="林辉宋--正文 22刷"/>
    <w:basedOn w:val="1"/>
    <w:link w:val="80"/>
    <w:qFormat/>
    <w:uiPriority w:val="0"/>
    <w:pPr>
      <w:adjustRightInd w:val="0"/>
      <w:snapToGrid w:val="0"/>
      <w:spacing w:line="440" w:lineRule="exact"/>
      <w:ind w:firstLine="200" w:firstLineChars="200"/>
      <w:jc w:val="center"/>
    </w:pPr>
    <w:rPr>
      <w:rFonts w:ascii="宋体" w:hAnsi="宋体" w:eastAsia="宋体" w:cs="Times New Roman"/>
      <w:snapToGrid w:val="0"/>
      <w:sz w:val="24"/>
      <w:szCs w:val="24"/>
    </w:rPr>
  </w:style>
  <w:style w:type="character" w:customStyle="1" w:styleId="80">
    <w:name w:val="林辉宋--正文 22刷 Char"/>
    <w:link w:val="79"/>
    <w:qFormat/>
    <w:uiPriority w:val="0"/>
    <w:rPr>
      <w:rFonts w:ascii="宋体" w:hAnsi="宋体"/>
      <w:snapToGrid w:val="0"/>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Microsoft_Visio_2003-2010___2.vsd"/><Relationship Id="rId8" Type="http://schemas.openxmlformats.org/officeDocument/2006/relationships/image" Target="media/image2.emf"/><Relationship Id="rId7" Type="http://schemas.openxmlformats.org/officeDocument/2006/relationships/oleObject" Target="embeddings/Microsoft_Visio_2003-2010___1.vsd"/><Relationship Id="rId6" Type="http://schemas.openxmlformats.org/officeDocument/2006/relationships/image" Target="media/image1.png"/><Relationship Id="rId52" Type="http://schemas.microsoft.com/office/2011/relationships/people" Target="people.xml"/><Relationship Id="rId51" Type="http://schemas.openxmlformats.org/officeDocument/2006/relationships/fontTable" Target="fontTable.xml"/><Relationship Id="rId50" Type="http://schemas.openxmlformats.org/officeDocument/2006/relationships/customXml" Target="../customXml/item2.xml"/><Relationship Id="rId5" Type="http://schemas.openxmlformats.org/officeDocument/2006/relationships/theme" Target="theme/theme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24.emf"/><Relationship Id="rId46" Type="http://schemas.openxmlformats.org/officeDocument/2006/relationships/oleObject" Target="embeddings/Microsoft_Visio_2003-2010___15.vsd"/><Relationship Id="rId45" Type="http://schemas.openxmlformats.org/officeDocument/2006/relationships/image" Target="media/image23.emf"/><Relationship Id="rId44" Type="http://schemas.openxmlformats.org/officeDocument/2006/relationships/oleObject" Target="embeddings/Microsoft_Visio_2003-2010___14.vsd"/><Relationship Id="rId43" Type="http://schemas.openxmlformats.org/officeDocument/2006/relationships/image" Target="media/image22.emf"/><Relationship Id="rId42" Type="http://schemas.openxmlformats.org/officeDocument/2006/relationships/oleObject" Target="embeddings/Microsoft_Visio_2003-2010___13.vsd"/><Relationship Id="rId41" Type="http://schemas.openxmlformats.org/officeDocument/2006/relationships/image" Target="media/image21.emf"/><Relationship Id="rId40" Type="http://schemas.openxmlformats.org/officeDocument/2006/relationships/oleObject" Target="embeddings/Microsoft_Visio_2003-2010___12.vsd"/><Relationship Id="rId4" Type="http://schemas.microsoft.com/office/2011/relationships/commentsExtended" Target="commentsExtended.xml"/><Relationship Id="rId39" Type="http://schemas.openxmlformats.org/officeDocument/2006/relationships/image" Target="media/image20.emf"/><Relationship Id="rId38" Type="http://schemas.openxmlformats.org/officeDocument/2006/relationships/oleObject" Target="embeddings/Microsoft_Visio_2003-2010___11.vsd"/><Relationship Id="rId37" Type="http://schemas.openxmlformats.org/officeDocument/2006/relationships/image" Target="media/image19.emf"/><Relationship Id="rId36" Type="http://schemas.openxmlformats.org/officeDocument/2006/relationships/oleObject" Target="embeddings/Microsoft_Visio_2003-2010___10.vsd"/><Relationship Id="rId35" Type="http://schemas.openxmlformats.org/officeDocument/2006/relationships/image" Target="media/image18.png"/><Relationship Id="rId34" Type="http://schemas.openxmlformats.org/officeDocument/2006/relationships/chart" Target="charts/chart2.xml"/><Relationship Id="rId33" Type="http://schemas.openxmlformats.org/officeDocument/2006/relationships/chart" Target="charts/chart1.xml"/><Relationship Id="rId32" Type="http://schemas.openxmlformats.org/officeDocument/2006/relationships/image" Target="media/image17.emf"/><Relationship Id="rId31" Type="http://schemas.openxmlformats.org/officeDocument/2006/relationships/image" Target="media/image16.emf"/><Relationship Id="rId30" Type="http://schemas.openxmlformats.org/officeDocument/2006/relationships/image" Target="media/image15.emf"/><Relationship Id="rId3" Type="http://schemas.openxmlformats.org/officeDocument/2006/relationships/comments" Target="comments.xml"/><Relationship Id="rId29" Type="http://schemas.openxmlformats.org/officeDocument/2006/relationships/oleObject" Target="embeddings/Microsoft_Visio_2003-2010___9.vsd"/><Relationship Id="rId28" Type="http://schemas.openxmlformats.org/officeDocument/2006/relationships/image" Target="media/image14.emf"/><Relationship Id="rId27" Type="http://schemas.openxmlformats.org/officeDocument/2006/relationships/oleObject" Target="embeddings/oleObject1.bin"/><Relationship Id="rId26" Type="http://schemas.openxmlformats.org/officeDocument/2006/relationships/image" Target="media/image13.emf"/><Relationship Id="rId25" Type="http://schemas.openxmlformats.org/officeDocument/2006/relationships/oleObject" Target="embeddings/Microsoft_Visio_2003-2010___8.vsd"/><Relationship Id="rId24" Type="http://schemas.openxmlformats.org/officeDocument/2006/relationships/image" Target="media/image12.emf"/><Relationship Id="rId23" Type="http://schemas.openxmlformats.org/officeDocument/2006/relationships/oleObject" Target="embeddings/Microsoft_Visio_2003-2010___7.vsd"/><Relationship Id="rId22" Type="http://schemas.openxmlformats.org/officeDocument/2006/relationships/image" Target="media/image11.png"/><Relationship Id="rId21" Type="http://schemas.openxmlformats.org/officeDocument/2006/relationships/image" Target="media/image10.emf"/><Relationship Id="rId20" Type="http://schemas.openxmlformats.org/officeDocument/2006/relationships/oleObject" Target="embeddings/Microsoft_Visio_2003-2010___6.vsd"/><Relationship Id="rId2" Type="http://schemas.openxmlformats.org/officeDocument/2006/relationships/settings" Target="settings.xml"/><Relationship Id="rId19" Type="http://schemas.openxmlformats.org/officeDocument/2006/relationships/image" Target="media/image9.emf"/><Relationship Id="rId18" Type="http://schemas.openxmlformats.org/officeDocument/2006/relationships/package" Target="embeddings/Microsoft_Visio___5.vsdx"/><Relationship Id="rId17" Type="http://schemas.openxmlformats.org/officeDocument/2006/relationships/image" Target="media/image8.emf"/><Relationship Id="rId16" Type="http://schemas.openxmlformats.org/officeDocument/2006/relationships/package" Target="embeddings/Microsoft_Visio___4.vsdx"/><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emf"/><Relationship Id="rId11" Type="http://schemas.openxmlformats.org/officeDocument/2006/relationships/oleObject" Target="embeddings/Microsoft_Visio_2003-2010___3.vsd"/><Relationship Id="rId10" Type="http://schemas.openxmlformats.org/officeDocument/2006/relationships/image" Target="media/image3.emf"/><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E:\&#38480;&#20540;&#26631;&#20934;\&#38480;&#20540;\&#38480;&#20540;\DO160G.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38480;&#20540;&#26631;&#20934;\&#38480;&#20540;\&#38480;&#20540;\DO160G.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7182852143482"/>
          <c:y val="0.0844301605156502"/>
          <c:w val="0.780025590551185"/>
          <c:h val="0.703484853237967"/>
        </c:manualLayout>
      </c:layout>
      <c:scatterChart>
        <c:scatterStyle val="lineMarker"/>
        <c:varyColors val="0"/>
        <c:ser>
          <c:idx val="1"/>
          <c:order val="0"/>
          <c:spPr>
            <a:ln w="25400" cap="flat" cmpd="sng" algn="ctr">
              <a:solidFill>
                <a:schemeClr val="tx2">
                  <a:lumMod val="60000"/>
                  <a:lumOff val="40000"/>
                </a:schemeClr>
              </a:solidFill>
              <a:prstDash val="solid"/>
              <a:round/>
              <a:headEnd w="sm" len="sm"/>
              <a:tailEnd w="sm" len="sm"/>
            </a:ln>
          </c:spPr>
          <c:marker>
            <c:symbol val="none"/>
          </c:marker>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ext>
            </c:extLst>
          </c:dLbls>
          <c:xVal>
            <c:numRef>
              <c:f>[DO160G.xlsx]CE!$G$3:$G$7</c:f>
              <c:numCache>
                <c:formatCode>General</c:formatCode>
                <c:ptCount val="5"/>
                <c:pt idx="0">
                  <c:v>0.15</c:v>
                </c:pt>
                <c:pt idx="1">
                  <c:v>2</c:v>
                </c:pt>
                <c:pt idx="2">
                  <c:v>30</c:v>
                </c:pt>
                <c:pt idx="3">
                  <c:v>30</c:v>
                </c:pt>
                <c:pt idx="4">
                  <c:v>152</c:v>
                </c:pt>
              </c:numCache>
            </c:numRef>
          </c:xVal>
          <c:yVal>
            <c:numRef>
              <c:f>[DO160G.xlsx]CE!$H$3:$H$7</c:f>
              <c:numCache>
                <c:formatCode>General</c:formatCode>
                <c:ptCount val="5"/>
                <c:pt idx="0">
                  <c:v>53</c:v>
                </c:pt>
                <c:pt idx="1">
                  <c:v>20</c:v>
                </c:pt>
                <c:pt idx="2">
                  <c:v>20</c:v>
                </c:pt>
                <c:pt idx="3">
                  <c:v>30</c:v>
                </c:pt>
                <c:pt idx="4">
                  <c:v>30</c:v>
                </c:pt>
              </c:numCache>
            </c:numRef>
          </c:yVal>
          <c:smooth val="0"/>
        </c:ser>
        <c:dLbls>
          <c:showLegendKey val="0"/>
          <c:showVal val="0"/>
          <c:showCatName val="0"/>
          <c:showSerName val="0"/>
          <c:showPercent val="0"/>
          <c:showBubbleSize val="0"/>
        </c:dLbls>
        <c:axId val="321033728"/>
        <c:axId val="321035648"/>
      </c:scatterChart>
      <c:valAx>
        <c:axId val="321033728"/>
        <c:scaling>
          <c:logBase val="10"/>
          <c:orientation val="minMax"/>
          <c:max val="200"/>
          <c:min val="0.1"/>
        </c:scaling>
        <c:delete val="0"/>
        <c:axPos val="b"/>
        <c:majorGridlines/>
        <c:minorGridlines/>
        <c:title>
          <c:tx>
            <c:rich>
              <a:bodyPr rot="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rPr lang="zh-CN" altLang="en-US" sz="800"/>
                  <a:t>频率（</a:t>
                </a:r>
                <a:r>
                  <a:rPr lang="en-US" altLang="zh-CN" sz="800"/>
                  <a:t>MHz</a:t>
                </a:r>
                <a:r>
                  <a:rPr lang="zh-CN" altLang="en-US" sz="800"/>
                  <a:t>）</a:t>
                </a:r>
                <a:endParaRPr lang="zh-CN" altLang="en-US" sz="800"/>
              </a:p>
            </c:rich>
          </c:tx>
          <c:layout>
            <c:manualLayout>
              <c:xMode val="edge"/>
              <c:yMode val="edge"/>
              <c:x val="0.449355616262254"/>
              <c:y val="0.892602607940938"/>
            </c:manualLayout>
          </c:layout>
          <c:overlay val="0"/>
        </c:title>
        <c:numFmt formatCode="General" sourceLinked="0"/>
        <c:majorTickMark val="out"/>
        <c:minorTickMark val="none"/>
        <c:tickLblPos val="low"/>
        <c:spPr>
          <a:ln w="6350" cap="flat" cmpd="sng" algn="ctr">
            <a:solidFill>
              <a:schemeClr val="tx1">
                <a:tint val="75000"/>
                <a:shade val="95000"/>
                <a:satMod val="105000"/>
              </a:schemeClr>
            </a:solidFill>
            <a:prstDash val="dash"/>
            <a:round/>
          </a:ln>
        </c:spPr>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21035648"/>
        <c:crosses val="autoZero"/>
        <c:crossBetween val="midCat"/>
      </c:valAx>
      <c:valAx>
        <c:axId val="321035648"/>
        <c:scaling>
          <c:orientation val="minMax"/>
          <c:max val="60"/>
          <c:min val="10"/>
        </c:scaling>
        <c:delete val="0"/>
        <c:axPos val="l"/>
        <c:majorGridlines/>
        <c:minorGridlines/>
        <c:title>
          <c:tx>
            <c:rich>
              <a:bodyPr rot="-540000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rPr lang="zh-CN" altLang="zh-CN" sz="1000" b="1" i="0" u="none" strike="noStrike" baseline="0"/>
                  <a:t>限值</a:t>
                </a:r>
                <a:r>
                  <a:rPr lang="en-US" altLang="zh-CN" sz="1000" b="1" i="0" u="none" strike="noStrike" baseline="0"/>
                  <a:t>(dBuA</a:t>
                </a:r>
                <a:r>
                  <a:rPr lang="en-US" altLang="zh-CN"/>
                  <a:t>)</a:t>
                </a:r>
                <a:endParaRPr lang="en-US" altLang="en-US"/>
              </a:p>
            </c:rich>
          </c:tx>
          <c:layout/>
          <c:overlay val="0"/>
        </c:title>
        <c:numFmt formatCode="General" sourceLinked="1"/>
        <c:majorTickMark val="out"/>
        <c:minorTickMark val="none"/>
        <c:tickLblPos val="low"/>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21033728"/>
        <c:crosses val="autoZero"/>
        <c:crossBetween val="midCat"/>
        <c:majorUnit val="10"/>
        <c:minorUnit val="10"/>
      </c:valAx>
      <c:spPr>
        <a:ln>
          <a:solidFill>
            <a:prstClr val="black"/>
          </a:solidFill>
        </a:ln>
      </c:spPr>
    </c:plotArea>
    <c:plotVisOnly val="1"/>
    <c:dispBlanksAs val="gap"/>
    <c:showDLblsOverMax val="0"/>
  </c:chart>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7182852143482"/>
          <c:y val="0.0844301605156502"/>
          <c:w val="0.780025590551186"/>
          <c:h val="0.703484853237967"/>
        </c:manualLayout>
      </c:layout>
      <c:scatterChart>
        <c:scatterStyle val="lineMarker"/>
        <c:varyColors val="0"/>
        <c:ser>
          <c:idx val="1"/>
          <c:order val="0"/>
          <c:spPr>
            <a:ln w="25400" cap="flat" cmpd="sng" algn="ctr">
              <a:solidFill>
                <a:schemeClr val="tx2">
                  <a:lumMod val="60000"/>
                  <a:lumOff val="40000"/>
                </a:schemeClr>
              </a:solidFill>
              <a:prstDash val="solid"/>
              <a:round/>
              <a:headEnd w="sm" len="sm"/>
              <a:tailEnd w="sm" len="sm"/>
            </a:ln>
          </c:spPr>
          <c:marker>
            <c:symbol val="none"/>
          </c:marker>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ext>
            </c:extLst>
          </c:dLbls>
          <c:xVal>
            <c:numRef>
              <c:f>[DO160G.xlsx]CE!$G$25:$G$31</c:f>
              <c:numCache>
                <c:formatCode>General</c:formatCode>
                <c:ptCount val="7"/>
                <c:pt idx="0">
                  <c:v>0.15</c:v>
                </c:pt>
                <c:pt idx="1">
                  <c:v>2</c:v>
                </c:pt>
                <c:pt idx="2">
                  <c:v>30</c:v>
                </c:pt>
                <c:pt idx="3">
                  <c:v>30</c:v>
                </c:pt>
                <c:pt idx="4">
                  <c:v>108</c:v>
                </c:pt>
                <c:pt idx="5">
                  <c:v>108</c:v>
                </c:pt>
                <c:pt idx="6">
                  <c:v>152</c:v>
                </c:pt>
              </c:numCache>
            </c:numRef>
          </c:xVal>
          <c:yVal>
            <c:numRef>
              <c:f>[DO160G.xlsx]CE!$H$25:$H$31</c:f>
              <c:numCache>
                <c:formatCode>General</c:formatCode>
                <c:ptCount val="7"/>
                <c:pt idx="0">
                  <c:v>73</c:v>
                </c:pt>
                <c:pt idx="1">
                  <c:v>40</c:v>
                </c:pt>
                <c:pt idx="2">
                  <c:v>40</c:v>
                </c:pt>
                <c:pt idx="3">
                  <c:v>50</c:v>
                </c:pt>
                <c:pt idx="4">
                  <c:v>50</c:v>
                </c:pt>
                <c:pt idx="5">
                  <c:v>40</c:v>
                </c:pt>
                <c:pt idx="6">
                  <c:v>40</c:v>
                </c:pt>
              </c:numCache>
            </c:numRef>
          </c:yVal>
          <c:smooth val="0"/>
        </c:ser>
        <c:dLbls>
          <c:showLegendKey val="0"/>
          <c:showVal val="0"/>
          <c:showCatName val="0"/>
          <c:showSerName val="0"/>
          <c:showPercent val="0"/>
          <c:showBubbleSize val="0"/>
        </c:dLbls>
        <c:axId val="346792320"/>
        <c:axId val="346794240"/>
      </c:scatterChart>
      <c:valAx>
        <c:axId val="346792320"/>
        <c:scaling>
          <c:logBase val="10"/>
          <c:orientation val="minMax"/>
          <c:max val="200"/>
          <c:min val="0.1"/>
        </c:scaling>
        <c:delete val="0"/>
        <c:axPos val="b"/>
        <c:majorGridlines/>
        <c:minorGridlines/>
        <c:title>
          <c:tx>
            <c:rich>
              <a:bodyPr rot="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rPr lang="zh-CN" altLang="en-US" sz="800"/>
                  <a:t>频率（</a:t>
                </a:r>
                <a:r>
                  <a:rPr lang="en-US" altLang="zh-CN" sz="800"/>
                  <a:t>MHz</a:t>
                </a:r>
                <a:r>
                  <a:rPr lang="zh-CN" altLang="en-US" sz="800"/>
                  <a:t>）</a:t>
                </a:r>
                <a:endParaRPr lang="zh-CN" altLang="en-US" sz="800"/>
              </a:p>
            </c:rich>
          </c:tx>
          <c:layout>
            <c:manualLayout>
              <c:xMode val="edge"/>
              <c:yMode val="edge"/>
              <c:x val="0.449355616262254"/>
              <c:y val="0.892602607940938"/>
            </c:manualLayout>
          </c:layout>
          <c:overlay val="0"/>
        </c:title>
        <c:numFmt formatCode="General" sourceLinked="0"/>
        <c:majorTickMark val="out"/>
        <c:minorTickMark val="none"/>
        <c:tickLblPos val="low"/>
        <c:spPr>
          <a:ln w="6350" cap="flat" cmpd="sng" algn="ctr">
            <a:solidFill>
              <a:schemeClr val="tx1">
                <a:tint val="75000"/>
                <a:shade val="95000"/>
                <a:satMod val="105000"/>
              </a:schemeClr>
            </a:solidFill>
            <a:prstDash val="dash"/>
            <a:round/>
          </a:ln>
        </c:spPr>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46794240"/>
        <c:crosses val="autoZero"/>
        <c:crossBetween val="midCat"/>
      </c:valAx>
      <c:valAx>
        <c:axId val="346794240"/>
        <c:scaling>
          <c:orientation val="minMax"/>
          <c:max val="80"/>
          <c:min val="30"/>
        </c:scaling>
        <c:delete val="0"/>
        <c:axPos val="l"/>
        <c:majorGridlines/>
        <c:minorGridlines/>
        <c:title>
          <c:tx>
            <c:rich>
              <a:bodyPr rot="-540000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rPr lang="zh-CN" altLang="zh-CN" sz="1000" b="1" i="0" u="none" strike="noStrike" baseline="0"/>
                  <a:t>限值</a:t>
                </a:r>
                <a:r>
                  <a:rPr lang="en-US" altLang="zh-CN" sz="1000" b="1" i="0" u="none" strike="noStrike" baseline="0"/>
                  <a:t>(dBuA</a:t>
                </a:r>
                <a:r>
                  <a:rPr lang="en-US" altLang="zh-CN"/>
                  <a:t>)</a:t>
                </a:r>
                <a:endParaRPr lang="en-US" altLang="en-US"/>
              </a:p>
            </c:rich>
          </c:tx>
          <c:layout/>
          <c:overlay val="0"/>
        </c:title>
        <c:numFmt formatCode="General" sourceLinked="1"/>
        <c:majorTickMark val="out"/>
        <c:minorTickMark val="none"/>
        <c:tickLblPos val="low"/>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46792320"/>
        <c:crosses val="autoZero"/>
        <c:crossBetween val="midCat"/>
        <c:majorUnit val="10"/>
        <c:minorUnit val="10"/>
      </c:valAx>
      <c:spPr>
        <a:ln>
          <a:solidFill>
            <a:prstClr val="black"/>
          </a:solidFill>
        </a:ln>
      </c:spPr>
    </c:plotArea>
    <c:plotVisOnly val="1"/>
    <c:dispBlanksAs val="gap"/>
    <c:showDLblsOverMax val="0"/>
  </c:chart>
  <c:txPr>
    <a:bodyPr/>
    <a:lstStyle/>
    <a:p>
      <a:pPr>
        <a:defRPr lang="zh-CN"/>
      </a:pPr>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F1AC62-5C69-4466-8059-F9D19F5260E3}">
  <ds:schemaRefs/>
</ds:datastoreItem>
</file>

<file path=docProps/app.xml><?xml version="1.0" encoding="utf-8"?>
<Properties xmlns="http://schemas.openxmlformats.org/officeDocument/2006/extended-properties" xmlns:vt="http://schemas.openxmlformats.org/officeDocument/2006/docPropsVTypes">
  <Template>Normal.dotm</Template>
  <Pages>59</Pages>
  <Words>26652</Words>
  <Characters>32732</Characters>
  <Lines>3430</Lines>
  <Paragraphs>3640</Paragraphs>
  <TotalTime>1662</TotalTime>
  <ScaleCrop>false</ScaleCrop>
  <LinksUpToDate>false</LinksUpToDate>
  <CharactersWithSpaces>32824</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2024-06-15T09:23:00Z</dcterms:created>
  <dc:creator>鑫 李</dc:creator>
  <cp:lastModifiedBy>_悟空。</cp:lastModifiedBy>
  <dcterms:modified xsi:type="dcterms:W3CDTF">2024-09-05T13:52:56Z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5901C86706AB469D8263EAD855CF50AB_13</vt:lpwstr>
  </property>
</Properties>
</file>